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52D9" w14:textId="5F72225C" w:rsidR="007F799E" w:rsidRDefault="007F799E">
      <w:pPr>
        <w:pStyle w:val="TOCHeading"/>
        <w:rPr>
          <w:rFonts w:asciiTheme="minorHAnsi" w:eastAsiaTheme="minorEastAsia" w:hAnsiTheme="minorHAnsi" w:cstheme="minorBidi"/>
          <w:color w:val="auto"/>
          <w:kern w:val="2"/>
          <w:sz w:val="24"/>
          <w:szCs w:val="24"/>
          <w14:ligatures w14:val="standardContextual"/>
        </w:rPr>
      </w:pPr>
    </w:p>
    <w:sdt>
      <w:sdtPr>
        <w:rPr>
          <w:rFonts w:asciiTheme="minorHAnsi" w:eastAsiaTheme="minorEastAsia" w:hAnsiTheme="minorHAnsi" w:cstheme="minorBidi"/>
          <w:color w:val="auto"/>
          <w:kern w:val="2"/>
          <w:sz w:val="24"/>
          <w:szCs w:val="24"/>
          <w14:ligatures w14:val="standardContextual"/>
        </w:rPr>
        <w:id w:val="1059162755"/>
        <w:docPartObj>
          <w:docPartGallery w:val="Table of Contents"/>
          <w:docPartUnique/>
        </w:docPartObj>
      </w:sdtPr>
      <w:sdtContent>
        <w:p w14:paraId="18637B72" w14:textId="26941D4B" w:rsidR="007B34C1" w:rsidRPr="001B5118" w:rsidRDefault="007B34C1">
          <w:pPr>
            <w:pStyle w:val="TOCHeading"/>
            <w:rPr>
              <w:sz w:val="18"/>
              <w:szCs w:val="18"/>
            </w:rPr>
          </w:pPr>
          <w:r w:rsidRPr="001B5118">
            <w:rPr>
              <w:sz w:val="18"/>
              <w:szCs w:val="18"/>
            </w:rPr>
            <w:t>Contents</w:t>
          </w:r>
        </w:p>
        <w:p w14:paraId="32473B25" w14:textId="7FA316CE" w:rsidR="009467F1" w:rsidRDefault="7D3F5728">
          <w:pPr>
            <w:pStyle w:val="TOC1"/>
            <w:tabs>
              <w:tab w:val="right" w:leader="dot" w:pos="10790"/>
            </w:tabs>
            <w:rPr>
              <w:rFonts w:eastAsiaTheme="minorEastAsia"/>
              <w:noProof/>
            </w:rPr>
          </w:pPr>
          <w:r>
            <w:fldChar w:fldCharType="begin"/>
          </w:r>
          <w:r>
            <w:instrText>TOC \o "1-2" \z \u \h</w:instrText>
          </w:r>
          <w:r>
            <w:fldChar w:fldCharType="separate"/>
          </w:r>
          <w:hyperlink w:anchor="_Toc200962878" w:history="1">
            <w:r w:rsidR="009467F1" w:rsidRPr="00633E5C">
              <w:rPr>
                <w:rStyle w:val="Hyperlink"/>
                <w:noProof/>
              </w:rPr>
              <w:t>HOME PAGE</w:t>
            </w:r>
            <w:r w:rsidR="009467F1">
              <w:rPr>
                <w:noProof/>
                <w:webHidden/>
              </w:rPr>
              <w:tab/>
            </w:r>
            <w:r w:rsidR="009467F1">
              <w:rPr>
                <w:noProof/>
                <w:webHidden/>
              </w:rPr>
              <w:fldChar w:fldCharType="begin"/>
            </w:r>
            <w:r w:rsidR="009467F1">
              <w:rPr>
                <w:noProof/>
                <w:webHidden/>
              </w:rPr>
              <w:instrText xml:space="preserve"> PAGEREF _Toc200962878 \h </w:instrText>
            </w:r>
            <w:r w:rsidR="009467F1">
              <w:rPr>
                <w:noProof/>
                <w:webHidden/>
              </w:rPr>
            </w:r>
            <w:r w:rsidR="009467F1">
              <w:rPr>
                <w:noProof/>
                <w:webHidden/>
              </w:rPr>
              <w:fldChar w:fldCharType="separate"/>
            </w:r>
            <w:r w:rsidR="00F52177">
              <w:rPr>
                <w:noProof/>
                <w:webHidden/>
              </w:rPr>
              <w:t>3</w:t>
            </w:r>
            <w:r w:rsidR="009467F1">
              <w:rPr>
                <w:noProof/>
                <w:webHidden/>
              </w:rPr>
              <w:fldChar w:fldCharType="end"/>
            </w:r>
          </w:hyperlink>
        </w:p>
        <w:p w14:paraId="71B4BB67" w14:textId="38354A4F" w:rsidR="009467F1" w:rsidRDefault="009467F1">
          <w:pPr>
            <w:pStyle w:val="TOC2"/>
            <w:tabs>
              <w:tab w:val="right" w:leader="dot" w:pos="10790"/>
            </w:tabs>
            <w:rPr>
              <w:rFonts w:eastAsiaTheme="minorEastAsia"/>
              <w:noProof/>
            </w:rPr>
          </w:pPr>
          <w:hyperlink w:anchor="_Toc200962879" w:history="1">
            <w:r w:rsidRPr="00633E5C">
              <w:rPr>
                <w:rStyle w:val="Hyperlink"/>
                <w:noProof/>
              </w:rPr>
              <w:t>Welcome Text</w:t>
            </w:r>
            <w:r>
              <w:rPr>
                <w:noProof/>
                <w:webHidden/>
              </w:rPr>
              <w:tab/>
            </w:r>
            <w:r>
              <w:rPr>
                <w:noProof/>
                <w:webHidden/>
              </w:rPr>
              <w:fldChar w:fldCharType="begin"/>
            </w:r>
            <w:r>
              <w:rPr>
                <w:noProof/>
                <w:webHidden/>
              </w:rPr>
              <w:instrText xml:space="preserve"> PAGEREF _Toc200962879 \h </w:instrText>
            </w:r>
            <w:r>
              <w:rPr>
                <w:noProof/>
                <w:webHidden/>
              </w:rPr>
            </w:r>
            <w:r>
              <w:rPr>
                <w:noProof/>
                <w:webHidden/>
              </w:rPr>
              <w:fldChar w:fldCharType="separate"/>
            </w:r>
            <w:r w:rsidR="00F52177">
              <w:rPr>
                <w:noProof/>
                <w:webHidden/>
              </w:rPr>
              <w:t>3</w:t>
            </w:r>
            <w:r>
              <w:rPr>
                <w:noProof/>
                <w:webHidden/>
              </w:rPr>
              <w:fldChar w:fldCharType="end"/>
            </w:r>
          </w:hyperlink>
        </w:p>
        <w:p w14:paraId="3D864AC4" w14:textId="49069418" w:rsidR="009467F1" w:rsidRDefault="009467F1">
          <w:pPr>
            <w:pStyle w:val="TOC2"/>
            <w:tabs>
              <w:tab w:val="right" w:leader="dot" w:pos="10790"/>
            </w:tabs>
            <w:rPr>
              <w:rFonts w:eastAsiaTheme="minorEastAsia"/>
              <w:noProof/>
            </w:rPr>
          </w:pPr>
          <w:hyperlink w:anchor="_Toc200962880" w:history="1">
            <w:r w:rsidRPr="00633E5C">
              <w:rPr>
                <w:rStyle w:val="Hyperlink"/>
                <w:noProof/>
              </w:rPr>
              <w:t>Welcome Video</w:t>
            </w:r>
            <w:r>
              <w:rPr>
                <w:noProof/>
                <w:webHidden/>
              </w:rPr>
              <w:tab/>
            </w:r>
            <w:r>
              <w:rPr>
                <w:noProof/>
                <w:webHidden/>
              </w:rPr>
              <w:fldChar w:fldCharType="begin"/>
            </w:r>
            <w:r>
              <w:rPr>
                <w:noProof/>
                <w:webHidden/>
              </w:rPr>
              <w:instrText xml:space="preserve"> PAGEREF _Toc200962880 \h </w:instrText>
            </w:r>
            <w:r>
              <w:rPr>
                <w:noProof/>
                <w:webHidden/>
              </w:rPr>
            </w:r>
            <w:r>
              <w:rPr>
                <w:noProof/>
                <w:webHidden/>
              </w:rPr>
              <w:fldChar w:fldCharType="separate"/>
            </w:r>
            <w:r w:rsidR="00F52177">
              <w:rPr>
                <w:noProof/>
                <w:webHidden/>
              </w:rPr>
              <w:t>4</w:t>
            </w:r>
            <w:r>
              <w:rPr>
                <w:noProof/>
                <w:webHidden/>
              </w:rPr>
              <w:fldChar w:fldCharType="end"/>
            </w:r>
          </w:hyperlink>
        </w:p>
        <w:p w14:paraId="63EF0DDA" w14:textId="7F2255DC" w:rsidR="009467F1" w:rsidRDefault="009467F1">
          <w:pPr>
            <w:pStyle w:val="TOC1"/>
            <w:tabs>
              <w:tab w:val="right" w:leader="dot" w:pos="10790"/>
            </w:tabs>
            <w:rPr>
              <w:rFonts w:eastAsiaTheme="minorEastAsia"/>
              <w:noProof/>
            </w:rPr>
          </w:pPr>
          <w:hyperlink w:anchor="_Toc200962881" w:history="1">
            <w:r w:rsidRPr="00633E5C">
              <w:rPr>
                <w:rStyle w:val="Hyperlink"/>
                <w:noProof/>
              </w:rPr>
              <w:t>MANAGE MY BILLS PAGE</w:t>
            </w:r>
            <w:r>
              <w:rPr>
                <w:noProof/>
                <w:webHidden/>
              </w:rPr>
              <w:tab/>
            </w:r>
            <w:r>
              <w:rPr>
                <w:noProof/>
                <w:webHidden/>
              </w:rPr>
              <w:fldChar w:fldCharType="begin"/>
            </w:r>
            <w:r>
              <w:rPr>
                <w:noProof/>
                <w:webHidden/>
              </w:rPr>
              <w:instrText xml:space="preserve"> PAGEREF _Toc200962881 \h </w:instrText>
            </w:r>
            <w:r>
              <w:rPr>
                <w:noProof/>
                <w:webHidden/>
              </w:rPr>
            </w:r>
            <w:r>
              <w:rPr>
                <w:noProof/>
                <w:webHidden/>
              </w:rPr>
              <w:fldChar w:fldCharType="separate"/>
            </w:r>
            <w:r w:rsidR="00F52177">
              <w:rPr>
                <w:noProof/>
                <w:webHidden/>
              </w:rPr>
              <w:t>4</w:t>
            </w:r>
            <w:r>
              <w:rPr>
                <w:noProof/>
                <w:webHidden/>
              </w:rPr>
              <w:fldChar w:fldCharType="end"/>
            </w:r>
          </w:hyperlink>
        </w:p>
        <w:p w14:paraId="64F35D6D" w14:textId="60A9D0A2" w:rsidR="009467F1" w:rsidRDefault="009467F1">
          <w:pPr>
            <w:pStyle w:val="TOC2"/>
            <w:tabs>
              <w:tab w:val="right" w:leader="dot" w:pos="10790"/>
            </w:tabs>
            <w:rPr>
              <w:rFonts w:eastAsiaTheme="minorEastAsia"/>
              <w:noProof/>
            </w:rPr>
          </w:pPr>
          <w:hyperlink w:anchor="_Toc200962882" w:history="1">
            <w:r w:rsidRPr="00633E5C">
              <w:rPr>
                <w:rStyle w:val="Hyperlink"/>
                <w:noProof/>
              </w:rPr>
              <w:t>Manage My Bills</w:t>
            </w:r>
            <w:r>
              <w:rPr>
                <w:noProof/>
                <w:webHidden/>
              </w:rPr>
              <w:tab/>
            </w:r>
            <w:r>
              <w:rPr>
                <w:noProof/>
                <w:webHidden/>
              </w:rPr>
              <w:fldChar w:fldCharType="begin"/>
            </w:r>
            <w:r>
              <w:rPr>
                <w:noProof/>
                <w:webHidden/>
              </w:rPr>
              <w:instrText xml:space="preserve"> PAGEREF _Toc200962882 \h </w:instrText>
            </w:r>
            <w:r>
              <w:rPr>
                <w:noProof/>
                <w:webHidden/>
              </w:rPr>
            </w:r>
            <w:r>
              <w:rPr>
                <w:noProof/>
                <w:webHidden/>
              </w:rPr>
              <w:fldChar w:fldCharType="separate"/>
            </w:r>
            <w:r w:rsidR="00F52177">
              <w:rPr>
                <w:noProof/>
                <w:webHidden/>
              </w:rPr>
              <w:t>5</w:t>
            </w:r>
            <w:r>
              <w:rPr>
                <w:noProof/>
                <w:webHidden/>
              </w:rPr>
              <w:fldChar w:fldCharType="end"/>
            </w:r>
          </w:hyperlink>
        </w:p>
        <w:p w14:paraId="67541AC0" w14:textId="700B93AA" w:rsidR="009467F1" w:rsidRDefault="009467F1">
          <w:pPr>
            <w:pStyle w:val="TOC2"/>
            <w:tabs>
              <w:tab w:val="right" w:leader="dot" w:pos="10790"/>
            </w:tabs>
            <w:rPr>
              <w:rFonts w:eastAsiaTheme="minorEastAsia"/>
              <w:noProof/>
            </w:rPr>
          </w:pPr>
          <w:hyperlink w:anchor="_Toc200962883" w:history="1">
            <w:r w:rsidRPr="00633E5C">
              <w:rPr>
                <w:rStyle w:val="Hyperlink"/>
                <w:noProof/>
              </w:rPr>
              <w:t>Manage My Bills Icon Descriptions</w:t>
            </w:r>
            <w:r>
              <w:rPr>
                <w:noProof/>
                <w:webHidden/>
              </w:rPr>
              <w:tab/>
            </w:r>
            <w:r>
              <w:rPr>
                <w:noProof/>
                <w:webHidden/>
              </w:rPr>
              <w:fldChar w:fldCharType="begin"/>
            </w:r>
            <w:r>
              <w:rPr>
                <w:noProof/>
                <w:webHidden/>
              </w:rPr>
              <w:instrText xml:space="preserve"> PAGEREF _Toc200962883 \h </w:instrText>
            </w:r>
            <w:r>
              <w:rPr>
                <w:noProof/>
                <w:webHidden/>
              </w:rPr>
            </w:r>
            <w:r>
              <w:rPr>
                <w:noProof/>
                <w:webHidden/>
              </w:rPr>
              <w:fldChar w:fldCharType="separate"/>
            </w:r>
            <w:r w:rsidR="00F52177">
              <w:rPr>
                <w:noProof/>
                <w:webHidden/>
              </w:rPr>
              <w:t>5</w:t>
            </w:r>
            <w:r>
              <w:rPr>
                <w:noProof/>
                <w:webHidden/>
              </w:rPr>
              <w:fldChar w:fldCharType="end"/>
            </w:r>
          </w:hyperlink>
        </w:p>
        <w:p w14:paraId="20933721" w14:textId="607706D6" w:rsidR="009467F1" w:rsidRDefault="009467F1">
          <w:pPr>
            <w:pStyle w:val="TOC2"/>
            <w:tabs>
              <w:tab w:val="right" w:leader="dot" w:pos="10790"/>
            </w:tabs>
            <w:rPr>
              <w:rFonts w:eastAsiaTheme="minorEastAsia"/>
              <w:noProof/>
            </w:rPr>
          </w:pPr>
          <w:hyperlink w:anchor="_Toc200962884" w:history="1">
            <w:r w:rsidRPr="00633E5C">
              <w:rPr>
                <w:rStyle w:val="Hyperlink"/>
                <w:noProof/>
              </w:rPr>
              <w:t>Reasons Insurance Didn’t Pay Icon Descriptions</w:t>
            </w:r>
            <w:r>
              <w:rPr>
                <w:noProof/>
                <w:webHidden/>
              </w:rPr>
              <w:tab/>
            </w:r>
            <w:r>
              <w:rPr>
                <w:noProof/>
                <w:webHidden/>
              </w:rPr>
              <w:fldChar w:fldCharType="begin"/>
            </w:r>
            <w:r>
              <w:rPr>
                <w:noProof/>
                <w:webHidden/>
              </w:rPr>
              <w:instrText xml:space="preserve"> PAGEREF _Toc200962884 \h </w:instrText>
            </w:r>
            <w:r>
              <w:rPr>
                <w:noProof/>
                <w:webHidden/>
              </w:rPr>
            </w:r>
            <w:r>
              <w:rPr>
                <w:noProof/>
                <w:webHidden/>
              </w:rPr>
              <w:fldChar w:fldCharType="separate"/>
            </w:r>
            <w:r w:rsidR="00F52177">
              <w:rPr>
                <w:noProof/>
                <w:webHidden/>
              </w:rPr>
              <w:t>7</w:t>
            </w:r>
            <w:r>
              <w:rPr>
                <w:noProof/>
                <w:webHidden/>
              </w:rPr>
              <w:fldChar w:fldCharType="end"/>
            </w:r>
          </w:hyperlink>
        </w:p>
        <w:p w14:paraId="4AB6BEBC" w14:textId="3DEA4746" w:rsidR="009467F1" w:rsidRDefault="009467F1">
          <w:pPr>
            <w:pStyle w:val="TOC1"/>
            <w:tabs>
              <w:tab w:val="right" w:leader="dot" w:pos="10790"/>
            </w:tabs>
            <w:rPr>
              <w:rFonts w:eastAsiaTheme="minorEastAsia"/>
              <w:noProof/>
            </w:rPr>
          </w:pPr>
          <w:hyperlink w:anchor="_Toc200962885" w:history="1">
            <w:r w:rsidRPr="00633E5C">
              <w:rPr>
                <w:rStyle w:val="Hyperlink"/>
                <w:noProof/>
              </w:rPr>
              <w:t>HOW BILLING AND INSURANCE WORK PAGE</w:t>
            </w:r>
            <w:r>
              <w:rPr>
                <w:noProof/>
                <w:webHidden/>
              </w:rPr>
              <w:tab/>
            </w:r>
            <w:r>
              <w:rPr>
                <w:noProof/>
                <w:webHidden/>
              </w:rPr>
              <w:fldChar w:fldCharType="begin"/>
            </w:r>
            <w:r>
              <w:rPr>
                <w:noProof/>
                <w:webHidden/>
              </w:rPr>
              <w:instrText xml:space="preserve"> PAGEREF _Toc200962885 \h </w:instrText>
            </w:r>
            <w:r>
              <w:rPr>
                <w:noProof/>
                <w:webHidden/>
              </w:rPr>
            </w:r>
            <w:r>
              <w:rPr>
                <w:noProof/>
                <w:webHidden/>
              </w:rPr>
              <w:fldChar w:fldCharType="separate"/>
            </w:r>
            <w:r w:rsidR="00F52177">
              <w:rPr>
                <w:noProof/>
                <w:webHidden/>
              </w:rPr>
              <w:t>11</w:t>
            </w:r>
            <w:r>
              <w:rPr>
                <w:noProof/>
                <w:webHidden/>
              </w:rPr>
              <w:fldChar w:fldCharType="end"/>
            </w:r>
          </w:hyperlink>
        </w:p>
        <w:p w14:paraId="5FC012A7" w14:textId="74827220" w:rsidR="009467F1" w:rsidRDefault="009467F1">
          <w:pPr>
            <w:pStyle w:val="TOC2"/>
            <w:tabs>
              <w:tab w:val="right" w:leader="dot" w:pos="10790"/>
            </w:tabs>
            <w:rPr>
              <w:rFonts w:eastAsiaTheme="minorEastAsia"/>
              <w:noProof/>
            </w:rPr>
          </w:pPr>
          <w:hyperlink w:anchor="_Toc200962886" w:history="1">
            <w:r w:rsidRPr="00633E5C">
              <w:rPr>
                <w:rStyle w:val="Hyperlink"/>
                <w:noProof/>
              </w:rPr>
              <w:t>Page Intro (text)</w:t>
            </w:r>
            <w:r>
              <w:rPr>
                <w:noProof/>
                <w:webHidden/>
              </w:rPr>
              <w:tab/>
            </w:r>
            <w:r>
              <w:rPr>
                <w:noProof/>
                <w:webHidden/>
              </w:rPr>
              <w:fldChar w:fldCharType="begin"/>
            </w:r>
            <w:r>
              <w:rPr>
                <w:noProof/>
                <w:webHidden/>
              </w:rPr>
              <w:instrText xml:space="preserve"> PAGEREF _Toc200962886 \h </w:instrText>
            </w:r>
            <w:r>
              <w:rPr>
                <w:noProof/>
                <w:webHidden/>
              </w:rPr>
            </w:r>
            <w:r>
              <w:rPr>
                <w:noProof/>
                <w:webHidden/>
              </w:rPr>
              <w:fldChar w:fldCharType="separate"/>
            </w:r>
            <w:r w:rsidR="00F52177">
              <w:rPr>
                <w:noProof/>
                <w:webHidden/>
              </w:rPr>
              <w:t>13</w:t>
            </w:r>
            <w:r>
              <w:rPr>
                <w:noProof/>
                <w:webHidden/>
              </w:rPr>
              <w:fldChar w:fldCharType="end"/>
            </w:r>
          </w:hyperlink>
        </w:p>
        <w:p w14:paraId="66988122" w14:textId="6A0A86F7" w:rsidR="009467F1" w:rsidRDefault="009467F1">
          <w:pPr>
            <w:pStyle w:val="TOC2"/>
            <w:tabs>
              <w:tab w:val="right" w:leader="dot" w:pos="10790"/>
            </w:tabs>
            <w:rPr>
              <w:rFonts w:eastAsiaTheme="minorEastAsia"/>
              <w:noProof/>
            </w:rPr>
          </w:pPr>
          <w:hyperlink w:anchor="_Toc200962887" w:history="1">
            <w:r w:rsidRPr="00633E5C">
              <w:rPr>
                <w:rStyle w:val="Hyperlink"/>
                <w:noProof/>
              </w:rPr>
              <w:t>How Billing and Insurance Work</w:t>
            </w:r>
            <w:r>
              <w:rPr>
                <w:noProof/>
                <w:webHidden/>
              </w:rPr>
              <w:tab/>
            </w:r>
            <w:r>
              <w:rPr>
                <w:noProof/>
                <w:webHidden/>
              </w:rPr>
              <w:fldChar w:fldCharType="begin"/>
            </w:r>
            <w:r>
              <w:rPr>
                <w:noProof/>
                <w:webHidden/>
              </w:rPr>
              <w:instrText xml:space="preserve"> PAGEREF _Toc200962887 \h </w:instrText>
            </w:r>
            <w:r>
              <w:rPr>
                <w:noProof/>
                <w:webHidden/>
              </w:rPr>
            </w:r>
            <w:r>
              <w:rPr>
                <w:noProof/>
                <w:webHidden/>
              </w:rPr>
              <w:fldChar w:fldCharType="separate"/>
            </w:r>
            <w:r w:rsidR="00F52177">
              <w:rPr>
                <w:noProof/>
                <w:webHidden/>
              </w:rPr>
              <w:t>13</w:t>
            </w:r>
            <w:r>
              <w:rPr>
                <w:noProof/>
                <w:webHidden/>
              </w:rPr>
              <w:fldChar w:fldCharType="end"/>
            </w:r>
          </w:hyperlink>
        </w:p>
        <w:p w14:paraId="039EE7D9" w14:textId="698914CC" w:rsidR="009467F1" w:rsidRDefault="009467F1">
          <w:pPr>
            <w:pStyle w:val="TOC2"/>
            <w:tabs>
              <w:tab w:val="right" w:leader="dot" w:pos="10790"/>
            </w:tabs>
            <w:rPr>
              <w:rFonts w:eastAsiaTheme="minorEastAsia"/>
              <w:noProof/>
            </w:rPr>
          </w:pPr>
          <w:hyperlink w:anchor="_Toc200962888" w:history="1">
            <w:r w:rsidRPr="00633E5C">
              <w:rPr>
                <w:rStyle w:val="Hyperlink"/>
                <w:noProof/>
              </w:rPr>
              <w:t>How Billing Wo</w:t>
            </w:r>
            <w:bookmarkStart w:id="0" w:name="_Hlt203556390"/>
            <w:bookmarkStart w:id="1" w:name="_Hlt203556391"/>
            <w:r w:rsidRPr="00633E5C">
              <w:rPr>
                <w:rStyle w:val="Hyperlink"/>
                <w:noProof/>
              </w:rPr>
              <w:t>r</w:t>
            </w:r>
            <w:bookmarkEnd w:id="0"/>
            <w:bookmarkEnd w:id="1"/>
            <w:r w:rsidRPr="00633E5C">
              <w:rPr>
                <w:rStyle w:val="Hyperlink"/>
                <w:noProof/>
              </w:rPr>
              <w:t>ks (Video)</w:t>
            </w:r>
            <w:r>
              <w:rPr>
                <w:noProof/>
                <w:webHidden/>
              </w:rPr>
              <w:tab/>
            </w:r>
            <w:r>
              <w:rPr>
                <w:noProof/>
                <w:webHidden/>
              </w:rPr>
              <w:fldChar w:fldCharType="begin"/>
            </w:r>
            <w:r>
              <w:rPr>
                <w:noProof/>
                <w:webHidden/>
              </w:rPr>
              <w:instrText xml:space="preserve"> PAGEREF _Toc200962888 \h </w:instrText>
            </w:r>
            <w:r>
              <w:rPr>
                <w:noProof/>
                <w:webHidden/>
              </w:rPr>
            </w:r>
            <w:r>
              <w:rPr>
                <w:noProof/>
                <w:webHidden/>
              </w:rPr>
              <w:fldChar w:fldCharType="separate"/>
            </w:r>
            <w:r w:rsidR="00F52177">
              <w:rPr>
                <w:noProof/>
                <w:webHidden/>
              </w:rPr>
              <w:t>13</w:t>
            </w:r>
            <w:r>
              <w:rPr>
                <w:noProof/>
                <w:webHidden/>
              </w:rPr>
              <w:fldChar w:fldCharType="end"/>
            </w:r>
          </w:hyperlink>
        </w:p>
        <w:p w14:paraId="023111EE" w14:textId="6A7F94F4" w:rsidR="009467F1" w:rsidRDefault="009467F1">
          <w:pPr>
            <w:pStyle w:val="TOC2"/>
            <w:tabs>
              <w:tab w:val="right" w:leader="dot" w:pos="10790"/>
            </w:tabs>
            <w:rPr>
              <w:rFonts w:eastAsiaTheme="minorEastAsia"/>
              <w:noProof/>
            </w:rPr>
          </w:pPr>
          <w:hyperlink w:anchor="_Toc200962889" w:history="1">
            <w:r w:rsidRPr="00633E5C">
              <w:rPr>
                <w:rStyle w:val="Hyperlink"/>
                <w:noProof/>
              </w:rPr>
              <w:t>Reading Your Statement (text)</w:t>
            </w:r>
            <w:r>
              <w:rPr>
                <w:noProof/>
                <w:webHidden/>
              </w:rPr>
              <w:tab/>
            </w:r>
            <w:r>
              <w:rPr>
                <w:noProof/>
                <w:webHidden/>
              </w:rPr>
              <w:fldChar w:fldCharType="begin"/>
            </w:r>
            <w:r>
              <w:rPr>
                <w:noProof/>
                <w:webHidden/>
              </w:rPr>
              <w:instrText xml:space="preserve"> PAGEREF _Toc200962889 \h </w:instrText>
            </w:r>
            <w:r>
              <w:rPr>
                <w:noProof/>
                <w:webHidden/>
              </w:rPr>
            </w:r>
            <w:r>
              <w:rPr>
                <w:noProof/>
                <w:webHidden/>
              </w:rPr>
              <w:fldChar w:fldCharType="separate"/>
            </w:r>
            <w:r w:rsidR="00F52177">
              <w:rPr>
                <w:noProof/>
                <w:webHidden/>
              </w:rPr>
              <w:t>16</w:t>
            </w:r>
            <w:r>
              <w:rPr>
                <w:noProof/>
                <w:webHidden/>
              </w:rPr>
              <w:fldChar w:fldCharType="end"/>
            </w:r>
          </w:hyperlink>
        </w:p>
        <w:p w14:paraId="2F897D60" w14:textId="0E857C1B" w:rsidR="009467F1" w:rsidRDefault="009467F1">
          <w:pPr>
            <w:pStyle w:val="TOC2"/>
            <w:tabs>
              <w:tab w:val="right" w:leader="dot" w:pos="10790"/>
            </w:tabs>
            <w:rPr>
              <w:rFonts w:eastAsiaTheme="minorEastAsia"/>
              <w:noProof/>
            </w:rPr>
          </w:pPr>
          <w:hyperlink w:anchor="_Toc200962890" w:history="1">
            <w:r w:rsidRPr="00633E5C">
              <w:rPr>
                <w:rStyle w:val="Hyperlink"/>
                <w:noProof/>
              </w:rPr>
              <w:t>Understanding Insurance: Know Before You Go (video)</w:t>
            </w:r>
            <w:r>
              <w:rPr>
                <w:noProof/>
                <w:webHidden/>
              </w:rPr>
              <w:tab/>
            </w:r>
            <w:r>
              <w:rPr>
                <w:noProof/>
                <w:webHidden/>
              </w:rPr>
              <w:fldChar w:fldCharType="begin"/>
            </w:r>
            <w:r>
              <w:rPr>
                <w:noProof/>
                <w:webHidden/>
              </w:rPr>
              <w:instrText xml:space="preserve"> PAGEREF _Toc200962890 \h </w:instrText>
            </w:r>
            <w:r>
              <w:rPr>
                <w:noProof/>
                <w:webHidden/>
              </w:rPr>
            </w:r>
            <w:r>
              <w:rPr>
                <w:noProof/>
                <w:webHidden/>
              </w:rPr>
              <w:fldChar w:fldCharType="separate"/>
            </w:r>
            <w:r w:rsidR="00F52177">
              <w:rPr>
                <w:noProof/>
                <w:webHidden/>
              </w:rPr>
              <w:t>17</w:t>
            </w:r>
            <w:r>
              <w:rPr>
                <w:noProof/>
                <w:webHidden/>
              </w:rPr>
              <w:fldChar w:fldCharType="end"/>
            </w:r>
          </w:hyperlink>
        </w:p>
        <w:p w14:paraId="489BA245" w14:textId="64ECD52A" w:rsidR="009467F1" w:rsidRDefault="009467F1">
          <w:pPr>
            <w:pStyle w:val="TOC1"/>
            <w:tabs>
              <w:tab w:val="right" w:leader="dot" w:pos="10790"/>
            </w:tabs>
            <w:rPr>
              <w:rFonts w:eastAsiaTheme="minorEastAsia"/>
              <w:noProof/>
            </w:rPr>
          </w:pPr>
          <w:hyperlink w:anchor="_Toc200962891" w:history="1">
            <w:r w:rsidRPr="00633E5C">
              <w:rPr>
                <w:rStyle w:val="Hyperlink"/>
                <w:noProof/>
              </w:rPr>
              <w:t>HOW TO READ YOUR STATEMENT PAGE</w:t>
            </w:r>
            <w:r>
              <w:rPr>
                <w:noProof/>
                <w:webHidden/>
              </w:rPr>
              <w:tab/>
            </w:r>
            <w:r>
              <w:rPr>
                <w:noProof/>
                <w:webHidden/>
              </w:rPr>
              <w:fldChar w:fldCharType="begin"/>
            </w:r>
            <w:r>
              <w:rPr>
                <w:noProof/>
                <w:webHidden/>
              </w:rPr>
              <w:instrText xml:space="preserve"> PAGEREF _Toc200962891 \h </w:instrText>
            </w:r>
            <w:r>
              <w:rPr>
                <w:noProof/>
                <w:webHidden/>
              </w:rPr>
            </w:r>
            <w:r>
              <w:rPr>
                <w:noProof/>
                <w:webHidden/>
              </w:rPr>
              <w:fldChar w:fldCharType="separate"/>
            </w:r>
            <w:r w:rsidR="00F52177">
              <w:rPr>
                <w:noProof/>
                <w:webHidden/>
              </w:rPr>
              <w:t>23</w:t>
            </w:r>
            <w:r>
              <w:rPr>
                <w:noProof/>
                <w:webHidden/>
              </w:rPr>
              <w:fldChar w:fldCharType="end"/>
            </w:r>
          </w:hyperlink>
        </w:p>
        <w:p w14:paraId="15AD0C1B" w14:textId="4AB45EE2" w:rsidR="009467F1" w:rsidRDefault="009467F1">
          <w:pPr>
            <w:pStyle w:val="TOC1"/>
            <w:tabs>
              <w:tab w:val="right" w:leader="dot" w:pos="10790"/>
            </w:tabs>
            <w:rPr>
              <w:rFonts w:eastAsiaTheme="minorEastAsia"/>
              <w:noProof/>
            </w:rPr>
          </w:pPr>
          <w:hyperlink w:anchor="_Toc200962892" w:history="1">
            <w:r w:rsidRPr="00633E5C">
              <w:rPr>
                <w:rStyle w:val="Hyperlink"/>
                <w:noProof/>
              </w:rPr>
              <w:t>YOUR RIGHTS AND RESPONSIBILITIES PAGE</w:t>
            </w:r>
            <w:r>
              <w:rPr>
                <w:noProof/>
                <w:webHidden/>
              </w:rPr>
              <w:tab/>
            </w:r>
            <w:r>
              <w:rPr>
                <w:noProof/>
                <w:webHidden/>
              </w:rPr>
              <w:fldChar w:fldCharType="begin"/>
            </w:r>
            <w:r>
              <w:rPr>
                <w:noProof/>
                <w:webHidden/>
              </w:rPr>
              <w:instrText xml:space="preserve"> PAGEREF _Toc200962892 \h </w:instrText>
            </w:r>
            <w:r>
              <w:rPr>
                <w:noProof/>
                <w:webHidden/>
              </w:rPr>
            </w:r>
            <w:r>
              <w:rPr>
                <w:noProof/>
                <w:webHidden/>
              </w:rPr>
              <w:fldChar w:fldCharType="separate"/>
            </w:r>
            <w:r w:rsidR="00F52177">
              <w:rPr>
                <w:noProof/>
                <w:webHidden/>
              </w:rPr>
              <w:t>25</w:t>
            </w:r>
            <w:r>
              <w:rPr>
                <w:noProof/>
                <w:webHidden/>
              </w:rPr>
              <w:fldChar w:fldCharType="end"/>
            </w:r>
          </w:hyperlink>
        </w:p>
        <w:p w14:paraId="2AB635E3" w14:textId="5DE6F1C1" w:rsidR="009467F1" w:rsidRDefault="009467F1">
          <w:pPr>
            <w:pStyle w:val="TOC2"/>
            <w:tabs>
              <w:tab w:val="right" w:leader="dot" w:pos="10790"/>
            </w:tabs>
            <w:rPr>
              <w:rFonts w:eastAsiaTheme="minorEastAsia"/>
              <w:noProof/>
            </w:rPr>
          </w:pPr>
          <w:hyperlink w:anchor="_Toc200962893" w:history="1">
            <w:r w:rsidRPr="00633E5C">
              <w:rPr>
                <w:rStyle w:val="Hyperlink"/>
                <w:noProof/>
              </w:rPr>
              <w:t>Your Rights and Responsibilities</w:t>
            </w:r>
            <w:r>
              <w:rPr>
                <w:noProof/>
                <w:webHidden/>
              </w:rPr>
              <w:tab/>
            </w:r>
            <w:r>
              <w:rPr>
                <w:noProof/>
                <w:webHidden/>
              </w:rPr>
              <w:fldChar w:fldCharType="begin"/>
            </w:r>
            <w:r>
              <w:rPr>
                <w:noProof/>
                <w:webHidden/>
              </w:rPr>
              <w:instrText xml:space="preserve"> PAGEREF _Toc200962893 \h </w:instrText>
            </w:r>
            <w:r>
              <w:rPr>
                <w:noProof/>
                <w:webHidden/>
              </w:rPr>
            </w:r>
            <w:r>
              <w:rPr>
                <w:noProof/>
                <w:webHidden/>
              </w:rPr>
              <w:fldChar w:fldCharType="separate"/>
            </w:r>
            <w:r w:rsidR="00F52177">
              <w:rPr>
                <w:noProof/>
                <w:webHidden/>
              </w:rPr>
              <w:t>26</w:t>
            </w:r>
            <w:r>
              <w:rPr>
                <w:noProof/>
                <w:webHidden/>
              </w:rPr>
              <w:fldChar w:fldCharType="end"/>
            </w:r>
          </w:hyperlink>
        </w:p>
        <w:p w14:paraId="2B3E0348" w14:textId="39688372" w:rsidR="009467F1" w:rsidRDefault="009467F1">
          <w:pPr>
            <w:pStyle w:val="TOC1"/>
            <w:tabs>
              <w:tab w:val="right" w:leader="dot" w:pos="10790"/>
            </w:tabs>
            <w:rPr>
              <w:rFonts w:eastAsiaTheme="minorEastAsia"/>
              <w:noProof/>
            </w:rPr>
          </w:pPr>
          <w:hyperlink w:anchor="_Toc200962894" w:history="1">
            <w:r w:rsidRPr="00633E5C">
              <w:rPr>
                <w:rStyle w:val="Hyperlink"/>
                <w:noProof/>
              </w:rPr>
              <w:t>YOUR PROTECTION AGAINST SURPRISE MEDICAL BILLS PAGE</w:t>
            </w:r>
            <w:r>
              <w:rPr>
                <w:noProof/>
                <w:webHidden/>
              </w:rPr>
              <w:tab/>
            </w:r>
            <w:r>
              <w:rPr>
                <w:noProof/>
                <w:webHidden/>
              </w:rPr>
              <w:fldChar w:fldCharType="begin"/>
            </w:r>
            <w:r>
              <w:rPr>
                <w:noProof/>
                <w:webHidden/>
              </w:rPr>
              <w:instrText xml:space="preserve"> PAGEREF _Toc200962894 \h </w:instrText>
            </w:r>
            <w:r>
              <w:rPr>
                <w:noProof/>
                <w:webHidden/>
              </w:rPr>
            </w:r>
            <w:r>
              <w:rPr>
                <w:noProof/>
                <w:webHidden/>
              </w:rPr>
              <w:fldChar w:fldCharType="separate"/>
            </w:r>
            <w:r w:rsidR="00F52177">
              <w:rPr>
                <w:noProof/>
                <w:webHidden/>
              </w:rPr>
              <w:t>27</w:t>
            </w:r>
            <w:r>
              <w:rPr>
                <w:noProof/>
                <w:webHidden/>
              </w:rPr>
              <w:fldChar w:fldCharType="end"/>
            </w:r>
          </w:hyperlink>
        </w:p>
        <w:p w14:paraId="0510B561" w14:textId="5F7B3A2E" w:rsidR="009467F1" w:rsidRDefault="009467F1">
          <w:pPr>
            <w:pStyle w:val="TOC1"/>
            <w:tabs>
              <w:tab w:val="right" w:leader="dot" w:pos="10790"/>
            </w:tabs>
            <w:rPr>
              <w:rFonts w:eastAsiaTheme="minorEastAsia"/>
              <w:noProof/>
            </w:rPr>
          </w:pPr>
          <w:hyperlink w:anchor="_Toc200962895" w:history="1">
            <w:r w:rsidRPr="00633E5C">
              <w:rPr>
                <w:rStyle w:val="Hyperlink"/>
                <w:noProof/>
              </w:rPr>
              <w:t>ACCEPTED INSURANCES PAGE</w:t>
            </w:r>
            <w:r>
              <w:rPr>
                <w:noProof/>
                <w:webHidden/>
              </w:rPr>
              <w:tab/>
            </w:r>
            <w:r>
              <w:rPr>
                <w:noProof/>
                <w:webHidden/>
              </w:rPr>
              <w:fldChar w:fldCharType="begin"/>
            </w:r>
            <w:r>
              <w:rPr>
                <w:noProof/>
                <w:webHidden/>
              </w:rPr>
              <w:instrText xml:space="preserve"> PAGEREF _Toc200962895 \h </w:instrText>
            </w:r>
            <w:r>
              <w:rPr>
                <w:noProof/>
                <w:webHidden/>
              </w:rPr>
            </w:r>
            <w:r>
              <w:rPr>
                <w:noProof/>
                <w:webHidden/>
              </w:rPr>
              <w:fldChar w:fldCharType="separate"/>
            </w:r>
            <w:r w:rsidR="00F52177">
              <w:rPr>
                <w:noProof/>
                <w:webHidden/>
              </w:rPr>
              <w:t>29</w:t>
            </w:r>
            <w:r>
              <w:rPr>
                <w:noProof/>
                <w:webHidden/>
              </w:rPr>
              <w:fldChar w:fldCharType="end"/>
            </w:r>
          </w:hyperlink>
        </w:p>
        <w:p w14:paraId="6D0B0401" w14:textId="1975E77B" w:rsidR="009467F1" w:rsidRDefault="009467F1">
          <w:pPr>
            <w:pStyle w:val="TOC2"/>
            <w:tabs>
              <w:tab w:val="right" w:leader="dot" w:pos="10790"/>
            </w:tabs>
            <w:rPr>
              <w:rFonts w:eastAsiaTheme="minorEastAsia"/>
              <w:noProof/>
            </w:rPr>
          </w:pPr>
          <w:hyperlink w:anchor="_Toc200962896" w:history="1">
            <w:r w:rsidRPr="00633E5C">
              <w:rPr>
                <w:rStyle w:val="Hyperlink"/>
                <w:noProof/>
              </w:rPr>
              <w:t>Accepted Insurances Introduction (text)</w:t>
            </w:r>
            <w:r>
              <w:rPr>
                <w:noProof/>
                <w:webHidden/>
              </w:rPr>
              <w:tab/>
            </w:r>
            <w:r>
              <w:rPr>
                <w:noProof/>
                <w:webHidden/>
              </w:rPr>
              <w:fldChar w:fldCharType="begin"/>
            </w:r>
            <w:r>
              <w:rPr>
                <w:noProof/>
                <w:webHidden/>
              </w:rPr>
              <w:instrText xml:space="preserve"> PAGEREF _Toc200962896 \h </w:instrText>
            </w:r>
            <w:r>
              <w:rPr>
                <w:noProof/>
                <w:webHidden/>
              </w:rPr>
            </w:r>
            <w:r>
              <w:rPr>
                <w:noProof/>
                <w:webHidden/>
              </w:rPr>
              <w:fldChar w:fldCharType="separate"/>
            </w:r>
            <w:r w:rsidR="00F52177">
              <w:rPr>
                <w:noProof/>
                <w:webHidden/>
              </w:rPr>
              <w:t>30</w:t>
            </w:r>
            <w:r>
              <w:rPr>
                <w:noProof/>
                <w:webHidden/>
              </w:rPr>
              <w:fldChar w:fldCharType="end"/>
            </w:r>
          </w:hyperlink>
        </w:p>
        <w:p w14:paraId="5AA59C4A" w14:textId="77C7E156" w:rsidR="009467F1" w:rsidRDefault="009467F1">
          <w:pPr>
            <w:pStyle w:val="TOC1"/>
            <w:tabs>
              <w:tab w:val="right" w:leader="dot" w:pos="10790"/>
            </w:tabs>
            <w:rPr>
              <w:rFonts w:eastAsiaTheme="minorEastAsia"/>
              <w:noProof/>
            </w:rPr>
          </w:pPr>
          <w:hyperlink w:anchor="_Toc200962897" w:history="1">
            <w:r w:rsidRPr="00633E5C">
              <w:rPr>
                <w:rStyle w:val="Hyperlink"/>
                <w:noProof/>
              </w:rPr>
              <w:t>PRICING PAGE</w:t>
            </w:r>
            <w:r>
              <w:rPr>
                <w:noProof/>
                <w:webHidden/>
              </w:rPr>
              <w:tab/>
            </w:r>
            <w:r>
              <w:rPr>
                <w:noProof/>
                <w:webHidden/>
              </w:rPr>
              <w:fldChar w:fldCharType="begin"/>
            </w:r>
            <w:r>
              <w:rPr>
                <w:noProof/>
                <w:webHidden/>
              </w:rPr>
              <w:instrText xml:space="preserve"> PAGEREF _Toc200962897 \h </w:instrText>
            </w:r>
            <w:r>
              <w:rPr>
                <w:noProof/>
                <w:webHidden/>
              </w:rPr>
            </w:r>
            <w:r>
              <w:rPr>
                <w:noProof/>
                <w:webHidden/>
              </w:rPr>
              <w:fldChar w:fldCharType="separate"/>
            </w:r>
            <w:r w:rsidR="00F52177">
              <w:rPr>
                <w:noProof/>
                <w:webHidden/>
              </w:rPr>
              <w:t>31</w:t>
            </w:r>
            <w:r>
              <w:rPr>
                <w:noProof/>
                <w:webHidden/>
              </w:rPr>
              <w:fldChar w:fldCharType="end"/>
            </w:r>
          </w:hyperlink>
        </w:p>
        <w:p w14:paraId="1E699B86" w14:textId="0007F6A3" w:rsidR="009467F1" w:rsidRDefault="009467F1">
          <w:pPr>
            <w:pStyle w:val="TOC1"/>
            <w:tabs>
              <w:tab w:val="right" w:leader="dot" w:pos="10790"/>
            </w:tabs>
            <w:rPr>
              <w:rFonts w:eastAsiaTheme="minorEastAsia"/>
              <w:noProof/>
            </w:rPr>
          </w:pPr>
          <w:hyperlink w:anchor="_Toc200962898" w:history="1">
            <w:r w:rsidRPr="00633E5C">
              <w:rPr>
                <w:rStyle w:val="Hyperlink"/>
                <w:noProof/>
              </w:rPr>
              <w:t>LEARNING LIBRARY LANDING PAGE</w:t>
            </w:r>
            <w:r>
              <w:rPr>
                <w:noProof/>
                <w:webHidden/>
              </w:rPr>
              <w:tab/>
            </w:r>
            <w:r>
              <w:rPr>
                <w:noProof/>
                <w:webHidden/>
              </w:rPr>
              <w:fldChar w:fldCharType="begin"/>
            </w:r>
            <w:r>
              <w:rPr>
                <w:noProof/>
                <w:webHidden/>
              </w:rPr>
              <w:instrText xml:space="preserve"> PAGEREF _Toc200962898 \h </w:instrText>
            </w:r>
            <w:r>
              <w:rPr>
                <w:noProof/>
                <w:webHidden/>
              </w:rPr>
            </w:r>
            <w:r>
              <w:rPr>
                <w:noProof/>
                <w:webHidden/>
              </w:rPr>
              <w:fldChar w:fldCharType="separate"/>
            </w:r>
            <w:r w:rsidR="00F52177">
              <w:rPr>
                <w:b/>
                <w:bCs/>
                <w:noProof/>
                <w:webHidden/>
              </w:rPr>
              <w:t>Error! Bookmark not defined.</w:t>
            </w:r>
            <w:r>
              <w:rPr>
                <w:noProof/>
                <w:webHidden/>
              </w:rPr>
              <w:fldChar w:fldCharType="end"/>
            </w:r>
          </w:hyperlink>
        </w:p>
        <w:p w14:paraId="548038F2" w14:textId="68178271" w:rsidR="009467F1" w:rsidRDefault="009467F1">
          <w:pPr>
            <w:pStyle w:val="TOC1"/>
            <w:tabs>
              <w:tab w:val="right" w:leader="dot" w:pos="10790"/>
            </w:tabs>
            <w:rPr>
              <w:rFonts w:eastAsiaTheme="minorEastAsia"/>
              <w:noProof/>
            </w:rPr>
          </w:pPr>
          <w:hyperlink w:anchor="_Toc200962899" w:history="1">
            <w:r w:rsidRPr="00633E5C">
              <w:rPr>
                <w:rStyle w:val="Hyperlink"/>
                <w:noProof/>
              </w:rPr>
              <w:t>Learning Library Section …</w:t>
            </w:r>
            <w:r>
              <w:rPr>
                <w:noProof/>
                <w:webHidden/>
              </w:rPr>
              <w:tab/>
            </w:r>
            <w:r>
              <w:rPr>
                <w:noProof/>
                <w:webHidden/>
              </w:rPr>
              <w:fldChar w:fldCharType="begin"/>
            </w:r>
            <w:r>
              <w:rPr>
                <w:noProof/>
                <w:webHidden/>
              </w:rPr>
              <w:instrText xml:space="preserve"> PAGEREF _Toc200962899 \h </w:instrText>
            </w:r>
            <w:r>
              <w:rPr>
                <w:noProof/>
                <w:webHidden/>
              </w:rPr>
            </w:r>
            <w:r>
              <w:rPr>
                <w:noProof/>
                <w:webHidden/>
              </w:rPr>
              <w:fldChar w:fldCharType="separate"/>
            </w:r>
            <w:r w:rsidR="00F52177">
              <w:rPr>
                <w:noProof/>
                <w:webHidden/>
              </w:rPr>
              <w:t>32</w:t>
            </w:r>
            <w:r>
              <w:rPr>
                <w:noProof/>
                <w:webHidden/>
              </w:rPr>
              <w:fldChar w:fldCharType="end"/>
            </w:r>
          </w:hyperlink>
        </w:p>
        <w:p w14:paraId="561590E0" w14:textId="77C8CC56" w:rsidR="009467F1" w:rsidRDefault="009467F1">
          <w:pPr>
            <w:pStyle w:val="TOC2"/>
            <w:tabs>
              <w:tab w:val="right" w:leader="dot" w:pos="10790"/>
            </w:tabs>
            <w:rPr>
              <w:rFonts w:eastAsiaTheme="minorEastAsia"/>
              <w:noProof/>
            </w:rPr>
          </w:pPr>
          <w:hyperlink w:anchor="_Toc200962900" w:history="1">
            <w:r w:rsidRPr="00633E5C">
              <w:rPr>
                <w:rStyle w:val="Hyperlink"/>
                <w:noProof/>
              </w:rPr>
              <w:t>LEARNING LIBRARY LANDING PAGE</w:t>
            </w:r>
            <w:r>
              <w:rPr>
                <w:noProof/>
                <w:webHidden/>
              </w:rPr>
              <w:tab/>
            </w:r>
            <w:r>
              <w:rPr>
                <w:noProof/>
                <w:webHidden/>
              </w:rPr>
              <w:fldChar w:fldCharType="begin"/>
            </w:r>
            <w:r>
              <w:rPr>
                <w:noProof/>
                <w:webHidden/>
              </w:rPr>
              <w:instrText xml:space="preserve"> PAGEREF _Toc200962900 \h </w:instrText>
            </w:r>
            <w:r>
              <w:rPr>
                <w:noProof/>
                <w:webHidden/>
              </w:rPr>
            </w:r>
            <w:r>
              <w:rPr>
                <w:noProof/>
                <w:webHidden/>
              </w:rPr>
              <w:fldChar w:fldCharType="separate"/>
            </w:r>
            <w:r w:rsidR="00F52177">
              <w:rPr>
                <w:noProof/>
                <w:webHidden/>
              </w:rPr>
              <w:t>32</w:t>
            </w:r>
            <w:r>
              <w:rPr>
                <w:noProof/>
                <w:webHidden/>
              </w:rPr>
              <w:fldChar w:fldCharType="end"/>
            </w:r>
          </w:hyperlink>
        </w:p>
        <w:p w14:paraId="1463CFF9" w14:textId="4A4D8C3B" w:rsidR="009467F1" w:rsidRDefault="009467F1">
          <w:pPr>
            <w:pStyle w:val="TOC2"/>
            <w:tabs>
              <w:tab w:val="right" w:leader="dot" w:pos="10790"/>
            </w:tabs>
            <w:rPr>
              <w:rFonts w:eastAsiaTheme="minorEastAsia"/>
              <w:noProof/>
            </w:rPr>
          </w:pPr>
          <w:hyperlink w:anchor="_Toc200962901" w:history="1">
            <w:r w:rsidRPr="00633E5C">
              <w:rPr>
                <w:rStyle w:val="Hyperlink"/>
                <w:noProof/>
              </w:rPr>
              <w:t>TIPS FOR READING YOUR BILL PAGE</w:t>
            </w:r>
            <w:r>
              <w:rPr>
                <w:noProof/>
                <w:webHidden/>
              </w:rPr>
              <w:tab/>
            </w:r>
            <w:r>
              <w:rPr>
                <w:noProof/>
                <w:webHidden/>
              </w:rPr>
              <w:fldChar w:fldCharType="begin"/>
            </w:r>
            <w:r>
              <w:rPr>
                <w:noProof/>
                <w:webHidden/>
              </w:rPr>
              <w:instrText xml:space="preserve"> PAGEREF _Toc200962901 \h </w:instrText>
            </w:r>
            <w:r>
              <w:rPr>
                <w:noProof/>
                <w:webHidden/>
              </w:rPr>
            </w:r>
            <w:r>
              <w:rPr>
                <w:noProof/>
                <w:webHidden/>
              </w:rPr>
              <w:fldChar w:fldCharType="separate"/>
            </w:r>
            <w:r w:rsidR="00F52177">
              <w:rPr>
                <w:noProof/>
                <w:webHidden/>
              </w:rPr>
              <w:t>34</w:t>
            </w:r>
            <w:r>
              <w:rPr>
                <w:noProof/>
                <w:webHidden/>
              </w:rPr>
              <w:fldChar w:fldCharType="end"/>
            </w:r>
          </w:hyperlink>
        </w:p>
        <w:p w14:paraId="542E3AD4" w14:textId="34DC8F58" w:rsidR="009467F1" w:rsidRDefault="009467F1">
          <w:pPr>
            <w:pStyle w:val="TOC2"/>
            <w:tabs>
              <w:tab w:val="right" w:leader="dot" w:pos="10790"/>
            </w:tabs>
            <w:rPr>
              <w:rFonts w:eastAsiaTheme="minorEastAsia"/>
              <w:noProof/>
            </w:rPr>
          </w:pPr>
          <w:hyperlink w:anchor="_Toc200962902" w:history="1">
            <w:r w:rsidRPr="00633E5C">
              <w:rPr>
                <w:rStyle w:val="Hyperlink"/>
                <w:noProof/>
              </w:rPr>
              <w:t>UNDERSTANDING YOUR BALANCE (BALANCE EQUATION) PAGE</w:t>
            </w:r>
            <w:r>
              <w:rPr>
                <w:noProof/>
                <w:webHidden/>
              </w:rPr>
              <w:tab/>
            </w:r>
            <w:r>
              <w:rPr>
                <w:noProof/>
                <w:webHidden/>
              </w:rPr>
              <w:fldChar w:fldCharType="begin"/>
            </w:r>
            <w:r>
              <w:rPr>
                <w:noProof/>
                <w:webHidden/>
              </w:rPr>
              <w:instrText xml:space="preserve"> PAGEREF _Toc200962902 \h </w:instrText>
            </w:r>
            <w:r>
              <w:rPr>
                <w:noProof/>
                <w:webHidden/>
              </w:rPr>
            </w:r>
            <w:r>
              <w:rPr>
                <w:noProof/>
                <w:webHidden/>
              </w:rPr>
              <w:fldChar w:fldCharType="separate"/>
            </w:r>
            <w:r w:rsidR="00F52177">
              <w:rPr>
                <w:noProof/>
                <w:webHidden/>
              </w:rPr>
              <w:t>39</w:t>
            </w:r>
            <w:r>
              <w:rPr>
                <w:noProof/>
                <w:webHidden/>
              </w:rPr>
              <w:fldChar w:fldCharType="end"/>
            </w:r>
          </w:hyperlink>
        </w:p>
        <w:p w14:paraId="0C93B9C6" w14:textId="58BC229C" w:rsidR="009467F1" w:rsidRDefault="009467F1">
          <w:pPr>
            <w:pStyle w:val="TOC2"/>
            <w:tabs>
              <w:tab w:val="right" w:leader="dot" w:pos="10790"/>
            </w:tabs>
            <w:rPr>
              <w:rFonts w:eastAsiaTheme="minorEastAsia"/>
              <w:noProof/>
            </w:rPr>
          </w:pPr>
          <w:hyperlink w:anchor="_Toc200962903" w:history="1">
            <w:r w:rsidRPr="00633E5C">
              <w:rPr>
                <w:rStyle w:val="Hyperlink"/>
                <w:noProof/>
              </w:rPr>
              <w:t>HOW TO READ AN EOB PAGE</w:t>
            </w:r>
            <w:r>
              <w:rPr>
                <w:noProof/>
                <w:webHidden/>
              </w:rPr>
              <w:tab/>
            </w:r>
            <w:r>
              <w:rPr>
                <w:noProof/>
                <w:webHidden/>
              </w:rPr>
              <w:fldChar w:fldCharType="begin"/>
            </w:r>
            <w:r>
              <w:rPr>
                <w:noProof/>
                <w:webHidden/>
              </w:rPr>
              <w:instrText xml:space="preserve"> PAGEREF _Toc200962903 \h </w:instrText>
            </w:r>
            <w:r>
              <w:rPr>
                <w:noProof/>
                <w:webHidden/>
              </w:rPr>
            </w:r>
            <w:r>
              <w:rPr>
                <w:noProof/>
                <w:webHidden/>
              </w:rPr>
              <w:fldChar w:fldCharType="separate"/>
            </w:r>
            <w:r w:rsidR="00F52177">
              <w:rPr>
                <w:noProof/>
                <w:webHidden/>
              </w:rPr>
              <w:t>41</w:t>
            </w:r>
            <w:r>
              <w:rPr>
                <w:noProof/>
                <w:webHidden/>
              </w:rPr>
              <w:fldChar w:fldCharType="end"/>
            </w:r>
          </w:hyperlink>
        </w:p>
        <w:p w14:paraId="1A4AA3D8" w14:textId="4B28840C" w:rsidR="009467F1" w:rsidRDefault="009467F1">
          <w:pPr>
            <w:pStyle w:val="TOC2"/>
            <w:tabs>
              <w:tab w:val="right" w:leader="dot" w:pos="10790"/>
            </w:tabs>
            <w:rPr>
              <w:rFonts w:eastAsiaTheme="minorEastAsia"/>
              <w:noProof/>
            </w:rPr>
          </w:pPr>
          <w:hyperlink w:anchor="_Toc200962904" w:history="1">
            <w:r w:rsidRPr="00633E5C">
              <w:rPr>
                <w:rStyle w:val="Hyperlink"/>
                <w:noProof/>
              </w:rPr>
              <w:t>Sample EOB Descriptions (text and video)</w:t>
            </w:r>
            <w:r>
              <w:rPr>
                <w:noProof/>
                <w:webHidden/>
              </w:rPr>
              <w:tab/>
            </w:r>
            <w:r>
              <w:rPr>
                <w:noProof/>
                <w:webHidden/>
              </w:rPr>
              <w:fldChar w:fldCharType="begin"/>
            </w:r>
            <w:r>
              <w:rPr>
                <w:noProof/>
                <w:webHidden/>
              </w:rPr>
              <w:instrText xml:space="preserve"> PAGEREF _Toc200962904 \h </w:instrText>
            </w:r>
            <w:r>
              <w:rPr>
                <w:noProof/>
                <w:webHidden/>
              </w:rPr>
            </w:r>
            <w:r>
              <w:rPr>
                <w:noProof/>
                <w:webHidden/>
              </w:rPr>
              <w:fldChar w:fldCharType="separate"/>
            </w:r>
            <w:r w:rsidR="00F52177">
              <w:rPr>
                <w:noProof/>
                <w:webHidden/>
              </w:rPr>
              <w:t>46</w:t>
            </w:r>
            <w:r>
              <w:rPr>
                <w:noProof/>
                <w:webHidden/>
              </w:rPr>
              <w:fldChar w:fldCharType="end"/>
            </w:r>
          </w:hyperlink>
        </w:p>
        <w:p w14:paraId="3C7C50D0" w14:textId="06E38A75" w:rsidR="009467F1" w:rsidRDefault="009467F1">
          <w:pPr>
            <w:pStyle w:val="TOC2"/>
            <w:tabs>
              <w:tab w:val="right" w:leader="dot" w:pos="10790"/>
            </w:tabs>
            <w:rPr>
              <w:rFonts w:eastAsiaTheme="minorEastAsia"/>
              <w:noProof/>
            </w:rPr>
          </w:pPr>
          <w:hyperlink w:anchor="_Toc200962905" w:history="1">
            <w:r w:rsidRPr="00633E5C">
              <w:rPr>
                <w:rStyle w:val="Hyperlink"/>
                <w:noProof/>
              </w:rPr>
              <w:t>COPAYMENTS, DEDUCTIBLES, COINSURANCE, AND OUT-OF-POCKET MAXIMUMS PAGE</w:t>
            </w:r>
            <w:r>
              <w:rPr>
                <w:noProof/>
                <w:webHidden/>
              </w:rPr>
              <w:tab/>
            </w:r>
            <w:r>
              <w:rPr>
                <w:noProof/>
                <w:webHidden/>
              </w:rPr>
              <w:fldChar w:fldCharType="begin"/>
            </w:r>
            <w:r>
              <w:rPr>
                <w:noProof/>
                <w:webHidden/>
              </w:rPr>
              <w:instrText xml:space="preserve"> PAGEREF _Toc200962905 \h </w:instrText>
            </w:r>
            <w:r>
              <w:rPr>
                <w:noProof/>
                <w:webHidden/>
              </w:rPr>
            </w:r>
            <w:r>
              <w:rPr>
                <w:noProof/>
                <w:webHidden/>
              </w:rPr>
              <w:fldChar w:fldCharType="separate"/>
            </w:r>
            <w:r w:rsidR="00F52177">
              <w:rPr>
                <w:noProof/>
                <w:webHidden/>
              </w:rPr>
              <w:t>50</w:t>
            </w:r>
            <w:r>
              <w:rPr>
                <w:noProof/>
                <w:webHidden/>
              </w:rPr>
              <w:fldChar w:fldCharType="end"/>
            </w:r>
          </w:hyperlink>
        </w:p>
        <w:p w14:paraId="08351003" w14:textId="4F17253B" w:rsidR="009467F1" w:rsidRDefault="009467F1">
          <w:pPr>
            <w:pStyle w:val="TOC2"/>
            <w:tabs>
              <w:tab w:val="right" w:leader="dot" w:pos="10790"/>
            </w:tabs>
            <w:rPr>
              <w:rFonts w:eastAsiaTheme="minorEastAsia"/>
              <w:noProof/>
            </w:rPr>
          </w:pPr>
          <w:hyperlink w:anchor="_Toc200962906" w:history="1">
            <w:r w:rsidRPr="00633E5C">
              <w:rPr>
                <w:rStyle w:val="Hyperlink"/>
                <w:noProof/>
              </w:rPr>
              <w:t>COORDINATION OF BENEFITS PAGE</w:t>
            </w:r>
            <w:r>
              <w:rPr>
                <w:noProof/>
                <w:webHidden/>
              </w:rPr>
              <w:tab/>
            </w:r>
            <w:r>
              <w:rPr>
                <w:noProof/>
                <w:webHidden/>
              </w:rPr>
              <w:fldChar w:fldCharType="begin"/>
            </w:r>
            <w:r>
              <w:rPr>
                <w:noProof/>
                <w:webHidden/>
              </w:rPr>
              <w:instrText xml:space="preserve"> PAGEREF _Toc200962906 \h </w:instrText>
            </w:r>
            <w:r>
              <w:rPr>
                <w:noProof/>
                <w:webHidden/>
              </w:rPr>
            </w:r>
            <w:r>
              <w:rPr>
                <w:noProof/>
                <w:webHidden/>
              </w:rPr>
              <w:fldChar w:fldCharType="separate"/>
            </w:r>
            <w:r w:rsidR="00F52177">
              <w:rPr>
                <w:noProof/>
                <w:webHidden/>
              </w:rPr>
              <w:t>56</w:t>
            </w:r>
            <w:r>
              <w:rPr>
                <w:noProof/>
                <w:webHidden/>
              </w:rPr>
              <w:fldChar w:fldCharType="end"/>
            </w:r>
          </w:hyperlink>
        </w:p>
        <w:p w14:paraId="76B3EB66" w14:textId="77B846B3" w:rsidR="009467F1" w:rsidRDefault="009467F1">
          <w:pPr>
            <w:pStyle w:val="TOC2"/>
            <w:tabs>
              <w:tab w:val="right" w:leader="dot" w:pos="10790"/>
            </w:tabs>
            <w:rPr>
              <w:rFonts w:eastAsiaTheme="minorEastAsia"/>
              <w:noProof/>
            </w:rPr>
          </w:pPr>
          <w:hyperlink w:anchor="_Toc200962907" w:history="1">
            <w:r w:rsidRPr="00633E5C">
              <w:rPr>
                <w:rStyle w:val="Hyperlink"/>
                <w:noProof/>
              </w:rPr>
              <w:t>UNDERSTANDING INSURANCE ELIGIBILITY</w:t>
            </w:r>
            <w:r>
              <w:rPr>
                <w:noProof/>
                <w:webHidden/>
              </w:rPr>
              <w:tab/>
            </w:r>
            <w:r>
              <w:rPr>
                <w:noProof/>
                <w:webHidden/>
              </w:rPr>
              <w:fldChar w:fldCharType="begin"/>
            </w:r>
            <w:r>
              <w:rPr>
                <w:noProof/>
                <w:webHidden/>
              </w:rPr>
              <w:instrText xml:space="preserve"> PAGEREF _Toc200962907 \h </w:instrText>
            </w:r>
            <w:r>
              <w:rPr>
                <w:noProof/>
                <w:webHidden/>
              </w:rPr>
            </w:r>
            <w:r>
              <w:rPr>
                <w:noProof/>
                <w:webHidden/>
              </w:rPr>
              <w:fldChar w:fldCharType="separate"/>
            </w:r>
            <w:r w:rsidR="00F52177">
              <w:rPr>
                <w:noProof/>
                <w:webHidden/>
              </w:rPr>
              <w:t>63</w:t>
            </w:r>
            <w:r>
              <w:rPr>
                <w:noProof/>
                <w:webHidden/>
              </w:rPr>
              <w:fldChar w:fldCharType="end"/>
            </w:r>
          </w:hyperlink>
        </w:p>
        <w:p w14:paraId="6F5A9D9D" w14:textId="23DDECFB" w:rsidR="009467F1" w:rsidRDefault="009467F1">
          <w:pPr>
            <w:pStyle w:val="TOC1"/>
            <w:tabs>
              <w:tab w:val="right" w:leader="dot" w:pos="10790"/>
            </w:tabs>
            <w:rPr>
              <w:rFonts w:eastAsiaTheme="minorEastAsia"/>
              <w:noProof/>
            </w:rPr>
          </w:pPr>
          <w:hyperlink w:anchor="_Toc200962908" w:history="1">
            <w:r w:rsidRPr="00633E5C">
              <w:rPr>
                <w:rStyle w:val="Hyperlink"/>
                <w:noProof/>
              </w:rPr>
              <w:t>LEARN ABOUT FINANCIAL ASSISTANCE OPTIONS PAGE</w:t>
            </w:r>
            <w:r>
              <w:rPr>
                <w:noProof/>
                <w:webHidden/>
              </w:rPr>
              <w:tab/>
            </w:r>
            <w:r>
              <w:rPr>
                <w:noProof/>
                <w:webHidden/>
              </w:rPr>
              <w:fldChar w:fldCharType="begin"/>
            </w:r>
            <w:r>
              <w:rPr>
                <w:noProof/>
                <w:webHidden/>
              </w:rPr>
              <w:instrText xml:space="preserve"> PAGEREF _Toc200962908 \h </w:instrText>
            </w:r>
            <w:r>
              <w:rPr>
                <w:noProof/>
                <w:webHidden/>
              </w:rPr>
            </w:r>
            <w:r>
              <w:rPr>
                <w:noProof/>
                <w:webHidden/>
              </w:rPr>
              <w:fldChar w:fldCharType="separate"/>
            </w:r>
            <w:r w:rsidR="00F52177">
              <w:rPr>
                <w:noProof/>
                <w:webHidden/>
              </w:rPr>
              <w:t>65</w:t>
            </w:r>
            <w:r>
              <w:rPr>
                <w:noProof/>
                <w:webHidden/>
              </w:rPr>
              <w:fldChar w:fldCharType="end"/>
            </w:r>
          </w:hyperlink>
        </w:p>
        <w:p w14:paraId="025D9017" w14:textId="0B11E6B0" w:rsidR="009467F1" w:rsidRDefault="009467F1">
          <w:pPr>
            <w:pStyle w:val="TOC2"/>
            <w:tabs>
              <w:tab w:val="right" w:leader="dot" w:pos="10790"/>
            </w:tabs>
            <w:rPr>
              <w:rFonts w:eastAsiaTheme="minorEastAsia"/>
              <w:noProof/>
            </w:rPr>
          </w:pPr>
          <w:hyperlink w:anchor="_Toc200962909" w:history="1">
            <w:r w:rsidRPr="00633E5C">
              <w:rPr>
                <w:rStyle w:val="Hyperlink"/>
                <w:noProof/>
              </w:rPr>
              <w:t>Financial Assistance Options (Intro text)</w:t>
            </w:r>
            <w:r>
              <w:rPr>
                <w:noProof/>
                <w:webHidden/>
              </w:rPr>
              <w:tab/>
            </w:r>
            <w:r>
              <w:rPr>
                <w:noProof/>
                <w:webHidden/>
              </w:rPr>
              <w:fldChar w:fldCharType="begin"/>
            </w:r>
            <w:r>
              <w:rPr>
                <w:noProof/>
                <w:webHidden/>
              </w:rPr>
              <w:instrText xml:space="preserve"> PAGEREF _Toc200962909 \h </w:instrText>
            </w:r>
            <w:r>
              <w:rPr>
                <w:noProof/>
                <w:webHidden/>
              </w:rPr>
            </w:r>
            <w:r>
              <w:rPr>
                <w:noProof/>
                <w:webHidden/>
              </w:rPr>
              <w:fldChar w:fldCharType="separate"/>
            </w:r>
            <w:r w:rsidR="00F52177">
              <w:rPr>
                <w:noProof/>
                <w:webHidden/>
              </w:rPr>
              <w:t>65</w:t>
            </w:r>
            <w:r>
              <w:rPr>
                <w:noProof/>
                <w:webHidden/>
              </w:rPr>
              <w:fldChar w:fldCharType="end"/>
            </w:r>
          </w:hyperlink>
        </w:p>
        <w:p w14:paraId="5A6D862A" w14:textId="47696C44" w:rsidR="009467F1" w:rsidRDefault="009467F1">
          <w:pPr>
            <w:pStyle w:val="TOC1"/>
            <w:tabs>
              <w:tab w:val="right" w:leader="dot" w:pos="10790"/>
            </w:tabs>
            <w:rPr>
              <w:rFonts w:eastAsiaTheme="minorEastAsia"/>
              <w:noProof/>
            </w:rPr>
          </w:pPr>
          <w:hyperlink w:anchor="_Toc200962910" w:history="1">
            <w:r w:rsidRPr="00633E5C">
              <w:rPr>
                <w:rStyle w:val="Hyperlink"/>
                <w:strike/>
                <w:noProof/>
              </w:rPr>
              <w:t>[CLIENT’S] FINANCIAL ASSISTANCE PROGRAM PAGE</w:t>
            </w:r>
            <w:r>
              <w:rPr>
                <w:noProof/>
                <w:webHidden/>
              </w:rPr>
              <w:tab/>
            </w:r>
            <w:r>
              <w:rPr>
                <w:noProof/>
                <w:webHidden/>
              </w:rPr>
              <w:fldChar w:fldCharType="begin"/>
            </w:r>
            <w:r>
              <w:rPr>
                <w:noProof/>
                <w:webHidden/>
              </w:rPr>
              <w:instrText xml:space="preserve"> PAGEREF _Toc200962910 \h </w:instrText>
            </w:r>
            <w:r>
              <w:rPr>
                <w:noProof/>
                <w:webHidden/>
              </w:rPr>
            </w:r>
            <w:r>
              <w:rPr>
                <w:noProof/>
                <w:webHidden/>
              </w:rPr>
              <w:fldChar w:fldCharType="separate"/>
            </w:r>
            <w:r w:rsidR="00F52177">
              <w:rPr>
                <w:noProof/>
                <w:webHidden/>
              </w:rPr>
              <w:t>75</w:t>
            </w:r>
            <w:r>
              <w:rPr>
                <w:noProof/>
                <w:webHidden/>
              </w:rPr>
              <w:fldChar w:fldCharType="end"/>
            </w:r>
          </w:hyperlink>
        </w:p>
        <w:p w14:paraId="36C0E1DC" w14:textId="57F41A60" w:rsidR="009467F1" w:rsidRDefault="009467F1">
          <w:pPr>
            <w:pStyle w:val="TOC2"/>
            <w:tabs>
              <w:tab w:val="right" w:leader="dot" w:pos="10790"/>
            </w:tabs>
            <w:rPr>
              <w:rFonts w:eastAsiaTheme="minorEastAsia"/>
              <w:noProof/>
            </w:rPr>
          </w:pPr>
          <w:hyperlink w:anchor="_Toc200962911" w:history="1">
            <w:r w:rsidRPr="00633E5C">
              <w:rPr>
                <w:rStyle w:val="Hyperlink"/>
                <w:strike/>
                <w:noProof/>
              </w:rPr>
              <w:t>About [CLIENT NAME]’s Financial Assistance Program</w:t>
            </w:r>
            <w:r>
              <w:rPr>
                <w:noProof/>
                <w:webHidden/>
              </w:rPr>
              <w:tab/>
            </w:r>
            <w:r>
              <w:rPr>
                <w:noProof/>
                <w:webHidden/>
              </w:rPr>
              <w:fldChar w:fldCharType="begin"/>
            </w:r>
            <w:r>
              <w:rPr>
                <w:noProof/>
                <w:webHidden/>
              </w:rPr>
              <w:instrText xml:space="preserve"> PAGEREF _Toc200962911 \h </w:instrText>
            </w:r>
            <w:r>
              <w:rPr>
                <w:noProof/>
                <w:webHidden/>
              </w:rPr>
            </w:r>
            <w:r>
              <w:rPr>
                <w:noProof/>
                <w:webHidden/>
              </w:rPr>
              <w:fldChar w:fldCharType="separate"/>
            </w:r>
            <w:r w:rsidR="00F52177">
              <w:rPr>
                <w:noProof/>
                <w:webHidden/>
              </w:rPr>
              <w:t>76</w:t>
            </w:r>
            <w:r>
              <w:rPr>
                <w:noProof/>
                <w:webHidden/>
              </w:rPr>
              <w:fldChar w:fldCharType="end"/>
            </w:r>
          </w:hyperlink>
        </w:p>
        <w:p w14:paraId="20A59548" w14:textId="2BA42A95" w:rsidR="009467F1" w:rsidRDefault="009467F1">
          <w:pPr>
            <w:pStyle w:val="TOC1"/>
            <w:tabs>
              <w:tab w:val="right" w:leader="dot" w:pos="10790"/>
            </w:tabs>
            <w:rPr>
              <w:rFonts w:eastAsiaTheme="minorEastAsia"/>
              <w:noProof/>
            </w:rPr>
          </w:pPr>
          <w:hyperlink w:anchor="_Toc200962912" w:history="1">
            <w:r w:rsidRPr="00633E5C">
              <w:rPr>
                <w:rStyle w:val="Hyperlink"/>
                <w:noProof/>
              </w:rPr>
              <w:t>APPLY FOR FINANCIAL ASSISTANCE PAGE</w:t>
            </w:r>
            <w:r>
              <w:rPr>
                <w:noProof/>
                <w:webHidden/>
              </w:rPr>
              <w:tab/>
            </w:r>
            <w:r>
              <w:rPr>
                <w:noProof/>
                <w:webHidden/>
              </w:rPr>
              <w:fldChar w:fldCharType="begin"/>
            </w:r>
            <w:r>
              <w:rPr>
                <w:noProof/>
                <w:webHidden/>
              </w:rPr>
              <w:instrText xml:space="preserve"> PAGEREF _Toc200962912 \h </w:instrText>
            </w:r>
            <w:r>
              <w:rPr>
                <w:noProof/>
                <w:webHidden/>
              </w:rPr>
            </w:r>
            <w:r>
              <w:rPr>
                <w:noProof/>
                <w:webHidden/>
              </w:rPr>
              <w:fldChar w:fldCharType="separate"/>
            </w:r>
            <w:r w:rsidR="00F52177">
              <w:rPr>
                <w:noProof/>
                <w:webHidden/>
              </w:rPr>
              <w:t>77</w:t>
            </w:r>
            <w:r>
              <w:rPr>
                <w:noProof/>
                <w:webHidden/>
              </w:rPr>
              <w:fldChar w:fldCharType="end"/>
            </w:r>
          </w:hyperlink>
        </w:p>
        <w:p w14:paraId="0B5CB544" w14:textId="7CC7CC2D" w:rsidR="009467F1" w:rsidRDefault="009467F1">
          <w:pPr>
            <w:pStyle w:val="TOC2"/>
            <w:tabs>
              <w:tab w:val="right" w:leader="dot" w:pos="10790"/>
            </w:tabs>
            <w:rPr>
              <w:rFonts w:eastAsiaTheme="minorEastAsia"/>
              <w:noProof/>
            </w:rPr>
          </w:pPr>
          <w:hyperlink w:anchor="_Toc200962913" w:history="1">
            <w:r w:rsidRPr="00633E5C">
              <w:rPr>
                <w:rStyle w:val="Hyperlink"/>
                <w:noProof/>
              </w:rPr>
              <w:t>Application for Financial Assistance</w:t>
            </w:r>
            <w:r>
              <w:rPr>
                <w:noProof/>
                <w:webHidden/>
              </w:rPr>
              <w:tab/>
            </w:r>
            <w:r>
              <w:rPr>
                <w:noProof/>
                <w:webHidden/>
              </w:rPr>
              <w:fldChar w:fldCharType="begin"/>
            </w:r>
            <w:r>
              <w:rPr>
                <w:noProof/>
                <w:webHidden/>
              </w:rPr>
              <w:instrText xml:space="preserve"> PAGEREF _Toc200962913 \h </w:instrText>
            </w:r>
            <w:r>
              <w:rPr>
                <w:noProof/>
                <w:webHidden/>
              </w:rPr>
            </w:r>
            <w:r>
              <w:rPr>
                <w:noProof/>
                <w:webHidden/>
              </w:rPr>
              <w:fldChar w:fldCharType="separate"/>
            </w:r>
            <w:r w:rsidR="00F52177">
              <w:rPr>
                <w:noProof/>
                <w:webHidden/>
              </w:rPr>
              <w:t>77</w:t>
            </w:r>
            <w:r>
              <w:rPr>
                <w:noProof/>
                <w:webHidden/>
              </w:rPr>
              <w:fldChar w:fldCharType="end"/>
            </w:r>
          </w:hyperlink>
        </w:p>
        <w:p w14:paraId="7EA29777" w14:textId="0D116F94" w:rsidR="009467F1" w:rsidRDefault="009467F1">
          <w:pPr>
            <w:pStyle w:val="TOC2"/>
            <w:tabs>
              <w:tab w:val="right" w:leader="dot" w:pos="10790"/>
            </w:tabs>
            <w:rPr>
              <w:rFonts w:eastAsiaTheme="minorEastAsia"/>
              <w:noProof/>
            </w:rPr>
          </w:pPr>
          <w:hyperlink w:anchor="_Toc200962914" w:history="1">
            <w:r w:rsidRPr="00633E5C">
              <w:rPr>
                <w:rStyle w:val="Hyperlink"/>
                <w:noProof/>
              </w:rPr>
              <w:t>Apply Online Now</w:t>
            </w:r>
            <w:r>
              <w:rPr>
                <w:noProof/>
                <w:webHidden/>
              </w:rPr>
              <w:tab/>
            </w:r>
            <w:r>
              <w:rPr>
                <w:noProof/>
                <w:webHidden/>
              </w:rPr>
              <w:fldChar w:fldCharType="begin"/>
            </w:r>
            <w:r>
              <w:rPr>
                <w:noProof/>
                <w:webHidden/>
              </w:rPr>
              <w:instrText xml:space="preserve"> PAGEREF _Toc200962914 \h </w:instrText>
            </w:r>
            <w:r>
              <w:rPr>
                <w:noProof/>
                <w:webHidden/>
              </w:rPr>
            </w:r>
            <w:r>
              <w:rPr>
                <w:noProof/>
                <w:webHidden/>
              </w:rPr>
              <w:fldChar w:fldCharType="separate"/>
            </w:r>
            <w:r w:rsidR="00F52177">
              <w:rPr>
                <w:noProof/>
                <w:webHidden/>
              </w:rPr>
              <w:t>80</w:t>
            </w:r>
            <w:r>
              <w:rPr>
                <w:noProof/>
                <w:webHidden/>
              </w:rPr>
              <w:fldChar w:fldCharType="end"/>
            </w:r>
          </w:hyperlink>
        </w:p>
        <w:p w14:paraId="3E999F0D" w14:textId="16AB619F" w:rsidR="009467F1" w:rsidRDefault="009467F1">
          <w:pPr>
            <w:pStyle w:val="TOC1"/>
            <w:tabs>
              <w:tab w:val="right" w:leader="dot" w:pos="10790"/>
            </w:tabs>
            <w:rPr>
              <w:rFonts w:eastAsiaTheme="minorEastAsia"/>
              <w:noProof/>
            </w:rPr>
          </w:pPr>
          <w:hyperlink w:anchor="_Toc200962915" w:history="1">
            <w:r w:rsidRPr="00633E5C">
              <w:rPr>
                <w:rStyle w:val="Hyperlink"/>
                <w:noProof/>
              </w:rPr>
              <w:t>SET UP A PAYMENT PLAN PAGE</w:t>
            </w:r>
            <w:r>
              <w:rPr>
                <w:noProof/>
                <w:webHidden/>
              </w:rPr>
              <w:tab/>
            </w:r>
            <w:r>
              <w:rPr>
                <w:noProof/>
                <w:webHidden/>
              </w:rPr>
              <w:fldChar w:fldCharType="begin"/>
            </w:r>
            <w:r>
              <w:rPr>
                <w:noProof/>
                <w:webHidden/>
              </w:rPr>
              <w:instrText xml:space="preserve"> PAGEREF _Toc200962915 \h </w:instrText>
            </w:r>
            <w:r>
              <w:rPr>
                <w:noProof/>
                <w:webHidden/>
              </w:rPr>
            </w:r>
            <w:r>
              <w:rPr>
                <w:noProof/>
                <w:webHidden/>
              </w:rPr>
              <w:fldChar w:fldCharType="separate"/>
            </w:r>
            <w:r w:rsidR="00F52177">
              <w:rPr>
                <w:noProof/>
                <w:webHidden/>
              </w:rPr>
              <w:t>85</w:t>
            </w:r>
            <w:r>
              <w:rPr>
                <w:noProof/>
                <w:webHidden/>
              </w:rPr>
              <w:fldChar w:fldCharType="end"/>
            </w:r>
          </w:hyperlink>
        </w:p>
        <w:p w14:paraId="26778214" w14:textId="168E1E74" w:rsidR="009467F1" w:rsidRDefault="009467F1">
          <w:pPr>
            <w:pStyle w:val="TOC2"/>
            <w:tabs>
              <w:tab w:val="right" w:leader="dot" w:pos="10790"/>
            </w:tabs>
            <w:rPr>
              <w:rFonts w:eastAsiaTheme="minorEastAsia"/>
              <w:noProof/>
            </w:rPr>
          </w:pPr>
          <w:hyperlink w:anchor="_Toc200962916" w:history="1">
            <w:r w:rsidRPr="00633E5C">
              <w:rPr>
                <w:rStyle w:val="Hyperlink"/>
                <w:noProof/>
              </w:rPr>
              <w:t>Payment Plans</w:t>
            </w:r>
            <w:r>
              <w:rPr>
                <w:noProof/>
                <w:webHidden/>
              </w:rPr>
              <w:tab/>
            </w:r>
            <w:r>
              <w:rPr>
                <w:noProof/>
                <w:webHidden/>
              </w:rPr>
              <w:fldChar w:fldCharType="begin"/>
            </w:r>
            <w:r>
              <w:rPr>
                <w:noProof/>
                <w:webHidden/>
              </w:rPr>
              <w:instrText xml:space="preserve"> PAGEREF _Toc200962916 \h </w:instrText>
            </w:r>
            <w:r>
              <w:rPr>
                <w:noProof/>
                <w:webHidden/>
              </w:rPr>
            </w:r>
            <w:r>
              <w:rPr>
                <w:noProof/>
                <w:webHidden/>
              </w:rPr>
              <w:fldChar w:fldCharType="separate"/>
            </w:r>
            <w:r w:rsidR="00F52177">
              <w:rPr>
                <w:noProof/>
                <w:webHidden/>
              </w:rPr>
              <w:t>86</w:t>
            </w:r>
            <w:r>
              <w:rPr>
                <w:noProof/>
                <w:webHidden/>
              </w:rPr>
              <w:fldChar w:fldCharType="end"/>
            </w:r>
          </w:hyperlink>
        </w:p>
        <w:p w14:paraId="51C5F043" w14:textId="72FF4AA2" w:rsidR="009467F1" w:rsidRDefault="009467F1">
          <w:pPr>
            <w:pStyle w:val="TOC1"/>
            <w:tabs>
              <w:tab w:val="right" w:leader="dot" w:pos="10790"/>
            </w:tabs>
            <w:rPr>
              <w:rFonts w:eastAsiaTheme="minorEastAsia"/>
              <w:noProof/>
            </w:rPr>
          </w:pPr>
          <w:hyperlink w:anchor="_Toc200962917" w:history="1">
            <w:r w:rsidRPr="00633E5C">
              <w:rPr>
                <w:rStyle w:val="Hyperlink"/>
                <w:noProof/>
              </w:rPr>
              <w:t>CONTACT US PAGE</w:t>
            </w:r>
            <w:r>
              <w:rPr>
                <w:noProof/>
                <w:webHidden/>
              </w:rPr>
              <w:tab/>
            </w:r>
            <w:r>
              <w:rPr>
                <w:noProof/>
                <w:webHidden/>
              </w:rPr>
              <w:fldChar w:fldCharType="begin"/>
            </w:r>
            <w:r>
              <w:rPr>
                <w:noProof/>
                <w:webHidden/>
              </w:rPr>
              <w:instrText xml:space="preserve"> PAGEREF _Toc200962917 \h </w:instrText>
            </w:r>
            <w:r>
              <w:rPr>
                <w:noProof/>
                <w:webHidden/>
              </w:rPr>
            </w:r>
            <w:r>
              <w:rPr>
                <w:noProof/>
                <w:webHidden/>
              </w:rPr>
              <w:fldChar w:fldCharType="separate"/>
            </w:r>
            <w:r w:rsidR="00F52177">
              <w:rPr>
                <w:noProof/>
                <w:webHidden/>
              </w:rPr>
              <w:t>88</w:t>
            </w:r>
            <w:r>
              <w:rPr>
                <w:noProof/>
                <w:webHidden/>
              </w:rPr>
              <w:fldChar w:fldCharType="end"/>
            </w:r>
          </w:hyperlink>
        </w:p>
        <w:p w14:paraId="319F209E" w14:textId="77A76D51" w:rsidR="009467F1" w:rsidRDefault="009467F1">
          <w:pPr>
            <w:pStyle w:val="TOC1"/>
            <w:tabs>
              <w:tab w:val="right" w:leader="dot" w:pos="10790"/>
            </w:tabs>
            <w:rPr>
              <w:rFonts w:eastAsiaTheme="minorEastAsia"/>
              <w:noProof/>
            </w:rPr>
          </w:pPr>
          <w:hyperlink w:anchor="_Toc200962918" w:history="1">
            <w:r w:rsidRPr="00633E5C">
              <w:rPr>
                <w:rStyle w:val="Hyperlink"/>
                <w:noProof/>
              </w:rPr>
              <w:t>GLOSSARY</w:t>
            </w:r>
            <w:r>
              <w:rPr>
                <w:noProof/>
                <w:webHidden/>
              </w:rPr>
              <w:tab/>
            </w:r>
            <w:r>
              <w:rPr>
                <w:noProof/>
                <w:webHidden/>
              </w:rPr>
              <w:fldChar w:fldCharType="begin"/>
            </w:r>
            <w:r>
              <w:rPr>
                <w:noProof/>
                <w:webHidden/>
              </w:rPr>
              <w:instrText xml:space="preserve"> PAGEREF _Toc200962918 \h </w:instrText>
            </w:r>
            <w:r>
              <w:rPr>
                <w:noProof/>
                <w:webHidden/>
              </w:rPr>
            </w:r>
            <w:r>
              <w:rPr>
                <w:noProof/>
                <w:webHidden/>
              </w:rPr>
              <w:fldChar w:fldCharType="separate"/>
            </w:r>
            <w:r w:rsidR="00F52177">
              <w:rPr>
                <w:noProof/>
                <w:webHidden/>
              </w:rPr>
              <w:t>89</w:t>
            </w:r>
            <w:r>
              <w:rPr>
                <w:noProof/>
                <w:webHidden/>
              </w:rPr>
              <w:fldChar w:fldCharType="end"/>
            </w:r>
          </w:hyperlink>
        </w:p>
        <w:p w14:paraId="40B324EA" w14:textId="0D74F4B0" w:rsidR="009467F1" w:rsidRDefault="009467F1">
          <w:pPr>
            <w:pStyle w:val="TOC1"/>
            <w:tabs>
              <w:tab w:val="right" w:leader="dot" w:pos="10790"/>
            </w:tabs>
            <w:rPr>
              <w:rFonts w:eastAsiaTheme="minorEastAsia"/>
              <w:noProof/>
            </w:rPr>
          </w:pPr>
          <w:hyperlink w:anchor="_Toc200962919" w:history="1">
            <w:r w:rsidRPr="00633E5C">
              <w:rPr>
                <w:rStyle w:val="Hyperlink"/>
                <w:noProof/>
              </w:rPr>
              <w:t>FAQs</w:t>
            </w:r>
            <w:r>
              <w:rPr>
                <w:noProof/>
                <w:webHidden/>
              </w:rPr>
              <w:tab/>
            </w:r>
            <w:r>
              <w:rPr>
                <w:noProof/>
                <w:webHidden/>
              </w:rPr>
              <w:fldChar w:fldCharType="begin"/>
            </w:r>
            <w:r>
              <w:rPr>
                <w:noProof/>
                <w:webHidden/>
              </w:rPr>
              <w:instrText xml:space="preserve"> PAGEREF _Toc200962919 \h </w:instrText>
            </w:r>
            <w:r>
              <w:rPr>
                <w:noProof/>
                <w:webHidden/>
              </w:rPr>
            </w:r>
            <w:r>
              <w:rPr>
                <w:noProof/>
                <w:webHidden/>
              </w:rPr>
              <w:fldChar w:fldCharType="separate"/>
            </w:r>
            <w:r w:rsidR="00F52177">
              <w:rPr>
                <w:noProof/>
                <w:webHidden/>
              </w:rPr>
              <w:t>94</w:t>
            </w:r>
            <w:r>
              <w:rPr>
                <w:noProof/>
                <w:webHidden/>
              </w:rPr>
              <w:fldChar w:fldCharType="end"/>
            </w:r>
          </w:hyperlink>
        </w:p>
        <w:p w14:paraId="339C04D8" w14:textId="39BC3352" w:rsidR="009467F1" w:rsidRDefault="009467F1">
          <w:pPr>
            <w:pStyle w:val="TOC1"/>
            <w:tabs>
              <w:tab w:val="right" w:leader="dot" w:pos="10790"/>
            </w:tabs>
            <w:rPr>
              <w:rFonts w:eastAsiaTheme="minorEastAsia"/>
              <w:noProof/>
            </w:rPr>
          </w:pPr>
          <w:hyperlink w:anchor="_Toc200962920" w:history="1">
            <w:r w:rsidRPr="00633E5C">
              <w:rPr>
                <w:rStyle w:val="Hyperlink"/>
                <w:noProof/>
              </w:rPr>
              <w:t>FEEDBACK TAB CONTENT</w:t>
            </w:r>
            <w:r>
              <w:rPr>
                <w:noProof/>
                <w:webHidden/>
              </w:rPr>
              <w:tab/>
            </w:r>
            <w:r>
              <w:rPr>
                <w:noProof/>
                <w:webHidden/>
              </w:rPr>
              <w:fldChar w:fldCharType="begin"/>
            </w:r>
            <w:r>
              <w:rPr>
                <w:noProof/>
                <w:webHidden/>
              </w:rPr>
              <w:instrText xml:space="preserve"> PAGEREF _Toc200962920 \h </w:instrText>
            </w:r>
            <w:r>
              <w:rPr>
                <w:noProof/>
                <w:webHidden/>
              </w:rPr>
            </w:r>
            <w:r>
              <w:rPr>
                <w:noProof/>
                <w:webHidden/>
              </w:rPr>
              <w:fldChar w:fldCharType="separate"/>
            </w:r>
            <w:r w:rsidR="00F52177">
              <w:rPr>
                <w:noProof/>
                <w:webHidden/>
              </w:rPr>
              <w:t>97</w:t>
            </w:r>
            <w:r>
              <w:rPr>
                <w:noProof/>
                <w:webHidden/>
              </w:rPr>
              <w:fldChar w:fldCharType="end"/>
            </w:r>
          </w:hyperlink>
        </w:p>
        <w:p w14:paraId="03729229" w14:textId="7E969A2E" w:rsidR="009467F1" w:rsidRDefault="009467F1">
          <w:pPr>
            <w:pStyle w:val="TOC1"/>
            <w:tabs>
              <w:tab w:val="right" w:leader="dot" w:pos="10790"/>
            </w:tabs>
            <w:rPr>
              <w:rFonts w:eastAsiaTheme="minorEastAsia"/>
              <w:noProof/>
            </w:rPr>
          </w:pPr>
          <w:hyperlink w:anchor="_Toc200962921" w:history="1">
            <w:r w:rsidRPr="00633E5C">
              <w:rPr>
                <w:rStyle w:val="Hyperlink"/>
                <w:noProof/>
              </w:rPr>
              <w:t>TERMS AND CONDITIONS</w:t>
            </w:r>
            <w:r>
              <w:rPr>
                <w:noProof/>
                <w:webHidden/>
              </w:rPr>
              <w:tab/>
            </w:r>
            <w:r>
              <w:rPr>
                <w:noProof/>
                <w:webHidden/>
              </w:rPr>
              <w:fldChar w:fldCharType="begin"/>
            </w:r>
            <w:r>
              <w:rPr>
                <w:noProof/>
                <w:webHidden/>
              </w:rPr>
              <w:instrText xml:space="preserve"> PAGEREF _Toc200962921 \h </w:instrText>
            </w:r>
            <w:r>
              <w:rPr>
                <w:noProof/>
                <w:webHidden/>
              </w:rPr>
            </w:r>
            <w:r>
              <w:rPr>
                <w:noProof/>
                <w:webHidden/>
              </w:rPr>
              <w:fldChar w:fldCharType="separate"/>
            </w:r>
            <w:r w:rsidR="00F52177">
              <w:rPr>
                <w:noProof/>
                <w:webHidden/>
              </w:rPr>
              <w:t>98</w:t>
            </w:r>
            <w:r>
              <w:rPr>
                <w:noProof/>
                <w:webHidden/>
              </w:rPr>
              <w:fldChar w:fldCharType="end"/>
            </w:r>
          </w:hyperlink>
        </w:p>
        <w:p w14:paraId="5D5DF181" w14:textId="5CBA3D34" w:rsidR="009467F1" w:rsidRDefault="009467F1">
          <w:pPr>
            <w:pStyle w:val="TOC1"/>
            <w:tabs>
              <w:tab w:val="right" w:leader="dot" w:pos="10790"/>
            </w:tabs>
            <w:rPr>
              <w:rFonts w:eastAsiaTheme="minorEastAsia"/>
              <w:noProof/>
            </w:rPr>
          </w:pPr>
          <w:hyperlink w:anchor="_Toc200962922" w:history="1">
            <w:r w:rsidRPr="00633E5C">
              <w:rPr>
                <w:rStyle w:val="Hyperlink"/>
                <w:noProof/>
              </w:rPr>
              <w:t>OTHER CONTENT</w:t>
            </w:r>
            <w:r>
              <w:rPr>
                <w:noProof/>
                <w:webHidden/>
              </w:rPr>
              <w:tab/>
            </w:r>
            <w:r>
              <w:rPr>
                <w:noProof/>
                <w:webHidden/>
              </w:rPr>
              <w:fldChar w:fldCharType="begin"/>
            </w:r>
            <w:r>
              <w:rPr>
                <w:noProof/>
                <w:webHidden/>
              </w:rPr>
              <w:instrText xml:space="preserve"> PAGEREF _Toc200962922 \h </w:instrText>
            </w:r>
            <w:r>
              <w:rPr>
                <w:noProof/>
                <w:webHidden/>
              </w:rPr>
            </w:r>
            <w:r>
              <w:rPr>
                <w:noProof/>
                <w:webHidden/>
              </w:rPr>
              <w:fldChar w:fldCharType="separate"/>
            </w:r>
            <w:r w:rsidR="00F52177">
              <w:rPr>
                <w:noProof/>
                <w:webHidden/>
              </w:rPr>
              <w:t>113</w:t>
            </w:r>
            <w:r>
              <w:rPr>
                <w:noProof/>
                <w:webHidden/>
              </w:rPr>
              <w:fldChar w:fldCharType="end"/>
            </w:r>
          </w:hyperlink>
        </w:p>
        <w:p w14:paraId="7806CE0E" w14:textId="56E39B52" w:rsidR="009467F1" w:rsidRDefault="009467F1">
          <w:pPr>
            <w:pStyle w:val="TOC1"/>
            <w:tabs>
              <w:tab w:val="right" w:leader="dot" w:pos="10790"/>
            </w:tabs>
            <w:rPr>
              <w:rFonts w:eastAsiaTheme="minorEastAsia"/>
              <w:noProof/>
            </w:rPr>
          </w:pPr>
          <w:hyperlink w:anchor="_Toc200962923" w:history="1">
            <w:r w:rsidRPr="00633E5C">
              <w:rPr>
                <w:rStyle w:val="Hyperlink"/>
                <w:noProof/>
              </w:rPr>
              <w:t>Notes</w:t>
            </w:r>
            <w:r>
              <w:rPr>
                <w:noProof/>
                <w:webHidden/>
              </w:rPr>
              <w:tab/>
            </w:r>
            <w:r>
              <w:rPr>
                <w:noProof/>
                <w:webHidden/>
              </w:rPr>
              <w:fldChar w:fldCharType="begin"/>
            </w:r>
            <w:r>
              <w:rPr>
                <w:noProof/>
                <w:webHidden/>
              </w:rPr>
              <w:instrText xml:space="preserve"> PAGEREF _Toc200962923 \h </w:instrText>
            </w:r>
            <w:r>
              <w:rPr>
                <w:noProof/>
                <w:webHidden/>
              </w:rPr>
            </w:r>
            <w:r>
              <w:rPr>
                <w:noProof/>
                <w:webHidden/>
              </w:rPr>
              <w:fldChar w:fldCharType="separate"/>
            </w:r>
            <w:r w:rsidR="00F52177">
              <w:rPr>
                <w:noProof/>
                <w:webHidden/>
              </w:rPr>
              <w:t>114</w:t>
            </w:r>
            <w:r>
              <w:rPr>
                <w:noProof/>
                <w:webHidden/>
              </w:rPr>
              <w:fldChar w:fldCharType="end"/>
            </w:r>
          </w:hyperlink>
        </w:p>
        <w:p w14:paraId="381BFA61" w14:textId="19D52B89" w:rsidR="009467F1" w:rsidRDefault="009467F1">
          <w:pPr>
            <w:pStyle w:val="TOC1"/>
            <w:tabs>
              <w:tab w:val="right" w:leader="dot" w:pos="10790"/>
            </w:tabs>
            <w:rPr>
              <w:rFonts w:eastAsiaTheme="minorEastAsia"/>
              <w:noProof/>
            </w:rPr>
          </w:pPr>
          <w:hyperlink w:anchor="_Toc200962924" w:history="1">
            <w:r w:rsidRPr="00633E5C">
              <w:rPr>
                <w:rStyle w:val="Hyperlink"/>
                <w:noProof/>
              </w:rPr>
              <w:t>HPH specific content</w:t>
            </w:r>
            <w:r>
              <w:rPr>
                <w:noProof/>
                <w:webHidden/>
              </w:rPr>
              <w:tab/>
            </w:r>
            <w:r>
              <w:rPr>
                <w:noProof/>
                <w:webHidden/>
              </w:rPr>
              <w:fldChar w:fldCharType="begin"/>
            </w:r>
            <w:r>
              <w:rPr>
                <w:noProof/>
                <w:webHidden/>
              </w:rPr>
              <w:instrText xml:space="preserve"> PAGEREF _Toc200962924 \h </w:instrText>
            </w:r>
            <w:r>
              <w:rPr>
                <w:noProof/>
                <w:webHidden/>
              </w:rPr>
            </w:r>
            <w:r>
              <w:rPr>
                <w:noProof/>
                <w:webHidden/>
              </w:rPr>
              <w:fldChar w:fldCharType="separate"/>
            </w:r>
            <w:r w:rsidR="00F52177">
              <w:rPr>
                <w:noProof/>
                <w:webHidden/>
              </w:rPr>
              <w:t>115</w:t>
            </w:r>
            <w:r>
              <w:rPr>
                <w:noProof/>
                <w:webHidden/>
              </w:rPr>
              <w:fldChar w:fldCharType="end"/>
            </w:r>
          </w:hyperlink>
        </w:p>
        <w:p w14:paraId="2461287E" w14:textId="267DCCBA" w:rsidR="009467F1" w:rsidRDefault="009467F1">
          <w:pPr>
            <w:pStyle w:val="TOC2"/>
            <w:tabs>
              <w:tab w:val="right" w:leader="dot" w:pos="10790"/>
            </w:tabs>
            <w:rPr>
              <w:rFonts w:eastAsiaTheme="minorEastAsia"/>
              <w:noProof/>
            </w:rPr>
          </w:pPr>
          <w:hyperlink w:anchor="_Toc200962925" w:history="1">
            <w:r w:rsidRPr="00633E5C">
              <w:rPr>
                <w:rStyle w:val="Hyperlink"/>
                <w:noProof/>
              </w:rPr>
              <w:t>Coordinating with your insurance company</w:t>
            </w:r>
            <w:r>
              <w:rPr>
                <w:noProof/>
                <w:webHidden/>
              </w:rPr>
              <w:tab/>
            </w:r>
            <w:r>
              <w:rPr>
                <w:noProof/>
                <w:webHidden/>
              </w:rPr>
              <w:fldChar w:fldCharType="begin"/>
            </w:r>
            <w:r>
              <w:rPr>
                <w:noProof/>
                <w:webHidden/>
              </w:rPr>
              <w:instrText xml:space="preserve"> PAGEREF _Toc200962925 \h </w:instrText>
            </w:r>
            <w:r>
              <w:rPr>
                <w:noProof/>
                <w:webHidden/>
              </w:rPr>
            </w:r>
            <w:r>
              <w:rPr>
                <w:noProof/>
                <w:webHidden/>
              </w:rPr>
              <w:fldChar w:fldCharType="separate"/>
            </w:r>
            <w:r w:rsidR="00F52177">
              <w:rPr>
                <w:noProof/>
                <w:webHidden/>
              </w:rPr>
              <w:t>117</w:t>
            </w:r>
            <w:r>
              <w:rPr>
                <w:noProof/>
                <w:webHidden/>
              </w:rPr>
              <w:fldChar w:fldCharType="end"/>
            </w:r>
          </w:hyperlink>
        </w:p>
        <w:p w14:paraId="45D37E7E" w14:textId="3E5B27AA" w:rsidR="7D3F5728" w:rsidRDefault="7D3F5728" w:rsidP="7D3F5728">
          <w:pPr>
            <w:pStyle w:val="TOC2"/>
            <w:tabs>
              <w:tab w:val="right" w:leader="dot" w:pos="9345"/>
            </w:tabs>
            <w:rPr>
              <w:rStyle w:val="Hyperlink"/>
            </w:rPr>
          </w:pPr>
          <w:r>
            <w:fldChar w:fldCharType="end"/>
          </w:r>
        </w:p>
      </w:sdtContent>
    </w:sdt>
    <w:p w14:paraId="3B838ED2" w14:textId="6E14BCF3" w:rsidR="007B34C1" w:rsidRPr="001B5118" w:rsidRDefault="007B34C1" w:rsidP="00E41376">
      <w:pPr>
        <w:pStyle w:val="TOC1"/>
        <w:tabs>
          <w:tab w:val="right" w:leader="dot" w:pos="9350"/>
        </w:tabs>
        <w:rPr>
          <w:rFonts w:eastAsiaTheme="minorEastAsia"/>
          <w:noProof/>
          <w:sz w:val="18"/>
          <w:szCs w:val="18"/>
        </w:rPr>
      </w:pPr>
    </w:p>
    <w:p w14:paraId="02413315" w14:textId="2A421DED" w:rsidR="0034234D" w:rsidRDefault="00532D7C" w:rsidP="00E33ADC">
      <w:pPr>
        <w:rPr>
          <w:b/>
          <w:bCs/>
        </w:rPr>
      </w:pPr>
      <w:r>
        <w:rPr>
          <w:b/>
          <w:bCs/>
        </w:rPr>
        <w:softHyphen/>
      </w:r>
    </w:p>
    <w:p w14:paraId="6B0C833E" w14:textId="170A8920" w:rsidR="008B64CA" w:rsidRPr="008B64CA" w:rsidRDefault="008B64CA" w:rsidP="00E33ADC">
      <w:pPr>
        <w:rPr>
          <w:b/>
          <w:bCs/>
        </w:rPr>
      </w:pPr>
      <w:r w:rsidRPr="008B64CA">
        <w:rPr>
          <w:b/>
          <w:bCs/>
        </w:rPr>
        <w:t>COLOR KEY</w:t>
      </w:r>
    </w:p>
    <w:p w14:paraId="722158C4" w14:textId="5CF7EBB8" w:rsidR="00F54917" w:rsidRPr="008B64CA" w:rsidRDefault="00F54917" w:rsidP="000B1916">
      <w:pPr>
        <w:pStyle w:val="ListParagraph"/>
        <w:numPr>
          <w:ilvl w:val="0"/>
          <w:numId w:val="19"/>
        </w:numPr>
      </w:pPr>
      <w:r w:rsidRPr="008B64CA">
        <w:rPr>
          <w:highlight w:val="yellow"/>
        </w:rPr>
        <w:t>Yellow</w:t>
      </w:r>
      <w:r w:rsidRPr="008B64CA">
        <w:t xml:space="preserve"> – terms in glossary – need to be consistent</w:t>
      </w:r>
      <w:r w:rsidR="00876764">
        <w:t xml:space="preserve"> (highlighted upon first appearance in this doc)</w:t>
      </w:r>
    </w:p>
    <w:p w14:paraId="44786775" w14:textId="12343DC1" w:rsidR="00F54917" w:rsidRPr="008B64CA" w:rsidRDefault="00F54917" w:rsidP="000B1916">
      <w:pPr>
        <w:pStyle w:val="ListParagraph"/>
        <w:numPr>
          <w:ilvl w:val="0"/>
          <w:numId w:val="19"/>
        </w:numPr>
      </w:pPr>
      <w:r w:rsidRPr="008B64CA">
        <w:rPr>
          <w:highlight w:val="magenta"/>
        </w:rPr>
        <w:t>Pink</w:t>
      </w:r>
      <w:r w:rsidRPr="008B64CA">
        <w:t xml:space="preserve"> – other terms need style guide-type info for</w:t>
      </w:r>
    </w:p>
    <w:p w14:paraId="7E7A1DAE" w14:textId="50F59FBC" w:rsidR="00F77A50" w:rsidRPr="008B64CA" w:rsidRDefault="00F77A50" w:rsidP="000B1916">
      <w:pPr>
        <w:pStyle w:val="ListParagraph"/>
        <w:numPr>
          <w:ilvl w:val="0"/>
          <w:numId w:val="19"/>
        </w:numPr>
      </w:pPr>
      <w:r w:rsidRPr="008B64CA">
        <w:rPr>
          <w:u w:val="single"/>
        </w:rPr>
        <w:t xml:space="preserve">Underline </w:t>
      </w:r>
      <w:r w:rsidRPr="008B64CA">
        <w:t>– to be link in final portal</w:t>
      </w:r>
    </w:p>
    <w:p w14:paraId="10277BA4" w14:textId="50CEF84A" w:rsidR="00E71929" w:rsidRPr="008B64CA" w:rsidRDefault="00E71929" w:rsidP="000B1916">
      <w:pPr>
        <w:pStyle w:val="ListParagraph"/>
        <w:numPr>
          <w:ilvl w:val="0"/>
          <w:numId w:val="19"/>
        </w:numPr>
      </w:pPr>
      <w:r w:rsidRPr="008B64CA">
        <w:rPr>
          <w:highlight w:val="green"/>
          <w:u w:val="single"/>
        </w:rPr>
        <w:t>Underline and Green</w:t>
      </w:r>
      <w:r w:rsidRPr="008B64CA">
        <w:t xml:space="preserve"> – link to page in portal </w:t>
      </w:r>
    </w:p>
    <w:p w14:paraId="7E8D42A1" w14:textId="1CB70326" w:rsidR="0011102F" w:rsidRDefault="00F77A50" w:rsidP="000B1916">
      <w:pPr>
        <w:pStyle w:val="ListParagraph"/>
        <w:numPr>
          <w:ilvl w:val="0"/>
          <w:numId w:val="19"/>
        </w:numPr>
      </w:pPr>
      <w:r w:rsidRPr="008B64CA">
        <w:rPr>
          <w:color w:val="FF0000"/>
        </w:rPr>
        <w:t xml:space="preserve">Red </w:t>
      </w:r>
      <w:r w:rsidRPr="008B64CA">
        <w:t>– need to verify where link goes/whether there will be content after clicking link</w:t>
      </w:r>
    </w:p>
    <w:p w14:paraId="1FF7DA9D" w14:textId="2FCAA2B3" w:rsidR="009111C4" w:rsidRDefault="009111C4" w:rsidP="000B1916">
      <w:pPr>
        <w:pStyle w:val="ListParagraph"/>
        <w:numPr>
          <w:ilvl w:val="0"/>
          <w:numId w:val="19"/>
        </w:numPr>
      </w:pPr>
      <w:r w:rsidRPr="009111C4">
        <w:rPr>
          <w:highlight w:val="cyan"/>
        </w:rPr>
        <w:t>Blue</w:t>
      </w:r>
      <w:r w:rsidRPr="009111C4">
        <w:t xml:space="preserve"> – Requiring Spanish translation </w:t>
      </w:r>
    </w:p>
    <w:p w14:paraId="45072F49" w14:textId="408741E6" w:rsidR="005658AB" w:rsidRPr="005658AB" w:rsidRDefault="005658AB" w:rsidP="000B1916">
      <w:pPr>
        <w:pStyle w:val="ListParagraph"/>
        <w:numPr>
          <w:ilvl w:val="0"/>
          <w:numId w:val="19"/>
        </w:numPr>
      </w:pPr>
      <w:r w:rsidRPr="005658AB">
        <w:t>[ ] brackets – customizable by client (non-bracketed info should be considered standard unless otherwise specified)</w:t>
      </w:r>
    </w:p>
    <w:p w14:paraId="475033B6" w14:textId="77777777" w:rsidR="00EC52DD" w:rsidRDefault="00EC52DD" w:rsidP="00E33ADC"/>
    <w:p w14:paraId="4653AEBA" w14:textId="377C2F0B" w:rsidR="00E75971" w:rsidRDefault="00E75971" w:rsidP="00E33ADC">
      <w:pPr>
        <w:pStyle w:val="Heading1"/>
        <w:spacing w:before="0" w:after="0"/>
        <w:rPr>
          <w:rFonts w:asciiTheme="minorHAnsi" w:hAnsiTheme="minorHAnsi"/>
        </w:rPr>
      </w:pPr>
      <w:bookmarkStart w:id="2" w:name="_Toc200962878"/>
      <w:r>
        <w:rPr>
          <w:rFonts w:asciiTheme="minorHAnsi" w:hAnsiTheme="minorHAnsi"/>
        </w:rPr>
        <w:t>HOME PAGE</w:t>
      </w:r>
      <w:bookmarkEnd w:id="2"/>
    </w:p>
    <w:p w14:paraId="616C014C" w14:textId="77777777" w:rsidR="000A68DE" w:rsidRDefault="000A68DE" w:rsidP="000A68DE">
      <w:pPr>
        <w:shd w:val="clear" w:color="auto" w:fill="E8E8E8" w:themeFill="background2"/>
        <w:rPr>
          <w:b/>
          <w:bCs/>
        </w:rPr>
      </w:pPr>
      <w:r>
        <w:rPr>
          <w:b/>
          <w:bCs/>
        </w:rPr>
        <w:t>Page Outline</w:t>
      </w:r>
    </w:p>
    <w:p w14:paraId="27AE5972" w14:textId="628D373F" w:rsidR="000A68DE" w:rsidRPr="00B6468F" w:rsidRDefault="00B6468F" w:rsidP="000B1916">
      <w:pPr>
        <w:pStyle w:val="ListParagraph"/>
        <w:numPr>
          <w:ilvl w:val="0"/>
          <w:numId w:val="20"/>
        </w:numPr>
        <w:shd w:val="clear" w:color="auto" w:fill="E8E8E8" w:themeFill="background2"/>
        <w:rPr>
          <w:b/>
          <w:bCs/>
        </w:rPr>
      </w:pPr>
      <w:r>
        <w:t>Welcome (text)</w:t>
      </w:r>
    </w:p>
    <w:p w14:paraId="7974647A" w14:textId="348E8CCA" w:rsidR="00B6468F" w:rsidRPr="007A29B8" w:rsidRDefault="00B6468F" w:rsidP="000B1916">
      <w:pPr>
        <w:pStyle w:val="ListParagraph"/>
        <w:numPr>
          <w:ilvl w:val="0"/>
          <w:numId w:val="20"/>
        </w:numPr>
        <w:shd w:val="clear" w:color="auto" w:fill="E8E8E8" w:themeFill="background2"/>
        <w:rPr>
          <w:b/>
          <w:bCs/>
        </w:rPr>
      </w:pPr>
      <w:r>
        <w:t>Welcome video</w:t>
      </w:r>
    </w:p>
    <w:p w14:paraId="01338DFF" w14:textId="77777777" w:rsidR="000A68DE" w:rsidRPr="00075D5C" w:rsidRDefault="000A68DE" w:rsidP="00075D5C">
      <w:pPr>
        <w:shd w:val="clear" w:color="auto" w:fill="E8E8E8" w:themeFill="background2"/>
        <w:rPr>
          <w:b/>
          <w:bCs/>
        </w:rPr>
      </w:pPr>
    </w:p>
    <w:p w14:paraId="66AA41B4" w14:textId="77777777" w:rsidR="000A68DE" w:rsidRDefault="000A68DE" w:rsidP="000A68DE">
      <w:pPr>
        <w:shd w:val="clear" w:color="auto" w:fill="E8E8E8" w:themeFill="background2"/>
      </w:pPr>
      <w:r>
        <w:rPr>
          <w:b/>
          <w:bCs/>
        </w:rPr>
        <w:t xml:space="preserve">Availability: </w:t>
      </w:r>
      <w:r>
        <w:t>Before login</w:t>
      </w:r>
    </w:p>
    <w:p w14:paraId="2CA787AF" w14:textId="77777777" w:rsidR="000A68DE" w:rsidRPr="000A68DE" w:rsidRDefault="000A68DE" w:rsidP="000A68DE">
      <w:pPr>
        <w:shd w:val="clear" w:color="auto" w:fill="E8E8E8" w:themeFill="background2"/>
      </w:pPr>
    </w:p>
    <w:p w14:paraId="320D10A1" w14:textId="77777777" w:rsidR="000A68DE" w:rsidRDefault="000A68DE" w:rsidP="000A68DE">
      <w:pPr>
        <w:shd w:val="clear" w:color="auto" w:fill="E8E8E8" w:themeFill="background2"/>
        <w:rPr>
          <w:b/>
          <w:bCs/>
        </w:rPr>
      </w:pPr>
      <w:r>
        <w:rPr>
          <w:b/>
          <w:bCs/>
        </w:rPr>
        <w:t xml:space="preserve">Dev Notes: </w:t>
      </w:r>
    </w:p>
    <w:p w14:paraId="520F9438" w14:textId="1D256B90" w:rsidR="000A68DE" w:rsidRDefault="00503B83" w:rsidP="000B1916">
      <w:pPr>
        <w:pStyle w:val="ListParagraph"/>
        <w:numPr>
          <w:ilvl w:val="0"/>
          <w:numId w:val="17"/>
        </w:numPr>
        <w:shd w:val="clear" w:color="auto" w:fill="E8E8E8" w:themeFill="background2"/>
      </w:pPr>
      <w:r>
        <w:t>N/A</w:t>
      </w:r>
    </w:p>
    <w:p w14:paraId="650BCAE0" w14:textId="77777777" w:rsidR="00075D5C" w:rsidRPr="000B64A4" w:rsidRDefault="00075D5C" w:rsidP="00075D5C">
      <w:pPr>
        <w:shd w:val="clear" w:color="auto" w:fill="E8E8E8" w:themeFill="background2"/>
      </w:pPr>
    </w:p>
    <w:p w14:paraId="3AB5FE5D" w14:textId="77777777" w:rsidR="000A68DE" w:rsidRDefault="000A68DE" w:rsidP="000A68DE">
      <w:pPr>
        <w:shd w:val="clear" w:color="auto" w:fill="E8E8E8" w:themeFill="background2"/>
        <w:rPr>
          <w:b/>
          <w:bCs/>
        </w:rPr>
      </w:pPr>
      <w:r w:rsidRPr="00F31035">
        <w:rPr>
          <w:b/>
          <w:bCs/>
        </w:rPr>
        <w:t>Objectives: patient will be able to</w:t>
      </w:r>
      <w:r>
        <w:rPr>
          <w:b/>
          <w:bCs/>
        </w:rPr>
        <w:t>…</w:t>
      </w:r>
    </w:p>
    <w:p w14:paraId="06078BB9" w14:textId="367FA494" w:rsidR="000A68DE" w:rsidRDefault="00503B83" w:rsidP="00075D5C">
      <w:pPr>
        <w:pStyle w:val="ListParagraph"/>
        <w:numPr>
          <w:ilvl w:val="0"/>
          <w:numId w:val="9"/>
        </w:numPr>
        <w:shd w:val="clear" w:color="auto" w:fill="E8E8E8" w:themeFill="background2"/>
      </w:pPr>
      <w:r>
        <w:t>Describe what they can do in the portal</w:t>
      </w:r>
    </w:p>
    <w:p w14:paraId="60BD34AF" w14:textId="77777777" w:rsidR="00075D5C" w:rsidRDefault="00075D5C" w:rsidP="00075D5C">
      <w:pPr>
        <w:shd w:val="clear" w:color="auto" w:fill="E8E8E8" w:themeFill="background2"/>
      </w:pPr>
    </w:p>
    <w:p w14:paraId="6A87ECE1" w14:textId="77777777" w:rsidR="000A68DE" w:rsidRDefault="000A68DE" w:rsidP="000A68DE">
      <w:pPr>
        <w:shd w:val="clear" w:color="auto" w:fill="E8E8E8" w:themeFill="background2"/>
        <w:rPr>
          <w:b/>
          <w:bCs/>
        </w:rPr>
      </w:pPr>
      <w:r>
        <w:rPr>
          <w:b/>
          <w:bCs/>
        </w:rPr>
        <w:t>Glossary Terms in this Page</w:t>
      </w:r>
    </w:p>
    <w:p w14:paraId="42691BCB" w14:textId="732C13E7" w:rsidR="000A68DE" w:rsidRPr="00075D5C" w:rsidRDefault="00F4763D" w:rsidP="000B1916">
      <w:pPr>
        <w:pStyle w:val="ListParagraph"/>
        <w:numPr>
          <w:ilvl w:val="0"/>
          <w:numId w:val="17"/>
        </w:numPr>
        <w:shd w:val="clear" w:color="auto" w:fill="E8E8E8" w:themeFill="background2"/>
        <w:rPr>
          <w:b/>
          <w:bCs/>
        </w:rPr>
      </w:pPr>
      <w:r>
        <w:t>N/A</w:t>
      </w:r>
    </w:p>
    <w:p w14:paraId="060ED5B0" w14:textId="77777777" w:rsidR="00075D5C" w:rsidRPr="00075D5C" w:rsidRDefault="00075D5C" w:rsidP="00075D5C">
      <w:pPr>
        <w:shd w:val="clear" w:color="auto" w:fill="E8E8E8" w:themeFill="background2"/>
        <w:rPr>
          <w:b/>
          <w:bCs/>
        </w:rPr>
      </w:pPr>
    </w:p>
    <w:p w14:paraId="555C0FCA" w14:textId="5F42D27B" w:rsidR="000A68DE" w:rsidRDefault="000A68DE" w:rsidP="000A68DE">
      <w:pPr>
        <w:shd w:val="clear" w:color="auto" w:fill="E8E8E8" w:themeFill="background2"/>
        <w:rPr>
          <w:b/>
          <w:bCs/>
        </w:rPr>
      </w:pPr>
      <w:r>
        <w:rPr>
          <w:b/>
          <w:bCs/>
        </w:rPr>
        <w:t xml:space="preserve">Date Sent for Review: </w:t>
      </w:r>
      <w:r w:rsidR="00503B83">
        <w:rPr>
          <w:b/>
          <w:bCs/>
        </w:rPr>
        <w:t>May 2025</w:t>
      </w:r>
    </w:p>
    <w:p w14:paraId="47D69871" w14:textId="35E3A074" w:rsidR="000A68DE" w:rsidRDefault="000A68DE" w:rsidP="000A68DE">
      <w:pPr>
        <w:shd w:val="clear" w:color="auto" w:fill="E8E8E8" w:themeFill="background2"/>
        <w:rPr>
          <w:b/>
          <w:bCs/>
        </w:rPr>
      </w:pPr>
      <w:r>
        <w:rPr>
          <w:b/>
          <w:bCs/>
        </w:rPr>
        <w:t xml:space="preserve">Date Sent for Inclusion: </w:t>
      </w:r>
      <w:r w:rsidR="00503B83">
        <w:rPr>
          <w:b/>
          <w:bCs/>
        </w:rPr>
        <w:t>05/12/2025</w:t>
      </w:r>
    </w:p>
    <w:p w14:paraId="624250AE" w14:textId="77777777" w:rsidR="00F23595" w:rsidRDefault="00F23595" w:rsidP="000A68DE">
      <w:pPr>
        <w:shd w:val="clear" w:color="auto" w:fill="E8E8E8" w:themeFill="background2"/>
        <w:rPr>
          <w:b/>
          <w:bCs/>
        </w:rPr>
      </w:pPr>
    </w:p>
    <w:p w14:paraId="10A930C1" w14:textId="63026F1A" w:rsidR="00F23595" w:rsidRDefault="00F23595" w:rsidP="000A68DE">
      <w:pPr>
        <w:shd w:val="clear" w:color="auto" w:fill="E8E8E8" w:themeFill="background2"/>
        <w:rPr>
          <w:b/>
          <w:bCs/>
        </w:rPr>
      </w:pPr>
      <w:r>
        <w:rPr>
          <w:b/>
          <w:bCs/>
        </w:rPr>
        <w:t>Ready for Spanish Translations?</w:t>
      </w:r>
      <w:r w:rsidR="00BC4E54">
        <w:rPr>
          <w:b/>
          <w:bCs/>
        </w:rPr>
        <w:t xml:space="preserve">  </w:t>
      </w:r>
      <w:r w:rsidR="00A10B88" w:rsidRPr="00A10B88">
        <w:rPr>
          <w:b/>
          <w:bCs/>
          <w:color w:val="4EA72E" w:themeColor="accent6"/>
        </w:rPr>
        <w:t>Yes</w:t>
      </w:r>
      <w:r w:rsidR="00BC4E54" w:rsidRPr="00A10B88">
        <w:rPr>
          <w:b/>
          <w:color w:val="4EA72E" w:themeColor="accent6"/>
        </w:rPr>
        <w:t xml:space="preserve"> (5/</w:t>
      </w:r>
      <w:r w:rsidR="00A10B88" w:rsidRPr="00A10B88">
        <w:rPr>
          <w:b/>
          <w:bCs/>
          <w:color w:val="4EA72E" w:themeColor="accent6"/>
        </w:rPr>
        <w:t>16</w:t>
      </w:r>
      <w:r w:rsidR="00BC4E54" w:rsidRPr="00A10B88">
        <w:rPr>
          <w:b/>
          <w:color w:val="4EA72E" w:themeColor="accent6"/>
        </w:rPr>
        <w:t>/2025)</w:t>
      </w:r>
    </w:p>
    <w:p w14:paraId="0EA2FBA6" w14:textId="334D4FE9" w:rsidR="000A68DE" w:rsidRDefault="004F4EC8" w:rsidP="1AAE032A">
      <w:pPr>
        <w:shd w:val="clear" w:color="auto" w:fill="E8E8E8" w:themeFill="background2"/>
        <w:rPr>
          <w:b/>
          <w:bCs/>
          <w:color w:val="4EA72E" w:themeColor="accent6"/>
        </w:rPr>
      </w:pPr>
      <w:r>
        <w:rPr>
          <w:b/>
          <w:bCs/>
          <w:color w:val="4EA72E" w:themeColor="accent6"/>
        </w:rPr>
        <w:softHyphen/>
      </w:r>
      <w:r w:rsidR="16B2B159" w:rsidRPr="1AAE032A">
        <w:rPr>
          <w:b/>
          <w:bCs/>
          <w:color w:val="4EA72E" w:themeColor="accent6"/>
        </w:rPr>
        <w:t>Translation Completed (5/22/2025)</w:t>
      </w:r>
    </w:p>
    <w:p w14:paraId="001592E9" w14:textId="193C4F32" w:rsidR="1AAE032A" w:rsidRDefault="00487916" w:rsidP="1AAE032A">
      <w:pPr>
        <w:shd w:val="clear" w:color="auto" w:fill="E8E8E8" w:themeFill="background2"/>
        <w:rPr>
          <w:b/>
          <w:bCs/>
        </w:rPr>
      </w:pPr>
      <w:r>
        <w:rPr>
          <w:b/>
          <w:bCs/>
        </w:rPr>
        <w:t xml:space="preserve">Translations in Portal? </w:t>
      </w:r>
      <w:r w:rsidR="00B26B66">
        <w:rPr>
          <w:rStyle w:val="NormalSpanishChar"/>
          <w:b/>
          <w:bCs/>
        </w:rPr>
        <w:t>Yes (6/24/2025)</w:t>
      </w:r>
    </w:p>
    <w:p w14:paraId="6F5A572E" w14:textId="77777777" w:rsidR="00330F6F" w:rsidRDefault="00330F6F" w:rsidP="1AAE032A">
      <w:pPr>
        <w:shd w:val="clear" w:color="auto" w:fill="E8E8E8" w:themeFill="background2"/>
        <w:rPr>
          <w:b/>
          <w:bCs/>
        </w:rPr>
      </w:pPr>
    </w:p>
    <w:p w14:paraId="1D9CC58E" w14:textId="77777777" w:rsidR="000A68DE" w:rsidRDefault="000A68DE" w:rsidP="000A68DE">
      <w:pPr>
        <w:shd w:val="clear" w:color="auto" w:fill="E8E8E8" w:themeFill="background2"/>
        <w:rPr>
          <w:b/>
          <w:bCs/>
        </w:rPr>
      </w:pPr>
      <w:r>
        <w:rPr>
          <w:b/>
          <w:bCs/>
        </w:rPr>
        <w:t>General Notes:</w:t>
      </w:r>
    </w:p>
    <w:p w14:paraId="6FE38F6C" w14:textId="77777777" w:rsidR="0049324C" w:rsidRDefault="0049324C" w:rsidP="001A6181">
      <w:pPr>
        <w:rPr>
          <w:b/>
          <w:bCs/>
        </w:rPr>
      </w:pPr>
    </w:p>
    <w:p w14:paraId="4008DD36" w14:textId="11574C17" w:rsidR="0049324C" w:rsidRPr="0049324C" w:rsidRDefault="0049324C" w:rsidP="00C74846">
      <w:pPr>
        <w:pStyle w:val="Heading2"/>
      </w:pPr>
      <w:bookmarkStart w:id="3" w:name="_Toc200962879"/>
      <w:r>
        <w:t>Welcome</w:t>
      </w:r>
      <w:r w:rsidR="00811912">
        <w:t xml:space="preserve"> Text</w:t>
      </w:r>
      <w:bookmarkEnd w:id="3"/>
    </w:p>
    <w:tbl>
      <w:tblPr>
        <w:tblStyle w:val="TableGrid"/>
        <w:tblW w:w="0" w:type="auto"/>
        <w:tblLook w:val="04A0" w:firstRow="1" w:lastRow="0" w:firstColumn="1" w:lastColumn="0" w:noHBand="0" w:noVBand="1"/>
      </w:tblPr>
      <w:tblGrid>
        <w:gridCol w:w="5395"/>
        <w:gridCol w:w="5395"/>
      </w:tblGrid>
      <w:tr w:rsidR="00811912" w14:paraId="672F2BE1" w14:textId="77777777" w:rsidTr="00B155FA">
        <w:tc>
          <w:tcPr>
            <w:tcW w:w="5395" w:type="dxa"/>
          </w:tcPr>
          <w:p w14:paraId="2E0323F6" w14:textId="344B6289" w:rsidR="00811912" w:rsidRDefault="00D919CF" w:rsidP="001A6181">
            <w:r>
              <w:t>English</w:t>
            </w:r>
          </w:p>
        </w:tc>
        <w:tc>
          <w:tcPr>
            <w:tcW w:w="5395" w:type="dxa"/>
          </w:tcPr>
          <w:p w14:paraId="498750AF" w14:textId="6AAFD904" w:rsidR="00811912" w:rsidRDefault="00D919CF" w:rsidP="001A6181">
            <w:pPr>
              <w:rPr>
                <w:b/>
                <w:color w:val="00B050"/>
              </w:rPr>
            </w:pPr>
            <w:r w:rsidRPr="1CE6884E">
              <w:rPr>
                <w:b/>
                <w:color w:val="00B050"/>
              </w:rPr>
              <w:t>Spanish</w:t>
            </w:r>
          </w:p>
        </w:tc>
      </w:tr>
      <w:tr w:rsidR="00811912" w:rsidRPr="00FA6C20" w14:paraId="4AD12395" w14:textId="77777777" w:rsidTr="00B155FA">
        <w:tc>
          <w:tcPr>
            <w:tcW w:w="5395" w:type="dxa"/>
          </w:tcPr>
          <w:p w14:paraId="194567D7" w14:textId="7C5474A5" w:rsidR="00D919CF" w:rsidRDefault="00D919CF" w:rsidP="00D919CF">
            <w:r>
              <w:t>Welcome!</w:t>
            </w:r>
          </w:p>
          <w:p w14:paraId="35433D5C" w14:textId="77777777" w:rsidR="00D919CF" w:rsidRDefault="00D919CF" w:rsidP="00D919CF"/>
          <w:p w14:paraId="0A6E56AB" w14:textId="0E30D089" w:rsidR="00D919CF" w:rsidRPr="004A3E04" w:rsidRDefault="00D919CF" w:rsidP="00D919CF">
            <w:r w:rsidRPr="001A6181">
              <w:t xml:space="preserve">Thank you for visiting </w:t>
            </w:r>
            <w:r>
              <w:t xml:space="preserve">the </w:t>
            </w:r>
            <w:r w:rsidRPr="001A6181">
              <w:t>EquityPay</w:t>
            </w:r>
            <w:r>
              <w:t xml:space="preserve"> portal</w:t>
            </w:r>
            <w:r w:rsidRPr="004A3E04">
              <w:t>! Our portal provides resources to understand medical billing and insurance, and offers a simple way to pay your medical bills and find the help you need.</w:t>
            </w:r>
          </w:p>
          <w:p w14:paraId="45FF84B6" w14:textId="77777777" w:rsidR="00D919CF" w:rsidRDefault="00D919CF" w:rsidP="00D919CF"/>
          <w:p w14:paraId="7693027F" w14:textId="77777777" w:rsidR="00D919CF" w:rsidRPr="001A6181" w:rsidRDefault="00D919CF" w:rsidP="00D919CF">
            <w:r w:rsidRPr="001A6181">
              <w:t xml:space="preserve">Want to talk to a real person? </w:t>
            </w:r>
            <w:r>
              <w:t>[</w:t>
            </w:r>
            <w:r w:rsidRPr="001A6181">
              <w:t>Call XXX-XXX-XXXX and speak with an account specialist.</w:t>
            </w:r>
          </w:p>
          <w:p w14:paraId="00D3ADD0" w14:textId="77777777" w:rsidR="00D919CF" w:rsidRDefault="00D919CF" w:rsidP="00D919CF">
            <w:r w:rsidRPr="001A6181">
              <w:t>Representatives are available to help Monday - Friday X a.m. - X p.m. EST.</w:t>
            </w:r>
            <w:r>
              <w:t>]</w:t>
            </w:r>
          </w:p>
          <w:p w14:paraId="17B33C92" w14:textId="77777777" w:rsidR="00811912" w:rsidRDefault="00811912" w:rsidP="001A6181"/>
        </w:tc>
        <w:tc>
          <w:tcPr>
            <w:tcW w:w="5395" w:type="dxa"/>
          </w:tcPr>
          <w:p w14:paraId="24D35133" w14:textId="77777777" w:rsidR="001524BD" w:rsidRPr="001524BD" w:rsidRDefault="001524BD" w:rsidP="1AAE032A">
            <w:pPr>
              <w:pStyle w:val="NormalSpanish"/>
              <w:rPr>
                <w:color w:val="000000" w:themeColor="text1"/>
                <w:lang w:val="es-US"/>
              </w:rPr>
            </w:pPr>
            <w:r w:rsidRPr="14610373">
              <w:rPr>
                <w:color w:val="auto"/>
                <w:lang w:val="es-US"/>
              </w:rPr>
              <w:t xml:space="preserve">¡Bienvenidos! </w:t>
            </w:r>
          </w:p>
          <w:p w14:paraId="37F855D8" w14:textId="58B7E20F" w:rsidR="001524BD" w:rsidRPr="001524BD" w:rsidRDefault="001524BD" w:rsidP="1AAE032A">
            <w:pPr>
              <w:pStyle w:val="NormalSpanish"/>
              <w:rPr>
                <w:color w:val="auto"/>
                <w:lang w:val="es-US"/>
              </w:rPr>
            </w:pPr>
          </w:p>
          <w:p w14:paraId="4D0207A0" w14:textId="7FD3CA76" w:rsidR="001524BD" w:rsidRPr="001524BD" w:rsidRDefault="001524BD" w:rsidP="1AAE032A">
            <w:pPr>
              <w:pStyle w:val="NormalSpanish"/>
              <w:rPr>
                <w:color w:val="000000" w:themeColor="text1"/>
                <w:lang w:val="es-US"/>
              </w:rPr>
            </w:pPr>
            <w:r w:rsidRPr="14610373">
              <w:rPr>
                <w:color w:val="auto"/>
                <w:lang w:val="es-US"/>
              </w:rPr>
              <w:t xml:space="preserve">¡Gracias por visitar </w:t>
            </w:r>
            <w:r w:rsidR="163858FE" w:rsidRPr="14610373">
              <w:rPr>
                <w:color w:val="auto"/>
                <w:lang w:val="es-US"/>
              </w:rPr>
              <w:t xml:space="preserve">nuestro </w:t>
            </w:r>
            <w:r w:rsidR="47B45F5E" w:rsidRPr="14610373">
              <w:rPr>
                <w:color w:val="auto"/>
                <w:lang w:val="es-US"/>
              </w:rPr>
              <w:t>S</w:t>
            </w:r>
            <w:r w:rsidR="163858FE" w:rsidRPr="14610373">
              <w:rPr>
                <w:color w:val="auto"/>
                <w:lang w:val="es-US"/>
              </w:rPr>
              <w:t>itio</w:t>
            </w:r>
            <w:r w:rsidRPr="14610373">
              <w:rPr>
                <w:color w:val="auto"/>
                <w:lang w:val="es-US"/>
              </w:rPr>
              <w:t xml:space="preserve"> </w:t>
            </w:r>
            <w:r w:rsidR="6FB07EEF" w:rsidRPr="14610373">
              <w:rPr>
                <w:color w:val="auto"/>
                <w:lang w:val="es-US"/>
              </w:rPr>
              <w:t xml:space="preserve">de </w:t>
            </w:r>
            <w:r w:rsidRPr="14610373">
              <w:rPr>
                <w:color w:val="auto"/>
                <w:lang w:val="es-US"/>
              </w:rPr>
              <w:t xml:space="preserve">Salud EquityPay! </w:t>
            </w:r>
            <w:r w:rsidR="25C3E901" w:rsidRPr="14610373">
              <w:rPr>
                <w:color w:val="auto"/>
                <w:lang w:val="es-US"/>
              </w:rPr>
              <w:t>Esta</w:t>
            </w:r>
            <w:r w:rsidRPr="14610373">
              <w:rPr>
                <w:color w:val="auto"/>
                <w:lang w:val="es-US"/>
              </w:rPr>
              <w:t xml:space="preserve"> página </w:t>
            </w:r>
            <w:r w:rsidR="58A9941F" w:rsidRPr="14610373">
              <w:rPr>
                <w:color w:val="auto"/>
                <w:lang w:val="es-US"/>
              </w:rPr>
              <w:t xml:space="preserve">le </w:t>
            </w:r>
            <w:r w:rsidR="3B2858A9" w:rsidRPr="14610373">
              <w:rPr>
                <w:color w:val="auto"/>
                <w:lang w:val="es-US"/>
              </w:rPr>
              <w:t>proporciona los</w:t>
            </w:r>
            <w:r w:rsidRPr="14610373">
              <w:rPr>
                <w:color w:val="auto"/>
                <w:lang w:val="es-US"/>
              </w:rPr>
              <w:t xml:space="preserve"> recursos para entender </w:t>
            </w:r>
            <w:r w:rsidR="0F6C0E28" w:rsidRPr="1B28D29C">
              <w:rPr>
                <w:color w:val="auto"/>
                <w:lang w:val="es-US"/>
              </w:rPr>
              <w:t xml:space="preserve">las </w:t>
            </w:r>
            <w:r w:rsidR="0F6C0E28" w:rsidRPr="4399F878">
              <w:rPr>
                <w:color w:val="auto"/>
                <w:lang w:val="es-US"/>
              </w:rPr>
              <w:t>cuentas</w:t>
            </w:r>
            <w:r w:rsidR="7D0BCEDB" w:rsidRPr="14610373">
              <w:rPr>
                <w:color w:val="auto"/>
                <w:lang w:val="es-US"/>
              </w:rPr>
              <w:t xml:space="preserve"> y</w:t>
            </w:r>
            <w:r w:rsidRPr="14610373">
              <w:rPr>
                <w:color w:val="auto"/>
                <w:lang w:val="es-US"/>
              </w:rPr>
              <w:t xml:space="preserve"> </w:t>
            </w:r>
            <w:r w:rsidR="1C96BC99" w:rsidRPr="4399F878">
              <w:rPr>
                <w:color w:val="auto"/>
                <w:lang w:val="es-US"/>
              </w:rPr>
              <w:t>los</w:t>
            </w:r>
            <w:r w:rsidR="54934222" w:rsidRPr="4399F878">
              <w:rPr>
                <w:color w:val="auto"/>
                <w:lang w:val="es-US"/>
              </w:rPr>
              <w:t xml:space="preserve"> </w:t>
            </w:r>
            <w:r w:rsidR="1FCAE575" w:rsidRPr="14610373">
              <w:rPr>
                <w:color w:val="auto"/>
                <w:lang w:val="es-US"/>
              </w:rPr>
              <w:t>seguros</w:t>
            </w:r>
            <w:r w:rsidRPr="14610373">
              <w:rPr>
                <w:color w:val="auto"/>
                <w:lang w:val="es-US"/>
              </w:rPr>
              <w:t xml:space="preserve"> médic</w:t>
            </w:r>
            <w:r w:rsidR="71E85AF4" w:rsidRPr="14610373">
              <w:rPr>
                <w:color w:val="auto"/>
                <w:lang w:val="es-US"/>
              </w:rPr>
              <w:t>os</w:t>
            </w:r>
            <w:r w:rsidR="6BA8325E" w:rsidRPr="14610373">
              <w:rPr>
                <w:color w:val="auto"/>
                <w:lang w:val="es-US"/>
              </w:rPr>
              <w:t>. Le</w:t>
            </w:r>
            <w:r w:rsidRPr="14610373">
              <w:rPr>
                <w:color w:val="auto"/>
                <w:lang w:val="es-US"/>
              </w:rPr>
              <w:t xml:space="preserve"> </w:t>
            </w:r>
            <w:r w:rsidR="6A35A5A3" w:rsidRPr="14610373">
              <w:rPr>
                <w:color w:val="auto"/>
                <w:lang w:val="es-US"/>
              </w:rPr>
              <w:t>ofrecemos</w:t>
            </w:r>
            <w:r w:rsidRPr="14610373">
              <w:rPr>
                <w:color w:val="auto"/>
                <w:lang w:val="es-US"/>
              </w:rPr>
              <w:t xml:space="preserve"> </w:t>
            </w:r>
            <w:r w:rsidR="660BD77A" w:rsidRPr="14610373">
              <w:rPr>
                <w:color w:val="auto"/>
                <w:lang w:val="es-US"/>
              </w:rPr>
              <w:t>una manera sencilla</w:t>
            </w:r>
            <w:r w:rsidRPr="14610373">
              <w:rPr>
                <w:color w:val="auto"/>
                <w:lang w:val="es-US"/>
              </w:rPr>
              <w:t xml:space="preserve"> de pagar </w:t>
            </w:r>
            <w:r w:rsidR="780006EA" w:rsidRPr="14610373">
              <w:rPr>
                <w:color w:val="auto"/>
                <w:lang w:val="es-US"/>
              </w:rPr>
              <w:t>sus</w:t>
            </w:r>
            <w:r w:rsidRPr="14610373">
              <w:rPr>
                <w:color w:val="auto"/>
                <w:lang w:val="es-US"/>
              </w:rPr>
              <w:t xml:space="preserve"> cuentas médicas y </w:t>
            </w:r>
            <w:r w:rsidR="08EE68A2" w:rsidRPr="14610373">
              <w:rPr>
                <w:color w:val="auto"/>
                <w:lang w:val="es-US"/>
              </w:rPr>
              <w:t>que obtenga</w:t>
            </w:r>
            <w:r w:rsidRPr="14610373">
              <w:rPr>
                <w:color w:val="auto"/>
                <w:lang w:val="es-US"/>
              </w:rPr>
              <w:t xml:space="preserve"> la asistencia </w:t>
            </w:r>
            <w:r w:rsidR="2494D96B" w:rsidRPr="14610373">
              <w:rPr>
                <w:color w:val="auto"/>
                <w:lang w:val="es-US"/>
              </w:rPr>
              <w:t>que</w:t>
            </w:r>
            <w:r w:rsidR="439CC31B" w:rsidRPr="14610373">
              <w:rPr>
                <w:color w:val="auto"/>
                <w:lang w:val="es-US"/>
              </w:rPr>
              <w:t xml:space="preserve"> llegue a</w:t>
            </w:r>
            <w:r w:rsidR="2494D96B" w:rsidRPr="14610373">
              <w:rPr>
                <w:color w:val="auto"/>
                <w:lang w:val="es-US"/>
              </w:rPr>
              <w:t xml:space="preserve"> necesitar</w:t>
            </w:r>
            <w:r w:rsidRPr="14610373">
              <w:rPr>
                <w:color w:val="auto"/>
                <w:lang w:val="es-US"/>
              </w:rPr>
              <w:t xml:space="preserve">. </w:t>
            </w:r>
          </w:p>
          <w:p w14:paraId="00C0824B" w14:textId="4AC86594" w:rsidR="001524BD" w:rsidRPr="001524BD" w:rsidRDefault="001524BD" w:rsidP="1AAE032A">
            <w:pPr>
              <w:pStyle w:val="NormalSpanish"/>
              <w:rPr>
                <w:color w:val="auto"/>
                <w:lang w:val="es-US"/>
              </w:rPr>
            </w:pPr>
          </w:p>
          <w:p w14:paraId="52275ABF" w14:textId="1AB7ED75" w:rsidR="00811912" w:rsidRPr="00464541" w:rsidRDefault="001524BD" w:rsidP="1AAE032A">
            <w:pPr>
              <w:pStyle w:val="NormalSpanish"/>
              <w:rPr>
                <w:color w:val="auto"/>
                <w:lang w:val="es-US"/>
              </w:rPr>
            </w:pPr>
            <w:r w:rsidRPr="14610373">
              <w:rPr>
                <w:color w:val="auto"/>
                <w:lang w:val="es-US"/>
              </w:rPr>
              <w:t>¿Prefiere hablar con una persona? [Llam</w:t>
            </w:r>
            <w:r w:rsidR="4C6FB369" w:rsidRPr="14610373">
              <w:rPr>
                <w:color w:val="auto"/>
                <w:lang w:val="es-US"/>
              </w:rPr>
              <w:t>e al</w:t>
            </w:r>
            <w:r w:rsidRPr="14610373">
              <w:rPr>
                <w:color w:val="auto"/>
                <w:lang w:val="es-US"/>
              </w:rPr>
              <w:t xml:space="preserve"> XXX-XXX-XXXX para consultar </w:t>
            </w:r>
            <w:r w:rsidR="555F907A" w:rsidRPr="14610373">
              <w:rPr>
                <w:color w:val="auto"/>
                <w:lang w:val="es-US"/>
              </w:rPr>
              <w:t>con</w:t>
            </w:r>
            <w:r w:rsidRPr="14610373">
              <w:rPr>
                <w:color w:val="auto"/>
                <w:lang w:val="es-US"/>
              </w:rPr>
              <w:t xml:space="preserve"> un especialista. </w:t>
            </w:r>
            <w:r w:rsidR="4D2C1D7B" w:rsidRPr="14610373">
              <w:rPr>
                <w:color w:val="auto"/>
                <w:lang w:val="es-US"/>
              </w:rPr>
              <w:t xml:space="preserve">Nuestros representantes </w:t>
            </w:r>
            <w:r w:rsidR="79F20024" w:rsidRPr="14610373">
              <w:rPr>
                <w:color w:val="auto"/>
                <w:lang w:val="es-US"/>
              </w:rPr>
              <w:t>están</w:t>
            </w:r>
            <w:r w:rsidRPr="14610373">
              <w:rPr>
                <w:color w:val="auto"/>
                <w:lang w:val="es-US"/>
              </w:rPr>
              <w:t xml:space="preserve"> disponibles para ayudar</w:t>
            </w:r>
            <w:r w:rsidR="4836A59B" w:rsidRPr="14610373">
              <w:rPr>
                <w:color w:val="auto"/>
                <w:lang w:val="es-US"/>
              </w:rPr>
              <w:t>le</w:t>
            </w:r>
            <w:r w:rsidRPr="14610373">
              <w:rPr>
                <w:color w:val="auto"/>
                <w:lang w:val="es-US"/>
              </w:rPr>
              <w:t xml:space="preserve"> </w:t>
            </w:r>
            <w:r w:rsidR="0CED241D" w:rsidRPr="14610373">
              <w:rPr>
                <w:color w:val="auto"/>
                <w:lang w:val="es-US"/>
              </w:rPr>
              <w:t>de</w:t>
            </w:r>
            <w:r w:rsidRPr="14610373">
              <w:rPr>
                <w:color w:val="auto"/>
                <w:lang w:val="es-US"/>
              </w:rPr>
              <w:t xml:space="preserve"> lunes a viernes </w:t>
            </w:r>
            <w:r w:rsidR="4EC71F5C" w:rsidRPr="14610373">
              <w:rPr>
                <w:color w:val="auto"/>
                <w:lang w:val="es-US"/>
              </w:rPr>
              <w:t xml:space="preserve">de </w:t>
            </w:r>
            <w:r w:rsidRPr="14610373">
              <w:rPr>
                <w:color w:val="auto"/>
                <w:lang w:val="es-US"/>
              </w:rPr>
              <w:t xml:space="preserve">X a.m. </w:t>
            </w:r>
            <w:r w:rsidR="76692BA9" w:rsidRPr="14610373">
              <w:rPr>
                <w:color w:val="auto"/>
                <w:lang w:val="es-US"/>
              </w:rPr>
              <w:t>a</w:t>
            </w:r>
            <w:r w:rsidRPr="14610373">
              <w:rPr>
                <w:color w:val="auto"/>
                <w:lang w:val="es-US"/>
              </w:rPr>
              <w:t xml:space="preserve"> X p.m. </w:t>
            </w:r>
            <w:r w:rsidR="17C2BE8E" w:rsidRPr="14610373">
              <w:rPr>
                <w:color w:val="auto"/>
                <w:lang w:val="es-US"/>
              </w:rPr>
              <w:t>Hora del Este</w:t>
            </w:r>
            <w:r w:rsidRPr="14610373">
              <w:rPr>
                <w:color w:val="auto"/>
                <w:lang w:val="es-US"/>
              </w:rPr>
              <w:t xml:space="preserve">.] </w:t>
            </w:r>
          </w:p>
        </w:tc>
      </w:tr>
    </w:tbl>
    <w:p w14:paraId="00A4FDDC" w14:textId="77777777" w:rsidR="00E901BF" w:rsidRPr="00464541" w:rsidRDefault="00E901BF" w:rsidP="001A6181">
      <w:pPr>
        <w:rPr>
          <w:lang w:val="es-US"/>
        </w:rPr>
      </w:pPr>
    </w:p>
    <w:p w14:paraId="0FDBDD15" w14:textId="77777777" w:rsidR="002827E4" w:rsidRPr="00464541" w:rsidRDefault="002827E4" w:rsidP="001A6181">
      <w:pPr>
        <w:rPr>
          <w:lang w:val="es-US"/>
        </w:rPr>
      </w:pPr>
    </w:p>
    <w:p w14:paraId="371D896B" w14:textId="37E80EA3" w:rsidR="00E901BF" w:rsidRDefault="00E901BF" w:rsidP="00D919CF">
      <w:pPr>
        <w:pStyle w:val="Heading2"/>
      </w:pPr>
      <w:bookmarkStart w:id="4" w:name="_Toc200962880"/>
      <w:r w:rsidRPr="00D919CF">
        <w:t>Welcome Video</w:t>
      </w:r>
      <w:bookmarkEnd w:id="4"/>
    </w:p>
    <w:tbl>
      <w:tblPr>
        <w:tblStyle w:val="TableGrid"/>
        <w:tblW w:w="0" w:type="auto"/>
        <w:tblLook w:val="04A0" w:firstRow="1" w:lastRow="0" w:firstColumn="1" w:lastColumn="0" w:noHBand="0" w:noVBand="1"/>
      </w:tblPr>
      <w:tblGrid>
        <w:gridCol w:w="5395"/>
        <w:gridCol w:w="5395"/>
      </w:tblGrid>
      <w:tr w:rsidR="00BC4E54" w14:paraId="580258A4" w14:textId="77777777" w:rsidTr="00B155FA">
        <w:tc>
          <w:tcPr>
            <w:tcW w:w="5395" w:type="dxa"/>
          </w:tcPr>
          <w:p w14:paraId="48576325" w14:textId="2921B29D" w:rsidR="00BC4E54" w:rsidRDefault="00BC4E54" w:rsidP="00BC4E54">
            <w:r>
              <w:t>English</w:t>
            </w:r>
          </w:p>
        </w:tc>
        <w:tc>
          <w:tcPr>
            <w:tcW w:w="5395" w:type="dxa"/>
          </w:tcPr>
          <w:p w14:paraId="5B83528A" w14:textId="386AC13F" w:rsidR="00BC4E54" w:rsidRDefault="00BC4E54" w:rsidP="00BC4E54">
            <w:pPr>
              <w:rPr>
                <w:b/>
                <w:color w:val="00B050"/>
              </w:rPr>
            </w:pPr>
            <w:r w:rsidRPr="1608E0C5">
              <w:rPr>
                <w:b/>
                <w:color w:val="00B050"/>
              </w:rPr>
              <w:t>Spanish</w:t>
            </w:r>
          </w:p>
        </w:tc>
      </w:tr>
      <w:tr w:rsidR="00BC4E54" w:rsidRPr="00FA6C20" w14:paraId="40063FA9" w14:textId="77777777" w:rsidTr="00B155FA">
        <w:tc>
          <w:tcPr>
            <w:tcW w:w="5395" w:type="dxa"/>
          </w:tcPr>
          <w:p w14:paraId="5BB4E8C5" w14:textId="6FF89739" w:rsidR="00BC4E54" w:rsidRDefault="00BC4E54" w:rsidP="00BC4E54">
            <w:r>
              <w:t xml:space="preserve">[BEGIN SCRIPT] Welcome to the Salud EquityPay Portal, a secure, easy-to-use tool designed with YOU in mind.  We know that medical bills can be confusing, which is why we created the EquityPay portal – to help you take control of your bills with confidence and clarity.  </w:t>
            </w:r>
            <w:r w:rsidR="00C06F7F">
              <w:t>W</w:t>
            </w:r>
            <w:r>
              <w:t xml:space="preserve">e’ve made it quick and simple to make a payment.  Just login, review your open accounts on the “Manage my Bills” page, and make a payment in a few easy steps.  </w:t>
            </w:r>
          </w:p>
          <w:p w14:paraId="4652C5AD" w14:textId="77777777" w:rsidR="00BC4E54" w:rsidRDefault="00BC4E54" w:rsidP="00BC4E54"/>
          <w:p w14:paraId="70765E34" w14:textId="02B894AF" w:rsidR="00BC4E54" w:rsidRDefault="00BC4E54" w:rsidP="00BC4E54">
            <w:r>
              <w:t xml:space="preserve">Not sure what your bill means?  You’re not alone!  </w:t>
            </w:r>
            <w:r w:rsidR="00D35712">
              <w:t>The</w:t>
            </w:r>
            <w:r>
              <w:t xml:space="preserve"> portal gives you access to resources that will help answer your questions.  You can learn how to read your statement or get help understanding your balances.</w:t>
            </w:r>
          </w:p>
          <w:p w14:paraId="0808E15D" w14:textId="77777777" w:rsidR="00BC4E54" w:rsidRDefault="00BC4E54" w:rsidP="00BC4E54"/>
          <w:p w14:paraId="57BA529F" w14:textId="77777777" w:rsidR="00BC4E54" w:rsidRDefault="00BC4E54" w:rsidP="00BC4E54">
            <w:commentRangeStart w:id="5"/>
            <w:commentRangeStart w:id="6"/>
            <w:r>
              <w:t xml:space="preserve">The portal also makes it easy to learn about financial assistance options that may be available to you.  </w:t>
            </w:r>
            <w:commentRangeEnd w:id="5"/>
            <w:r>
              <w:rPr>
                <w:rStyle w:val="CommentReference"/>
                <w:sz w:val="24"/>
                <w:szCs w:val="24"/>
              </w:rPr>
              <w:commentReference w:id="5"/>
            </w:r>
            <w:commentRangeEnd w:id="6"/>
            <w:r>
              <w:rPr>
                <w:rStyle w:val="CommentReference"/>
              </w:rPr>
              <w:commentReference w:id="6"/>
            </w:r>
          </w:p>
          <w:p w14:paraId="2200938D" w14:textId="77777777" w:rsidR="00BC4E54" w:rsidRDefault="00BC4E54" w:rsidP="00BC4E54"/>
          <w:p w14:paraId="0B295062" w14:textId="77777777" w:rsidR="00BC4E54" w:rsidRDefault="00BC4E54" w:rsidP="00BC4E54">
            <w:r>
              <w:t>Finally, our learning library is full of information and videos that will help you understand more about your bill and how medical billing and insurance work.  We break things down in plain language – no jargon, no stress.</w:t>
            </w:r>
          </w:p>
          <w:p w14:paraId="4AFD7001" w14:textId="77777777" w:rsidR="00BC4E54" w:rsidRDefault="00BC4E54" w:rsidP="00BC4E54"/>
          <w:p w14:paraId="6D0F639E" w14:textId="1681BB74" w:rsidR="00BC4E54" w:rsidRDefault="00BC4E54" w:rsidP="00BC4E54">
            <w:r>
              <w:t>Salud EquityPay is all about making your healthcare experience easier, clearer, and more convenient.  To get access to all the features available, login now! [END SCRIPT]</w:t>
            </w:r>
          </w:p>
        </w:tc>
        <w:tc>
          <w:tcPr>
            <w:tcW w:w="5395" w:type="dxa"/>
          </w:tcPr>
          <w:p w14:paraId="6DC28FF9" w14:textId="3D8CE344" w:rsidR="00BC4E54" w:rsidRDefault="40EFD5A6" w:rsidP="1AAE032A">
            <w:pPr>
              <w:pStyle w:val="NormalSpanish"/>
              <w:rPr>
                <w:color w:val="auto"/>
                <w:lang w:val="es-ES"/>
              </w:rPr>
            </w:pPr>
            <w:r w:rsidRPr="05DB55A4">
              <w:rPr>
                <w:color w:val="auto"/>
                <w:lang w:val="es-ES"/>
              </w:rPr>
              <w:t>Bienvenido</w:t>
            </w:r>
            <w:r w:rsidR="4420B347" w:rsidRPr="05DB55A4">
              <w:rPr>
                <w:color w:val="auto"/>
                <w:lang w:val="es-ES"/>
              </w:rPr>
              <w:t>s</w:t>
            </w:r>
            <w:r w:rsidRPr="05DB55A4">
              <w:rPr>
                <w:color w:val="auto"/>
                <w:lang w:val="es-ES"/>
              </w:rPr>
              <w:t xml:space="preserve"> al </w:t>
            </w:r>
            <w:r w:rsidR="6CA39803" w:rsidRPr="05DB55A4">
              <w:rPr>
                <w:color w:val="auto"/>
                <w:lang w:val="es-ES"/>
              </w:rPr>
              <w:t>Sitio</w:t>
            </w:r>
            <w:r w:rsidRPr="05DB55A4">
              <w:rPr>
                <w:color w:val="auto"/>
                <w:lang w:val="es-ES"/>
              </w:rPr>
              <w:t xml:space="preserve"> de Salud EquityPay,</w:t>
            </w:r>
            <w:r w:rsidR="751457DE" w:rsidRPr="05DB55A4">
              <w:rPr>
                <w:color w:val="auto"/>
                <w:lang w:val="es-ES"/>
              </w:rPr>
              <w:t xml:space="preserve"> </w:t>
            </w:r>
            <w:r w:rsidRPr="05DB55A4">
              <w:rPr>
                <w:color w:val="auto"/>
                <w:lang w:val="es-ES"/>
              </w:rPr>
              <w:t>una herramienta segura y fácil</w:t>
            </w:r>
            <w:r w:rsidR="20A9A785" w:rsidRPr="05DB55A4">
              <w:rPr>
                <w:color w:val="auto"/>
                <w:lang w:val="es-ES"/>
              </w:rPr>
              <w:t>, la cual</w:t>
            </w:r>
            <w:r w:rsidR="7B49946F" w:rsidRPr="05DB55A4">
              <w:rPr>
                <w:color w:val="auto"/>
                <w:lang w:val="es-ES"/>
              </w:rPr>
              <w:t xml:space="preserve"> </w:t>
            </w:r>
            <w:r w:rsidR="716443D4" w:rsidRPr="05DB55A4">
              <w:rPr>
                <w:color w:val="auto"/>
                <w:lang w:val="es-ES"/>
              </w:rPr>
              <w:t xml:space="preserve">fue </w:t>
            </w:r>
            <w:r w:rsidR="39F14210" w:rsidRPr="05DB55A4">
              <w:rPr>
                <w:color w:val="auto"/>
                <w:lang w:val="es-ES"/>
              </w:rPr>
              <w:t>diseñada</w:t>
            </w:r>
            <w:r w:rsidR="716443D4" w:rsidRPr="05DB55A4">
              <w:rPr>
                <w:color w:val="auto"/>
                <w:lang w:val="es-ES"/>
              </w:rPr>
              <w:t xml:space="preserve"> </w:t>
            </w:r>
            <w:r w:rsidRPr="05DB55A4">
              <w:rPr>
                <w:color w:val="auto"/>
                <w:lang w:val="es-ES"/>
              </w:rPr>
              <w:t xml:space="preserve">pensando en USTED.  </w:t>
            </w:r>
            <w:r w:rsidR="00F52177">
              <w:rPr>
                <w:color w:val="auto"/>
                <w:lang w:val="es-ES"/>
              </w:rPr>
              <w:t>++</w:t>
            </w:r>
            <w:r w:rsidRPr="05DB55A4">
              <w:rPr>
                <w:color w:val="auto"/>
                <w:lang w:val="es-ES"/>
              </w:rPr>
              <w:t>Sabemos que l</w:t>
            </w:r>
            <w:r w:rsidR="3D3807BD" w:rsidRPr="05DB55A4">
              <w:rPr>
                <w:color w:val="auto"/>
                <w:lang w:val="es-ES"/>
              </w:rPr>
              <w:t>a</w:t>
            </w:r>
            <w:r w:rsidR="256522CB" w:rsidRPr="05DB55A4">
              <w:rPr>
                <w:color w:val="auto"/>
                <w:lang w:val="es-ES"/>
              </w:rPr>
              <w:t>s c</w:t>
            </w:r>
            <w:r w:rsidR="629E1D86" w:rsidRPr="05DB55A4">
              <w:rPr>
                <w:color w:val="auto"/>
                <w:lang w:val="es-ES"/>
              </w:rPr>
              <w:t>uentas</w:t>
            </w:r>
            <w:r w:rsidRPr="05DB55A4">
              <w:rPr>
                <w:color w:val="auto"/>
                <w:lang w:val="es-ES"/>
              </w:rPr>
              <w:t xml:space="preserve"> médic</w:t>
            </w:r>
            <w:r w:rsidR="0942D5F3" w:rsidRPr="05DB55A4">
              <w:rPr>
                <w:color w:val="auto"/>
                <w:lang w:val="es-ES"/>
              </w:rPr>
              <w:t>a</w:t>
            </w:r>
            <w:r w:rsidRPr="05DB55A4">
              <w:rPr>
                <w:color w:val="auto"/>
                <w:lang w:val="es-ES"/>
              </w:rPr>
              <w:t>s pueden ser confus</w:t>
            </w:r>
            <w:r w:rsidR="77ED40C6" w:rsidRPr="05DB55A4">
              <w:rPr>
                <w:color w:val="auto"/>
                <w:lang w:val="es-ES"/>
              </w:rPr>
              <w:t>a</w:t>
            </w:r>
            <w:r w:rsidRPr="05DB55A4">
              <w:rPr>
                <w:color w:val="auto"/>
                <w:lang w:val="es-ES"/>
              </w:rPr>
              <w:t>s</w:t>
            </w:r>
            <w:ins w:id="7" w:author="Victoria Ford" w:date="2025-05-30T17:57:00Z">
              <w:r w:rsidR="16546E81" w:rsidRPr="05DB55A4">
                <w:rPr>
                  <w:color w:val="auto"/>
                  <w:lang w:val="es-ES"/>
                </w:rPr>
                <w:t>;</w:t>
              </w:r>
            </w:ins>
            <w:del w:id="8" w:author="Victoria Ford" w:date="2025-05-30T17:57:00Z">
              <w:r w:rsidRPr="05DB55A4">
                <w:rPr>
                  <w:color w:val="auto"/>
                  <w:lang w:val="es-ES"/>
                </w:rPr>
                <w:delText>,</w:delText>
              </w:r>
            </w:del>
            <w:r w:rsidRPr="05DB55A4">
              <w:rPr>
                <w:color w:val="auto"/>
                <w:lang w:val="es-ES"/>
              </w:rPr>
              <w:t xml:space="preserve"> </w:t>
            </w:r>
            <w:r w:rsidR="6EAA810B" w:rsidRPr="05DB55A4">
              <w:rPr>
                <w:color w:val="auto"/>
                <w:lang w:val="es-ES"/>
              </w:rPr>
              <w:t>por esta razón,</w:t>
            </w:r>
            <w:r w:rsidRPr="05DB55A4">
              <w:rPr>
                <w:color w:val="auto"/>
                <w:lang w:val="es-ES"/>
              </w:rPr>
              <w:t xml:space="preserve"> </w:t>
            </w:r>
            <w:r w:rsidR="473EC42F" w:rsidRPr="05DB55A4">
              <w:rPr>
                <w:color w:val="auto"/>
                <w:lang w:val="es-ES"/>
              </w:rPr>
              <w:t xml:space="preserve">hemos </w:t>
            </w:r>
            <w:r w:rsidRPr="05DB55A4">
              <w:rPr>
                <w:color w:val="auto"/>
                <w:lang w:val="es-ES"/>
              </w:rPr>
              <w:t>crea</w:t>
            </w:r>
            <w:r w:rsidR="1905A6C9" w:rsidRPr="05DB55A4">
              <w:rPr>
                <w:color w:val="auto"/>
                <w:lang w:val="es-ES"/>
              </w:rPr>
              <w:t>do</w:t>
            </w:r>
            <w:r w:rsidRPr="05DB55A4">
              <w:rPr>
                <w:color w:val="auto"/>
                <w:lang w:val="es-ES"/>
              </w:rPr>
              <w:t xml:space="preserve"> el </w:t>
            </w:r>
            <w:r w:rsidR="6679AC45" w:rsidRPr="323A5805">
              <w:rPr>
                <w:color w:val="auto"/>
                <w:lang w:val="es-ES"/>
              </w:rPr>
              <w:t>s</w:t>
            </w:r>
            <w:r w:rsidR="6E97A043" w:rsidRPr="323A5805">
              <w:rPr>
                <w:color w:val="auto"/>
                <w:lang w:val="es-ES"/>
              </w:rPr>
              <w:t>itio</w:t>
            </w:r>
            <w:r w:rsidR="35496643" w:rsidRPr="323A5805">
              <w:rPr>
                <w:color w:val="auto"/>
                <w:lang w:val="es-ES"/>
              </w:rPr>
              <w:t xml:space="preserve"> web</w:t>
            </w:r>
            <w:r w:rsidR="2F489836" w:rsidRPr="05DB55A4">
              <w:rPr>
                <w:color w:val="auto"/>
                <w:lang w:val="es-ES"/>
              </w:rPr>
              <w:t xml:space="preserve"> de</w:t>
            </w:r>
            <w:r w:rsidRPr="05DB55A4">
              <w:rPr>
                <w:color w:val="auto"/>
                <w:lang w:val="es-ES"/>
              </w:rPr>
              <w:t xml:space="preserve"> EquityPay - para ayudarle a </w:t>
            </w:r>
            <w:r w:rsidR="22071160" w:rsidRPr="05DB55A4">
              <w:rPr>
                <w:color w:val="auto"/>
                <w:lang w:val="es-ES"/>
              </w:rPr>
              <w:t xml:space="preserve">manejar </w:t>
            </w:r>
            <w:r w:rsidRPr="05DB55A4">
              <w:rPr>
                <w:color w:val="auto"/>
                <w:lang w:val="es-ES"/>
              </w:rPr>
              <w:t xml:space="preserve">sus </w:t>
            </w:r>
            <w:r w:rsidR="0FB595D4" w:rsidRPr="05DB55A4">
              <w:rPr>
                <w:color w:val="auto"/>
                <w:lang w:val="es-ES"/>
              </w:rPr>
              <w:t>pagos</w:t>
            </w:r>
            <w:r w:rsidRPr="05DB55A4">
              <w:rPr>
                <w:color w:val="auto"/>
                <w:lang w:val="es-ES"/>
              </w:rPr>
              <w:t xml:space="preserve"> con confianza y claridad.  </w:t>
            </w:r>
            <w:r w:rsidR="00782350">
              <w:rPr>
                <w:color w:val="auto"/>
                <w:lang w:val="es-ES"/>
              </w:rPr>
              <w:t>++</w:t>
            </w:r>
            <w:r w:rsidRPr="05DB55A4">
              <w:rPr>
                <w:color w:val="auto"/>
                <w:lang w:val="es-ES"/>
              </w:rPr>
              <w:t xml:space="preserve">Hemos simplificado y agilizado el proceso de </w:t>
            </w:r>
            <w:r w:rsidR="14599DB7" w:rsidRPr="05DB55A4">
              <w:rPr>
                <w:color w:val="auto"/>
                <w:lang w:val="es-ES"/>
              </w:rPr>
              <w:t>los mismos</w:t>
            </w:r>
            <w:r w:rsidRPr="05DB55A4">
              <w:rPr>
                <w:color w:val="auto"/>
                <w:lang w:val="es-ES"/>
              </w:rPr>
              <w:t>. Sólo tiene que ingresar</w:t>
            </w:r>
            <w:r w:rsidR="04318612" w:rsidRPr="05DB55A4">
              <w:rPr>
                <w:color w:val="auto"/>
                <w:lang w:val="es-ES"/>
              </w:rPr>
              <w:t xml:space="preserve"> a su cuenta</w:t>
            </w:r>
            <w:r w:rsidRPr="05DB55A4">
              <w:rPr>
                <w:color w:val="auto"/>
                <w:lang w:val="es-ES"/>
              </w:rPr>
              <w:t xml:space="preserve">, revisar sus </w:t>
            </w:r>
            <w:r w:rsidR="7B539A9E" w:rsidRPr="05DB55A4">
              <w:rPr>
                <w:color w:val="auto"/>
                <w:lang w:val="es-ES"/>
              </w:rPr>
              <w:t>saldos</w:t>
            </w:r>
            <w:r w:rsidRPr="05DB55A4">
              <w:rPr>
                <w:color w:val="auto"/>
                <w:lang w:val="es-ES"/>
              </w:rPr>
              <w:t xml:space="preserve"> a</w:t>
            </w:r>
            <w:r w:rsidR="6DB6A0A6" w:rsidRPr="05DB55A4">
              <w:rPr>
                <w:color w:val="auto"/>
                <w:lang w:val="es-ES"/>
              </w:rPr>
              <w:t>ctiv</w:t>
            </w:r>
            <w:r w:rsidR="66887F72" w:rsidRPr="05DB55A4">
              <w:rPr>
                <w:color w:val="auto"/>
                <w:lang w:val="es-ES"/>
              </w:rPr>
              <w:t>o</w:t>
            </w:r>
            <w:r w:rsidR="6DB6A0A6" w:rsidRPr="05DB55A4">
              <w:rPr>
                <w:color w:val="auto"/>
                <w:lang w:val="es-ES"/>
              </w:rPr>
              <w:t>s</w:t>
            </w:r>
            <w:r w:rsidRPr="05DB55A4">
              <w:rPr>
                <w:color w:val="auto"/>
                <w:lang w:val="es-ES"/>
              </w:rPr>
              <w:t xml:space="preserve"> en la página</w:t>
            </w:r>
            <w:r w:rsidR="6C83D511" w:rsidRPr="05DB55A4">
              <w:rPr>
                <w:color w:val="auto"/>
                <w:lang w:val="es-ES"/>
              </w:rPr>
              <w:t xml:space="preserve"> de</w:t>
            </w:r>
            <w:r w:rsidRPr="05DB55A4">
              <w:rPr>
                <w:color w:val="auto"/>
                <w:lang w:val="es-ES"/>
              </w:rPr>
              <w:t xml:space="preserve"> </w:t>
            </w:r>
            <w:r w:rsidR="3A0E1B9A" w:rsidRPr="002C0E2D">
              <w:rPr>
                <w:color w:val="EE0000"/>
                <w:lang w:val="es-ES"/>
              </w:rPr>
              <w:t>“</w:t>
            </w:r>
            <w:r w:rsidRPr="002C0E2D">
              <w:rPr>
                <w:color w:val="EE0000"/>
                <w:lang w:val="es-ES"/>
              </w:rPr>
              <w:t xml:space="preserve">Administrar mis </w:t>
            </w:r>
            <w:r w:rsidR="6411E3C6" w:rsidRPr="002C0E2D">
              <w:rPr>
                <w:color w:val="EE0000"/>
                <w:lang w:val="es-ES"/>
              </w:rPr>
              <w:t>Cuenta</w:t>
            </w:r>
            <w:r w:rsidRPr="002C0E2D">
              <w:rPr>
                <w:color w:val="EE0000"/>
                <w:lang w:val="es-ES"/>
              </w:rPr>
              <w:t>s</w:t>
            </w:r>
            <w:r w:rsidR="541AF22E" w:rsidRPr="323A5805">
              <w:rPr>
                <w:color w:val="auto"/>
                <w:lang w:val="es-ES"/>
              </w:rPr>
              <w:t>”</w:t>
            </w:r>
            <w:r w:rsidRPr="05DB55A4">
              <w:rPr>
                <w:color w:val="auto"/>
                <w:lang w:val="es-ES"/>
              </w:rPr>
              <w:t xml:space="preserve"> y </w:t>
            </w:r>
            <w:r w:rsidR="05FA0506" w:rsidRPr="05DB55A4">
              <w:rPr>
                <w:color w:val="auto"/>
                <w:lang w:val="es-ES"/>
              </w:rPr>
              <w:t xml:space="preserve">hacer </w:t>
            </w:r>
            <w:r w:rsidRPr="05DB55A4">
              <w:rPr>
                <w:color w:val="auto"/>
                <w:lang w:val="es-ES"/>
              </w:rPr>
              <w:t xml:space="preserve">un pago siguiendo pasos muy sencillos. </w:t>
            </w:r>
          </w:p>
          <w:p w14:paraId="7B0B4F40" w14:textId="012743BB" w:rsidR="00BC4E54" w:rsidRPr="0083633B" w:rsidRDefault="40EFD5A6" w:rsidP="1AAE032A">
            <w:pPr>
              <w:pStyle w:val="NormalSpanish"/>
              <w:rPr>
                <w:b/>
                <w:bCs/>
                <w:color w:val="auto"/>
                <w:lang w:val="es-ES"/>
              </w:rPr>
            </w:pPr>
            <w:r w:rsidRPr="00330F6F">
              <w:rPr>
                <w:color w:val="auto"/>
                <w:lang w:val="es-US"/>
              </w:rPr>
              <w:t xml:space="preserve"> </w:t>
            </w:r>
            <w:r w:rsidR="004B416C" w:rsidRPr="0083633B">
              <w:rPr>
                <w:b/>
                <w:bCs/>
                <w:color w:val="auto"/>
                <w:lang w:val="es-US"/>
              </w:rPr>
              <w:t xml:space="preserve">TO </w:t>
            </w:r>
            <w:r w:rsidR="0083633B" w:rsidRPr="0083633B">
              <w:rPr>
                <w:b/>
                <w:bCs/>
                <w:color w:val="auto"/>
                <w:lang w:val="es-US"/>
              </w:rPr>
              <w:t>HOW TO READ YOUR BILL</w:t>
            </w:r>
          </w:p>
          <w:p w14:paraId="4674C000" w14:textId="7DED0452" w:rsidR="00BC4E54" w:rsidRDefault="40EFD5A6" w:rsidP="1AAE032A">
            <w:pPr>
              <w:pStyle w:val="NormalSpanish"/>
              <w:rPr>
                <w:color w:val="auto"/>
                <w:lang w:val="es-ES"/>
              </w:rPr>
            </w:pPr>
            <w:r w:rsidRPr="05DB55A4">
              <w:rPr>
                <w:color w:val="auto"/>
                <w:lang w:val="es-ES"/>
              </w:rPr>
              <w:t>¿</w:t>
            </w:r>
            <w:r w:rsidRPr="002C0E2D">
              <w:rPr>
                <w:color w:val="EE0000"/>
                <w:lang w:val="es-ES"/>
              </w:rPr>
              <w:t xml:space="preserve">No entiende bien lo que </w:t>
            </w:r>
            <w:r w:rsidR="0F4BF00D" w:rsidRPr="002C0E2D">
              <w:rPr>
                <w:color w:val="EE0000"/>
                <w:lang w:val="es-ES"/>
              </w:rPr>
              <w:t>le</w:t>
            </w:r>
            <w:r w:rsidRPr="002C0E2D">
              <w:rPr>
                <w:color w:val="EE0000"/>
                <w:lang w:val="es-ES"/>
              </w:rPr>
              <w:t xml:space="preserve"> muestra</w:t>
            </w:r>
            <w:r w:rsidR="408A8D73" w:rsidRPr="002C0E2D">
              <w:rPr>
                <w:color w:val="EE0000"/>
                <w:lang w:val="es-ES"/>
              </w:rPr>
              <w:t xml:space="preserve"> su cuenta</w:t>
            </w:r>
            <w:r w:rsidR="0F4BF00D" w:rsidRPr="6620DDEA">
              <w:rPr>
                <w:color w:val="auto"/>
                <w:lang w:val="es-ES"/>
              </w:rPr>
              <w:t>?</w:t>
            </w:r>
            <w:r w:rsidRPr="05DB55A4">
              <w:rPr>
                <w:color w:val="auto"/>
                <w:lang w:val="es-ES"/>
              </w:rPr>
              <w:t xml:space="preserve">  No </w:t>
            </w:r>
            <w:r w:rsidR="3A61C275" w:rsidRPr="05DB55A4">
              <w:rPr>
                <w:color w:val="auto"/>
                <w:lang w:val="es-ES"/>
              </w:rPr>
              <w:t>se sienta</w:t>
            </w:r>
            <w:r w:rsidRPr="05DB55A4">
              <w:rPr>
                <w:color w:val="auto"/>
                <w:lang w:val="es-ES"/>
              </w:rPr>
              <w:t xml:space="preserve"> usted solo.  El </w:t>
            </w:r>
            <w:r w:rsidR="051223D0" w:rsidRPr="05DB55A4">
              <w:rPr>
                <w:color w:val="auto"/>
                <w:lang w:val="es-ES"/>
              </w:rPr>
              <w:t>sitio</w:t>
            </w:r>
            <w:r w:rsidRPr="05DB55A4">
              <w:rPr>
                <w:color w:val="auto"/>
                <w:lang w:val="es-ES"/>
              </w:rPr>
              <w:t xml:space="preserve"> </w:t>
            </w:r>
            <w:r w:rsidR="2F0150C0" w:rsidRPr="323A5805">
              <w:rPr>
                <w:color w:val="auto"/>
                <w:lang w:val="es-ES"/>
              </w:rPr>
              <w:t>web</w:t>
            </w:r>
            <w:r w:rsidR="4EB54308" w:rsidRPr="323A5805">
              <w:rPr>
                <w:color w:val="auto"/>
                <w:lang w:val="es-ES"/>
              </w:rPr>
              <w:t xml:space="preserve"> </w:t>
            </w:r>
            <w:r w:rsidRPr="05DB55A4">
              <w:rPr>
                <w:color w:val="auto"/>
                <w:lang w:val="es-ES"/>
              </w:rPr>
              <w:t xml:space="preserve">le </w:t>
            </w:r>
            <w:r w:rsidR="0E5C8C7E" w:rsidRPr="05DB55A4">
              <w:rPr>
                <w:color w:val="auto"/>
                <w:lang w:val="es-ES"/>
              </w:rPr>
              <w:t>dará</w:t>
            </w:r>
            <w:r w:rsidRPr="05DB55A4">
              <w:rPr>
                <w:color w:val="auto"/>
                <w:lang w:val="es-ES"/>
              </w:rPr>
              <w:t xml:space="preserve"> acceso a</w:t>
            </w:r>
            <w:r w:rsidR="5438124B" w:rsidRPr="05DB55A4">
              <w:rPr>
                <w:color w:val="auto"/>
                <w:lang w:val="es-ES"/>
              </w:rPr>
              <w:t xml:space="preserve"> los</w:t>
            </w:r>
            <w:r w:rsidRPr="05DB55A4">
              <w:rPr>
                <w:color w:val="auto"/>
                <w:lang w:val="es-ES"/>
              </w:rPr>
              <w:t xml:space="preserve"> recursos que le ayudarán a resolver sus dudas.  </w:t>
            </w:r>
            <w:r w:rsidR="1834E1E1" w:rsidRPr="05DB55A4">
              <w:rPr>
                <w:color w:val="auto"/>
                <w:lang w:val="es-ES"/>
              </w:rPr>
              <w:t>Aquí</w:t>
            </w:r>
            <w:r w:rsidRPr="05DB55A4">
              <w:rPr>
                <w:color w:val="auto"/>
                <w:lang w:val="es-ES"/>
              </w:rPr>
              <w:t xml:space="preserve"> puede aprender a leer la </w:t>
            </w:r>
            <w:r w:rsidR="430F5D77" w:rsidRPr="05DB55A4">
              <w:rPr>
                <w:color w:val="auto"/>
                <w:lang w:val="es-ES"/>
              </w:rPr>
              <w:t>información</w:t>
            </w:r>
            <w:r w:rsidRPr="05DB55A4">
              <w:rPr>
                <w:color w:val="auto"/>
                <w:lang w:val="es-ES"/>
              </w:rPr>
              <w:t xml:space="preserve"> de </w:t>
            </w:r>
            <w:r w:rsidR="34BC87CE" w:rsidRPr="05DB55A4">
              <w:rPr>
                <w:color w:val="auto"/>
                <w:lang w:val="es-ES"/>
              </w:rPr>
              <w:t xml:space="preserve">su </w:t>
            </w:r>
            <w:r w:rsidR="54F4713D" w:rsidRPr="323A5805">
              <w:rPr>
                <w:color w:val="auto"/>
                <w:lang w:val="es-ES"/>
              </w:rPr>
              <w:t>estado de</w:t>
            </w:r>
            <w:r w:rsidR="21E8634F" w:rsidRPr="323A5805">
              <w:rPr>
                <w:color w:val="auto"/>
                <w:lang w:val="es-ES"/>
              </w:rPr>
              <w:t xml:space="preserve"> </w:t>
            </w:r>
            <w:r w:rsidRPr="05DB55A4">
              <w:rPr>
                <w:color w:val="auto"/>
                <w:lang w:val="es-ES"/>
              </w:rPr>
              <w:t xml:space="preserve">cuenta y obtener ayuda para </w:t>
            </w:r>
            <w:r w:rsidR="17B79BF7" w:rsidRPr="323A5805">
              <w:rPr>
                <w:color w:val="auto"/>
                <w:lang w:val="es-ES"/>
              </w:rPr>
              <w:t>compre</w:t>
            </w:r>
            <w:r w:rsidR="4EB54308" w:rsidRPr="323A5805">
              <w:rPr>
                <w:color w:val="auto"/>
                <w:lang w:val="es-ES"/>
              </w:rPr>
              <w:t>nder</w:t>
            </w:r>
            <w:r w:rsidRPr="05DB55A4">
              <w:rPr>
                <w:color w:val="auto"/>
                <w:lang w:val="es-ES"/>
              </w:rPr>
              <w:t xml:space="preserve"> </w:t>
            </w:r>
            <w:r w:rsidR="3DB9EB2D" w:rsidRPr="05DB55A4">
              <w:rPr>
                <w:color w:val="auto"/>
                <w:lang w:val="es-ES"/>
              </w:rPr>
              <w:t>los</w:t>
            </w:r>
            <w:r w:rsidRPr="05DB55A4">
              <w:rPr>
                <w:color w:val="auto"/>
                <w:lang w:val="es-ES"/>
              </w:rPr>
              <w:t xml:space="preserve"> saldos. </w:t>
            </w:r>
          </w:p>
          <w:p w14:paraId="1896F398" w14:textId="11E88B77" w:rsidR="00FD65A7" w:rsidRPr="00446BE9" w:rsidRDefault="00446BE9" w:rsidP="1AAE032A">
            <w:pPr>
              <w:pStyle w:val="NormalSpanish"/>
              <w:rPr>
                <w:b/>
                <w:bCs/>
                <w:color w:val="auto"/>
                <w:lang w:val="es-ES"/>
              </w:rPr>
            </w:pPr>
            <w:r>
              <w:rPr>
                <w:b/>
                <w:bCs/>
                <w:color w:val="auto"/>
                <w:lang w:val="es-ES"/>
              </w:rPr>
              <w:t xml:space="preserve">TO </w:t>
            </w:r>
            <w:r w:rsidR="00FD65A7" w:rsidRPr="00446BE9">
              <w:rPr>
                <w:b/>
                <w:bCs/>
                <w:color w:val="auto"/>
                <w:lang w:val="es-ES"/>
              </w:rPr>
              <w:t>Financial assistance</w:t>
            </w:r>
          </w:p>
          <w:p w14:paraId="669F5460" w14:textId="3F2B46C1" w:rsidR="00BC4E54" w:rsidRPr="00FD65A7" w:rsidRDefault="27BDDEA9" w:rsidP="1AAE032A">
            <w:pPr>
              <w:pStyle w:val="NormalSpanish"/>
              <w:rPr>
                <w:color w:val="EE0000"/>
                <w:lang w:val="es-ES"/>
              </w:rPr>
            </w:pPr>
            <w:r w:rsidRPr="00FD65A7">
              <w:rPr>
                <w:color w:val="EE0000"/>
                <w:lang w:val="es-ES"/>
              </w:rPr>
              <w:t xml:space="preserve">El sitio también le </w:t>
            </w:r>
            <w:r w:rsidR="5063F464" w:rsidRPr="00FD65A7">
              <w:rPr>
                <w:color w:val="EE0000"/>
                <w:lang w:val="es-ES"/>
              </w:rPr>
              <w:t>ayudará</w:t>
            </w:r>
            <w:r w:rsidRPr="00FD65A7">
              <w:rPr>
                <w:color w:val="EE0000"/>
                <w:lang w:val="es-ES"/>
              </w:rPr>
              <w:t xml:space="preserve"> a conocer las opciones de asistencia financiera que podría tener disponibles.   </w:t>
            </w:r>
          </w:p>
          <w:p w14:paraId="3D43E430" w14:textId="06E1E328" w:rsidR="00BC4E54" w:rsidRPr="00446BE9" w:rsidRDefault="00446BE9" w:rsidP="1AAE032A">
            <w:pPr>
              <w:pStyle w:val="NormalSpanish"/>
              <w:rPr>
                <w:b/>
                <w:bCs/>
                <w:color w:val="auto"/>
                <w:lang w:val="es-US"/>
              </w:rPr>
            </w:pPr>
            <w:r w:rsidRPr="00446BE9">
              <w:rPr>
                <w:b/>
                <w:bCs/>
                <w:color w:val="auto"/>
                <w:lang w:val="es-US"/>
              </w:rPr>
              <w:t>TO LEARNING LIBRARY</w:t>
            </w:r>
            <w:r w:rsidR="27BDDEA9" w:rsidRPr="00446BE9">
              <w:rPr>
                <w:b/>
                <w:bCs/>
                <w:color w:val="auto"/>
                <w:lang w:val="es-US"/>
              </w:rPr>
              <w:t xml:space="preserve"> </w:t>
            </w:r>
          </w:p>
          <w:p w14:paraId="32591CC9" w14:textId="7A4E70D2" w:rsidR="00BC4E54" w:rsidRPr="00330F6F" w:rsidRDefault="27BDDEA9" w:rsidP="1AAE032A">
            <w:pPr>
              <w:pStyle w:val="NormalSpanish"/>
              <w:rPr>
                <w:color w:val="auto"/>
                <w:lang w:val="es-US"/>
              </w:rPr>
            </w:pPr>
            <w:r w:rsidRPr="00330F6F">
              <w:rPr>
                <w:color w:val="auto"/>
                <w:lang w:val="es-US"/>
              </w:rPr>
              <w:t xml:space="preserve">Por último, nuestra biblioteca </w:t>
            </w:r>
            <w:r w:rsidR="13ED9D8A" w:rsidRPr="323A5805">
              <w:rPr>
                <w:color w:val="auto"/>
                <w:lang w:val="es-US"/>
              </w:rPr>
              <w:t>de aprendizaje</w:t>
            </w:r>
            <w:r w:rsidR="1FDCEA1E" w:rsidRPr="323A5805">
              <w:rPr>
                <w:color w:val="auto"/>
                <w:lang w:val="es-US"/>
              </w:rPr>
              <w:t xml:space="preserve"> </w:t>
            </w:r>
            <w:r w:rsidRPr="00330F6F">
              <w:rPr>
                <w:color w:val="auto"/>
                <w:lang w:val="es-US"/>
              </w:rPr>
              <w:t xml:space="preserve">está llena de información y videos que le ayudarán a entender mejor su </w:t>
            </w:r>
            <w:r w:rsidR="74C2AA06" w:rsidRPr="00330F6F">
              <w:rPr>
                <w:color w:val="auto"/>
                <w:lang w:val="es-US"/>
              </w:rPr>
              <w:t>estado</w:t>
            </w:r>
            <w:r w:rsidR="1DD2228A" w:rsidRPr="00330F6F">
              <w:rPr>
                <w:color w:val="auto"/>
                <w:lang w:val="es-US"/>
              </w:rPr>
              <w:t xml:space="preserve"> </w:t>
            </w:r>
            <w:r w:rsidRPr="00330F6F">
              <w:rPr>
                <w:color w:val="auto"/>
                <w:lang w:val="es-US"/>
              </w:rPr>
              <w:t xml:space="preserve">cuenta y cómo funcionan los cobros y seguros médicos.  </w:t>
            </w:r>
            <w:r w:rsidR="25E6F8AE" w:rsidRPr="00330F6F">
              <w:rPr>
                <w:color w:val="auto"/>
                <w:lang w:val="es-US"/>
              </w:rPr>
              <w:t>Esto se lo</w:t>
            </w:r>
            <w:r w:rsidRPr="00330F6F">
              <w:rPr>
                <w:color w:val="auto"/>
                <w:lang w:val="es-US"/>
              </w:rPr>
              <w:t xml:space="preserve"> explicamos en un lenguaje sencillo - sin palabras complicadas y sin estrés. </w:t>
            </w:r>
          </w:p>
          <w:p w14:paraId="4A060FF9" w14:textId="65CCF385" w:rsidR="00BC4E54" w:rsidRPr="00330F6F" w:rsidRDefault="27BDDEA9" w:rsidP="1AAE032A">
            <w:pPr>
              <w:pStyle w:val="NormalSpanish"/>
              <w:rPr>
                <w:color w:val="auto"/>
                <w:lang w:val="es-US"/>
              </w:rPr>
            </w:pPr>
            <w:r w:rsidRPr="00330F6F">
              <w:rPr>
                <w:color w:val="auto"/>
                <w:lang w:val="es-US"/>
              </w:rPr>
              <w:t xml:space="preserve"> </w:t>
            </w:r>
          </w:p>
          <w:p w14:paraId="026D8EA7" w14:textId="0F981E28" w:rsidR="00BC4E54" w:rsidRDefault="1DD2228A" w:rsidP="1AAE032A">
            <w:pPr>
              <w:pStyle w:val="NormalSpanish"/>
              <w:rPr>
                <w:color w:val="auto"/>
                <w:lang w:val="es-ES"/>
              </w:rPr>
            </w:pPr>
            <w:r w:rsidRPr="14CD8053">
              <w:rPr>
                <w:color w:val="auto"/>
                <w:lang w:val="es-ES"/>
              </w:rPr>
              <w:t>E</w:t>
            </w:r>
            <w:r w:rsidR="6FB364D0" w:rsidRPr="14CD8053">
              <w:rPr>
                <w:color w:val="auto"/>
                <w:lang w:val="es-ES"/>
              </w:rPr>
              <w:t xml:space="preserve">n </w:t>
            </w:r>
            <w:r w:rsidR="6FB364D0" w:rsidRPr="280A8E0E">
              <w:rPr>
                <w:color w:val="auto"/>
                <w:lang w:val="es-ES"/>
              </w:rPr>
              <w:t>e</w:t>
            </w:r>
            <w:r w:rsidRPr="280A8E0E">
              <w:rPr>
                <w:color w:val="auto"/>
                <w:lang w:val="es-ES"/>
              </w:rPr>
              <w:t>l</w:t>
            </w:r>
            <w:r w:rsidR="27BDDEA9" w:rsidRPr="05DB55A4">
              <w:rPr>
                <w:color w:val="auto"/>
                <w:lang w:val="es-ES"/>
              </w:rPr>
              <w:t xml:space="preserve"> </w:t>
            </w:r>
            <w:r w:rsidR="0A06ADFE" w:rsidRPr="323A5805">
              <w:rPr>
                <w:color w:val="auto"/>
                <w:lang w:val="es-ES"/>
              </w:rPr>
              <w:t>s</w:t>
            </w:r>
            <w:r w:rsidR="1FDCEA1E" w:rsidRPr="323A5805">
              <w:rPr>
                <w:color w:val="auto"/>
                <w:lang w:val="es-ES"/>
              </w:rPr>
              <w:t>itio</w:t>
            </w:r>
            <w:r w:rsidR="3AD268CE" w:rsidRPr="323A5805">
              <w:rPr>
                <w:color w:val="auto"/>
                <w:lang w:val="es-ES"/>
              </w:rPr>
              <w:t xml:space="preserve"> web</w:t>
            </w:r>
            <w:r w:rsidR="27BDDEA9" w:rsidRPr="05DB55A4">
              <w:rPr>
                <w:color w:val="auto"/>
                <w:lang w:val="es-ES"/>
              </w:rPr>
              <w:t xml:space="preserve"> de Salud EquityPay </w:t>
            </w:r>
            <w:r w:rsidRPr="280A8E0E">
              <w:rPr>
                <w:color w:val="auto"/>
                <w:lang w:val="es-ES"/>
              </w:rPr>
              <w:t>trata</w:t>
            </w:r>
            <w:r w:rsidR="36551BD1" w:rsidRPr="280A8E0E">
              <w:rPr>
                <w:color w:val="auto"/>
                <w:lang w:val="es-ES"/>
              </w:rPr>
              <w:t>mos</w:t>
            </w:r>
            <w:r w:rsidR="27BDDEA9" w:rsidRPr="05DB55A4">
              <w:rPr>
                <w:color w:val="auto"/>
                <w:lang w:val="es-ES"/>
              </w:rPr>
              <w:t xml:space="preserve"> de</w:t>
            </w:r>
            <w:r w:rsidR="23A9C6BE" w:rsidRPr="05DB55A4">
              <w:rPr>
                <w:color w:val="auto"/>
                <w:lang w:val="es-ES"/>
              </w:rPr>
              <w:t xml:space="preserve"> que</w:t>
            </w:r>
            <w:r w:rsidR="27BDDEA9" w:rsidRPr="05DB55A4">
              <w:rPr>
                <w:color w:val="auto"/>
                <w:lang w:val="es-ES"/>
              </w:rPr>
              <w:t xml:space="preserve"> su experiencia de atención médica </w:t>
            </w:r>
            <w:r w:rsidR="0632C0EA" w:rsidRPr="05DB55A4">
              <w:rPr>
                <w:color w:val="auto"/>
                <w:lang w:val="es-ES"/>
              </w:rPr>
              <w:t xml:space="preserve">sea </w:t>
            </w:r>
            <w:r w:rsidR="27BDDEA9" w:rsidRPr="05DB55A4">
              <w:rPr>
                <w:color w:val="auto"/>
                <w:lang w:val="es-ES"/>
              </w:rPr>
              <w:t xml:space="preserve">más fácil, clara y conveniente.  </w:t>
            </w:r>
            <w:r w:rsidRPr="2FC463E4">
              <w:rPr>
                <w:color w:val="auto"/>
                <w:lang w:val="es-ES"/>
              </w:rPr>
              <w:t>¡</w:t>
            </w:r>
            <w:r w:rsidR="36E834FF" w:rsidRPr="2FC463E4">
              <w:rPr>
                <w:color w:val="auto"/>
                <w:lang w:val="es-ES"/>
              </w:rPr>
              <w:t>Ingrese a su cuenta</w:t>
            </w:r>
            <w:r w:rsidRPr="2FC463E4">
              <w:rPr>
                <w:color w:val="auto"/>
                <w:lang w:val="es-ES"/>
              </w:rPr>
              <w:t xml:space="preserve"> ahora</w:t>
            </w:r>
            <w:r w:rsidR="2BF71E59" w:rsidRPr="2FC463E4">
              <w:rPr>
                <w:color w:val="auto"/>
                <w:lang w:val="es-ES"/>
              </w:rPr>
              <w:t xml:space="preserve"> mismo</w:t>
            </w:r>
            <w:r w:rsidR="40F5A8A6" w:rsidRPr="2FC463E4">
              <w:rPr>
                <w:color w:val="auto"/>
                <w:lang w:val="es-ES"/>
              </w:rPr>
              <w:t>, para que pueda tener acceso a todas las funciones disponibles</w:t>
            </w:r>
            <w:r w:rsidR="40F5A8A6" w:rsidRPr="1A67BCF0">
              <w:rPr>
                <w:color w:val="auto"/>
                <w:lang w:val="es-ES"/>
              </w:rPr>
              <w:t>!</w:t>
            </w:r>
          </w:p>
        </w:tc>
      </w:tr>
    </w:tbl>
    <w:p w14:paraId="42DD869D" w14:textId="77777777" w:rsidR="00BC4E54" w:rsidRPr="00330F6F" w:rsidRDefault="00BC4E54" w:rsidP="00BC4E54">
      <w:pPr>
        <w:rPr>
          <w:lang w:val="es-US"/>
        </w:rPr>
      </w:pPr>
    </w:p>
    <w:p w14:paraId="6939EE97" w14:textId="77777777" w:rsidR="00B9464C" w:rsidRPr="00330F6F" w:rsidRDefault="00B9464C" w:rsidP="00B9464C">
      <w:pPr>
        <w:rPr>
          <w:lang w:val="es-US"/>
        </w:rPr>
      </w:pPr>
    </w:p>
    <w:p w14:paraId="0021AF28" w14:textId="1C50D765" w:rsidR="0011102F" w:rsidRDefault="0011102F" w:rsidP="00E33ADC">
      <w:pPr>
        <w:pStyle w:val="Heading1"/>
        <w:spacing w:before="0" w:after="0"/>
        <w:rPr>
          <w:rFonts w:asciiTheme="minorHAnsi" w:hAnsiTheme="minorHAnsi"/>
        </w:rPr>
      </w:pPr>
      <w:bookmarkStart w:id="9" w:name="_Toc200962881"/>
      <w:r>
        <w:rPr>
          <w:rFonts w:asciiTheme="minorHAnsi" w:hAnsiTheme="minorHAnsi"/>
        </w:rPr>
        <w:t>MANAGE MY BILLS</w:t>
      </w:r>
      <w:r w:rsidR="006C3BCA">
        <w:rPr>
          <w:rFonts w:asciiTheme="minorHAnsi" w:hAnsiTheme="minorHAnsi"/>
        </w:rPr>
        <w:t xml:space="preserve"> PAGE</w:t>
      </w:r>
      <w:bookmarkEnd w:id="9"/>
    </w:p>
    <w:p w14:paraId="379ECEB9" w14:textId="77777777" w:rsidR="00075D5C" w:rsidRDefault="00075D5C" w:rsidP="00075D5C">
      <w:pPr>
        <w:shd w:val="clear" w:color="auto" w:fill="E8E8E8" w:themeFill="background2"/>
        <w:rPr>
          <w:b/>
          <w:bCs/>
        </w:rPr>
      </w:pPr>
      <w:r>
        <w:rPr>
          <w:b/>
          <w:bCs/>
        </w:rPr>
        <w:t>Page Outline</w:t>
      </w:r>
    </w:p>
    <w:p w14:paraId="626D55CA" w14:textId="2E5C0030" w:rsidR="00075D5C" w:rsidRPr="00CA1F7C" w:rsidRDefault="00CA1F7C" w:rsidP="000B1916">
      <w:pPr>
        <w:pStyle w:val="ListParagraph"/>
        <w:numPr>
          <w:ilvl w:val="0"/>
          <w:numId w:val="20"/>
        </w:numPr>
        <w:shd w:val="clear" w:color="auto" w:fill="E8E8E8" w:themeFill="background2"/>
        <w:rPr>
          <w:b/>
          <w:bCs/>
        </w:rPr>
      </w:pPr>
      <w:r>
        <w:t>Welcome text</w:t>
      </w:r>
    </w:p>
    <w:p w14:paraId="3D3D7477" w14:textId="072CA599" w:rsidR="00CA1F7C" w:rsidRPr="00CA1F7C" w:rsidRDefault="00CA1F7C" w:rsidP="000B1916">
      <w:pPr>
        <w:pStyle w:val="ListParagraph"/>
        <w:numPr>
          <w:ilvl w:val="0"/>
          <w:numId w:val="20"/>
        </w:numPr>
        <w:shd w:val="clear" w:color="auto" w:fill="E8E8E8" w:themeFill="background2"/>
        <w:rPr>
          <w:b/>
          <w:bCs/>
        </w:rPr>
      </w:pPr>
      <w:r>
        <w:t>Link to Tips for Reading Your Bill</w:t>
      </w:r>
    </w:p>
    <w:p w14:paraId="76B0797E" w14:textId="1EE431B6" w:rsidR="00CA1F7C" w:rsidRPr="000A68DE" w:rsidRDefault="00055F87" w:rsidP="000B1916">
      <w:pPr>
        <w:pStyle w:val="ListParagraph"/>
        <w:numPr>
          <w:ilvl w:val="0"/>
          <w:numId w:val="20"/>
        </w:numPr>
        <w:shd w:val="clear" w:color="auto" w:fill="E8E8E8" w:themeFill="background2"/>
        <w:rPr>
          <w:b/>
          <w:bCs/>
        </w:rPr>
      </w:pPr>
      <w:r>
        <w:t>Icon descriptions</w:t>
      </w:r>
    </w:p>
    <w:p w14:paraId="17810445" w14:textId="77777777" w:rsidR="00075D5C" w:rsidRPr="00075D5C" w:rsidRDefault="00075D5C" w:rsidP="00075D5C">
      <w:pPr>
        <w:shd w:val="clear" w:color="auto" w:fill="E8E8E8" w:themeFill="background2"/>
        <w:rPr>
          <w:b/>
          <w:bCs/>
        </w:rPr>
      </w:pPr>
    </w:p>
    <w:p w14:paraId="4B8D9565" w14:textId="05162840" w:rsidR="00075D5C" w:rsidRDefault="00075D5C" w:rsidP="00075D5C">
      <w:pPr>
        <w:shd w:val="clear" w:color="auto" w:fill="E8E8E8" w:themeFill="background2"/>
      </w:pPr>
      <w:r>
        <w:rPr>
          <w:b/>
          <w:bCs/>
        </w:rPr>
        <w:t xml:space="preserve">Availability: </w:t>
      </w:r>
      <w:r>
        <w:t>After login</w:t>
      </w:r>
    </w:p>
    <w:p w14:paraId="11A924BA" w14:textId="77777777" w:rsidR="00075D5C" w:rsidRPr="000A68DE" w:rsidRDefault="00075D5C" w:rsidP="00075D5C">
      <w:pPr>
        <w:shd w:val="clear" w:color="auto" w:fill="E8E8E8" w:themeFill="background2"/>
      </w:pPr>
    </w:p>
    <w:p w14:paraId="20F2AFAA" w14:textId="77777777" w:rsidR="00075D5C" w:rsidRDefault="00075D5C" w:rsidP="00075D5C">
      <w:pPr>
        <w:shd w:val="clear" w:color="auto" w:fill="E8E8E8" w:themeFill="background2"/>
        <w:rPr>
          <w:b/>
          <w:bCs/>
        </w:rPr>
      </w:pPr>
      <w:r>
        <w:rPr>
          <w:b/>
          <w:bCs/>
        </w:rPr>
        <w:t xml:space="preserve">Dev Notes: </w:t>
      </w:r>
    </w:p>
    <w:p w14:paraId="414322B9" w14:textId="77777777" w:rsidR="00075D5C" w:rsidRPr="000B64A4" w:rsidRDefault="00075D5C" w:rsidP="00866D1F">
      <w:pPr>
        <w:shd w:val="clear" w:color="auto" w:fill="E8E8E8" w:themeFill="background2"/>
      </w:pPr>
    </w:p>
    <w:p w14:paraId="4797E627" w14:textId="77777777" w:rsidR="00075D5C" w:rsidRDefault="00075D5C" w:rsidP="00075D5C">
      <w:pPr>
        <w:shd w:val="clear" w:color="auto" w:fill="E8E8E8" w:themeFill="background2"/>
        <w:rPr>
          <w:b/>
          <w:bCs/>
        </w:rPr>
      </w:pPr>
      <w:r w:rsidRPr="00F31035">
        <w:rPr>
          <w:b/>
          <w:bCs/>
        </w:rPr>
        <w:t>Objectives: patient will be able to</w:t>
      </w:r>
      <w:r>
        <w:rPr>
          <w:b/>
          <w:bCs/>
        </w:rPr>
        <w:t>…</w:t>
      </w:r>
    </w:p>
    <w:p w14:paraId="296542EE" w14:textId="69E9B6C7" w:rsidR="00075D5C" w:rsidRDefault="00DF3ACA" w:rsidP="000B1916">
      <w:pPr>
        <w:pStyle w:val="ListParagraph"/>
        <w:numPr>
          <w:ilvl w:val="0"/>
          <w:numId w:val="35"/>
        </w:numPr>
        <w:shd w:val="clear" w:color="auto" w:fill="E8E8E8" w:themeFill="background2"/>
      </w:pPr>
      <w:r>
        <w:t>Define each field shown</w:t>
      </w:r>
      <w:r w:rsidR="00AE43AA">
        <w:t xml:space="preserve"> with their balance</w:t>
      </w:r>
    </w:p>
    <w:p w14:paraId="032D9582" w14:textId="7DE857E1" w:rsidR="00C67177" w:rsidRDefault="00C67177" w:rsidP="000B1916">
      <w:pPr>
        <w:pStyle w:val="ListParagraph"/>
        <w:numPr>
          <w:ilvl w:val="0"/>
          <w:numId w:val="35"/>
        </w:numPr>
        <w:shd w:val="clear" w:color="auto" w:fill="E8E8E8" w:themeFill="background2"/>
      </w:pPr>
      <w:r>
        <w:t>Understand the status of each balance</w:t>
      </w:r>
    </w:p>
    <w:p w14:paraId="4D8245D1" w14:textId="28C8EC33" w:rsidR="00AE43AA" w:rsidRDefault="00F64A62" w:rsidP="000B1916">
      <w:pPr>
        <w:pStyle w:val="ListParagraph"/>
        <w:numPr>
          <w:ilvl w:val="0"/>
          <w:numId w:val="35"/>
        </w:numPr>
        <w:shd w:val="clear" w:color="auto" w:fill="E8E8E8" w:themeFill="background2"/>
      </w:pPr>
      <w:r>
        <w:t>Find more information/help reading their bill</w:t>
      </w:r>
    </w:p>
    <w:p w14:paraId="2A7D3BD3" w14:textId="229C72DD" w:rsidR="00C67177" w:rsidRDefault="00C67177" w:rsidP="000B1916">
      <w:pPr>
        <w:pStyle w:val="ListParagraph"/>
        <w:numPr>
          <w:ilvl w:val="0"/>
          <w:numId w:val="35"/>
        </w:numPr>
        <w:shd w:val="clear" w:color="auto" w:fill="E8E8E8" w:themeFill="background2"/>
      </w:pPr>
      <w:r>
        <w:t>Select and pay balances</w:t>
      </w:r>
    </w:p>
    <w:p w14:paraId="352ECDFE" w14:textId="123BDE62" w:rsidR="00C67177" w:rsidRDefault="00C67177" w:rsidP="000B1916">
      <w:pPr>
        <w:pStyle w:val="ListParagraph"/>
        <w:numPr>
          <w:ilvl w:val="0"/>
          <w:numId w:val="35"/>
        </w:numPr>
        <w:shd w:val="clear" w:color="auto" w:fill="E8E8E8" w:themeFill="background2"/>
      </w:pPr>
      <w:r>
        <w:t>Print current statement</w:t>
      </w:r>
    </w:p>
    <w:p w14:paraId="2CC5795B" w14:textId="77777777" w:rsidR="00075D5C" w:rsidRDefault="00075D5C" w:rsidP="00075D5C">
      <w:pPr>
        <w:shd w:val="clear" w:color="auto" w:fill="E8E8E8" w:themeFill="background2"/>
      </w:pPr>
    </w:p>
    <w:p w14:paraId="2ECD6A2E" w14:textId="77777777" w:rsidR="00075D5C" w:rsidRDefault="00075D5C" w:rsidP="00075D5C">
      <w:pPr>
        <w:shd w:val="clear" w:color="auto" w:fill="E8E8E8" w:themeFill="background2"/>
        <w:rPr>
          <w:b/>
          <w:bCs/>
        </w:rPr>
      </w:pPr>
      <w:r>
        <w:rPr>
          <w:b/>
          <w:bCs/>
        </w:rPr>
        <w:t>Glossary Terms in this Page</w:t>
      </w:r>
    </w:p>
    <w:p w14:paraId="196F438D" w14:textId="07F6EC23" w:rsidR="00075D5C" w:rsidRPr="00532E20" w:rsidRDefault="00456928" w:rsidP="000B1916">
      <w:pPr>
        <w:pStyle w:val="ListParagraph"/>
        <w:numPr>
          <w:ilvl w:val="0"/>
          <w:numId w:val="17"/>
        </w:numPr>
        <w:shd w:val="clear" w:color="auto" w:fill="E8E8E8" w:themeFill="background2"/>
        <w:rPr>
          <w:b/>
          <w:bCs/>
          <w:highlight w:val="yellow"/>
        </w:rPr>
      </w:pPr>
      <w:r w:rsidRPr="00532E20">
        <w:rPr>
          <w:highlight w:val="yellow"/>
        </w:rPr>
        <w:t>Provider</w:t>
      </w:r>
    </w:p>
    <w:p w14:paraId="5C7F2DB8" w14:textId="77777777" w:rsidR="00075D5C" w:rsidRPr="00075D5C" w:rsidRDefault="00075D5C" w:rsidP="00075D5C">
      <w:pPr>
        <w:shd w:val="clear" w:color="auto" w:fill="E8E8E8" w:themeFill="background2"/>
        <w:rPr>
          <w:b/>
          <w:bCs/>
        </w:rPr>
      </w:pPr>
    </w:p>
    <w:p w14:paraId="1609E036" w14:textId="52E4C548" w:rsidR="00075D5C" w:rsidRDefault="00075D5C" w:rsidP="00075D5C">
      <w:pPr>
        <w:shd w:val="clear" w:color="auto" w:fill="E8E8E8" w:themeFill="background2"/>
        <w:rPr>
          <w:b/>
          <w:bCs/>
        </w:rPr>
      </w:pPr>
      <w:r>
        <w:rPr>
          <w:b/>
          <w:bCs/>
        </w:rPr>
        <w:t xml:space="preserve">Date Sent for Review: </w:t>
      </w:r>
      <w:r w:rsidR="00532E20">
        <w:rPr>
          <w:b/>
          <w:bCs/>
        </w:rPr>
        <w:t>1/14/2025</w:t>
      </w:r>
    </w:p>
    <w:p w14:paraId="13EB2E78" w14:textId="1962F4C0" w:rsidR="00075D5C" w:rsidRDefault="00075D5C" w:rsidP="00075D5C">
      <w:pPr>
        <w:shd w:val="clear" w:color="auto" w:fill="E8E8E8" w:themeFill="background2"/>
        <w:rPr>
          <w:b/>
          <w:bCs/>
        </w:rPr>
      </w:pPr>
      <w:r>
        <w:rPr>
          <w:b/>
          <w:bCs/>
        </w:rPr>
        <w:t xml:space="preserve">Date Sent for Inclusion: </w:t>
      </w:r>
      <w:r w:rsidR="00612821">
        <w:rPr>
          <w:b/>
          <w:bCs/>
        </w:rPr>
        <w:t>1/16/2025</w:t>
      </w:r>
    </w:p>
    <w:p w14:paraId="0F74ED8A" w14:textId="77777777" w:rsidR="00D10253" w:rsidRDefault="00D10253" w:rsidP="00075D5C">
      <w:pPr>
        <w:shd w:val="clear" w:color="auto" w:fill="E8E8E8" w:themeFill="background2"/>
        <w:rPr>
          <w:b/>
          <w:bCs/>
        </w:rPr>
      </w:pPr>
    </w:p>
    <w:p w14:paraId="11A147B6" w14:textId="448D4089" w:rsidR="00D10253" w:rsidRDefault="00D10253" w:rsidP="00075D5C">
      <w:pPr>
        <w:shd w:val="clear" w:color="auto" w:fill="E8E8E8" w:themeFill="background2"/>
        <w:rPr>
          <w:b/>
          <w:bCs/>
        </w:rPr>
      </w:pPr>
      <w:r>
        <w:rPr>
          <w:b/>
          <w:bCs/>
        </w:rPr>
        <w:t xml:space="preserve">Ready for Spanish Translations?  </w:t>
      </w:r>
      <w:r w:rsidRPr="00D10253">
        <w:rPr>
          <w:b/>
          <w:bCs/>
          <w:color w:val="4EA72E" w:themeColor="accent6"/>
        </w:rPr>
        <w:t>Yes (5/12/2025)</w:t>
      </w:r>
    </w:p>
    <w:p w14:paraId="3A555F85" w14:textId="22443BD5" w:rsidR="00096D42" w:rsidRPr="00C541B2" w:rsidRDefault="00096D42" w:rsidP="00096D42">
      <w:pPr>
        <w:shd w:val="clear" w:color="auto" w:fill="E8E8E8" w:themeFill="background2"/>
        <w:rPr>
          <w:b/>
          <w:color w:val="EE0000"/>
        </w:rPr>
      </w:pPr>
      <w:r>
        <w:rPr>
          <w:b/>
          <w:bCs/>
        </w:rPr>
        <w:t xml:space="preserve">Translations in Portal? </w:t>
      </w:r>
      <w:r w:rsidR="00E8784C" w:rsidRPr="00E8784C">
        <w:rPr>
          <w:rStyle w:val="NormalSpanishChar"/>
          <w:b/>
          <w:bCs/>
        </w:rPr>
        <w:t>Yes</w:t>
      </w:r>
      <w:r w:rsidR="00B26B66" w:rsidRPr="00E8784C">
        <w:rPr>
          <w:rStyle w:val="NormalSpanishChar"/>
          <w:b/>
          <w:bCs/>
        </w:rPr>
        <w:t xml:space="preserve"> (</w:t>
      </w:r>
      <w:r w:rsidR="00E8784C" w:rsidRPr="00E8784C">
        <w:rPr>
          <w:rStyle w:val="NormalSpanishChar"/>
          <w:b/>
          <w:bCs/>
        </w:rPr>
        <w:t>7/2</w:t>
      </w:r>
      <w:r w:rsidR="00B26B66" w:rsidRPr="00E8784C">
        <w:rPr>
          <w:rStyle w:val="NormalSpanishChar"/>
          <w:b/>
        </w:rPr>
        <w:t>/2025</w:t>
      </w:r>
      <w:r w:rsidR="00B26B66" w:rsidRPr="00E8784C">
        <w:rPr>
          <w:rStyle w:val="NormalSpanishChar"/>
          <w:b/>
          <w:bCs/>
        </w:rPr>
        <w:t>)</w:t>
      </w:r>
      <w:r w:rsidR="00C541B2">
        <w:rPr>
          <w:rStyle w:val="NormalSpanishChar"/>
          <w:b/>
          <w:bCs/>
        </w:rPr>
        <w:t xml:space="preserve">, </w:t>
      </w:r>
      <w:r w:rsidR="00C541B2">
        <w:rPr>
          <w:rStyle w:val="NormalSpanishChar"/>
          <w:b/>
          <w:bCs/>
          <w:color w:val="EE0000"/>
        </w:rPr>
        <w:t xml:space="preserve">except </w:t>
      </w:r>
      <w:r w:rsidR="00083437">
        <w:rPr>
          <w:rStyle w:val="NormalSpanishChar"/>
          <w:b/>
          <w:bCs/>
          <w:color w:val="EE0000"/>
        </w:rPr>
        <w:t xml:space="preserve">pop-up </w:t>
      </w:r>
      <w:r w:rsidR="00C541B2">
        <w:rPr>
          <w:rStyle w:val="NormalSpanishChar"/>
          <w:b/>
          <w:bCs/>
          <w:color w:val="EE0000"/>
        </w:rPr>
        <w:t>definitions</w:t>
      </w:r>
    </w:p>
    <w:p w14:paraId="40626392" w14:textId="77777777" w:rsidR="00075D5C" w:rsidRDefault="00075D5C" w:rsidP="00075D5C">
      <w:pPr>
        <w:shd w:val="clear" w:color="auto" w:fill="E8E8E8" w:themeFill="background2"/>
        <w:rPr>
          <w:b/>
          <w:bCs/>
        </w:rPr>
      </w:pPr>
    </w:p>
    <w:p w14:paraId="1992B7CD" w14:textId="77777777" w:rsidR="00075D5C" w:rsidRDefault="00075D5C" w:rsidP="00075D5C">
      <w:pPr>
        <w:shd w:val="clear" w:color="auto" w:fill="E8E8E8" w:themeFill="background2"/>
        <w:rPr>
          <w:b/>
          <w:bCs/>
        </w:rPr>
      </w:pPr>
      <w:r>
        <w:rPr>
          <w:b/>
          <w:bCs/>
        </w:rPr>
        <w:t>General Notes:</w:t>
      </w:r>
    </w:p>
    <w:p w14:paraId="00FA4619" w14:textId="4572E214" w:rsidR="00075D5C" w:rsidRPr="00075D5C" w:rsidRDefault="00075D5C" w:rsidP="00075D5C"/>
    <w:p w14:paraId="6A8DC82C" w14:textId="4578E85B" w:rsidR="009F543A" w:rsidRPr="008E3BD1" w:rsidRDefault="009F543A" w:rsidP="008E3BD1">
      <w:pPr>
        <w:pStyle w:val="Heading2"/>
      </w:pPr>
      <w:bookmarkStart w:id="10" w:name="_Toc200962882"/>
      <w:r>
        <w:t>Manage My Bills</w:t>
      </w:r>
      <w:bookmarkEnd w:id="10"/>
    </w:p>
    <w:tbl>
      <w:tblPr>
        <w:tblStyle w:val="TableGrid"/>
        <w:tblW w:w="0" w:type="auto"/>
        <w:tblLook w:val="04A0" w:firstRow="1" w:lastRow="0" w:firstColumn="1" w:lastColumn="0" w:noHBand="0" w:noVBand="1"/>
      </w:tblPr>
      <w:tblGrid>
        <w:gridCol w:w="5395"/>
        <w:gridCol w:w="5395"/>
      </w:tblGrid>
      <w:tr w:rsidR="008E3BD1" w14:paraId="00BDCEAB" w14:textId="77777777" w:rsidTr="00B155FA">
        <w:tc>
          <w:tcPr>
            <w:tcW w:w="5395" w:type="dxa"/>
          </w:tcPr>
          <w:p w14:paraId="78A36C4B" w14:textId="0E9C8FC7" w:rsidR="008E3BD1" w:rsidRDefault="008E3BD1" w:rsidP="00F166B2">
            <w:r>
              <w:t>English</w:t>
            </w:r>
          </w:p>
        </w:tc>
        <w:tc>
          <w:tcPr>
            <w:tcW w:w="5395" w:type="dxa"/>
          </w:tcPr>
          <w:p w14:paraId="307E84EA" w14:textId="42CFC05B" w:rsidR="008E3BD1" w:rsidRDefault="008E3BD1" w:rsidP="00F166B2">
            <w:r>
              <w:t>Spanish</w:t>
            </w:r>
          </w:p>
        </w:tc>
      </w:tr>
      <w:tr w:rsidR="008E3BD1" w:rsidRPr="00FA6C20" w14:paraId="40737D8B" w14:textId="77777777" w:rsidTr="00B155FA">
        <w:tc>
          <w:tcPr>
            <w:tcW w:w="5395" w:type="dxa"/>
          </w:tcPr>
          <w:p w14:paraId="70CE319D" w14:textId="77777777" w:rsidR="008E3BD1" w:rsidRDefault="008E3BD1" w:rsidP="008E3BD1">
            <w:r>
              <w:t>Manage My Bills</w:t>
            </w:r>
          </w:p>
          <w:p w14:paraId="325CC40B" w14:textId="77777777" w:rsidR="008E3BD1" w:rsidRDefault="008E3BD1" w:rsidP="008E3BD1"/>
          <w:p w14:paraId="31525151" w14:textId="3861F3B3" w:rsidR="008E3BD1" w:rsidRPr="00F166B2" w:rsidRDefault="008E3BD1" w:rsidP="008E3BD1">
            <w:r>
              <w:t xml:space="preserve">Below is a list of your open balances.  Select which balances you would like to pay.  </w:t>
            </w:r>
            <w:r w:rsidR="00300F38" w:rsidRPr="00300F38">
              <w:t xml:space="preserve">To learn more about your bill, visit </w:t>
            </w:r>
            <w:r w:rsidR="00300F38" w:rsidRPr="00300F38">
              <w:rPr>
                <w:highlight w:val="green"/>
                <w:u w:val="single"/>
              </w:rPr>
              <w:t>Tips for Reading Your Bill</w:t>
            </w:r>
            <w:r w:rsidR="00300F38" w:rsidRPr="00300F38">
              <w:t xml:space="preserve">. You can also </w:t>
            </w:r>
            <w:r w:rsidR="00300F38" w:rsidRPr="00300F38">
              <w:rPr>
                <w:highlight w:val="green"/>
                <w:u w:val="single"/>
              </w:rPr>
              <w:t>Set Up a Payment Plan</w:t>
            </w:r>
            <w:r w:rsidR="00300F38" w:rsidRPr="00300F38">
              <w:t xml:space="preserve"> or </w:t>
            </w:r>
            <w:r w:rsidR="00300F38" w:rsidRPr="00300F38">
              <w:rPr>
                <w:highlight w:val="green"/>
                <w:u w:val="single"/>
              </w:rPr>
              <w:t>Learn About Financial Assistance</w:t>
            </w:r>
            <w:r w:rsidR="00300F38" w:rsidRPr="00300F38">
              <w:t>.</w:t>
            </w:r>
          </w:p>
          <w:p w14:paraId="0CAE1871" w14:textId="77777777" w:rsidR="008E3BD1" w:rsidRDefault="008E3BD1" w:rsidP="00F166B2"/>
        </w:tc>
        <w:tc>
          <w:tcPr>
            <w:tcW w:w="5395" w:type="dxa"/>
          </w:tcPr>
          <w:p w14:paraId="6AA6FB56" w14:textId="2CBBF745" w:rsidR="4621D5D4" w:rsidRDefault="4621D5D4" w:rsidP="323A5805">
            <w:pPr>
              <w:rPr>
                <w:rFonts w:ascii="Arial" w:eastAsia="Arial" w:hAnsi="Arial" w:cs="Arial"/>
                <w:color w:val="000000" w:themeColor="text1"/>
                <w:lang w:val="es-US"/>
              </w:rPr>
            </w:pPr>
            <w:r w:rsidRPr="323A5805">
              <w:rPr>
                <w:rFonts w:ascii="Arial" w:eastAsia="Arial" w:hAnsi="Arial" w:cs="Arial"/>
                <w:color w:val="000000" w:themeColor="text1"/>
                <w:lang w:val="es-US"/>
              </w:rPr>
              <w:t>Administrar Mis Cuentas</w:t>
            </w:r>
          </w:p>
          <w:p w14:paraId="0DEC61E0" w14:textId="591C41E9" w:rsidR="008E3BD1" w:rsidRPr="00330F6F" w:rsidRDefault="10CBE10A" w:rsidP="00F166B2">
            <w:pPr>
              <w:rPr>
                <w:rFonts w:ascii="Aptos" w:eastAsia="Aptos" w:hAnsi="Aptos" w:cs="Aptos"/>
                <w:lang w:val="es-US"/>
              </w:rPr>
            </w:pPr>
            <w:r w:rsidRPr="00330F6F">
              <w:rPr>
                <w:rFonts w:ascii="Arial" w:eastAsia="Arial" w:hAnsi="Arial" w:cs="Arial"/>
                <w:color w:val="000000" w:themeColor="text1"/>
                <w:lang w:val="es-US"/>
              </w:rPr>
              <w:t xml:space="preserve">A continuación encontrará una lista de sus saldos pendientes. Seleccione los saldos que desea pagar. Para saber más sobre su cuenta, </w:t>
            </w:r>
            <w:r w:rsidRPr="00330F6F">
              <w:rPr>
                <w:rFonts w:ascii="Arial" w:eastAsia="Arial" w:hAnsi="Arial" w:cs="Arial"/>
                <w:color w:val="000000" w:themeColor="text1"/>
                <w:highlight w:val="green"/>
                <w:u w:val="single"/>
                <w:lang w:val="es-US"/>
              </w:rPr>
              <w:t>Consejos para leer su Cuenta</w:t>
            </w:r>
            <w:r w:rsidRPr="00330F6F">
              <w:rPr>
                <w:rFonts w:ascii="Arial" w:eastAsia="Arial" w:hAnsi="Arial" w:cs="Arial"/>
                <w:color w:val="000000" w:themeColor="text1"/>
                <w:lang w:val="es-US"/>
              </w:rPr>
              <w:t xml:space="preserve">. También puede </w:t>
            </w:r>
            <w:r w:rsidRPr="00330F6F">
              <w:rPr>
                <w:rFonts w:ascii="Arial" w:eastAsia="Arial" w:hAnsi="Arial" w:cs="Arial"/>
                <w:color w:val="000000" w:themeColor="text1"/>
                <w:highlight w:val="green"/>
                <w:u w:val="single"/>
                <w:lang w:val="es-US"/>
              </w:rPr>
              <w:t>Establecer un Plan de Pagos</w:t>
            </w:r>
            <w:r w:rsidRPr="00330F6F">
              <w:rPr>
                <w:rFonts w:ascii="Arial" w:eastAsia="Arial" w:hAnsi="Arial" w:cs="Arial"/>
                <w:color w:val="000000" w:themeColor="text1"/>
                <w:lang w:val="es-US"/>
              </w:rPr>
              <w:t xml:space="preserve"> o </w:t>
            </w:r>
            <w:r w:rsidRPr="00330F6F">
              <w:rPr>
                <w:rFonts w:ascii="Arial" w:eastAsia="Arial" w:hAnsi="Arial" w:cs="Arial"/>
                <w:color w:val="000000" w:themeColor="text1"/>
                <w:highlight w:val="green"/>
                <w:u w:val="single"/>
                <w:lang w:val="es-US"/>
              </w:rPr>
              <w:t>Informarse Sobre Asistencia Financiera</w:t>
            </w:r>
            <w:r w:rsidRPr="00330F6F">
              <w:rPr>
                <w:rFonts w:ascii="Arial" w:eastAsia="Arial" w:hAnsi="Arial" w:cs="Arial"/>
                <w:color w:val="000000" w:themeColor="text1"/>
                <w:lang w:val="es-US"/>
              </w:rPr>
              <w:t>.</w:t>
            </w:r>
          </w:p>
        </w:tc>
      </w:tr>
    </w:tbl>
    <w:p w14:paraId="5F171EB0" w14:textId="2812C84B" w:rsidR="00796481" w:rsidRDefault="00B82B1B" w:rsidP="00796481">
      <w:pPr>
        <w:pStyle w:val="Heading2"/>
      </w:pPr>
      <w:bookmarkStart w:id="11" w:name="_Toc200962883"/>
      <w:commentRangeStart w:id="12"/>
      <w:r>
        <w:t xml:space="preserve">Manage My Bills </w:t>
      </w:r>
      <w:r w:rsidR="00796481">
        <w:t>Icon Descriptions</w:t>
      </w:r>
      <w:bookmarkEnd w:id="11"/>
      <w:commentRangeEnd w:id="12"/>
      <w:r w:rsidR="009E7279">
        <w:rPr>
          <w:rStyle w:val="CommentReference"/>
          <w:rFonts w:hint="eastAsia"/>
          <w:sz w:val="32"/>
          <w:szCs w:val="32"/>
        </w:rPr>
        <w:commentReference w:id="12"/>
      </w:r>
    </w:p>
    <w:tbl>
      <w:tblPr>
        <w:tblStyle w:val="TableGrid"/>
        <w:tblW w:w="0" w:type="auto"/>
        <w:tblLook w:val="04A0" w:firstRow="1" w:lastRow="0" w:firstColumn="1" w:lastColumn="0" w:noHBand="0" w:noVBand="1"/>
      </w:tblPr>
      <w:tblGrid>
        <w:gridCol w:w="5395"/>
        <w:gridCol w:w="5395"/>
      </w:tblGrid>
      <w:tr w:rsidR="008E3BD1" w14:paraId="410B0C32" w14:textId="77777777" w:rsidTr="00B155FA">
        <w:tc>
          <w:tcPr>
            <w:tcW w:w="5395" w:type="dxa"/>
          </w:tcPr>
          <w:p w14:paraId="5C667756" w14:textId="5EDACFA0" w:rsidR="008E3BD1" w:rsidRDefault="008E3BD1" w:rsidP="008E3BD1">
            <w:r>
              <w:t>English</w:t>
            </w:r>
          </w:p>
        </w:tc>
        <w:tc>
          <w:tcPr>
            <w:tcW w:w="5395" w:type="dxa"/>
          </w:tcPr>
          <w:p w14:paraId="61FCF9E1" w14:textId="36ACEECF" w:rsidR="008E3BD1" w:rsidRDefault="008E3BD1" w:rsidP="008E3BD1">
            <w:r>
              <w:t>Spanish</w:t>
            </w:r>
          </w:p>
        </w:tc>
      </w:tr>
      <w:tr w:rsidR="008E3BD1" w14:paraId="0BDF7BB4" w14:textId="77777777" w:rsidTr="00B155FA">
        <w:tc>
          <w:tcPr>
            <w:tcW w:w="5395" w:type="dxa"/>
          </w:tcPr>
          <w:p w14:paraId="4421B1D1" w14:textId="4C14BEE4" w:rsidR="00FB1F52" w:rsidRDefault="00FB1F52" w:rsidP="00FB1F52">
            <w:pPr>
              <w:pStyle w:val="Heading3"/>
            </w:pPr>
            <w:r>
              <w:t>Patient</w:t>
            </w:r>
            <w:r w:rsidR="00300F38">
              <w:t xml:space="preserve"> Name</w:t>
            </w:r>
          </w:p>
          <w:p w14:paraId="5BAF6655" w14:textId="77777777" w:rsidR="00FB1F52" w:rsidRPr="00F33324" w:rsidRDefault="00FB1F52" w:rsidP="00FB1F52">
            <w:r>
              <w:t>The name of the person who received care.</w:t>
            </w:r>
          </w:p>
          <w:p w14:paraId="72F5A8B0" w14:textId="77777777" w:rsidR="00FB1F52" w:rsidRDefault="00FB1F52" w:rsidP="00FB1F52">
            <w:pPr>
              <w:pStyle w:val="Heading3"/>
            </w:pPr>
            <w:r>
              <w:t>Account ID</w:t>
            </w:r>
          </w:p>
          <w:p w14:paraId="555551A9" w14:textId="77777777" w:rsidR="00FB1F52" w:rsidRPr="007B03B2" w:rsidRDefault="00FB1F52" w:rsidP="00FB1F52">
            <w:r>
              <w:t>The unique number associated with each visit or service.</w:t>
            </w:r>
          </w:p>
          <w:p w14:paraId="452AA59F" w14:textId="77777777" w:rsidR="00FB1F52" w:rsidRDefault="00FB1F52" w:rsidP="00FB1F52">
            <w:pPr>
              <w:pStyle w:val="Heading3"/>
            </w:pPr>
            <w:r>
              <w:t>Service Date</w:t>
            </w:r>
          </w:p>
          <w:p w14:paraId="1020ADD0" w14:textId="77777777" w:rsidR="00FB1F52" w:rsidRPr="005F14A8" w:rsidRDefault="00FB1F52" w:rsidP="00FB1F52">
            <w:r>
              <w:t>The date the service was provided.</w:t>
            </w:r>
          </w:p>
          <w:p w14:paraId="50B8D15D" w14:textId="77777777" w:rsidR="00FB1F52" w:rsidRDefault="00FB1F52" w:rsidP="00FB1F52">
            <w:pPr>
              <w:pStyle w:val="Heading3"/>
            </w:pPr>
            <w:r>
              <w:t>Provider</w:t>
            </w:r>
          </w:p>
          <w:p w14:paraId="5D44BD97" w14:textId="77777777" w:rsidR="00FB1F52" w:rsidRDefault="00FB1F52" w:rsidP="00FB1F52">
            <w:r>
              <w:t xml:space="preserve">The name of the </w:t>
            </w:r>
            <w:r w:rsidRPr="005C4C4C">
              <w:t xml:space="preserve">physician, medical professional, hospital or other medical facility </w:t>
            </w:r>
            <w:r>
              <w:t>that provided the service.</w:t>
            </w:r>
            <w:r w:rsidRPr="005C4C4C">
              <w:t xml:space="preserve"> </w:t>
            </w:r>
          </w:p>
          <w:p w14:paraId="312A3DC5" w14:textId="77777777" w:rsidR="00FB1F52" w:rsidRDefault="00FB1F52" w:rsidP="00FB1F52">
            <w:pPr>
              <w:pStyle w:val="Heading3"/>
            </w:pPr>
            <w:r>
              <w:t>Service Type</w:t>
            </w:r>
          </w:p>
          <w:p w14:paraId="3C908855" w14:textId="77777777" w:rsidR="00FB1F52" w:rsidRPr="00691B0F" w:rsidRDefault="00FB1F52" w:rsidP="00FB1F52">
            <w:r>
              <w:t>A brief description of the service provided.</w:t>
            </w:r>
          </w:p>
          <w:p w14:paraId="0FCAEF96" w14:textId="77777777" w:rsidR="00FB1F52" w:rsidRDefault="00FB1F52" w:rsidP="00FB1F52">
            <w:pPr>
              <w:pStyle w:val="Heading3"/>
            </w:pPr>
            <w:r>
              <w:t>Status</w:t>
            </w:r>
          </w:p>
          <w:p w14:paraId="775604A3" w14:textId="77777777" w:rsidR="00FB1F52" w:rsidRDefault="00FB1F52" w:rsidP="00FB1F52">
            <w:r>
              <w:t>The status of the account.</w:t>
            </w:r>
          </w:p>
          <w:p w14:paraId="39FCD56E" w14:textId="77777777" w:rsidR="00FB1F52" w:rsidRDefault="00FB1F52" w:rsidP="00300F38">
            <w:pPr>
              <w:ind w:left="697"/>
            </w:pPr>
            <w:r>
              <w:tab/>
              <w:t>New – New balance(s) since last statement</w:t>
            </w:r>
          </w:p>
          <w:p w14:paraId="3394AC50" w14:textId="77777777" w:rsidR="00FB1F52" w:rsidRDefault="00FB1F52" w:rsidP="00300F38">
            <w:pPr>
              <w:ind w:left="697"/>
            </w:pPr>
            <w:r>
              <w:tab/>
              <w:t>PP – Balance included on payment plan</w:t>
            </w:r>
          </w:p>
          <w:p w14:paraId="69A33A3F" w14:textId="77777777" w:rsidR="00FB1F52" w:rsidRDefault="00FB1F52" w:rsidP="00300F38">
            <w:pPr>
              <w:ind w:left="697"/>
            </w:pPr>
            <w:r>
              <w:tab/>
              <w:t>Past Due – Balance(s) are now past due.</w:t>
            </w:r>
            <w:r w:rsidR="00300F38">
              <w:t xml:space="preserve"> </w:t>
            </w:r>
            <w:r>
              <w:t>Please pay immediately upon receipt.</w:t>
            </w:r>
          </w:p>
          <w:p w14:paraId="35FE8424" w14:textId="77777777" w:rsidR="00FB1F52" w:rsidRPr="00691B0F" w:rsidRDefault="00FB1F52" w:rsidP="00300F38">
            <w:pPr>
              <w:ind w:left="697"/>
            </w:pPr>
            <w:r>
              <w:t>Final Notice – Account will be transferred to collection agency if payment is not received</w:t>
            </w:r>
          </w:p>
          <w:p w14:paraId="00201939" w14:textId="77777777" w:rsidR="00FB1F52" w:rsidRPr="00691B0F" w:rsidRDefault="00FB1F52" w:rsidP="00300F38">
            <w:pPr>
              <w:ind w:left="697"/>
            </w:pPr>
            <w:r>
              <w:t>[CLIENT may have others they wish to add in special scenario]</w:t>
            </w:r>
          </w:p>
          <w:p w14:paraId="6A743F66" w14:textId="7FA4EB04" w:rsidR="00FB1F52" w:rsidRDefault="0062245D" w:rsidP="00FB1F52">
            <w:pPr>
              <w:pStyle w:val="Heading3"/>
            </w:pPr>
            <w:r>
              <w:t>Amount Due</w:t>
            </w:r>
          </w:p>
          <w:p w14:paraId="4776C3F6" w14:textId="77777777" w:rsidR="008E3BD1" w:rsidRDefault="00FB1F52" w:rsidP="008E3BD1">
            <w:r>
              <w:t xml:space="preserve">The amount you owe.  To learn more about balances, visit </w:t>
            </w:r>
            <w:r w:rsidRPr="00F166B2">
              <w:rPr>
                <w:highlight w:val="green"/>
                <w:u w:val="single"/>
              </w:rPr>
              <w:t>Understanding Your Balance</w:t>
            </w:r>
            <w:r>
              <w:t>.</w:t>
            </w:r>
          </w:p>
          <w:p w14:paraId="71D53A11" w14:textId="77777777" w:rsidR="0062245D" w:rsidRDefault="0062245D" w:rsidP="008E3BD1"/>
          <w:p w14:paraId="5FDFC3BD" w14:textId="09E9B1EE" w:rsidR="0062245D" w:rsidRDefault="0062245D" w:rsidP="0062245D">
            <w:pPr>
              <w:pStyle w:val="Heading3"/>
            </w:pPr>
            <w:r>
              <w:t>Payment Amount</w:t>
            </w:r>
          </w:p>
        </w:tc>
        <w:tc>
          <w:tcPr>
            <w:tcW w:w="5395" w:type="dxa"/>
          </w:tcPr>
          <w:p w14:paraId="0F5A18AA" w14:textId="1E9D7472" w:rsidR="008E3BD1" w:rsidRPr="00330F6F" w:rsidRDefault="1EFDDA8B" w:rsidP="0B2BFEC5">
            <w:pPr>
              <w:pStyle w:val="Heading3"/>
              <w:rPr>
                <w:lang w:val="es-US"/>
              </w:rPr>
            </w:pPr>
            <w:r w:rsidRPr="00330F6F">
              <w:rPr>
                <w:lang w:val="es-US"/>
              </w:rPr>
              <w:t>Nombre del Paciente</w:t>
            </w:r>
          </w:p>
          <w:p w14:paraId="554FD746" w14:textId="0A8EBEB5" w:rsidR="008E3BD1" w:rsidRPr="00330F6F" w:rsidRDefault="1EFDDA8B" w:rsidP="7E36D1F4">
            <w:pPr>
              <w:spacing w:before="240" w:after="240"/>
              <w:rPr>
                <w:lang w:val="es-US"/>
              </w:rPr>
            </w:pPr>
            <w:r w:rsidRPr="00330F6F">
              <w:rPr>
                <w:lang w:val="es-US"/>
              </w:rPr>
              <w:t xml:space="preserve">Nombre de la persona  que fue atendida. </w:t>
            </w:r>
          </w:p>
          <w:p w14:paraId="7FEB08A4" w14:textId="13991510" w:rsidR="008E3BD1" w:rsidRPr="00330F6F" w:rsidRDefault="1EFDDA8B" w:rsidP="0B2BFEC5">
            <w:pPr>
              <w:pStyle w:val="Heading3"/>
              <w:rPr>
                <w:lang w:val="es-US"/>
              </w:rPr>
            </w:pPr>
            <w:r w:rsidRPr="00330F6F">
              <w:rPr>
                <w:lang w:val="es-US"/>
              </w:rPr>
              <w:t>Número de Cuenta</w:t>
            </w:r>
          </w:p>
          <w:p w14:paraId="196DEA0A" w14:textId="4C8AF5FA" w:rsidR="008E3BD1" w:rsidRPr="00330F6F" w:rsidRDefault="1EFDDA8B" w:rsidP="7E36D1F4">
            <w:pPr>
              <w:spacing w:before="240" w:after="240"/>
              <w:rPr>
                <w:lang w:val="es-US"/>
              </w:rPr>
            </w:pPr>
            <w:r w:rsidRPr="00330F6F">
              <w:rPr>
                <w:lang w:val="es-US"/>
              </w:rPr>
              <w:t>El número único asignado a cada visita o servicio.</w:t>
            </w:r>
          </w:p>
          <w:p w14:paraId="49D88BD1" w14:textId="3F52E15D" w:rsidR="008E3BD1" w:rsidRPr="00330F6F" w:rsidRDefault="1EFDDA8B" w:rsidP="0B2BFEC5">
            <w:pPr>
              <w:pStyle w:val="Heading3"/>
              <w:rPr>
                <w:lang w:val="es-US"/>
              </w:rPr>
            </w:pPr>
            <w:r w:rsidRPr="00330F6F">
              <w:rPr>
                <w:lang w:val="es-US"/>
              </w:rPr>
              <w:t>Fecha de Servicio</w:t>
            </w:r>
          </w:p>
          <w:p w14:paraId="52AD5687" w14:textId="00FCA991" w:rsidR="008E3BD1" w:rsidRPr="00330F6F" w:rsidRDefault="1EFDDA8B" w:rsidP="008E3BD1">
            <w:pPr>
              <w:rPr>
                <w:lang w:val="es-US"/>
              </w:rPr>
            </w:pPr>
            <w:r w:rsidRPr="00330F6F">
              <w:rPr>
                <w:lang w:val="es-US"/>
              </w:rPr>
              <w:t>Fecha en la que se prestó el servicio.</w:t>
            </w:r>
          </w:p>
          <w:p w14:paraId="707BD7FA" w14:textId="1286F3FC" w:rsidR="008E3BD1" w:rsidRPr="00330F6F" w:rsidRDefault="1EFDDA8B" w:rsidP="0B2BFEC5">
            <w:pPr>
              <w:pStyle w:val="Heading3"/>
              <w:rPr>
                <w:lang w:val="es-US"/>
              </w:rPr>
            </w:pPr>
            <w:r w:rsidRPr="00330F6F">
              <w:rPr>
                <w:lang w:val="es-US"/>
              </w:rPr>
              <w:t>Proveedor</w:t>
            </w:r>
          </w:p>
          <w:p w14:paraId="01CBDDC5" w14:textId="60E00A29" w:rsidR="008E3BD1" w:rsidRPr="00330F6F" w:rsidRDefault="1D0D97A6" w:rsidP="7E36D1F4">
            <w:pPr>
              <w:spacing w:before="240" w:after="240"/>
              <w:rPr>
                <w:lang w:val="es-US"/>
              </w:rPr>
            </w:pPr>
            <w:r w:rsidRPr="00330F6F">
              <w:rPr>
                <w:rFonts w:ascii="Aptos" w:eastAsia="Aptos" w:hAnsi="Aptos" w:cs="Aptos"/>
                <w:lang w:val="es-US"/>
              </w:rPr>
              <w:t>El nombre del médico, profesional de salud, hospital u otro centro médico que prestó el servicio.</w:t>
            </w:r>
          </w:p>
          <w:p w14:paraId="6395157F" w14:textId="1FC0A2A2" w:rsidR="008E3BD1" w:rsidRDefault="1D0D97A6" w:rsidP="7E36D1F4">
            <w:pPr>
              <w:pStyle w:val="Heading3"/>
            </w:pPr>
            <w:r>
              <w:t>Tipo de Servicio</w:t>
            </w:r>
          </w:p>
          <w:p w14:paraId="1F2C25D1" w14:textId="77777777" w:rsidR="008E3BD1" w:rsidRDefault="1D0D97A6" w:rsidP="008E3BD1">
            <w:r>
              <w:t>A brief description of the service provided.</w:t>
            </w:r>
          </w:p>
          <w:p w14:paraId="7A47B043" w14:textId="6EB5A90D" w:rsidR="008E3BD1" w:rsidRPr="00330F6F" w:rsidRDefault="1D0D97A6" w:rsidP="7E36D1F4">
            <w:pPr>
              <w:pStyle w:val="Heading3"/>
              <w:rPr>
                <w:lang w:val="es-US"/>
              </w:rPr>
            </w:pPr>
            <w:r w:rsidRPr="00330F6F">
              <w:rPr>
                <w:lang w:val="es-US"/>
              </w:rPr>
              <w:t>Estado</w:t>
            </w:r>
          </w:p>
          <w:p w14:paraId="55A62020" w14:textId="498AB7F8" w:rsidR="008E3BD1" w:rsidRPr="00330F6F" w:rsidRDefault="1D0D97A6" w:rsidP="7E36D1F4">
            <w:pPr>
              <w:spacing w:before="240" w:after="240"/>
              <w:rPr>
                <w:lang w:val="es-US"/>
              </w:rPr>
            </w:pPr>
            <w:r w:rsidRPr="00330F6F">
              <w:rPr>
                <w:rFonts w:ascii="Aptos" w:eastAsia="Aptos" w:hAnsi="Aptos" w:cs="Aptos"/>
                <w:lang w:val="es-US"/>
              </w:rPr>
              <w:t xml:space="preserve">Estado de la cuenta. </w:t>
            </w:r>
          </w:p>
          <w:p w14:paraId="0284D762" w14:textId="69E586E4" w:rsidR="008E3BD1" w:rsidRPr="00330F6F" w:rsidRDefault="1D0D97A6" w:rsidP="7E36D1F4">
            <w:pPr>
              <w:spacing w:before="240" w:after="240"/>
              <w:rPr>
                <w:rFonts w:ascii="Aptos" w:eastAsia="Aptos" w:hAnsi="Aptos" w:cs="Aptos"/>
                <w:lang w:val="es-US"/>
              </w:rPr>
            </w:pPr>
            <w:r w:rsidRPr="00330F6F">
              <w:rPr>
                <w:rFonts w:ascii="Aptos" w:eastAsia="Aptos" w:hAnsi="Aptos" w:cs="Aptos"/>
                <w:lang w:val="es-US"/>
              </w:rPr>
              <w:t>Nuevo - Nuevo(s) saldo(s) desde el último e</w:t>
            </w:r>
            <w:r w:rsidR="2AA1F4CF" w:rsidRPr="00330F6F">
              <w:rPr>
                <w:rFonts w:ascii="Aptos" w:eastAsia="Aptos" w:hAnsi="Aptos" w:cs="Aptos"/>
                <w:lang w:val="es-US"/>
              </w:rPr>
              <w:t>stado de cuenta</w:t>
            </w:r>
            <w:r w:rsidRPr="00330F6F">
              <w:rPr>
                <w:rFonts w:ascii="Aptos" w:eastAsia="Aptos" w:hAnsi="Aptos" w:cs="Aptos"/>
                <w:lang w:val="es-US"/>
              </w:rPr>
              <w:t>.</w:t>
            </w:r>
          </w:p>
          <w:p w14:paraId="50D7A4E4" w14:textId="2829811C" w:rsidR="008E3BD1" w:rsidRPr="00330F6F" w:rsidRDefault="1D0D97A6" w:rsidP="7E36D1F4">
            <w:pPr>
              <w:spacing w:before="240" w:after="240"/>
              <w:rPr>
                <w:lang w:val="es-US"/>
              </w:rPr>
            </w:pPr>
            <w:r w:rsidRPr="00330F6F">
              <w:rPr>
                <w:rFonts w:ascii="Aptos" w:eastAsia="Aptos" w:hAnsi="Aptos" w:cs="Aptos"/>
                <w:lang w:val="es-US"/>
              </w:rPr>
              <w:t>PP - Saldo incluido en el plan de pagos</w:t>
            </w:r>
          </w:p>
          <w:p w14:paraId="67191104" w14:textId="6A8BB225" w:rsidR="008E3BD1" w:rsidRPr="00330F6F" w:rsidRDefault="1D0D97A6" w:rsidP="7E36D1F4">
            <w:pPr>
              <w:spacing w:before="240" w:after="240"/>
              <w:rPr>
                <w:rFonts w:ascii="Aptos" w:eastAsia="Aptos" w:hAnsi="Aptos" w:cs="Aptos"/>
                <w:lang w:val="es-US"/>
              </w:rPr>
            </w:pPr>
            <w:r w:rsidRPr="00330F6F">
              <w:rPr>
                <w:rFonts w:ascii="Aptos" w:eastAsia="Aptos" w:hAnsi="Aptos" w:cs="Aptos"/>
                <w:lang w:val="es-US"/>
              </w:rPr>
              <w:t>Atrasado</w:t>
            </w:r>
            <w:r w:rsidR="32F94750" w:rsidRPr="00330F6F">
              <w:rPr>
                <w:rFonts w:ascii="Aptos" w:eastAsia="Aptos" w:hAnsi="Aptos" w:cs="Aptos"/>
                <w:lang w:val="es-US"/>
              </w:rPr>
              <w:t xml:space="preserve"> (Past Due)</w:t>
            </w:r>
            <w:r w:rsidR="78BF436C" w:rsidRPr="00330F6F">
              <w:rPr>
                <w:rFonts w:ascii="Aptos" w:eastAsia="Aptos" w:hAnsi="Aptos" w:cs="Aptos"/>
                <w:lang w:val="es-US"/>
              </w:rPr>
              <w:t xml:space="preserve"> – Los S</w:t>
            </w:r>
            <w:r w:rsidRPr="00330F6F">
              <w:rPr>
                <w:rFonts w:ascii="Aptos" w:eastAsia="Aptos" w:hAnsi="Aptos" w:cs="Aptos"/>
                <w:lang w:val="es-US"/>
              </w:rPr>
              <w:t>aldo(s) atrasado(s). Por favor, pague inmediatamente en cuanto lo reciba.</w:t>
            </w:r>
          </w:p>
          <w:p w14:paraId="305DDF21" w14:textId="72664856" w:rsidR="008E3BD1" w:rsidRPr="00330F6F" w:rsidRDefault="1207F0CA" w:rsidP="7E36D1F4">
            <w:pPr>
              <w:spacing w:before="240" w:after="240"/>
              <w:rPr>
                <w:lang w:val="es-US"/>
              </w:rPr>
            </w:pPr>
            <w:r w:rsidRPr="00330F6F">
              <w:rPr>
                <w:rFonts w:asciiTheme="majorHAnsi" w:eastAsiaTheme="majorEastAsia" w:hAnsiTheme="majorHAnsi" w:cstheme="majorBidi"/>
                <w:color w:val="000000" w:themeColor="text1"/>
                <w:lang w:val="es-US"/>
              </w:rPr>
              <w:t>Notificación Final</w:t>
            </w:r>
            <w:r w:rsidRPr="00330F6F">
              <w:rPr>
                <w:rFonts w:asciiTheme="majorHAnsi" w:eastAsiaTheme="majorEastAsia" w:hAnsiTheme="majorHAnsi" w:cstheme="majorBidi"/>
                <w:lang w:val="es-US"/>
              </w:rPr>
              <w:t xml:space="preserve"> </w:t>
            </w:r>
            <w:r w:rsidRPr="00330F6F">
              <w:rPr>
                <w:rFonts w:ascii="Aptos" w:eastAsia="Aptos" w:hAnsi="Aptos" w:cs="Aptos"/>
                <w:lang w:val="es-US"/>
              </w:rPr>
              <w:t>- La cuenta se transferirá a una agencia de cobros si no se recibe el pago</w:t>
            </w:r>
          </w:p>
          <w:p w14:paraId="158EB09D" w14:textId="77777777" w:rsidR="008E3BD1" w:rsidRDefault="1207F0CA" w:rsidP="7E36D1F4">
            <w:pPr>
              <w:ind w:left="697"/>
            </w:pPr>
            <w:r>
              <w:t>[CLIENT may have others they wish to add in special scenario]</w:t>
            </w:r>
          </w:p>
          <w:p w14:paraId="32E7F06D" w14:textId="076CD773" w:rsidR="008E3BD1" w:rsidRPr="00BB4417" w:rsidRDefault="008E3BD1" w:rsidP="7E36D1F4">
            <w:pPr>
              <w:pStyle w:val="Heading3"/>
            </w:pPr>
          </w:p>
          <w:p w14:paraId="6F64548E" w14:textId="0F410FBE" w:rsidR="008E3BD1" w:rsidRPr="00330F6F" w:rsidRDefault="1207F0CA" w:rsidP="7E36D1F4">
            <w:pPr>
              <w:spacing w:before="240" w:after="240"/>
              <w:rPr>
                <w:rFonts w:ascii="Aptos" w:eastAsia="Aptos" w:hAnsi="Aptos" w:cs="Aptos"/>
                <w:highlight w:val="green"/>
                <w:u w:val="single"/>
                <w:lang w:val="es-US"/>
              </w:rPr>
            </w:pPr>
            <w:r w:rsidRPr="00330F6F">
              <w:rPr>
                <w:rFonts w:ascii="Aptos" w:eastAsia="Aptos" w:hAnsi="Aptos" w:cs="Aptos"/>
                <w:lang w:val="es-US"/>
              </w:rPr>
              <w:t>La cantidad que debe. Para obtener más información sobre saldos, visite</w:t>
            </w:r>
            <w:r w:rsidRPr="00330F6F">
              <w:rPr>
                <w:rFonts w:ascii="Aptos" w:eastAsia="Aptos" w:hAnsi="Aptos" w:cs="Aptos"/>
                <w:u w:val="single"/>
                <w:lang w:val="es-US"/>
              </w:rPr>
              <w:t xml:space="preserve"> </w:t>
            </w:r>
            <w:r w:rsidRPr="00330F6F">
              <w:rPr>
                <w:rFonts w:ascii="Aptos" w:eastAsia="Aptos" w:hAnsi="Aptos" w:cs="Aptos"/>
                <w:highlight w:val="green"/>
                <w:u w:val="single"/>
                <w:lang w:val="es-US"/>
              </w:rPr>
              <w:t>Entendiendo su Saldo.</w:t>
            </w:r>
          </w:p>
          <w:p w14:paraId="2426F830" w14:textId="5095D533" w:rsidR="008E3BD1" w:rsidRDefault="1207F0CA" w:rsidP="7E36D1F4">
            <w:pPr>
              <w:pStyle w:val="Heading3"/>
            </w:pPr>
            <w:r>
              <w:t xml:space="preserve">Cantidad </w:t>
            </w:r>
            <w:r w:rsidR="2973EE1B">
              <w:t>del Pago</w:t>
            </w:r>
          </w:p>
          <w:p w14:paraId="629F4875" w14:textId="6502A6B8" w:rsidR="008E3BD1" w:rsidRPr="002C49DC" w:rsidRDefault="1CE755A3" w:rsidP="7E36D1F4">
            <w:pPr>
              <w:rPr>
                <w:color w:val="000000" w:themeColor="text1"/>
              </w:rPr>
            </w:pPr>
            <w:r w:rsidRPr="002C49DC">
              <w:rPr>
                <w:color w:val="000000" w:themeColor="text1"/>
              </w:rPr>
              <w:t>Will you add a definition here?</w:t>
            </w:r>
            <w:r w:rsidR="002C49DC" w:rsidRPr="002C49DC">
              <w:rPr>
                <w:color w:val="000000" w:themeColor="text1"/>
              </w:rPr>
              <w:t xml:space="preserve"> - no</w:t>
            </w:r>
          </w:p>
          <w:p w14:paraId="5F1422C0" w14:textId="7316B963" w:rsidR="008E3BD1" w:rsidRDefault="008E3BD1" w:rsidP="7E36D1F4">
            <w:pPr>
              <w:spacing w:before="240" w:after="240"/>
              <w:rPr>
                <w:rFonts w:ascii="Aptos" w:eastAsia="Aptos" w:hAnsi="Aptos" w:cs="Aptos"/>
              </w:rPr>
            </w:pPr>
          </w:p>
          <w:p w14:paraId="7AB36A2E" w14:textId="7F7FCA0C" w:rsidR="008E3BD1" w:rsidRDefault="008E3BD1" w:rsidP="7E36D1F4">
            <w:pPr>
              <w:spacing w:before="240" w:after="240"/>
              <w:rPr>
                <w:rFonts w:ascii="Aptos" w:eastAsia="Aptos" w:hAnsi="Aptos" w:cs="Aptos"/>
              </w:rPr>
            </w:pPr>
          </w:p>
          <w:p w14:paraId="266500E1" w14:textId="0943C370" w:rsidR="008E3BD1" w:rsidRDefault="008E3BD1" w:rsidP="008E3BD1"/>
        </w:tc>
      </w:tr>
      <w:tr w:rsidR="7E36D1F4" w14:paraId="3A8D11C2" w14:textId="77777777" w:rsidTr="00B155FA">
        <w:trPr>
          <w:trHeight w:val="300"/>
        </w:trPr>
        <w:tc>
          <w:tcPr>
            <w:tcW w:w="5395" w:type="dxa"/>
          </w:tcPr>
          <w:p w14:paraId="4FF9E050" w14:textId="51FCFC49" w:rsidR="7E36D1F4" w:rsidRDefault="7E36D1F4" w:rsidP="7E36D1F4">
            <w:pPr>
              <w:pStyle w:val="Heading3"/>
            </w:pPr>
          </w:p>
        </w:tc>
        <w:tc>
          <w:tcPr>
            <w:tcW w:w="5395" w:type="dxa"/>
          </w:tcPr>
          <w:p w14:paraId="7B716734" w14:textId="0600349C" w:rsidR="7E36D1F4" w:rsidRDefault="7E36D1F4" w:rsidP="7E36D1F4">
            <w:pPr>
              <w:pStyle w:val="Heading3"/>
            </w:pPr>
          </w:p>
        </w:tc>
      </w:tr>
    </w:tbl>
    <w:p w14:paraId="5F39BF4B" w14:textId="77777777" w:rsidR="00F8700B" w:rsidRPr="00F8700B" w:rsidRDefault="00F8700B" w:rsidP="00E33ADC"/>
    <w:p w14:paraId="3CD02821" w14:textId="2624B0BD" w:rsidR="001A7805" w:rsidRDefault="001A7805" w:rsidP="001A7805">
      <w:pPr>
        <w:pStyle w:val="Heading2"/>
      </w:pPr>
      <w:bookmarkStart w:id="13" w:name="_Toc200962884"/>
      <w:r>
        <w:t>Reasons Insurance Didn’t Pay Icon Descriptions</w:t>
      </w:r>
      <w:bookmarkEnd w:id="13"/>
    </w:p>
    <w:tbl>
      <w:tblPr>
        <w:tblStyle w:val="TableGrid"/>
        <w:tblW w:w="0" w:type="auto"/>
        <w:tblLook w:val="04A0" w:firstRow="1" w:lastRow="0" w:firstColumn="1" w:lastColumn="0" w:noHBand="0" w:noVBand="1"/>
      </w:tblPr>
      <w:tblGrid>
        <w:gridCol w:w="5395"/>
        <w:gridCol w:w="5395"/>
      </w:tblGrid>
      <w:tr w:rsidR="001A7805" w14:paraId="3294C1B5" w14:textId="77777777" w:rsidTr="58F249CE">
        <w:tc>
          <w:tcPr>
            <w:tcW w:w="5395" w:type="dxa"/>
          </w:tcPr>
          <w:p w14:paraId="18A05F38" w14:textId="77777777" w:rsidR="001A7805" w:rsidRDefault="001A7805" w:rsidP="00AD0130">
            <w:r>
              <w:t>English</w:t>
            </w:r>
          </w:p>
        </w:tc>
        <w:tc>
          <w:tcPr>
            <w:tcW w:w="5395" w:type="dxa"/>
          </w:tcPr>
          <w:p w14:paraId="5B71AA07" w14:textId="77777777" w:rsidR="001A7805" w:rsidRDefault="001A7805" w:rsidP="00AD0130">
            <w:r>
              <w:t>Spanish</w:t>
            </w:r>
          </w:p>
        </w:tc>
      </w:tr>
      <w:tr w:rsidR="001A7805" w:rsidRPr="002C6AB9" w14:paraId="62963EA8" w14:textId="77777777" w:rsidTr="58F249CE">
        <w:tc>
          <w:tcPr>
            <w:tcW w:w="5395" w:type="dxa"/>
          </w:tcPr>
          <w:p w14:paraId="70357D61" w14:textId="77777777" w:rsidR="00F10BBA" w:rsidRPr="007115BE" w:rsidRDefault="00F10BBA" w:rsidP="00F10BBA">
            <w:pPr>
              <w:rPr>
                <w:b/>
                <w:bCs/>
              </w:rPr>
            </w:pPr>
            <w:r w:rsidRPr="007115BE">
              <w:rPr>
                <w:b/>
                <w:bCs/>
              </w:rPr>
              <w:t>1. Lack of Medical Necessity</w:t>
            </w:r>
          </w:p>
          <w:p w14:paraId="497BF748" w14:textId="77777777" w:rsidR="00F10BBA" w:rsidRDefault="00F10BBA" w:rsidP="00F10BBA">
            <w:pPr>
              <w:rPr>
                <w:i/>
                <w:iCs/>
              </w:rPr>
            </w:pPr>
          </w:p>
          <w:p w14:paraId="4F17E0C2" w14:textId="4665C679" w:rsidR="00F10BBA" w:rsidRPr="004E39A5" w:rsidRDefault="00F10BBA" w:rsidP="00F10BBA">
            <w:pPr>
              <w:rPr>
                <w:i/>
                <w:iCs/>
              </w:rPr>
            </w:pPr>
            <w:r>
              <w:rPr>
                <w:i/>
                <w:iCs/>
              </w:rPr>
              <w:t>Your insurance has reviewed your claim and determined that the patient received a service that was not medically necessary.</w:t>
            </w:r>
          </w:p>
          <w:p w14:paraId="78712E5D" w14:textId="77777777" w:rsidR="00F10BBA" w:rsidRDefault="00F10BBA" w:rsidP="00F10BBA">
            <w:pPr>
              <w:rPr>
                <w:i/>
                <w:iCs/>
              </w:rPr>
            </w:pPr>
          </w:p>
          <w:p w14:paraId="62164951" w14:textId="33CA7181" w:rsidR="00F10BBA" w:rsidRDefault="00F10BBA" w:rsidP="00F10BBA">
            <w:r>
              <w:rPr>
                <w:i/>
                <w:iCs/>
              </w:rPr>
              <w:t xml:space="preserve">About medical necessity: </w:t>
            </w:r>
            <w:r w:rsidRPr="004E39A5">
              <w:t>Medical necessity is the determination of whether a service is essential and appropriate for the patient’s condition.</w:t>
            </w:r>
            <w:r>
              <w:rPr>
                <w:b/>
                <w:bCs/>
                <w:i/>
                <w:iCs/>
              </w:rPr>
              <w:t xml:space="preserve">  </w:t>
            </w:r>
            <w:r>
              <w:t>Insurance won’t cover services they decide are unnecessary.  For example, if you receive a</w:t>
            </w:r>
            <w:r w:rsidRPr="007115BE">
              <w:t xml:space="preserve"> cosmetic</w:t>
            </w:r>
            <w:r>
              <w:t xml:space="preserve"> procedure that is not required to treat a medical condition, insurance may say</w:t>
            </w:r>
            <w:r w:rsidRPr="007115BE">
              <w:t xml:space="preserve"> it’s not medically necessary and refuse to pay.</w:t>
            </w:r>
            <w:r w:rsidRPr="0019782A">
              <w:t xml:space="preserve">   </w:t>
            </w:r>
            <w:r>
              <w:t>Insurance may also refuse to pay for care you receive for a medical condition if there’s a less expensive</w:t>
            </w:r>
            <w:r w:rsidRPr="0019782A">
              <w:t xml:space="preserve"> treatment that could work just as well. </w:t>
            </w:r>
          </w:p>
          <w:p w14:paraId="1556F2F8" w14:textId="77777777" w:rsidR="00AD2178" w:rsidRDefault="00AD2178" w:rsidP="00F10BBA"/>
          <w:p w14:paraId="6C95DC00" w14:textId="3F2C85B1" w:rsidR="001A7805" w:rsidRPr="00F10BBA" w:rsidRDefault="00F10BBA" w:rsidP="00AD0130">
            <w:pPr>
              <w:rPr>
                <w:u w:val="single"/>
              </w:rPr>
            </w:pPr>
            <w:r>
              <w:t xml:space="preserve">For more information about medical necessity, visit </w:t>
            </w:r>
            <w:r>
              <w:rPr>
                <w:b/>
                <w:bCs/>
                <w:u w:val="single"/>
              </w:rPr>
              <w:t>Tips for Reading Your Bill</w:t>
            </w:r>
            <w:r>
              <w:rPr>
                <w:u w:val="single"/>
              </w:rPr>
              <w:t xml:space="preserve">. </w:t>
            </w:r>
          </w:p>
        </w:tc>
        <w:tc>
          <w:tcPr>
            <w:tcW w:w="5395" w:type="dxa"/>
          </w:tcPr>
          <w:p w14:paraId="51BC3993" w14:textId="3797AED7" w:rsidR="001A7805" w:rsidRPr="00EC5DCB" w:rsidRDefault="2983010F" w:rsidP="00D51F74">
            <w:pPr>
              <w:pStyle w:val="ListParagraph"/>
              <w:numPr>
                <w:ilvl w:val="0"/>
                <w:numId w:val="58"/>
              </w:numPr>
              <w:rPr>
                <w:rFonts w:ascii="Aptos" w:eastAsia="Aptos" w:hAnsi="Aptos" w:cs="Arial"/>
                <w:b/>
                <w:color w:val="000000" w:themeColor="text1"/>
                <w:lang w:val="es-US"/>
              </w:rPr>
            </w:pPr>
            <w:r w:rsidRPr="00EC5DCB">
              <w:rPr>
                <w:rFonts w:ascii="Aptos" w:eastAsia="Aptos" w:hAnsi="Aptos" w:cs="Arial"/>
                <w:b/>
                <w:color w:val="000000" w:themeColor="text1"/>
                <w:lang w:val="es-US"/>
              </w:rPr>
              <w:t xml:space="preserve">No </w:t>
            </w:r>
            <w:r w:rsidR="50BC089F" w:rsidRPr="00EC5DCB">
              <w:rPr>
                <w:rFonts w:ascii="Aptos" w:eastAsia="Aptos" w:hAnsi="Aptos" w:cs="Arial"/>
                <w:b/>
                <w:color w:val="000000" w:themeColor="text1"/>
                <w:lang w:val="es-US"/>
              </w:rPr>
              <w:t>Hu</w:t>
            </w:r>
            <w:r w:rsidR="121566AA" w:rsidRPr="00EC5DCB">
              <w:rPr>
                <w:rFonts w:ascii="Aptos" w:eastAsia="Aptos" w:hAnsi="Aptos" w:cs="Arial"/>
                <w:b/>
                <w:color w:val="000000" w:themeColor="text1"/>
                <w:lang w:val="es-US"/>
              </w:rPr>
              <w:t>bo</w:t>
            </w:r>
            <w:r w:rsidRPr="00EC5DCB">
              <w:rPr>
                <w:rFonts w:ascii="Aptos" w:eastAsia="Aptos" w:hAnsi="Aptos" w:cs="Arial"/>
                <w:b/>
                <w:color w:val="000000" w:themeColor="text1"/>
                <w:lang w:val="es-US"/>
              </w:rPr>
              <w:t xml:space="preserve"> Necesidad de </w:t>
            </w:r>
            <w:r w:rsidR="50298D6F" w:rsidRPr="00EC5DCB">
              <w:rPr>
                <w:rFonts w:ascii="Aptos" w:eastAsia="Aptos" w:hAnsi="Aptos" w:cs="Arial"/>
                <w:b/>
                <w:color w:val="000000" w:themeColor="text1"/>
                <w:lang w:val="es-US"/>
              </w:rPr>
              <w:t>Atención Médica</w:t>
            </w:r>
          </w:p>
          <w:p w14:paraId="6B4D9DF8" w14:textId="6AFE483E" w:rsidR="001A7805" w:rsidRPr="00EC5DCB" w:rsidRDefault="322A8EF9" w:rsidP="175F86BA">
            <w:pPr>
              <w:rPr>
                <w:rFonts w:ascii="Aptos" w:eastAsia="Aptos" w:hAnsi="Aptos" w:cs="Aptos"/>
                <w:lang w:val="es-US"/>
              </w:rPr>
            </w:pPr>
            <w:r w:rsidRPr="00EC5DCB">
              <w:rPr>
                <w:rFonts w:ascii="Arial" w:eastAsia="Arial" w:hAnsi="Arial" w:cs="Arial"/>
                <w:i/>
                <w:color w:val="000000" w:themeColor="text1"/>
                <w:lang w:val="es-US"/>
              </w:rPr>
              <w:t>Su seguro ha revisado su reclamo y concluyó que el paciente recibió un servicio médico que no era necesario.</w:t>
            </w:r>
          </w:p>
          <w:p w14:paraId="641F26AB" w14:textId="29D26A1D" w:rsidR="001A7805" w:rsidRPr="00EC5DCB" w:rsidRDefault="001A7805" w:rsidP="175F86BA">
            <w:pPr>
              <w:rPr>
                <w:rFonts w:ascii="Arial" w:eastAsia="Arial" w:hAnsi="Arial" w:cs="Arial"/>
                <w:i/>
                <w:color w:val="000000" w:themeColor="text1"/>
                <w:lang w:val="es-US"/>
              </w:rPr>
            </w:pPr>
          </w:p>
          <w:p w14:paraId="10846C6C" w14:textId="77525DC4" w:rsidR="001A7805" w:rsidRPr="00EC5DCB" w:rsidRDefault="322A8EF9" w:rsidP="175F86BA">
            <w:pPr>
              <w:rPr>
                <w:rFonts w:ascii="Arial" w:eastAsia="Arial" w:hAnsi="Arial" w:cs="Arial"/>
                <w:lang w:val="es-US"/>
              </w:rPr>
            </w:pPr>
            <w:r w:rsidRPr="00EC5DCB">
              <w:rPr>
                <w:rFonts w:ascii="Arial" w:eastAsia="Arial" w:hAnsi="Arial" w:cs="Arial"/>
                <w:i/>
                <w:color w:val="000000" w:themeColor="text1"/>
                <w:lang w:val="es-US"/>
              </w:rPr>
              <w:t>Sobre la necesidad de atención médica:</w:t>
            </w:r>
            <w:r w:rsidRPr="00EC5DCB">
              <w:rPr>
                <w:rFonts w:ascii="Arial" w:eastAsia="Arial" w:hAnsi="Arial" w:cs="Arial"/>
                <w:color w:val="000000" w:themeColor="text1"/>
                <w:lang w:val="es-US"/>
              </w:rPr>
              <w:t xml:space="preserve"> la necesidad de atención médica es la determinación de si un servicio es esencial y apropiado para la condición en la que se encuentra el paciente. El seguro no cubrirá servicios que decida que no se necesitan. Por ejemplo, si recibe un procedimiento cosmético que no es necesario para tratar una c</w:t>
            </w:r>
            <w:r w:rsidR="19F4694D" w:rsidRPr="00EC5DCB">
              <w:rPr>
                <w:rFonts w:ascii="Arial" w:eastAsia="Arial" w:hAnsi="Arial" w:cs="Arial"/>
                <w:color w:val="000000" w:themeColor="text1"/>
                <w:lang w:val="es-US"/>
              </w:rPr>
              <w:t>o</w:t>
            </w:r>
            <w:r w:rsidRPr="00EC5DCB">
              <w:rPr>
                <w:rFonts w:ascii="Arial" w:eastAsia="Arial" w:hAnsi="Arial" w:cs="Arial"/>
                <w:color w:val="000000" w:themeColor="text1"/>
                <w:lang w:val="es-US"/>
              </w:rPr>
              <w:t>ndición médica, el seguro puede decir que no es médicamente necesario y negarse a pagarlo. El seguro también puede negarse a pagar la atención que reciba por una enfermedad si existe otro tratamiento menos costoso que podría funcionar igual de bien.</w:t>
            </w:r>
          </w:p>
          <w:p w14:paraId="20444C8B" w14:textId="7CC28D5A" w:rsidR="001A7805" w:rsidRPr="00EC5DCB" w:rsidRDefault="001A7805" w:rsidP="175F86BA">
            <w:pPr>
              <w:rPr>
                <w:rFonts w:ascii="Arial" w:eastAsia="Arial" w:hAnsi="Arial" w:cs="Arial"/>
                <w:color w:val="000000" w:themeColor="text1"/>
                <w:lang w:val="es-US"/>
              </w:rPr>
            </w:pPr>
          </w:p>
          <w:p w14:paraId="4C25D62C" w14:textId="2F7CF365" w:rsidR="001A7805" w:rsidRPr="00EC5DCB" w:rsidRDefault="322A8EF9" w:rsidP="796C2642">
            <w:pPr>
              <w:rPr>
                <w:rFonts w:ascii="Arial" w:eastAsia="Arial" w:hAnsi="Arial" w:cs="Arial"/>
                <w:lang w:val="es-US"/>
              </w:rPr>
            </w:pPr>
            <w:r w:rsidRPr="00EC5DCB">
              <w:rPr>
                <w:rFonts w:ascii="Arial" w:eastAsia="Arial" w:hAnsi="Arial" w:cs="Arial"/>
                <w:color w:val="000000" w:themeColor="text1"/>
                <w:lang w:val="es-US"/>
              </w:rPr>
              <w:t xml:space="preserve">Para más información sobre la necesidad de atención médica, visite </w:t>
            </w:r>
            <w:r w:rsidRPr="00EC5DCB">
              <w:rPr>
                <w:rFonts w:ascii="Arial" w:eastAsia="Arial" w:hAnsi="Arial" w:cs="Arial"/>
                <w:b/>
                <w:color w:val="000000" w:themeColor="text1"/>
                <w:u w:val="single"/>
                <w:lang w:val="es-US"/>
              </w:rPr>
              <w:t>Consejos para Leer su Cuenta.</w:t>
            </w:r>
          </w:p>
        </w:tc>
      </w:tr>
      <w:tr w:rsidR="00F10BBA" w:rsidRPr="002C6AB9" w14:paraId="75225EF1" w14:textId="77777777" w:rsidTr="58F249CE">
        <w:tc>
          <w:tcPr>
            <w:tcW w:w="5395" w:type="dxa"/>
          </w:tcPr>
          <w:p w14:paraId="42A141E1" w14:textId="77777777" w:rsidR="00F10BBA" w:rsidRDefault="00F10BBA" w:rsidP="00F10BBA">
            <w:pPr>
              <w:rPr>
                <w:b/>
                <w:bCs/>
              </w:rPr>
            </w:pPr>
            <w:r w:rsidRPr="007115BE">
              <w:rPr>
                <w:b/>
                <w:bCs/>
              </w:rPr>
              <w:t>2. Authorization Not Obtained</w:t>
            </w:r>
          </w:p>
          <w:p w14:paraId="1A9216BF" w14:textId="77777777" w:rsidR="00F10BBA" w:rsidRPr="007115BE" w:rsidRDefault="00F10BBA" w:rsidP="00F10BBA">
            <w:pPr>
              <w:rPr>
                <w:b/>
                <w:bCs/>
              </w:rPr>
            </w:pPr>
          </w:p>
          <w:p w14:paraId="3F69382B" w14:textId="77777777" w:rsidR="00F10BBA" w:rsidRPr="004E39A5" w:rsidRDefault="00F10BBA" w:rsidP="00F10BBA">
            <w:pPr>
              <w:rPr>
                <w:i/>
                <w:iCs/>
              </w:rPr>
            </w:pPr>
            <w:r w:rsidRPr="004E39A5">
              <w:rPr>
                <w:i/>
                <w:iCs/>
              </w:rPr>
              <w:t xml:space="preserve">Your insurance reviewed your claim and determined that </w:t>
            </w:r>
            <w:r>
              <w:rPr>
                <w:i/>
                <w:iCs/>
              </w:rPr>
              <w:t>a</w:t>
            </w:r>
            <w:r w:rsidRPr="004E39A5">
              <w:rPr>
                <w:i/>
                <w:iCs/>
              </w:rPr>
              <w:t xml:space="preserve"> service provided to the patient required authorization, which was not obtained.</w:t>
            </w:r>
          </w:p>
          <w:p w14:paraId="05895650" w14:textId="77777777" w:rsidR="00AD2178" w:rsidRDefault="00AD2178" w:rsidP="00F10BBA">
            <w:pPr>
              <w:rPr>
                <w:i/>
                <w:iCs/>
              </w:rPr>
            </w:pPr>
          </w:p>
          <w:p w14:paraId="429CA4E2" w14:textId="34D5B4E4" w:rsidR="00F10BBA" w:rsidRDefault="00F10BBA" w:rsidP="00F10BBA">
            <w:r w:rsidRPr="004E39A5">
              <w:rPr>
                <w:i/>
                <w:iCs/>
              </w:rPr>
              <w:t>About authorization:</w:t>
            </w:r>
            <w:r>
              <w:t xml:space="preserve"> In some cases, insurance will only pay for a service if they approve it first.  This approval is called authorization.  </w:t>
            </w:r>
            <w:commentRangeStart w:id="14"/>
            <w:commentRangeStart w:id="15"/>
            <w:commentRangeStart w:id="16"/>
            <w:r>
              <w:t>You</w:t>
            </w:r>
            <w:commentRangeEnd w:id="14"/>
            <w:r>
              <w:rPr>
                <w:rStyle w:val="CommentReference"/>
                <w:sz w:val="24"/>
                <w:szCs w:val="24"/>
              </w:rPr>
              <w:commentReference w:id="14"/>
            </w:r>
            <w:commentRangeEnd w:id="15"/>
            <w:r>
              <w:rPr>
                <w:rStyle w:val="CommentReference"/>
              </w:rPr>
              <w:commentReference w:id="15"/>
            </w:r>
            <w:commentRangeEnd w:id="16"/>
            <w:r>
              <w:rPr>
                <w:rStyle w:val="CommentReference"/>
              </w:rPr>
              <w:commentReference w:id="16"/>
            </w:r>
            <w:r>
              <w:t xml:space="preserve"> or your provider must request this approval before the patient receives care.  Coverage may be denied if a patient sees a provider for the service without the approval of the insurance company. </w:t>
            </w:r>
          </w:p>
          <w:p w14:paraId="1FBFB69C" w14:textId="77777777" w:rsidR="00AD2178" w:rsidRDefault="00AD2178" w:rsidP="00F10BBA"/>
          <w:p w14:paraId="1486C9F7" w14:textId="4447055C" w:rsidR="00F10BBA" w:rsidRPr="00AD2178" w:rsidRDefault="00F10BBA" w:rsidP="00F10BBA">
            <w:r>
              <w:t xml:space="preserve">For more information about authorization, see </w:t>
            </w:r>
            <w:r w:rsidRPr="004E39A5">
              <w:rPr>
                <w:b/>
                <w:bCs/>
                <w:u w:val="single"/>
              </w:rPr>
              <w:t>How Billing and Insurance Work</w:t>
            </w:r>
            <w:r>
              <w:t xml:space="preserve"> and </w:t>
            </w:r>
            <w:r w:rsidRPr="004E39A5">
              <w:rPr>
                <w:b/>
                <w:bCs/>
                <w:u w:val="single"/>
              </w:rPr>
              <w:t>Tips for Reading Your Bill</w:t>
            </w:r>
            <w:r>
              <w:t>.</w:t>
            </w:r>
          </w:p>
        </w:tc>
        <w:tc>
          <w:tcPr>
            <w:tcW w:w="5395" w:type="dxa"/>
          </w:tcPr>
          <w:p w14:paraId="69C8F778" w14:textId="049CEFEF" w:rsidR="00F10BBA" w:rsidRDefault="370DA846" w:rsidP="00D51F74">
            <w:pPr>
              <w:pStyle w:val="ListParagraph"/>
              <w:numPr>
                <w:ilvl w:val="0"/>
                <w:numId w:val="58"/>
              </w:numPr>
              <w:rPr>
                <w:b/>
                <w:bCs/>
              </w:rPr>
            </w:pPr>
            <w:r w:rsidRPr="175F86BA">
              <w:rPr>
                <w:rFonts w:ascii="Arial" w:eastAsia="Arial" w:hAnsi="Arial" w:cs="Arial"/>
                <w:b/>
                <w:bCs/>
                <w:color w:val="000000" w:themeColor="text1"/>
              </w:rPr>
              <w:t>Autorización No Obtenida</w:t>
            </w:r>
          </w:p>
          <w:p w14:paraId="5C3392AA" w14:textId="51B4E153" w:rsidR="00F10BBA" w:rsidRDefault="00F10BBA" w:rsidP="175F86BA">
            <w:pPr>
              <w:pStyle w:val="ListParagraph"/>
              <w:rPr>
                <w:b/>
                <w:bCs/>
              </w:rPr>
            </w:pPr>
          </w:p>
          <w:p w14:paraId="683303CE" w14:textId="61DC6E29" w:rsidR="00F10BBA" w:rsidRPr="00EC5DCB" w:rsidRDefault="370DA846" w:rsidP="175F86BA">
            <w:pPr>
              <w:rPr>
                <w:rFonts w:ascii="Arial" w:eastAsia="Arial" w:hAnsi="Arial" w:cs="Arial"/>
                <w:lang w:val="es-US"/>
              </w:rPr>
            </w:pPr>
            <w:r w:rsidRPr="00EC5DCB">
              <w:rPr>
                <w:rFonts w:ascii="Arial" w:eastAsia="Arial" w:hAnsi="Arial" w:cs="Arial"/>
                <w:i/>
                <w:color w:val="000000" w:themeColor="text1"/>
                <w:lang w:val="es-US"/>
              </w:rPr>
              <w:t>Su seguro revisó su reclamo y determinó que el paciente recibió un servicio que requería autorización previa y no se obtuvo.</w:t>
            </w:r>
          </w:p>
          <w:p w14:paraId="6606E9EA" w14:textId="4DF6D5C6" w:rsidR="00F10BBA" w:rsidRPr="00EC5DCB" w:rsidRDefault="00F10BBA" w:rsidP="175F86BA">
            <w:pPr>
              <w:rPr>
                <w:rFonts w:ascii="Arial" w:eastAsia="Arial" w:hAnsi="Arial" w:cs="Arial"/>
                <w:i/>
                <w:color w:val="000000" w:themeColor="text1"/>
                <w:lang w:val="es-US"/>
              </w:rPr>
            </w:pPr>
          </w:p>
          <w:p w14:paraId="1AAC8415" w14:textId="1BA15765" w:rsidR="00F10BBA" w:rsidRDefault="370DA846" w:rsidP="7E753F94">
            <w:pPr>
              <w:rPr>
                <w:rFonts w:ascii="Arial" w:eastAsia="Arial" w:hAnsi="Arial" w:cs="Arial"/>
                <w:lang w:val="es-ES"/>
              </w:rPr>
            </w:pPr>
            <w:r w:rsidRPr="7E753F94">
              <w:rPr>
                <w:rFonts w:ascii="Arial" w:eastAsia="Arial" w:hAnsi="Arial" w:cs="Arial"/>
                <w:i/>
                <w:iCs/>
                <w:color w:val="000000" w:themeColor="text1"/>
                <w:lang w:val="es-ES"/>
              </w:rPr>
              <w:t>Sobre la autorización:</w:t>
            </w:r>
            <w:r w:rsidRPr="7E753F94">
              <w:rPr>
                <w:rFonts w:ascii="Arial" w:eastAsia="Arial" w:hAnsi="Arial" w:cs="Arial"/>
                <w:color w:val="000000" w:themeColor="text1"/>
                <w:lang w:val="es-ES"/>
              </w:rPr>
              <w:t xml:space="preserve"> En algunos casos, el seguro sólo le pagará un servicio si lo aprueba antes de que </w:t>
            </w:r>
            <w:r w:rsidR="399609CE" w:rsidRPr="7E753F94">
              <w:rPr>
                <w:rFonts w:ascii="Arial" w:eastAsia="Arial" w:hAnsi="Arial" w:cs="Arial"/>
                <w:color w:val="000000" w:themeColor="text1"/>
                <w:lang w:val="es-ES"/>
              </w:rPr>
              <w:t xml:space="preserve">usted </w:t>
            </w:r>
            <w:r w:rsidRPr="7E753F94">
              <w:rPr>
                <w:rFonts w:ascii="Arial" w:eastAsia="Arial" w:hAnsi="Arial" w:cs="Arial"/>
                <w:color w:val="000000" w:themeColor="text1"/>
                <w:lang w:val="es-ES"/>
              </w:rPr>
              <w:t xml:space="preserve">lo reciba. </w:t>
            </w:r>
            <w:r w:rsidR="4BDDC3CA" w:rsidRPr="7E753F94">
              <w:rPr>
                <w:rFonts w:ascii="Arial" w:eastAsia="Arial" w:hAnsi="Arial" w:cs="Arial"/>
                <w:color w:val="000000" w:themeColor="text1"/>
                <w:lang w:val="es-ES"/>
              </w:rPr>
              <w:t>A e</w:t>
            </w:r>
            <w:r w:rsidRPr="7E753F94">
              <w:rPr>
                <w:rFonts w:ascii="Arial" w:eastAsia="Arial" w:hAnsi="Arial" w:cs="Arial"/>
                <w:color w:val="000000" w:themeColor="text1"/>
                <w:lang w:val="es-ES"/>
              </w:rPr>
              <w:t xml:space="preserve">sta aprobación </w:t>
            </w:r>
            <w:r w:rsidR="49B2285B" w:rsidRPr="7E753F94">
              <w:rPr>
                <w:rFonts w:ascii="Arial" w:eastAsia="Arial" w:hAnsi="Arial" w:cs="Arial"/>
                <w:color w:val="000000" w:themeColor="text1"/>
                <w:lang w:val="es-ES"/>
              </w:rPr>
              <w:t>se le llama</w:t>
            </w:r>
            <w:r w:rsidRPr="7E753F94">
              <w:rPr>
                <w:rFonts w:ascii="Arial" w:eastAsia="Arial" w:hAnsi="Arial" w:cs="Arial"/>
                <w:color w:val="000000" w:themeColor="text1"/>
                <w:lang w:val="es-ES"/>
              </w:rPr>
              <w:t xml:space="preserve"> autorización. Usted o su proveedor deben solicitar </w:t>
            </w:r>
            <w:r w:rsidR="6DF86D1A" w:rsidRPr="7E753F94">
              <w:rPr>
                <w:rFonts w:ascii="Arial" w:eastAsia="Arial" w:hAnsi="Arial" w:cs="Arial"/>
                <w:color w:val="000000" w:themeColor="text1"/>
                <w:lang w:val="es-ES"/>
              </w:rPr>
              <w:t>esta</w:t>
            </w:r>
            <w:r w:rsidRPr="7E753F94">
              <w:rPr>
                <w:rFonts w:ascii="Arial" w:eastAsia="Arial" w:hAnsi="Arial" w:cs="Arial"/>
                <w:color w:val="000000" w:themeColor="text1"/>
                <w:lang w:val="es-ES"/>
              </w:rPr>
              <w:t xml:space="preserve"> aprobación antes de que el paciente reciba la atención</w:t>
            </w:r>
            <w:r w:rsidR="69EEB3FF" w:rsidRPr="7E753F94">
              <w:rPr>
                <w:rFonts w:ascii="Arial" w:eastAsia="Arial" w:hAnsi="Arial" w:cs="Arial"/>
                <w:color w:val="000000" w:themeColor="text1"/>
                <w:lang w:val="es-ES"/>
              </w:rPr>
              <w:t xml:space="preserve"> médica</w:t>
            </w:r>
            <w:r w:rsidRPr="7E753F94">
              <w:rPr>
                <w:rFonts w:ascii="Arial" w:eastAsia="Arial" w:hAnsi="Arial" w:cs="Arial"/>
                <w:color w:val="000000" w:themeColor="text1"/>
                <w:lang w:val="es-ES"/>
              </w:rPr>
              <w:t>. La cobertura puede negarse si el paciente acude a un proveedor para recibir el servicio sin la aprobación de la compañía de seguros.</w:t>
            </w:r>
          </w:p>
          <w:p w14:paraId="3CC57AD6" w14:textId="435476D3" w:rsidR="00F10BBA" w:rsidRPr="00EC5DCB" w:rsidRDefault="00F10BBA" w:rsidP="175F86BA">
            <w:pPr>
              <w:rPr>
                <w:rFonts w:ascii="Arial" w:eastAsia="Arial" w:hAnsi="Arial" w:cs="Arial"/>
                <w:color w:val="000000" w:themeColor="text1"/>
                <w:lang w:val="es-US"/>
              </w:rPr>
            </w:pPr>
          </w:p>
          <w:p w14:paraId="11FEC042" w14:textId="696DF9ED" w:rsidR="00F10BBA" w:rsidRDefault="370DA846" w:rsidP="00AD0130">
            <w:pPr>
              <w:rPr>
                <w:rFonts w:ascii="Arial" w:eastAsia="Arial" w:hAnsi="Arial" w:cs="Arial"/>
                <w:lang w:val="es-ES"/>
              </w:rPr>
            </w:pPr>
            <w:r w:rsidRPr="7E753F94">
              <w:rPr>
                <w:rFonts w:ascii="Arial" w:eastAsia="Arial" w:hAnsi="Arial" w:cs="Arial"/>
                <w:color w:val="000000" w:themeColor="text1"/>
                <w:lang w:val="es-ES"/>
              </w:rPr>
              <w:t xml:space="preserve">Para más información sobre la autorización, consulte </w:t>
            </w:r>
            <w:r w:rsidRPr="7E753F94">
              <w:rPr>
                <w:rFonts w:ascii="Arial" w:eastAsia="Arial" w:hAnsi="Arial" w:cs="Arial"/>
                <w:b/>
                <w:bCs/>
                <w:color w:val="000000" w:themeColor="text1"/>
                <w:u w:val="single"/>
                <w:lang w:val="es-ES"/>
              </w:rPr>
              <w:t xml:space="preserve">Cómo Funcionan las Cuentas y </w:t>
            </w:r>
            <w:r w:rsidR="273457C9" w:rsidRPr="323A5805">
              <w:rPr>
                <w:rFonts w:ascii="Arial" w:eastAsia="Arial" w:hAnsi="Arial" w:cs="Arial"/>
                <w:b/>
                <w:bCs/>
                <w:color w:val="000000" w:themeColor="text1"/>
                <w:u w:val="single"/>
                <w:lang w:val="es-ES"/>
              </w:rPr>
              <w:t>los</w:t>
            </w:r>
            <w:r w:rsidR="780C8E45" w:rsidRPr="323A5805">
              <w:rPr>
                <w:rFonts w:ascii="Arial" w:eastAsia="Arial" w:hAnsi="Arial" w:cs="Arial"/>
                <w:b/>
                <w:bCs/>
                <w:color w:val="000000" w:themeColor="text1"/>
                <w:u w:val="single"/>
                <w:lang w:val="es-ES"/>
              </w:rPr>
              <w:t xml:space="preserve"> </w:t>
            </w:r>
            <w:r w:rsidR="4F3C8F49" w:rsidRPr="323A5805">
              <w:rPr>
                <w:rFonts w:ascii="Arial" w:eastAsia="Arial" w:hAnsi="Arial" w:cs="Arial"/>
                <w:b/>
                <w:bCs/>
                <w:color w:val="000000" w:themeColor="text1"/>
                <w:u w:val="single"/>
                <w:lang w:val="es-ES"/>
              </w:rPr>
              <w:t>Seguro</w:t>
            </w:r>
            <w:r w:rsidR="31F7313F" w:rsidRPr="323A5805">
              <w:rPr>
                <w:rFonts w:ascii="Arial" w:eastAsia="Arial" w:hAnsi="Arial" w:cs="Arial"/>
                <w:b/>
                <w:bCs/>
                <w:color w:val="000000" w:themeColor="text1"/>
                <w:u w:val="single"/>
                <w:lang w:val="es-ES"/>
              </w:rPr>
              <w:t>s</w:t>
            </w:r>
            <w:r w:rsidR="3C9CC0DF" w:rsidRPr="7E753F94">
              <w:rPr>
                <w:rFonts w:ascii="Arial" w:eastAsia="Arial" w:hAnsi="Arial" w:cs="Arial"/>
                <w:b/>
                <w:bCs/>
                <w:color w:val="000000" w:themeColor="text1"/>
                <w:u w:val="single"/>
                <w:lang w:val="es-ES"/>
              </w:rPr>
              <w:t xml:space="preserve"> y</w:t>
            </w:r>
            <w:r w:rsidRPr="7E753F94">
              <w:rPr>
                <w:rFonts w:ascii="Arial" w:eastAsia="Arial" w:hAnsi="Arial" w:cs="Arial"/>
                <w:color w:val="000000" w:themeColor="text1"/>
                <w:lang w:val="es-ES"/>
              </w:rPr>
              <w:t xml:space="preserve"> </w:t>
            </w:r>
            <w:r w:rsidRPr="7E753F94">
              <w:rPr>
                <w:rFonts w:ascii="Arial" w:eastAsia="Arial" w:hAnsi="Arial" w:cs="Arial"/>
                <w:b/>
                <w:bCs/>
                <w:color w:val="000000" w:themeColor="text1"/>
                <w:u w:val="single"/>
                <w:lang w:val="es-ES"/>
              </w:rPr>
              <w:t>Consejos para Leer su Cuenta</w:t>
            </w:r>
            <w:r w:rsidRPr="7E753F94">
              <w:rPr>
                <w:rFonts w:ascii="Arial" w:eastAsia="Arial" w:hAnsi="Arial" w:cs="Arial"/>
                <w:color w:val="000000" w:themeColor="text1"/>
                <w:lang w:val="es-ES"/>
              </w:rPr>
              <w:t>.</w:t>
            </w:r>
          </w:p>
        </w:tc>
      </w:tr>
      <w:tr w:rsidR="00AD2178" w:rsidRPr="002C6AB9" w14:paraId="78F33217" w14:textId="77777777" w:rsidTr="58F249CE">
        <w:tc>
          <w:tcPr>
            <w:tcW w:w="5395" w:type="dxa"/>
          </w:tcPr>
          <w:p w14:paraId="24D598BD" w14:textId="77777777" w:rsidR="00AD2178" w:rsidRDefault="00AD2178" w:rsidP="00AD2178">
            <w:pPr>
              <w:rPr>
                <w:b/>
                <w:bCs/>
              </w:rPr>
            </w:pPr>
            <w:r w:rsidRPr="007115BE">
              <w:rPr>
                <w:b/>
                <w:bCs/>
              </w:rPr>
              <w:t>3. Service Not Covered Under Your Policy</w:t>
            </w:r>
          </w:p>
          <w:p w14:paraId="1BDA0BE4" w14:textId="77777777" w:rsidR="00AD2178" w:rsidRPr="007115BE" w:rsidRDefault="00AD2178" w:rsidP="00AD2178">
            <w:pPr>
              <w:rPr>
                <w:b/>
                <w:bCs/>
              </w:rPr>
            </w:pPr>
          </w:p>
          <w:p w14:paraId="31515238" w14:textId="77777777" w:rsidR="00AD2178" w:rsidRDefault="00AD2178" w:rsidP="00AD2178">
            <w:pPr>
              <w:rPr>
                <w:i/>
                <w:iCs/>
              </w:rPr>
            </w:pPr>
            <w:r w:rsidRPr="004E39A5">
              <w:rPr>
                <w:i/>
                <w:iCs/>
              </w:rPr>
              <w:t>Your insurance reviewed your claim and determined that</w:t>
            </w:r>
            <w:r>
              <w:rPr>
                <w:i/>
                <w:iCs/>
              </w:rPr>
              <w:t xml:space="preserve"> one or more</w:t>
            </w:r>
            <w:r w:rsidRPr="004E39A5">
              <w:rPr>
                <w:i/>
                <w:iCs/>
              </w:rPr>
              <w:t xml:space="preserve"> service</w:t>
            </w:r>
            <w:r>
              <w:rPr>
                <w:i/>
                <w:iCs/>
              </w:rPr>
              <w:t>s</w:t>
            </w:r>
            <w:r w:rsidRPr="004E39A5">
              <w:rPr>
                <w:i/>
                <w:iCs/>
              </w:rPr>
              <w:t xml:space="preserve"> provided to the patient were not covered by your plan.</w:t>
            </w:r>
          </w:p>
          <w:p w14:paraId="0042B994" w14:textId="77777777" w:rsidR="00AD2178" w:rsidRPr="004E39A5" w:rsidRDefault="00AD2178" w:rsidP="00AD2178">
            <w:pPr>
              <w:rPr>
                <w:i/>
                <w:iCs/>
              </w:rPr>
            </w:pPr>
          </w:p>
          <w:p w14:paraId="17CBF3BB" w14:textId="77777777" w:rsidR="00AD2178" w:rsidRDefault="00AD2178" w:rsidP="00AD2178">
            <w:r w:rsidRPr="004E39A5">
              <w:rPr>
                <w:i/>
                <w:iCs/>
              </w:rPr>
              <w:t>About covered/non-covered services:</w:t>
            </w:r>
            <w:r>
              <w:t xml:space="preserve"> Covered services are those that are included in your plan and for which insurance may help pay.  Non-covered services are not included in your plan, and insurance will not pay for these services.  If a patient receives non-covered services, you will be responsible for paying the bill.</w:t>
            </w:r>
          </w:p>
          <w:p w14:paraId="209C0BA8" w14:textId="77777777" w:rsidR="00AD2178" w:rsidRDefault="00AD2178" w:rsidP="00AD2178"/>
          <w:p w14:paraId="11ED2F81" w14:textId="66364AFF" w:rsidR="00AD2178" w:rsidRPr="007115BE" w:rsidRDefault="00AD2178" w:rsidP="001C1C16">
            <w:pPr>
              <w:rPr>
                <w:b/>
                <w:bCs/>
              </w:rPr>
            </w:pPr>
            <w:r>
              <w:t xml:space="preserve">For more information about covered/non-covered services, see </w:t>
            </w:r>
            <w:r w:rsidRPr="0072337F">
              <w:rPr>
                <w:b/>
                <w:bCs/>
                <w:u w:val="single"/>
              </w:rPr>
              <w:t>How Billing and Insurance Work</w:t>
            </w:r>
            <w:r>
              <w:t xml:space="preserve"> and </w:t>
            </w:r>
            <w:r w:rsidRPr="0072337F">
              <w:rPr>
                <w:b/>
                <w:bCs/>
                <w:u w:val="single"/>
              </w:rPr>
              <w:t>Tips for Reading Your Bill</w:t>
            </w:r>
            <w:r>
              <w:t>.</w:t>
            </w:r>
          </w:p>
        </w:tc>
        <w:tc>
          <w:tcPr>
            <w:tcW w:w="5395" w:type="dxa"/>
          </w:tcPr>
          <w:p w14:paraId="54B49F58" w14:textId="556CFD86" w:rsidR="00AD2178" w:rsidRPr="00EC5DCB" w:rsidRDefault="5E0BA00B" w:rsidP="00D51F74">
            <w:pPr>
              <w:pStyle w:val="ListParagraph"/>
              <w:numPr>
                <w:ilvl w:val="0"/>
                <w:numId w:val="58"/>
              </w:numPr>
              <w:rPr>
                <w:b/>
                <w:lang w:val="es-US"/>
              </w:rPr>
            </w:pPr>
            <w:r w:rsidRPr="00EC5DCB">
              <w:rPr>
                <w:rFonts w:ascii="Arial" w:eastAsia="Arial" w:hAnsi="Arial" w:cs="Arial"/>
                <w:b/>
                <w:color w:val="000000" w:themeColor="text1"/>
                <w:lang w:val="es-US"/>
              </w:rPr>
              <w:t>Servicio No Cubierto por su Póliza</w:t>
            </w:r>
          </w:p>
          <w:p w14:paraId="0E4B7EA7" w14:textId="2E9C6C37" w:rsidR="00AD2178" w:rsidRPr="00EC5DCB" w:rsidRDefault="00AD2178" w:rsidP="175F86BA">
            <w:pPr>
              <w:pStyle w:val="ListParagraph"/>
              <w:rPr>
                <w:b/>
                <w:lang w:val="es-US"/>
              </w:rPr>
            </w:pPr>
          </w:p>
          <w:p w14:paraId="2B3C5025" w14:textId="227C5BC3" w:rsidR="00AD2178" w:rsidRDefault="5E0BA00B" w:rsidP="7E753F94">
            <w:pPr>
              <w:rPr>
                <w:rFonts w:ascii="Arial" w:eastAsia="Arial" w:hAnsi="Arial" w:cs="Arial"/>
                <w:lang w:val="es-ES"/>
              </w:rPr>
            </w:pPr>
            <w:r w:rsidRPr="7E753F94">
              <w:rPr>
                <w:rFonts w:ascii="Arial" w:eastAsia="Arial" w:hAnsi="Arial" w:cs="Arial"/>
                <w:i/>
                <w:iCs/>
                <w:color w:val="000000" w:themeColor="text1"/>
                <w:lang w:val="es-ES"/>
              </w:rPr>
              <w:t xml:space="preserve">Su seguro revisó su reclamo y determinó que </w:t>
            </w:r>
            <w:r w:rsidR="1A876C37" w:rsidRPr="7E753F94">
              <w:rPr>
                <w:rFonts w:ascii="Arial" w:eastAsia="Arial" w:hAnsi="Arial" w:cs="Arial"/>
                <w:i/>
                <w:iCs/>
                <w:color w:val="000000" w:themeColor="text1"/>
                <w:lang w:val="es-ES"/>
              </w:rPr>
              <w:t>uno o</w:t>
            </w:r>
            <w:r w:rsidRPr="7E753F94">
              <w:rPr>
                <w:rFonts w:ascii="Arial" w:eastAsia="Arial" w:hAnsi="Arial" w:cs="Arial"/>
                <w:i/>
                <w:iCs/>
                <w:color w:val="000000" w:themeColor="text1"/>
                <w:lang w:val="es-ES"/>
              </w:rPr>
              <w:t xml:space="preserve"> más servicios dados al paciente no estaban cubiertos bajo su plan.</w:t>
            </w:r>
          </w:p>
          <w:p w14:paraId="28C298B4" w14:textId="66F5730A" w:rsidR="00AD2178" w:rsidRPr="00EC5DCB" w:rsidRDefault="00AD2178" w:rsidP="175F86BA">
            <w:pPr>
              <w:rPr>
                <w:rFonts w:ascii="Arial" w:eastAsia="Arial" w:hAnsi="Arial" w:cs="Arial"/>
                <w:i/>
                <w:color w:val="000000" w:themeColor="text1"/>
                <w:lang w:val="es-US"/>
              </w:rPr>
            </w:pPr>
          </w:p>
          <w:p w14:paraId="06C721FE" w14:textId="731D3CE8" w:rsidR="00AD2178" w:rsidRPr="00EC5DCB" w:rsidRDefault="00AD2178" w:rsidP="175F86BA">
            <w:pPr>
              <w:rPr>
                <w:rFonts w:ascii="Arial" w:eastAsia="Arial" w:hAnsi="Arial" w:cs="Arial"/>
                <w:i/>
                <w:color w:val="000000" w:themeColor="text1"/>
                <w:lang w:val="es-US"/>
              </w:rPr>
            </w:pPr>
          </w:p>
          <w:p w14:paraId="01170989" w14:textId="575CFFE2" w:rsidR="00AD2178" w:rsidRPr="00EC5DCB" w:rsidRDefault="5E0BA00B" w:rsidP="7E753F94">
            <w:pPr>
              <w:rPr>
                <w:rFonts w:ascii="Arial" w:eastAsia="Arial" w:hAnsi="Arial" w:cs="Arial"/>
                <w:color w:val="000000" w:themeColor="text1"/>
                <w:lang w:val="es-US"/>
              </w:rPr>
            </w:pPr>
            <w:r w:rsidRPr="00EC5DCB">
              <w:rPr>
                <w:rFonts w:ascii="Arial" w:eastAsia="Arial" w:hAnsi="Arial" w:cs="Arial"/>
                <w:i/>
                <w:color w:val="000000" w:themeColor="text1"/>
                <w:lang w:val="es-US"/>
              </w:rPr>
              <w:t>Acerca de los servicios cubiertos y los no-cubiertos:</w:t>
            </w:r>
            <w:r w:rsidRPr="00EC5DCB">
              <w:rPr>
                <w:rFonts w:ascii="Arial" w:eastAsia="Arial" w:hAnsi="Arial" w:cs="Arial"/>
                <w:color w:val="000000" w:themeColor="text1"/>
                <w:lang w:val="es-US"/>
              </w:rPr>
              <w:t xml:space="preserve"> </w:t>
            </w:r>
            <w:r w:rsidR="52AF36A8" w:rsidRPr="00EC5DCB">
              <w:rPr>
                <w:rFonts w:ascii="Arial" w:eastAsia="Arial" w:hAnsi="Arial" w:cs="Arial"/>
                <w:color w:val="000000" w:themeColor="text1"/>
                <w:lang w:val="es-US"/>
              </w:rPr>
              <w:t>l</w:t>
            </w:r>
            <w:r w:rsidRPr="00EC5DCB">
              <w:rPr>
                <w:rFonts w:ascii="Arial" w:eastAsia="Arial" w:hAnsi="Arial" w:cs="Arial"/>
                <w:color w:val="000000" w:themeColor="text1"/>
                <w:lang w:val="es-US"/>
              </w:rPr>
              <w:t xml:space="preserve">os servicios cubiertos son los que están incluidos en su plan y que el seguro </w:t>
            </w:r>
            <w:r w:rsidR="303AAB08" w:rsidRPr="00EC5DCB">
              <w:rPr>
                <w:rFonts w:ascii="Arial" w:eastAsia="Arial" w:hAnsi="Arial" w:cs="Arial"/>
                <w:color w:val="000000" w:themeColor="text1"/>
                <w:lang w:val="es-US"/>
              </w:rPr>
              <w:t xml:space="preserve">le </w:t>
            </w:r>
            <w:r w:rsidRPr="00EC5DCB">
              <w:rPr>
                <w:rFonts w:ascii="Arial" w:eastAsia="Arial" w:hAnsi="Arial" w:cs="Arial"/>
                <w:color w:val="000000" w:themeColor="text1"/>
                <w:lang w:val="es-US"/>
              </w:rPr>
              <w:t xml:space="preserve">puede ayudar a pagarlos. Los servicios no-cubiertos, no están incluidos en su plan y el seguro no </w:t>
            </w:r>
            <w:r w:rsidR="75A266AD" w:rsidRPr="00EC5DCB">
              <w:rPr>
                <w:rFonts w:ascii="Arial" w:eastAsia="Arial" w:hAnsi="Arial" w:cs="Arial"/>
                <w:color w:val="000000" w:themeColor="text1"/>
                <w:lang w:val="es-US"/>
              </w:rPr>
              <w:t xml:space="preserve">los </w:t>
            </w:r>
            <w:r w:rsidRPr="00EC5DCB">
              <w:rPr>
                <w:rFonts w:ascii="Arial" w:eastAsia="Arial" w:hAnsi="Arial" w:cs="Arial"/>
                <w:color w:val="000000" w:themeColor="text1"/>
                <w:lang w:val="es-US"/>
              </w:rPr>
              <w:t>pagará. Si un paciente recibe servicios no-cubiertos, usted será el responsable de pagar esa cuenta.</w:t>
            </w:r>
          </w:p>
          <w:p w14:paraId="6FD05DBD" w14:textId="653731C5" w:rsidR="00AD2178" w:rsidRPr="00EC5DCB" w:rsidRDefault="00AD2178" w:rsidP="175F86BA">
            <w:pPr>
              <w:rPr>
                <w:rFonts w:ascii="Arial" w:eastAsia="Arial" w:hAnsi="Arial" w:cs="Arial"/>
                <w:color w:val="000000" w:themeColor="text1"/>
                <w:lang w:val="es-US"/>
              </w:rPr>
            </w:pPr>
          </w:p>
          <w:p w14:paraId="5344295A" w14:textId="4F0BF231" w:rsidR="00AD2178" w:rsidRDefault="5E0BA00B" w:rsidP="00AD0130">
            <w:pPr>
              <w:rPr>
                <w:rFonts w:ascii="Arial" w:eastAsia="Arial" w:hAnsi="Arial" w:cs="Arial"/>
                <w:lang w:val="es-ES"/>
              </w:rPr>
            </w:pPr>
            <w:r w:rsidRPr="7E753F94">
              <w:rPr>
                <w:rFonts w:ascii="Arial" w:eastAsia="Arial" w:hAnsi="Arial" w:cs="Arial"/>
                <w:color w:val="000000" w:themeColor="text1"/>
                <w:lang w:val="es-ES"/>
              </w:rPr>
              <w:t>Para más información sobre servicios cubiertos y los no-cubiertos, consulte</w:t>
            </w:r>
            <w:r w:rsidRPr="7E753F94">
              <w:rPr>
                <w:rFonts w:ascii="Arial" w:eastAsia="Arial" w:hAnsi="Arial" w:cs="Arial"/>
                <w:b/>
                <w:bCs/>
                <w:color w:val="000000" w:themeColor="text1"/>
                <w:lang w:val="es-ES"/>
              </w:rPr>
              <w:t xml:space="preserve"> </w:t>
            </w:r>
            <w:r w:rsidRPr="7E753F94">
              <w:rPr>
                <w:rFonts w:ascii="Arial" w:eastAsia="Arial" w:hAnsi="Arial" w:cs="Arial"/>
                <w:b/>
                <w:bCs/>
                <w:color w:val="000000" w:themeColor="text1"/>
                <w:u w:val="single"/>
                <w:lang w:val="es-ES"/>
              </w:rPr>
              <w:t xml:space="preserve">Cómo Funcionan las Cuentas y </w:t>
            </w:r>
            <w:r w:rsidR="25A4175B" w:rsidRPr="323A5805">
              <w:rPr>
                <w:rFonts w:ascii="Arial" w:eastAsia="Arial" w:hAnsi="Arial" w:cs="Arial"/>
                <w:b/>
                <w:bCs/>
                <w:color w:val="000000" w:themeColor="text1"/>
                <w:u w:val="single"/>
                <w:lang w:val="es-ES"/>
              </w:rPr>
              <w:t>los</w:t>
            </w:r>
            <w:r w:rsidR="1493EDC8" w:rsidRPr="323A5805">
              <w:rPr>
                <w:rFonts w:ascii="Arial" w:eastAsia="Arial" w:hAnsi="Arial" w:cs="Arial"/>
                <w:b/>
                <w:bCs/>
                <w:color w:val="000000" w:themeColor="text1"/>
                <w:u w:val="single"/>
                <w:lang w:val="es-ES"/>
              </w:rPr>
              <w:t xml:space="preserve"> </w:t>
            </w:r>
            <w:r w:rsidR="1BAC42B0" w:rsidRPr="323A5805">
              <w:rPr>
                <w:rFonts w:ascii="Arial" w:eastAsia="Arial" w:hAnsi="Arial" w:cs="Arial"/>
                <w:b/>
                <w:bCs/>
                <w:color w:val="000000" w:themeColor="text1"/>
                <w:u w:val="single"/>
                <w:lang w:val="es-ES"/>
              </w:rPr>
              <w:t>Seguro</w:t>
            </w:r>
            <w:r w:rsidR="09943332" w:rsidRPr="323A5805">
              <w:rPr>
                <w:rFonts w:ascii="Arial" w:eastAsia="Arial" w:hAnsi="Arial" w:cs="Arial"/>
                <w:b/>
                <w:bCs/>
                <w:color w:val="000000" w:themeColor="text1"/>
                <w:u w:val="single"/>
                <w:lang w:val="es-ES"/>
              </w:rPr>
              <w:t>s</w:t>
            </w:r>
            <w:r w:rsidR="466604A3" w:rsidRPr="7E753F94">
              <w:rPr>
                <w:rFonts w:ascii="Arial" w:eastAsia="Arial" w:hAnsi="Arial" w:cs="Arial"/>
                <w:b/>
                <w:bCs/>
                <w:color w:val="000000" w:themeColor="text1"/>
                <w:u w:val="single"/>
                <w:lang w:val="es-ES"/>
              </w:rPr>
              <w:t xml:space="preserve"> y</w:t>
            </w:r>
            <w:r w:rsidRPr="7E753F94">
              <w:rPr>
                <w:rFonts w:ascii="Arial" w:eastAsia="Arial" w:hAnsi="Arial" w:cs="Arial"/>
                <w:color w:val="000000" w:themeColor="text1"/>
                <w:lang w:val="es-ES"/>
              </w:rPr>
              <w:t xml:space="preserve"> </w:t>
            </w:r>
            <w:r w:rsidRPr="7E753F94">
              <w:rPr>
                <w:rFonts w:ascii="Arial" w:eastAsia="Arial" w:hAnsi="Arial" w:cs="Arial"/>
                <w:b/>
                <w:bCs/>
                <w:color w:val="000000" w:themeColor="text1"/>
                <w:u w:val="single"/>
                <w:lang w:val="es-ES"/>
              </w:rPr>
              <w:t>Consejos para Leer su Cuenta</w:t>
            </w:r>
            <w:r w:rsidRPr="7E753F94">
              <w:rPr>
                <w:rFonts w:ascii="Arial" w:eastAsia="Arial" w:hAnsi="Arial" w:cs="Arial"/>
                <w:color w:val="000000" w:themeColor="text1"/>
                <w:lang w:val="es-ES"/>
              </w:rPr>
              <w:t>.</w:t>
            </w:r>
          </w:p>
        </w:tc>
      </w:tr>
      <w:tr w:rsidR="00F751F1" w:rsidRPr="00AC1C19" w14:paraId="7284CEAF" w14:textId="77777777" w:rsidTr="58F249CE">
        <w:tc>
          <w:tcPr>
            <w:tcW w:w="5395" w:type="dxa"/>
          </w:tcPr>
          <w:p w14:paraId="6BFA0D00" w14:textId="21EB9269" w:rsidR="00F751F1" w:rsidRPr="007115BE" w:rsidRDefault="00F751F1" w:rsidP="00F751F1">
            <w:pPr>
              <w:rPr>
                <w:b/>
                <w:bCs/>
              </w:rPr>
            </w:pPr>
            <w:r>
              <w:rPr>
                <w:b/>
                <w:bCs/>
              </w:rPr>
              <w:t>4</w:t>
            </w:r>
            <w:r w:rsidRPr="007115BE">
              <w:rPr>
                <w:b/>
                <w:bCs/>
              </w:rPr>
              <w:t>. Out-of-Network Provider</w:t>
            </w:r>
          </w:p>
          <w:p w14:paraId="2A3C3D35" w14:textId="77777777" w:rsidR="00F751F1" w:rsidRDefault="00F751F1" w:rsidP="00F751F1">
            <w:pPr>
              <w:rPr>
                <w:i/>
                <w:iCs/>
              </w:rPr>
            </w:pPr>
          </w:p>
          <w:p w14:paraId="72D1BBE6" w14:textId="655C8A8D" w:rsidR="00F751F1" w:rsidRDefault="00F751F1" w:rsidP="00F751F1">
            <w:pPr>
              <w:rPr>
                <w:i/>
                <w:iCs/>
              </w:rPr>
            </w:pPr>
            <w:r>
              <w:rPr>
                <w:i/>
                <w:iCs/>
              </w:rPr>
              <w:t>The patient received a service from a provider that was not within your insurance plan’s network.</w:t>
            </w:r>
          </w:p>
          <w:p w14:paraId="2B6BA188" w14:textId="77777777" w:rsidR="00F751F1" w:rsidRDefault="00F751F1" w:rsidP="00F751F1">
            <w:pPr>
              <w:rPr>
                <w:i/>
                <w:iCs/>
              </w:rPr>
            </w:pPr>
          </w:p>
          <w:p w14:paraId="73224CFB" w14:textId="77777777" w:rsidR="00F751F1" w:rsidRDefault="00F751F1" w:rsidP="00F751F1">
            <w:r>
              <w:rPr>
                <w:i/>
                <w:iCs/>
              </w:rPr>
              <w:t xml:space="preserve">About out-of-network providers: </w:t>
            </w:r>
            <w:r>
              <w:t>An “out-of-network” provider is a doctor, medical professional, hospital, or other medical facility that does not have an agreement with your insurance plan.  Most of the time, you pay more when you visit out-of-network providers.  Insurance may cover a small portion of the cost, or it may pay nothing at all.</w:t>
            </w:r>
          </w:p>
          <w:p w14:paraId="10A26210" w14:textId="77777777" w:rsidR="00F751F1" w:rsidRDefault="00F751F1" w:rsidP="00F751F1"/>
          <w:p w14:paraId="28FE0FD0" w14:textId="11AE2AB5" w:rsidR="00F751F1" w:rsidRPr="007115BE" w:rsidRDefault="00F751F1" w:rsidP="00F751F1">
            <w:pPr>
              <w:rPr>
                <w:b/>
                <w:bCs/>
              </w:rPr>
            </w:pPr>
            <w:r>
              <w:t xml:space="preserve">To learn more about out-of-network and in-network providers, visit </w:t>
            </w:r>
            <w:r w:rsidRPr="0072337F">
              <w:rPr>
                <w:b/>
                <w:bCs/>
                <w:u w:val="single"/>
              </w:rPr>
              <w:t>How Billing and Insurance Work</w:t>
            </w:r>
            <w:r>
              <w:t xml:space="preserve"> and </w:t>
            </w:r>
            <w:r w:rsidRPr="0072337F">
              <w:rPr>
                <w:b/>
                <w:bCs/>
                <w:u w:val="single"/>
              </w:rPr>
              <w:t>Tips for Reading Your Bill</w:t>
            </w:r>
            <w:r>
              <w:t>.</w:t>
            </w:r>
          </w:p>
        </w:tc>
        <w:tc>
          <w:tcPr>
            <w:tcW w:w="5395" w:type="dxa"/>
          </w:tcPr>
          <w:p w14:paraId="366F849C" w14:textId="4CBF2DA9" w:rsidR="00F751F1" w:rsidRPr="00EC5DCB" w:rsidRDefault="22C8177E" w:rsidP="00D51F74">
            <w:pPr>
              <w:pStyle w:val="ListParagraph"/>
              <w:numPr>
                <w:ilvl w:val="0"/>
                <w:numId w:val="58"/>
              </w:numPr>
              <w:rPr>
                <w:b/>
                <w:bCs/>
                <w:lang w:val="es-US"/>
              </w:rPr>
            </w:pPr>
            <w:r w:rsidRPr="323A5805">
              <w:rPr>
                <w:rFonts w:ascii="Arial" w:eastAsia="Arial" w:hAnsi="Arial" w:cs="Arial"/>
                <w:b/>
                <w:bCs/>
                <w:color w:val="000000" w:themeColor="text1"/>
                <w:lang w:val="es-US"/>
              </w:rPr>
              <w:t xml:space="preserve">Proveedor </w:t>
            </w:r>
            <w:r w:rsidR="3229C548" w:rsidRPr="323A5805">
              <w:rPr>
                <w:rFonts w:ascii="Arial" w:eastAsia="Arial" w:hAnsi="Arial" w:cs="Arial"/>
                <w:b/>
                <w:bCs/>
                <w:color w:val="000000" w:themeColor="text1"/>
                <w:lang w:val="es-US"/>
              </w:rPr>
              <w:t xml:space="preserve">que </w:t>
            </w:r>
            <w:r w:rsidR="207BD0DD" w:rsidRPr="323A5805">
              <w:rPr>
                <w:rFonts w:ascii="Arial" w:eastAsia="Arial" w:hAnsi="Arial" w:cs="Arial"/>
                <w:b/>
                <w:bCs/>
                <w:color w:val="000000" w:themeColor="text1"/>
                <w:lang w:val="es-US"/>
              </w:rPr>
              <w:t>Está</w:t>
            </w:r>
            <w:r w:rsidR="3229C548" w:rsidRPr="323A5805">
              <w:rPr>
                <w:rFonts w:ascii="Arial" w:eastAsia="Arial" w:hAnsi="Arial" w:cs="Arial"/>
                <w:b/>
                <w:bCs/>
                <w:color w:val="000000" w:themeColor="text1"/>
                <w:lang w:val="es-US"/>
              </w:rPr>
              <w:t xml:space="preserve"> </w:t>
            </w:r>
            <w:r w:rsidRPr="323A5805">
              <w:rPr>
                <w:rFonts w:ascii="Arial" w:eastAsia="Arial" w:hAnsi="Arial" w:cs="Arial"/>
                <w:b/>
                <w:bCs/>
                <w:color w:val="000000" w:themeColor="text1"/>
                <w:lang w:val="es-US"/>
              </w:rPr>
              <w:t>Fuera de la Red</w:t>
            </w:r>
          </w:p>
          <w:p w14:paraId="2785D119" w14:textId="295E1A88" w:rsidR="00F751F1" w:rsidRPr="00EC5DCB" w:rsidRDefault="00F751F1" w:rsidP="175F86BA">
            <w:pPr>
              <w:pStyle w:val="ListParagraph"/>
              <w:rPr>
                <w:b/>
                <w:lang w:val="es-US"/>
              </w:rPr>
            </w:pPr>
          </w:p>
          <w:p w14:paraId="1B9D2030" w14:textId="58A9DC89" w:rsidR="00F751F1" w:rsidRDefault="22C8177E" w:rsidP="7E753F94">
            <w:pPr>
              <w:rPr>
                <w:rFonts w:ascii="Arial" w:eastAsia="Arial" w:hAnsi="Arial" w:cs="Arial"/>
                <w:lang w:val="es-ES"/>
              </w:rPr>
            </w:pPr>
            <w:r w:rsidRPr="7E753F94">
              <w:rPr>
                <w:rFonts w:ascii="Arial" w:eastAsia="Arial" w:hAnsi="Arial" w:cs="Arial"/>
                <w:i/>
                <w:iCs/>
                <w:color w:val="000000" w:themeColor="text1"/>
                <w:lang w:val="es-ES"/>
              </w:rPr>
              <w:t xml:space="preserve">El paciente recibió un servicio de un proveedor que no </w:t>
            </w:r>
            <w:r w:rsidR="4684FFFE" w:rsidRPr="7E753F94">
              <w:rPr>
                <w:rFonts w:ascii="Arial" w:eastAsia="Arial" w:hAnsi="Arial" w:cs="Arial"/>
                <w:i/>
                <w:iCs/>
                <w:color w:val="000000" w:themeColor="text1"/>
                <w:lang w:val="es-ES"/>
              </w:rPr>
              <w:t>estaba dentro de</w:t>
            </w:r>
            <w:r w:rsidRPr="7E753F94">
              <w:rPr>
                <w:rFonts w:ascii="Arial" w:eastAsia="Arial" w:hAnsi="Arial" w:cs="Arial"/>
                <w:i/>
                <w:iCs/>
                <w:color w:val="000000" w:themeColor="text1"/>
                <w:lang w:val="es-ES"/>
              </w:rPr>
              <w:t xml:space="preserve"> la red de su plan de seguro.</w:t>
            </w:r>
          </w:p>
          <w:p w14:paraId="51BEEB96" w14:textId="0E69472D" w:rsidR="00F751F1" w:rsidRPr="00EC5DCB" w:rsidRDefault="00F751F1" w:rsidP="175F86BA">
            <w:pPr>
              <w:rPr>
                <w:rFonts w:ascii="Arial" w:eastAsia="Arial" w:hAnsi="Arial" w:cs="Arial"/>
                <w:i/>
                <w:color w:val="000000" w:themeColor="text1"/>
                <w:lang w:val="es-US"/>
              </w:rPr>
            </w:pPr>
          </w:p>
          <w:p w14:paraId="15C0665F" w14:textId="1EBF15CA" w:rsidR="00F751F1" w:rsidRPr="00EC5DCB" w:rsidRDefault="22C8177E" w:rsidP="175F86BA">
            <w:pPr>
              <w:rPr>
                <w:rFonts w:ascii="Arial" w:eastAsia="Arial" w:hAnsi="Arial" w:cs="Arial"/>
                <w:lang w:val="es-US"/>
              </w:rPr>
            </w:pPr>
            <w:r w:rsidRPr="00EC5DCB">
              <w:rPr>
                <w:rFonts w:ascii="Arial" w:eastAsia="Arial" w:hAnsi="Arial" w:cs="Arial"/>
                <w:i/>
                <w:color w:val="000000" w:themeColor="text1"/>
                <w:lang w:val="es-US"/>
              </w:rPr>
              <w:t>Acerca de los proveedores fuera de la red:</w:t>
            </w:r>
            <w:r w:rsidRPr="00EC5DCB">
              <w:rPr>
                <w:rFonts w:ascii="Arial" w:eastAsia="Arial" w:hAnsi="Arial" w:cs="Arial"/>
                <w:b/>
                <w:color w:val="000000" w:themeColor="text1"/>
                <w:lang w:val="es-US"/>
              </w:rPr>
              <w:t xml:space="preserve"> </w:t>
            </w:r>
            <w:r w:rsidR="112BB2B4" w:rsidRPr="00EC5DCB">
              <w:rPr>
                <w:rFonts w:ascii="Arial" w:eastAsia="Arial" w:hAnsi="Arial" w:cs="Arial"/>
                <w:color w:val="000000" w:themeColor="text1"/>
                <w:lang w:val="es-US"/>
              </w:rPr>
              <w:t>u</w:t>
            </w:r>
            <w:r w:rsidRPr="00EC5DCB">
              <w:rPr>
                <w:rFonts w:ascii="Arial" w:eastAsia="Arial" w:hAnsi="Arial" w:cs="Arial"/>
                <w:color w:val="000000" w:themeColor="text1"/>
                <w:lang w:val="es-US"/>
              </w:rPr>
              <w:t>n proveedor “fuera de la red” es un doctor, profesional de salud, hospital u otro centro médico que no tiene un acuerdo con su plan de seguro. La mayoría de las veces, usted paga más cuando visita a proveedores fuera de la red. El seguro puede cubrir una pequeña parte del costo o no pagar nada.</w:t>
            </w:r>
          </w:p>
          <w:p w14:paraId="600F7120" w14:textId="24CDE077" w:rsidR="00F751F1" w:rsidRPr="00EC5DCB" w:rsidRDefault="00F751F1" w:rsidP="175F86BA">
            <w:pPr>
              <w:rPr>
                <w:rFonts w:ascii="Arial" w:eastAsia="Arial" w:hAnsi="Arial" w:cs="Arial"/>
                <w:color w:val="000000" w:themeColor="text1"/>
                <w:lang w:val="es-US"/>
              </w:rPr>
            </w:pPr>
          </w:p>
          <w:p w14:paraId="35B16BE4" w14:textId="0F2162BD" w:rsidR="00F751F1" w:rsidRDefault="22C8177E" w:rsidP="00AD0130">
            <w:pPr>
              <w:rPr>
                <w:rFonts w:ascii="Arial" w:eastAsia="Arial" w:hAnsi="Arial" w:cs="Arial"/>
                <w:lang w:val="es-ES"/>
              </w:rPr>
            </w:pPr>
            <w:r w:rsidRPr="7E753F94">
              <w:rPr>
                <w:rFonts w:ascii="Arial" w:eastAsia="Arial" w:hAnsi="Arial" w:cs="Arial"/>
                <w:color w:val="000000" w:themeColor="text1"/>
                <w:lang w:val="es-ES"/>
              </w:rPr>
              <w:t xml:space="preserve">Para saber más sobre los proveedores que están fuera de la red y de los que están dentro de la red, visite </w:t>
            </w:r>
            <w:r w:rsidRPr="7E753F94">
              <w:rPr>
                <w:rFonts w:ascii="Arial" w:eastAsia="Arial" w:hAnsi="Arial" w:cs="Arial"/>
                <w:b/>
                <w:bCs/>
                <w:color w:val="000000" w:themeColor="text1"/>
                <w:u w:val="single"/>
                <w:lang w:val="es-ES"/>
              </w:rPr>
              <w:t xml:space="preserve">Cómo Funcionan las Cuentas y </w:t>
            </w:r>
            <w:r w:rsidR="5CCFB7AB" w:rsidRPr="323A5805">
              <w:rPr>
                <w:rFonts w:ascii="Arial" w:eastAsia="Arial" w:hAnsi="Arial" w:cs="Arial"/>
                <w:b/>
                <w:bCs/>
                <w:color w:val="000000" w:themeColor="text1"/>
                <w:u w:val="single"/>
                <w:lang w:val="es-ES"/>
              </w:rPr>
              <w:t>los</w:t>
            </w:r>
            <w:r w:rsidR="781E9A2B" w:rsidRPr="323A5805">
              <w:rPr>
                <w:rFonts w:ascii="Arial" w:eastAsia="Arial" w:hAnsi="Arial" w:cs="Arial"/>
                <w:b/>
                <w:bCs/>
                <w:color w:val="000000" w:themeColor="text1"/>
                <w:u w:val="single"/>
                <w:lang w:val="es-ES"/>
              </w:rPr>
              <w:t xml:space="preserve"> Seguro</w:t>
            </w:r>
            <w:r w:rsidR="471B4C71" w:rsidRPr="323A5805">
              <w:rPr>
                <w:rFonts w:ascii="Arial" w:eastAsia="Arial" w:hAnsi="Arial" w:cs="Arial"/>
                <w:b/>
                <w:bCs/>
                <w:color w:val="000000" w:themeColor="text1"/>
                <w:u w:val="single"/>
                <w:lang w:val="es-ES"/>
              </w:rPr>
              <w:t>s</w:t>
            </w:r>
            <w:r w:rsidRPr="7E753F94">
              <w:rPr>
                <w:rFonts w:ascii="Arial" w:eastAsia="Arial" w:hAnsi="Arial" w:cs="Arial"/>
                <w:color w:val="000000" w:themeColor="text1"/>
                <w:lang w:val="es-ES"/>
              </w:rPr>
              <w:t xml:space="preserve"> y </w:t>
            </w:r>
            <w:r w:rsidRPr="7E753F94">
              <w:rPr>
                <w:rFonts w:ascii="Arial" w:eastAsia="Arial" w:hAnsi="Arial" w:cs="Arial"/>
                <w:b/>
                <w:bCs/>
                <w:color w:val="000000" w:themeColor="text1"/>
                <w:u w:val="single"/>
                <w:lang w:val="es-ES"/>
              </w:rPr>
              <w:t>Consejos para Leer su Cuenta</w:t>
            </w:r>
            <w:r w:rsidRPr="7E753F94">
              <w:rPr>
                <w:rFonts w:ascii="Arial" w:eastAsia="Arial" w:hAnsi="Arial" w:cs="Arial"/>
                <w:color w:val="000000" w:themeColor="text1"/>
                <w:lang w:val="es-ES"/>
              </w:rPr>
              <w:t>.</w:t>
            </w:r>
          </w:p>
        </w:tc>
      </w:tr>
      <w:tr w:rsidR="00F751F1" w:rsidRPr="00AC1C19" w14:paraId="43ABE6F9" w14:textId="77777777" w:rsidTr="58F249CE">
        <w:tc>
          <w:tcPr>
            <w:tcW w:w="5395" w:type="dxa"/>
          </w:tcPr>
          <w:p w14:paraId="34C8B959" w14:textId="77777777" w:rsidR="00F751F1" w:rsidRPr="007115BE" w:rsidRDefault="00F751F1" w:rsidP="00F751F1">
            <w:pPr>
              <w:rPr>
                <w:b/>
                <w:bCs/>
              </w:rPr>
            </w:pPr>
            <w:r>
              <w:rPr>
                <w:b/>
                <w:bCs/>
              </w:rPr>
              <w:t>5</w:t>
            </w:r>
            <w:r w:rsidRPr="007115BE">
              <w:rPr>
                <w:b/>
                <w:bCs/>
              </w:rPr>
              <w:t>. Coordination of Benefits</w:t>
            </w:r>
          </w:p>
          <w:p w14:paraId="137B4B79" w14:textId="17CC83A5" w:rsidR="00F751F1" w:rsidRDefault="00F751F1" w:rsidP="00F751F1">
            <w:pPr>
              <w:rPr>
                <w:i/>
                <w:iCs/>
              </w:rPr>
            </w:pPr>
            <w:r>
              <w:rPr>
                <w:i/>
                <w:iCs/>
              </w:rPr>
              <w:br/>
              <w:t>A delay or error in the coordination of benefits process may be preventing insurance from paying a claim related to this account.</w:t>
            </w:r>
          </w:p>
          <w:p w14:paraId="6FABC8DA" w14:textId="77777777" w:rsidR="00F751F1" w:rsidRPr="004E39A5" w:rsidRDefault="00F751F1" w:rsidP="00F751F1">
            <w:pPr>
              <w:rPr>
                <w:i/>
                <w:iCs/>
              </w:rPr>
            </w:pPr>
          </w:p>
          <w:p w14:paraId="7C0B2703" w14:textId="77777777" w:rsidR="00F751F1" w:rsidRDefault="00F751F1" w:rsidP="00F751F1">
            <w:r>
              <w:rPr>
                <w:i/>
                <w:iCs/>
              </w:rPr>
              <w:t xml:space="preserve">About coordination of benefits: </w:t>
            </w:r>
            <w:r>
              <w:t xml:space="preserve">Coordination of benefits (COB) is the process used by insurance companies to determine who is responsible for paying a medical bill </w:t>
            </w:r>
            <w:commentRangeStart w:id="17"/>
            <w:r>
              <w:t>when a person is covered by more than one health insurance plan</w:t>
            </w:r>
            <w:commentRangeEnd w:id="17"/>
            <w:r>
              <w:rPr>
                <w:rStyle w:val="CommentReference"/>
                <w:sz w:val="24"/>
                <w:szCs w:val="24"/>
              </w:rPr>
              <w:commentReference w:id="17"/>
            </w:r>
            <w:r>
              <w:t>.</w:t>
            </w:r>
            <w:r>
              <w:rPr>
                <w:rFonts w:ascii="Arial" w:hAnsi="Arial" w:cs="Arial"/>
              </w:rPr>
              <w:t> This process includes verifying whether the person has one or more insurance plans.</w:t>
            </w:r>
            <w:r>
              <w:t xml:space="preserve"> COB rules determine which plan is your primary insurance and which is your secondary insurance.  Your primary insurance processes the claim and pays their share of the bill first.  Then, it passes the remaining bill to your secondary insurance.  Once all insurers have paid their share, the remaining bill goes to you.   </w:t>
            </w:r>
          </w:p>
          <w:p w14:paraId="765EB2AF" w14:textId="77777777" w:rsidR="00F751F1" w:rsidRDefault="00F751F1" w:rsidP="00F751F1"/>
          <w:p w14:paraId="52E497EC" w14:textId="77777777" w:rsidR="00F751F1" w:rsidRDefault="00F751F1" w:rsidP="00F751F1">
            <w:r>
              <w:t xml:space="preserve">Delays or errors in the coordination of benefits process may prevent insurance from paying your claim.  </w:t>
            </w:r>
            <w:r w:rsidRPr="00E86A30">
              <w:rPr>
                <w:b/>
                <w:bCs/>
                <w:i/>
                <w:iCs/>
              </w:rPr>
              <w:t>If your insurance plan contacts you regarding more information about you, your claim, or the coordination of benefits process, it is very important you respond with accurate information right away.</w:t>
            </w:r>
            <w:r>
              <w:t xml:space="preserve"> </w:t>
            </w:r>
          </w:p>
          <w:p w14:paraId="715989D6" w14:textId="77777777" w:rsidR="00F751F1" w:rsidRDefault="00F751F1" w:rsidP="00F751F1"/>
          <w:p w14:paraId="211B04DF" w14:textId="07B3FEFF" w:rsidR="00F751F1" w:rsidRPr="003505D8" w:rsidRDefault="00F751F1" w:rsidP="00F751F1">
            <w:pPr>
              <w:rPr>
                <w:b/>
                <w:bCs/>
                <w:u w:val="single"/>
              </w:rPr>
            </w:pPr>
            <w:r>
              <w:t xml:space="preserve">For more information, visit </w:t>
            </w:r>
            <w:r>
              <w:rPr>
                <w:b/>
                <w:bCs/>
                <w:u w:val="single"/>
              </w:rPr>
              <w:t xml:space="preserve">Coordination of </w:t>
            </w:r>
            <w:r w:rsidRPr="00D43B76">
              <w:rPr>
                <w:b/>
                <w:bCs/>
                <w:u w:val="single"/>
              </w:rPr>
              <w:t>Benefits</w:t>
            </w:r>
            <w:r w:rsidRPr="004E39A5">
              <w:rPr>
                <w:b/>
                <w:bCs/>
              </w:rPr>
              <w:t xml:space="preserve"> </w:t>
            </w:r>
            <w:r w:rsidRPr="004E39A5">
              <w:t>and</w:t>
            </w:r>
            <w:r>
              <w:rPr>
                <w:u w:val="single"/>
              </w:rPr>
              <w:t xml:space="preserve"> </w:t>
            </w:r>
            <w:r>
              <w:rPr>
                <w:b/>
                <w:bCs/>
                <w:u w:val="single"/>
              </w:rPr>
              <w:t>Tips for Reading Your Bill.</w:t>
            </w:r>
          </w:p>
        </w:tc>
        <w:tc>
          <w:tcPr>
            <w:tcW w:w="5395" w:type="dxa"/>
          </w:tcPr>
          <w:p w14:paraId="29F7FCBA" w14:textId="2AFBB6B2" w:rsidR="00F751F1" w:rsidRDefault="17CC8C83" w:rsidP="00D51F74">
            <w:pPr>
              <w:pStyle w:val="ListParagraph"/>
              <w:numPr>
                <w:ilvl w:val="0"/>
                <w:numId w:val="58"/>
              </w:numPr>
              <w:rPr>
                <w:b/>
                <w:bCs/>
                <w:u w:val="single"/>
              </w:rPr>
            </w:pPr>
            <w:r w:rsidRPr="175F86BA">
              <w:rPr>
                <w:rFonts w:ascii="Arial" w:eastAsia="Arial" w:hAnsi="Arial" w:cs="Arial"/>
                <w:b/>
                <w:bCs/>
                <w:color w:val="000000" w:themeColor="text1"/>
              </w:rPr>
              <w:t xml:space="preserve">Coordinación de </w:t>
            </w:r>
            <w:r w:rsidR="6E5D4370" w:rsidRPr="24AD949F">
              <w:rPr>
                <w:rFonts w:ascii="Arial" w:eastAsia="Arial" w:hAnsi="Arial" w:cs="Arial"/>
                <w:b/>
                <w:bCs/>
                <w:color w:val="000000" w:themeColor="text1"/>
              </w:rPr>
              <w:t>Beneficios</w:t>
            </w:r>
            <w:r w:rsidR="756EB2E0" w:rsidRPr="24AD949F">
              <w:rPr>
                <w:rFonts w:ascii="Arial" w:eastAsia="Arial" w:hAnsi="Arial" w:cs="Arial"/>
                <w:b/>
                <w:bCs/>
                <w:color w:val="000000" w:themeColor="text1"/>
              </w:rPr>
              <w:t>/</w:t>
            </w:r>
            <w:r w:rsidRPr="175F86BA">
              <w:rPr>
                <w:rFonts w:ascii="Arial" w:eastAsia="Arial" w:hAnsi="Arial" w:cs="Arial"/>
                <w:b/>
                <w:bCs/>
                <w:color w:val="000000" w:themeColor="text1"/>
              </w:rPr>
              <w:t>Prestaciones</w:t>
            </w:r>
          </w:p>
          <w:p w14:paraId="6B7DFFAC" w14:textId="42E1AC8F" w:rsidR="00F751F1" w:rsidRDefault="00F751F1" w:rsidP="175F86BA">
            <w:pPr>
              <w:pStyle w:val="ListParagraph"/>
              <w:rPr>
                <w:b/>
                <w:bCs/>
                <w:u w:val="single"/>
              </w:rPr>
            </w:pPr>
          </w:p>
          <w:p w14:paraId="33F688CD" w14:textId="08C811E9" w:rsidR="00F751F1" w:rsidRDefault="17CC8C83" w:rsidP="175F86BA">
            <w:pPr>
              <w:rPr>
                <w:rFonts w:ascii="Arial" w:eastAsia="Arial" w:hAnsi="Arial" w:cs="Arial"/>
                <w:lang w:val="es-ES"/>
              </w:rPr>
            </w:pPr>
            <w:r w:rsidRPr="7E753F94">
              <w:rPr>
                <w:rFonts w:ascii="Arial" w:eastAsia="Arial" w:hAnsi="Arial" w:cs="Arial"/>
                <w:i/>
                <w:iCs/>
                <w:color w:val="000000" w:themeColor="text1"/>
                <w:lang w:val="es-ES"/>
              </w:rPr>
              <w:t>Un retraso o error en el proceso de coordinación de las prestaciones puede estar impidiendo que el seguro pague un reclamo relacionado con esta cuenta.</w:t>
            </w:r>
          </w:p>
          <w:p w14:paraId="2E4CC74D" w14:textId="170C5943" w:rsidR="00F751F1" w:rsidRDefault="00F751F1" w:rsidP="175F86BA">
            <w:pPr>
              <w:rPr>
                <w:rFonts w:ascii="Arial" w:eastAsia="Arial" w:hAnsi="Arial" w:cs="Arial"/>
                <w:i/>
                <w:iCs/>
                <w:color w:val="000000" w:themeColor="text1"/>
                <w:lang w:val="es-ES"/>
              </w:rPr>
            </w:pPr>
          </w:p>
          <w:p w14:paraId="6F429D85" w14:textId="49D3BE0C" w:rsidR="00F751F1" w:rsidRDefault="17CC8C83" w:rsidP="7E753F94">
            <w:pPr>
              <w:rPr>
                <w:rFonts w:ascii="Arial" w:eastAsia="Arial" w:hAnsi="Arial" w:cs="Arial"/>
                <w:lang w:val="es-ES"/>
              </w:rPr>
            </w:pPr>
            <w:r w:rsidRPr="7E753F94">
              <w:rPr>
                <w:rFonts w:ascii="Arial" w:eastAsia="Arial" w:hAnsi="Arial" w:cs="Arial"/>
                <w:i/>
                <w:iCs/>
                <w:color w:val="000000" w:themeColor="text1"/>
                <w:lang w:val="es-ES"/>
              </w:rPr>
              <w:t xml:space="preserve">Sobre la coordinación de </w:t>
            </w:r>
            <w:r w:rsidR="3AA16826" w:rsidRPr="24AD949F">
              <w:rPr>
                <w:rFonts w:ascii="Arial" w:eastAsia="Arial" w:hAnsi="Arial" w:cs="Arial"/>
                <w:i/>
                <w:iCs/>
                <w:color w:val="000000" w:themeColor="text1"/>
                <w:lang w:val="es-ES"/>
              </w:rPr>
              <w:t>beneficios</w:t>
            </w:r>
            <w:r w:rsidRPr="7E753F94">
              <w:rPr>
                <w:rFonts w:ascii="Arial" w:eastAsia="Arial" w:hAnsi="Arial" w:cs="Arial"/>
                <w:i/>
                <w:iCs/>
                <w:color w:val="000000" w:themeColor="text1"/>
                <w:lang w:val="es-ES"/>
              </w:rPr>
              <w:t xml:space="preserve">: </w:t>
            </w:r>
            <w:r w:rsidR="7A616E87" w:rsidRPr="7E753F94">
              <w:rPr>
                <w:rFonts w:ascii="Arial" w:eastAsia="Arial" w:hAnsi="Arial" w:cs="Arial"/>
                <w:color w:val="000000" w:themeColor="text1"/>
                <w:lang w:val="es-ES"/>
              </w:rPr>
              <w:t>la</w:t>
            </w:r>
            <w:r w:rsidRPr="7E753F94">
              <w:rPr>
                <w:rFonts w:ascii="Arial" w:eastAsia="Arial" w:hAnsi="Arial" w:cs="Arial"/>
                <w:color w:val="000000" w:themeColor="text1"/>
                <w:lang w:val="es-ES"/>
              </w:rPr>
              <w:t xml:space="preserve"> coordinación de </w:t>
            </w:r>
            <w:r w:rsidR="0C6D020C" w:rsidRPr="24AD949F">
              <w:rPr>
                <w:rFonts w:ascii="Arial" w:eastAsia="Arial" w:hAnsi="Arial" w:cs="Arial"/>
                <w:color w:val="000000" w:themeColor="text1"/>
                <w:lang w:val="es-ES"/>
              </w:rPr>
              <w:t>beneficios</w:t>
            </w:r>
            <w:r w:rsidRPr="7E753F94">
              <w:rPr>
                <w:rFonts w:ascii="Arial" w:eastAsia="Arial" w:hAnsi="Arial" w:cs="Arial"/>
                <w:color w:val="000000" w:themeColor="text1"/>
                <w:lang w:val="es-ES"/>
              </w:rPr>
              <w:t xml:space="preserve"> (COB, por sus siglas en inglés) es el proceso utilizado por las compañías de seguros para determinar quién es responsable de pagar una cuenta médica cuando una persona está cubierta por más de un plan de seguro médico. Este proceso incluye verificar si la persona tiene uno o más planes de seguro. Las normas del COB determinan qué plan es su seguro principal y cuál es su seguro secundario. Su seguro principal tramita la reclamación y paga primero su parte de la cuenta y</w:t>
            </w:r>
            <w:r w:rsidR="3AF4F4DA" w:rsidRPr="7E753F94">
              <w:rPr>
                <w:rFonts w:ascii="Arial" w:eastAsia="Arial" w:hAnsi="Arial" w:cs="Arial"/>
                <w:color w:val="000000" w:themeColor="text1"/>
                <w:lang w:val="es-ES"/>
              </w:rPr>
              <w:t xml:space="preserve"> ya</w:t>
            </w:r>
            <w:r w:rsidRPr="7E753F94">
              <w:rPr>
                <w:rFonts w:ascii="Arial" w:eastAsia="Arial" w:hAnsi="Arial" w:cs="Arial"/>
                <w:color w:val="000000" w:themeColor="text1"/>
                <w:lang w:val="es-ES"/>
              </w:rPr>
              <w:t xml:space="preserve"> después pasa la cuenta restante a su seguro secundario. Una vez que todos los seguros han pagado su parte, usted recibe la cuenta restante.</w:t>
            </w:r>
          </w:p>
          <w:p w14:paraId="2CD2A3FC" w14:textId="4E3E4597" w:rsidR="00F751F1" w:rsidRDefault="00F751F1" w:rsidP="175F86BA">
            <w:pPr>
              <w:rPr>
                <w:rFonts w:ascii="Arial" w:eastAsia="Arial" w:hAnsi="Arial" w:cs="Arial"/>
                <w:color w:val="000000" w:themeColor="text1"/>
                <w:lang w:val="es-ES"/>
              </w:rPr>
            </w:pPr>
          </w:p>
          <w:p w14:paraId="2449C2C1" w14:textId="161449C9" w:rsidR="00F751F1" w:rsidRDefault="17CC8C83" w:rsidP="175F86BA">
            <w:pPr>
              <w:rPr>
                <w:rFonts w:ascii="Arial" w:eastAsia="Arial" w:hAnsi="Arial" w:cs="Arial"/>
                <w:b/>
                <w:bCs/>
                <w:i/>
                <w:iCs/>
                <w:lang w:val="es-ES"/>
              </w:rPr>
            </w:pPr>
            <w:r w:rsidRPr="175F86BA">
              <w:rPr>
                <w:rFonts w:ascii="Arial" w:eastAsia="Arial" w:hAnsi="Arial" w:cs="Arial"/>
                <w:color w:val="000000" w:themeColor="text1"/>
                <w:lang w:val="es-ES"/>
              </w:rPr>
              <w:t xml:space="preserve">Los retrasos o errores en el proceso de coordinación de </w:t>
            </w:r>
            <w:r w:rsidR="72CFCB48" w:rsidRPr="24AD949F">
              <w:rPr>
                <w:rFonts w:ascii="Arial" w:eastAsia="Arial" w:hAnsi="Arial" w:cs="Arial"/>
                <w:color w:val="000000" w:themeColor="text1"/>
                <w:lang w:val="es-ES"/>
              </w:rPr>
              <w:t>beneficios</w:t>
            </w:r>
            <w:r w:rsidRPr="175F86BA">
              <w:rPr>
                <w:rFonts w:ascii="Arial" w:eastAsia="Arial" w:hAnsi="Arial" w:cs="Arial"/>
                <w:color w:val="000000" w:themeColor="text1"/>
                <w:lang w:val="es-ES"/>
              </w:rPr>
              <w:t xml:space="preserve"> pueden impedir que el seguro pague su reclamo. </w:t>
            </w:r>
            <w:r w:rsidRPr="175F86BA">
              <w:rPr>
                <w:rFonts w:ascii="Arial" w:eastAsia="Arial" w:hAnsi="Arial" w:cs="Arial"/>
                <w:b/>
                <w:bCs/>
                <w:i/>
                <w:iCs/>
                <w:color w:val="000000" w:themeColor="text1"/>
                <w:lang w:val="es-ES"/>
              </w:rPr>
              <w:t xml:space="preserve">Si su compañía de seguros se pone en contacto con usted para obtener más información personal, su solicitud o el proceso de coordinación de </w:t>
            </w:r>
            <w:r w:rsidR="37279A50" w:rsidRPr="24AD949F">
              <w:rPr>
                <w:rFonts w:ascii="Arial" w:eastAsia="Arial" w:hAnsi="Arial" w:cs="Arial"/>
                <w:b/>
                <w:bCs/>
                <w:i/>
                <w:iCs/>
                <w:color w:val="000000" w:themeColor="text1"/>
                <w:lang w:val="es-ES"/>
              </w:rPr>
              <w:t>beneficios</w:t>
            </w:r>
            <w:r w:rsidRPr="175F86BA">
              <w:rPr>
                <w:rFonts w:ascii="Arial" w:eastAsia="Arial" w:hAnsi="Arial" w:cs="Arial"/>
                <w:b/>
                <w:bCs/>
                <w:i/>
                <w:iCs/>
                <w:color w:val="000000" w:themeColor="text1"/>
                <w:lang w:val="es-ES"/>
              </w:rPr>
              <w:t>, es muy importante que responda con la información correcta de inmediato.</w:t>
            </w:r>
          </w:p>
          <w:p w14:paraId="5EFAD5B5" w14:textId="465C6B39" w:rsidR="00F751F1" w:rsidRDefault="00F751F1" w:rsidP="175F86BA">
            <w:pPr>
              <w:rPr>
                <w:rFonts w:ascii="Arial" w:eastAsia="Arial" w:hAnsi="Arial" w:cs="Arial"/>
                <w:b/>
                <w:bCs/>
                <w:i/>
                <w:iCs/>
                <w:color w:val="000000" w:themeColor="text1"/>
                <w:lang w:val="es-ES"/>
              </w:rPr>
            </w:pPr>
          </w:p>
          <w:p w14:paraId="05857B37" w14:textId="0D7AE3EF" w:rsidR="00F751F1" w:rsidRDefault="17CC8C83" w:rsidP="175F86BA">
            <w:pPr>
              <w:rPr>
                <w:rFonts w:ascii="Arial" w:eastAsia="Arial" w:hAnsi="Arial" w:cs="Arial"/>
                <w:lang w:val="es-ES"/>
              </w:rPr>
            </w:pPr>
            <w:r w:rsidRPr="175F86BA">
              <w:rPr>
                <w:rFonts w:ascii="Arial" w:eastAsia="Arial" w:hAnsi="Arial" w:cs="Arial"/>
                <w:i/>
                <w:iCs/>
                <w:color w:val="000000" w:themeColor="text1"/>
                <w:lang w:val="es-ES"/>
              </w:rPr>
              <w:t xml:space="preserve">Si desea más información, visite </w:t>
            </w:r>
            <w:r w:rsidRPr="175F86BA">
              <w:rPr>
                <w:rFonts w:ascii="Arial" w:eastAsia="Arial" w:hAnsi="Arial" w:cs="Arial"/>
                <w:b/>
                <w:bCs/>
                <w:i/>
                <w:iCs/>
                <w:color w:val="000000" w:themeColor="text1"/>
                <w:u w:val="single"/>
                <w:lang w:val="es-ES"/>
              </w:rPr>
              <w:t xml:space="preserve">Coordinación de </w:t>
            </w:r>
            <w:r w:rsidR="5C2BEBE9" w:rsidRPr="24AD949F">
              <w:rPr>
                <w:rFonts w:ascii="Arial" w:eastAsia="Arial" w:hAnsi="Arial" w:cs="Arial"/>
                <w:b/>
                <w:bCs/>
                <w:i/>
                <w:iCs/>
                <w:color w:val="000000" w:themeColor="text1"/>
                <w:u w:val="single"/>
                <w:lang w:val="es-ES"/>
              </w:rPr>
              <w:t>Beneficios</w:t>
            </w:r>
            <w:r w:rsidRPr="175F86BA">
              <w:rPr>
                <w:rFonts w:ascii="Arial" w:eastAsia="Arial" w:hAnsi="Arial" w:cs="Arial"/>
                <w:b/>
                <w:bCs/>
                <w:i/>
                <w:iCs/>
                <w:color w:val="000000" w:themeColor="text1"/>
                <w:lang w:val="es-ES"/>
              </w:rPr>
              <w:t xml:space="preserve"> </w:t>
            </w:r>
            <w:r w:rsidRPr="175F86BA">
              <w:rPr>
                <w:rFonts w:ascii="Arial" w:eastAsia="Arial" w:hAnsi="Arial" w:cs="Arial"/>
                <w:i/>
                <w:iCs/>
                <w:color w:val="000000" w:themeColor="text1"/>
                <w:lang w:val="es-ES"/>
              </w:rPr>
              <w:t xml:space="preserve">y </w:t>
            </w:r>
            <w:r w:rsidRPr="175F86BA">
              <w:rPr>
                <w:rFonts w:ascii="Arial" w:eastAsia="Arial" w:hAnsi="Arial" w:cs="Arial"/>
                <w:b/>
                <w:bCs/>
                <w:i/>
                <w:iCs/>
                <w:color w:val="000000" w:themeColor="text1"/>
                <w:u w:val="single"/>
                <w:lang w:val="es-ES"/>
              </w:rPr>
              <w:t>Consejos para Leer su Cuenta.</w:t>
            </w:r>
          </w:p>
          <w:p w14:paraId="2496AE5D" w14:textId="7C479382" w:rsidR="00F751F1" w:rsidRPr="00EC5DCB" w:rsidRDefault="00F751F1" w:rsidP="175F86BA">
            <w:pPr>
              <w:pStyle w:val="ListParagraph"/>
              <w:rPr>
                <w:b/>
                <w:u w:val="single"/>
                <w:lang w:val="es-US"/>
              </w:rPr>
            </w:pPr>
          </w:p>
        </w:tc>
      </w:tr>
      <w:tr w:rsidR="00F751F1" w:rsidRPr="00AC1C19" w14:paraId="74FB0523" w14:textId="77777777" w:rsidTr="58F249CE">
        <w:tc>
          <w:tcPr>
            <w:tcW w:w="5395" w:type="dxa"/>
          </w:tcPr>
          <w:p w14:paraId="5A454DF6" w14:textId="77777777" w:rsidR="00523F11" w:rsidRPr="007115BE" w:rsidRDefault="00523F11" w:rsidP="00523F11">
            <w:pPr>
              <w:rPr>
                <w:b/>
                <w:bCs/>
              </w:rPr>
            </w:pPr>
            <w:r>
              <w:rPr>
                <w:b/>
                <w:bCs/>
              </w:rPr>
              <w:t>6</w:t>
            </w:r>
            <w:r w:rsidRPr="007115BE">
              <w:rPr>
                <w:b/>
                <w:bCs/>
              </w:rPr>
              <w:t xml:space="preserve">. </w:t>
            </w:r>
            <w:commentRangeStart w:id="18"/>
            <w:commentRangeStart w:id="19"/>
            <w:r w:rsidRPr="007115BE">
              <w:rPr>
                <w:b/>
                <w:bCs/>
              </w:rPr>
              <w:t xml:space="preserve">Maximum Benefit Limit </w:t>
            </w:r>
            <w:commentRangeEnd w:id="18"/>
            <w:r w:rsidRPr="007115BE">
              <w:rPr>
                <w:rStyle w:val="CommentReference"/>
                <w:b/>
                <w:bCs/>
                <w:sz w:val="24"/>
                <w:szCs w:val="24"/>
              </w:rPr>
              <w:commentReference w:id="18"/>
            </w:r>
            <w:commentRangeEnd w:id="19"/>
            <w:r>
              <w:rPr>
                <w:rStyle w:val="CommentReference"/>
              </w:rPr>
              <w:commentReference w:id="19"/>
            </w:r>
            <w:r w:rsidRPr="007115BE">
              <w:rPr>
                <w:b/>
                <w:bCs/>
              </w:rPr>
              <w:t>Reached</w:t>
            </w:r>
          </w:p>
          <w:p w14:paraId="2FCCC124" w14:textId="77777777" w:rsidR="00523F11" w:rsidRDefault="00523F11" w:rsidP="00523F11">
            <w:pPr>
              <w:rPr>
                <w:i/>
                <w:iCs/>
              </w:rPr>
            </w:pPr>
            <w:r>
              <w:rPr>
                <w:i/>
                <w:iCs/>
              </w:rPr>
              <w:t>Insurance has paid the maximum benefit amount for service(s) related to this account. You are responsible for the balance.</w:t>
            </w:r>
          </w:p>
          <w:p w14:paraId="2008590F" w14:textId="77777777" w:rsidR="001C1C16" w:rsidRPr="004E39A5" w:rsidRDefault="001C1C16" w:rsidP="00523F11">
            <w:pPr>
              <w:rPr>
                <w:i/>
                <w:iCs/>
              </w:rPr>
            </w:pPr>
          </w:p>
          <w:p w14:paraId="5D1A55B2" w14:textId="77777777" w:rsidR="00523F11" w:rsidRPr="007115BE" w:rsidRDefault="00523F11" w:rsidP="00523F11">
            <w:r>
              <w:rPr>
                <w:i/>
                <w:iCs/>
              </w:rPr>
              <w:t xml:space="preserve">About maximum benefit limits: </w:t>
            </w:r>
            <w:r>
              <w:t>A maximum benefit limit is the cap on how much an insurance plan will pay for services</w:t>
            </w:r>
            <w:r w:rsidRPr="007115BE">
              <w:t xml:space="preserve"> during the year or over your lifetime. For example, </w:t>
            </w:r>
            <w:r>
              <w:t>your plan</w:t>
            </w:r>
            <w:r w:rsidRPr="007115BE">
              <w:t xml:space="preserve"> </w:t>
            </w:r>
            <w:r>
              <w:t>may</w:t>
            </w:r>
            <w:r w:rsidRPr="007115BE">
              <w:t xml:space="preserve"> pay for a set number of </w:t>
            </w:r>
            <w:r>
              <w:t>office visits</w:t>
            </w:r>
            <w:r w:rsidRPr="007115BE">
              <w:t xml:space="preserve"> or physical therapy sessions each year. Once you reach that limit, insurance won’t pay for any more of those services until next year or until you reach a new limit.</w:t>
            </w:r>
          </w:p>
          <w:p w14:paraId="7A215577" w14:textId="77777777" w:rsidR="00F751F1" w:rsidRDefault="00F751F1" w:rsidP="00F751F1">
            <w:pPr>
              <w:rPr>
                <w:b/>
                <w:bCs/>
              </w:rPr>
            </w:pPr>
          </w:p>
        </w:tc>
        <w:tc>
          <w:tcPr>
            <w:tcW w:w="5395" w:type="dxa"/>
          </w:tcPr>
          <w:p w14:paraId="11A8B21B" w14:textId="2F77296F" w:rsidR="00F751F1" w:rsidRPr="00EC5DCB" w:rsidRDefault="09B8ABF2" w:rsidP="00D51F74">
            <w:pPr>
              <w:pStyle w:val="ListParagraph"/>
              <w:numPr>
                <w:ilvl w:val="0"/>
                <w:numId w:val="58"/>
              </w:numPr>
              <w:rPr>
                <w:rFonts w:ascii="Arial" w:eastAsia="Arial" w:hAnsi="Arial" w:cs="Arial"/>
                <w:b/>
                <w:color w:val="000000" w:themeColor="text1"/>
                <w:lang w:val="es-US"/>
              </w:rPr>
            </w:pPr>
            <w:r w:rsidRPr="00EC5DCB">
              <w:rPr>
                <w:rFonts w:ascii="Arial" w:eastAsia="Arial" w:hAnsi="Arial" w:cs="Arial"/>
                <w:b/>
                <w:color w:val="000000" w:themeColor="text1"/>
                <w:lang w:val="es-US"/>
              </w:rPr>
              <w:t>Límite Máximo Alcanzado de la Prestación</w:t>
            </w:r>
          </w:p>
          <w:p w14:paraId="42751EB1" w14:textId="798F001E" w:rsidR="00F751F1" w:rsidRPr="00EC5DCB" w:rsidRDefault="00F751F1" w:rsidP="175F86BA">
            <w:pPr>
              <w:pStyle w:val="ListParagraph"/>
              <w:rPr>
                <w:rFonts w:ascii="Arial" w:eastAsia="Arial" w:hAnsi="Arial" w:cs="Arial"/>
                <w:b/>
                <w:color w:val="000000" w:themeColor="text1"/>
                <w:lang w:val="es-US"/>
              </w:rPr>
            </w:pPr>
          </w:p>
          <w:p w14:paraId="75EC8458" w14:textId="5F19E946" w:rsidR="00F751F1" w:rsidRPr="00EC5DCB" w:rsidRDefault="09B8ABF2" w:rsidP="175F86BA">
            <w:pPr>
              <w:rPr>
                <w:rFonts w:ascii="Arial" w:eastAsia="Arial" w:hAnsi="Arial" w:cs="Arial"/>
                <w:lang w:val="es-US"/>
              </w:rPr>
            </w:pPr>
            <w:r w:rsidRPr="00EC5DCB">
              <w:rPr>
                <w:rFonts w:ascii="Arial" w:eastAsia="Arial" w:hAnsi="Arial" w:cs="Arial"/>
                <w:i/>
                <w:color w:val="000000" w:themeColor="text1"/>
                <w:lang w:val="es-US"/>
              </w:rPr>
              <w:t>El seguro ha pagado la cantidad máxima de la prestación de servicios relacionados con esta cuenta</w:t>
            </w:r>
            <w:r w:rsidR="1BAE1715" w:rsidRPr="00EC5DCB">
              <w:rPr>
                <w:rFonts w:ascii="Arial" w:eastAsia="Arial" w:hAnsi="Arial" w:cs="Arial"/>
                <w:i/>
                <w:color w:val="000000" w:themeColor="text1"/>
                <w:lang w:val="es-US"/>
              </w:rPr>
              <w:t>, ya es u</w:t>
            </w:r>
            <w:r w:rsidRPr="00EC5DCB">
              <w:rPr>
                <w:rFonts w:ascii="Arial" w:eastAsia="Arial" w:hAnsi="Arial" w:cs="Arial"/>
                <w:i/>
                <w:color w:val="000000" w:themeColor="text1"/>
                <w:lang w:val="es-US"/>
              </w:rPr>
              <w:t>sted es responsable del saldo.</w:t>
            </w:r>
          </w:p>
          <w:p w14:paraId="4B0F6DAF" w14:textId="70A5D332" w:rsidR="00F751F1" w:rsidRPr="00EC5DCB" w:rsidRDefault="00F751F1" w:rsidP="175F86BA">
            <w:pPr>
              <w:rPr>
                <w:rFonts w:ascii="Arial" w:eastAsia="Arial" w:hAnsi="Arial" w:cs="Arial"/>
                <w:i/>
                <w:color w:val="000000" w:themeColor="text1"/>
                <w:lang w:val="es-US"/>
              </w:rPr>
            </w:pPr>
          </w:p>
          <w:p w14:paraId="4D2BC9B0" w14:textId="3E7FDD32" w:rsidR="00F751F1" w:rsidRPr="00EC5DCB" w:rsidRDefault="09B8ABF2" w:rsidP="175F86BA">
            <w:pPr>
              <w:rPr>
                <w:rFonts w:ascii="Arial" w:eastAsia="Arial" w:hAnsi="Arial" w:cs="Arial"/>
                <w:lang w:val="es-US"/>
              </w:rPr>
            </w:pPr>
            <w:r w:rsidRPr="00EC5DCB">
              <w:rPr>
                <w:rFonts w:ascii="Arial" w:eastAsia="Arial" w:hAnsi="Arial" w:cs="Arial"/>
                <w:i/>
                <w:color w:val="000000" w:themeColor="text1"/>
                <w:lang w:val="es-US"/>
              </w:rPr>
              <w:t xml:space="preserve">Acerca del límite máximo de </w:t>
            </w:r>
            <w:r w:rsidR="760E43A0" w:rsidRPr="24AD949F">
              <w:rPr>
                <w:rFonts w:ascii="Arial" w:eastAsia="Arial" w:hAnsi="Arial" w:cs="Arial"/>
                <w:i/>
                <w:iCs/>
                <w:color w:val="000000" w:themeColor="text1"/>
                <w:lang w:val="es-US"/>
              </w:rPr>
              <w:t>beneficios</w:t>
            </w:r>
            <w:r w:rsidRPr="00EC5DCB">
              <w:rPr>
                <w:rFonts w:ascii="Arial" w:eastAsia="Arial" w:hAnsi="Arial" w:cs="Arial"/>
                <w:i/>
                <w:color w:val="000000" w:themeColor="text1"/>
                <w:lang w:val="es-US"/>
              </w:rPr>
              <w:t>:</w:t>
            </w:r>
            <w:r w:rsidRPr="00EC5DCB">
              <w:rPr>
                <w:rFonts w:ascii="Arial" w:eastAsia="Arial" w:hAnsi="Arial" w:cs="Arial"/>
                <w:color w:val="000000" w:themeColor="text1"/>
                <w:lang w:val="es-US"/>
              </w:rPr>
              <w:t xml:space="preserve"> un límite máximo de </w:t>
            </w:r>
            <w:r w:rsidR="134B21CA" w:rsidRPr="24AD949F">
              <w:rPr>
                <w:rFonts w:ascii="Arial" w:eastAsia="Arial" w:hAnsi="Arial" w:cs="Arial"/>
                <w:color w:val="000000" w:themeColor="text1"/>
                <w:lang w:val="es-US"/>
              </w:rPr>
              <w:t>los beneficios</w:t>
            </w:r>
            <w:r w:rsidRPr="00EC5DCB">
              <w:rPr>
                <w:rFonts w:ascii="Arial" w:eastAsia="Arial" w:hAnsi="Arial" w:cs="Arial"/>
                <w:color w:val="000000" w:themeColor="text1"/>
                <w:lang w:val="es-US"/>
              </w:rPr>
              <w:t xml:space="preserve"> es la cantidad máxima que un plan de seguro pagará por los servicios durante el año o a lo largo de su vida. Por ejemplo, su plan puede pagar un número determinado de visitas al consultorio o sesiones de fisioterapia por año. Una vez alcanzado ese límite, el seguro ya no pagará más por esos servicios hasta el año siguiente o hasta que alcance un nuevo límite.</w:t>
            </w:r>
          </w:p>
          <w:p w14:paraId="6001164A" w14:textId="77A7217C" w:rsidR="00F751F1" w:rsidRPr="00EC5DCB" w:rsidRDefault="00F751F1" w:rsidP="175F86BA">
            <w:pPr>
              <w:rPr>
                <w:rFonts w:ascii="Arial" w:eastAsia="Arial" w:hAnsi="Arial" w:cs="Arial"/>
                <w:b/>
                <w:i/>
                <w:color w:val="000000" w:themeColor="text1"/>
                <w:lang w:val="es-US"/>
              </w:rPr>
            </w:pPr>
          </w:p>
          <w:p w14:paraId="6BD8BDEC" w14:textId="29CEAC11" w:rsidR="00F751F1" w:rsidRPr="00EC5DCB" w:rsidRDefault="00F751F1" w:rsidP="00AD0130">
            <w:pPr>
              <w:rPr>
                <w:rFonts w:ascii="Arial" w:eastAsia="Arial" w:hAnsi="Arial" w:cs="Arial"/>
                <w:b/>
                <w:i/>
                <w:color w:val="000000" w:themeColor="text1"/>
                <w:lang w:val="es-US"/>
              </w:rPr>
            </w:pPr>
          </w:p>
        </w:tc>
      </w:tr>
      <w:tr w:rsidR="00523F11" w:rsidRPr="00AC1C19" w14:paraId="69152FFB" w14:textId="77777777" w:rsidTr="58F249CE">
        <w:tc>
          <w:tcPr>
            <w:tcW w:w="5395" w:type="dxa"/>
          </w:tcPr>
          <w:p w14:paraId="56096513" w14:textId="77777777" w:rsidR="00523F11" w:rsidRDefault="00523F11" w:rsidP="00523F11">
            <w:pPr>
              <w:rPr>
                <w:b/>
                <w:bCs/>
              </w:rPr>
            </w:pPr>
            <w:r>
              <w:rPr>
                <w:b/>
                <w:bCs/>
              </w:rPr>
              <w:t>7</w:t>
            </w:r>
            <w:r w:rsidRPr="007115BE">
              <w:rPr>
                <w:b/>
                <w:bCs/>
              </w:rPr>
              <w:t>. Eligibility Issue</w:t>
            </w:r>
          </w:p>
          <w:p w14:paraId="0C70607F" w14:textId="77777777" w:rsidR="001C1C16" w:rsidRDefault="00523F11" w:rsidP="00523F11">
            <w:pPr>
              <w:rPr>
                <w:i/>
                <w:iCs/>
              </w:rPr>
            </w:pPr>
            <w:r>
              <w:rPr>
                <w:i/>
                <w:iCs/>
              </w:rPr>
              <w:t xml:space="preserve">There is a problem with the patient’s insurance eligibility on the date they received care. </w:t>
            </w:r>
          </w:p>
          <w:p w14:paraId="0737FFD2" w14:textId="77777777" w:rsidR="001C1C16" w:rsidRDefault="001C1C16" w:rsidP="00523F11">
            <w:pPr>
              <w:rPr>
                <w:i/>
                <w:iCs/>
              </w:rPr>
            </w:pPr>
          </w:p>
          <w:p w14:paraId="1D231739" w14:textId="4E32A02F" w:rsidR="00523F11" w:rsidRDefault="00523F11" w:rsidP="00523F11">
            <w:r>
              <w:rPr>
                <w:i/>
                <w:iCs/>
              </w:rPr>
              <w:t xml:space="preserve">About insurance </w:t>
            </w:r>
            <w:r w:rsidRPr="00241D92">
              <w:rPr>
                <w:i/>
                <w:iCs/>
              </w:rPr>
              <w:t>eligibility</w:t>
            </w:r>
            <w:r>
              <w:rPr>
                <w:i/>
                <w:iCs/>
              </w:rPr>
              <w:t xml:space="preserve">: </w:t>
            </w:r>
            <w:r>
              <w:t>Each insurance plan has its own rules about who is allowed to be covered by the plan.  If a patient is “eligible” for the plan, it means that, on the day they visited a provider, they met the requirements of the plan, and insurance may help pay for covered services.  However, if there is a problem with eligibility, insurance will not pay at all.</w:t>
            </w:r>
          </w:p>
          <w:p w14:paraId="4E530A09" w14:textId="77777777" w:rsidR="001C1C16" w:rsidRDefault="001C1C16" w:rsidP="00523F11"/>
          <w:p w14:paraId="6B60FAE4" w14:textId="35B69400" w:rsidR="00523F11" w:rsidRPr="001C1C16" w:rsidRDefault="00523F11" w:rsidP="00F751F1">
            <w:commentRangeStart w:id="20"/>
            <w:commentRangeStart w:id="21"/>
            <w:commentRangeStart w:id="22"/>
            <w:r w:rsidRPr="00422424">
              <w:t>To learn more about insurance eligibility, visit “</w:t>
            </w:r>
            <w:r w:rsidRPr="004C66C9">
              <w:rPr>
                <w:b/>
                <w:bCs/>
                <w:u w:val="single"/>
              </w:rPr>
              <w:t>Understanding Insurance Eligibility</w:t>
            </w:r>
            <w:r w:rsidRPr="00422424">
              <w:t>.”</w:t>
            </w:r>
            <w:commentRangeEnd w:id="20"/>
            <w:r w:rsidRPr="001C1C16">
              <w:rPr>
                <w:rStyle w:val="CommentReference"/>
                <w:sz w:val="24"/>
                <w:szCs w:val="24"/>
              </w:rPr>
              <w:commentReference w:id="20"/>
            </w:r>
            <w:commentRangeEnd w:id="21"/>
            <w:r>
              <w:rPr>
                <w:rStyle w:val="CommentReference"/>
              </w:rPr>
              <w:commentReference w:id="21"/>
            </w:r>
            <w:commentRangeEnd w:id="22"/>
            <w:r>
              <w:rPr>
                <w:rStyle w:val="CommentReference"/>
              </w:rPr>
              <w:commentReference w:id="22"/>
            </w:r>
          </w:p>
        </w:tc>
        <w:tc>
          <w:tcPr>
            <w:tcW w:w="5395" w:type="dxa"/>
          </w:tcPr>
          <w:p w14:paraId="614C7B7E" w14:textId="331C8DA6" w:rsidR="00523F11" w:rsidRDefault="410AAB78" w:rsidP="00D51F74">
            <w:pPr>
              <w:pStyle w:val="ListParagraph"/>
              <w:numPr>
                <w:ilvl w:val="0"/>
                <w:numId w:val="58"/>
              </w:numPr>
              <w:rPr>
                <w:b/>
                <w:bCs/>
              </w:rPr>
            </w:pPr>
            <w:r w:rsidRPr="7E753F94">
              <w:rPr>
                <w:rFonts w:ascii="Arial" w:eastAsia="Arial" w:hAnsi="Arial" w:cs="Arial"/>
                <w:b/>
                <w:bCs/>
                <w:color w:val="000000" w:themeColor="text1"/>
              </w:rPr>
              <w:t xml:space="preserve">Problema </w:t>
            </w:r>
            <w:r w:rsidR="3B5340DD" w:rsidRPr="7E753F94">
              <w:rPr>
                <w:rFonts w:ascii="Arial" w:eastAsia="Arial" w:hAnsi="Arial" w:cs="Arial"/>
                <w:b/>
                <w:bCs/>
                <w:color w:val="000000" w:themeColor="text1"/>
              </w:rPr>
              <w:t xml:space="preserve">de </w:t>
            </w:r>
            <w:r w:rsidRPr="7E753F94">
              <w:rPr>
                <w:rFonts w:ascii="Arial" w:eastAsia="Arial" w:hAnsi="Arial" w:cs="Arial"/>
                <w:b/>
                <w:bCs/>
                <w:color w:val="000000" w:themeColor="text1"/>
              </w:rPr>
              <w:t>Aceptación</w:t>
            </w:r>
          </w:p>
          <w:p w14:paraId="023FD900" w14:textId="1C114571" w:rsidR="00523F11" w:rsidRDefault="00523F11" w:rsidP="175F86BA">
            <w:pPr>
              <w:pStyle w:val="ListParagraph"/>
              <w:rPr>
                <w:b/>
                <w:bCs/>
              </w:rPr>
            </w:pPr>
          </w:p>
          <w:p w14:paraId="4CD56451" w14:textId="363C31E1" w:rsidR="00523F11" w:rsidRDefault="410AAB78" w:rsidP="175F86BA">
            <w:pPr>
              <w:rPr>
                <w:rFonts w:ascii="Arial" w:eastAsia="Arial" w:hAnsi="Arial" w:cs="Arial"/>
                <w:lang w:val="es-ES"/>
              </w:rPr>
            </w:pPr>
            <w:r w:rsidRPr="7E753F94">
              <w:rPr>
                <w:rFonts w:ascii="Arial" w:eastAsia="Arial" w:hAnsi="Arial" w:cs="Arial"/>
                <w:i/>
                <w:iCs/>
                <w:color w:val="000000" w:themeColor="text1"/>
                <w:lang w:val="es-ES"/>
              </w:rPr>
              <w:t xml:space="preserve">Hay un problema con la </w:t>
            </w:r>
            <w:r w:rsidR="0A1869F3" w:rsidRPr="7E753F94">
              <w:rPr>
                <w:rFonts w:ascii="Arial" w:eastAsia="Arial" w:hAnsi="Arial" w:cs="Arial"/>
                <w:i/>
                <w:iCs/>
                <w:color w:val="000000" w:themeColor="text1"/>
                <w:lang w:val="es-ES"/>
              </w:rPr>
              <w:t>aceptación</w:t>
            </w:r>
            <w:r w:rsidRPr="7E753F94">
              <w:rPr>
                <w:rFonts w:ascii="Arial" w:eastAsia="Arial" w:hAnsi="Arial" w:cs="Arial"/>
                <w:i/>
                <w:iCs/>
                <w:color w:val="000000" w:themeColor="text1"/>
                <w:lang w:val="es-ES"/>
              </w:rPr>
              <w:t xml:space="preserve"> del seguro del paciente en la fecha en que recibió la atención médica.</w:t>
            </w:r>
          </w:p>
          <w:p w14:paraId="5C262832" w14:textId="58230923" w:rsidR="00523F11" w:rsidRDefault="410AAB78" w:rsidP="175F86BA">
            <w:pPr>
              <w:rPr>
                <w:rFonts w:ascii="Arial" w:eastAsia="Arial" w:hAnsi="Arial" w:cs="Arial"/>
                <w:lang w:val="es-ES"/>
              </w:rPr>
            </w:pPr>
            <w:r w:rsidRPr="175F86BA">
              <w:rPr>
                <w:rFonts w:ascii="Arial" w:eastAsia="Arial" w:hAnsi="Arial" w:cs="Arial"/>
                <w:i/>
                <w:iCs/>
                <w:color w:val="000000" w:themeColor="text1"/>
                <w:lang w:val="es-ES"/>
              </w:rPr>
              <w:t xml:space="preserve">Acerca de la aceptación del seguro: </w:t>
            </w:r>
            <w:r w:rsidRPr="175F86BA">
              <w:rPr>
                <w:rFonts w:ascii="Arial" w:eastAsia="Arial" w:hAnsi="Arial" w:cs="Arial"/>
                <w:color w:val="000000" w:themeColor="text1"/>
                <w:lang w:val="es-ES"/>
              </w:rPr>
              <w:t>cada plan de seguro tiene sus propias normas sobre quién puede estar cubierto por el plan. Si un paciente es “aceptado” para el plan, significa que, el día que visitó a un proveedor, cumplía los requisitos del plan, y el seguro puede ayudar a pagar los servicios cubiertos. Sin embargo, si hay algún problema con la aceptación, el seguro no pagará en absoluto.</w:t>
            </w:r>
          </w:p>
          <w:p w14:paraId="70B84391" w14:textId="5095215E" w:rsidR="00523F11" w:rsidRDefault="00523F11" w:rsidP="175F86BA">
            <w:pPr>
              <w:rPr>
                <w:rFonts w:ascii="Arial" w:eastAsia="Arial" w:hAnsi="Arial" w:cs="Arial"/>
                <w:color w:val="000000" w:themeColor="text1"/>
                <w:lang w:val="es-ES"/>
              </w:rPr>
            </w:pPr>
          </w:p>
          <w:p w14:paraId="0285FBB0" w14:textId="670D4309" w:rsidR="00523F11" w:rsidRDefault="410AAB78" w:rsidP="00AD0130">
            <w:pPr>
              <w:rPr>
                <w:rFonts w:ascii="Arial" w:eastAsia="Arial" w:hAnsi="Arial" w:cs="Arial"/>
                <w:lang w:val="es-ES"/>
              </w:rPr>
            </w:pPr>
            <w:r w:rsidRPr="175F86BA">
              <w:rPr>
                <w:rFonts w:ascii="Arial" w:eastAsia="Arial" w:hAnsi="Arial" w:cs="Arial"/>
                <w:i/>
                <w:iCs/>
                <w:color w:val="000000" w:themeColor="text1"/>
                <w:lang w:val="es-ES"/>
              </w:rPr>
              <w:t>Para saber más sobre la aceptación para el seguro, visite</w:t>
            </w:r>
            <w:r w:rsidRPr="175F86BA">
              <w:rPr>
                <w:rFonts w:ascii="Arial" w:eastAsia="Arial" w:hAnsi="Arial" w:cs="Arial"/>
                <w:b/>
                <w:bCs/>
                <w:i/>
                <w:iCs/>
                <w:color w:val="000000" w:themeColor="text1"/>
                <w:lang w:val="es-ES"/>
              </w:rPr>
              <w:t xml:space="preserve"> </w:t>
            </w:r>
            <w:r w:rsidRPr="175F86BA">
              <w:rPr>
                <w:rFonts w:ascii="Arial" w:eastAsia="Arial" w:hAnsi="Arial" w:cs="Arial"/>
                <w:b/>
                <w:bCs/>
                <w:i/>
                <w:iCs/>
                <w:color w:val="000000" w:themeColor="text1"/>
                <w:u w:val="single"/>
                <w:lang w:val="es-ES"/>
              </w:rPr>
              <w:t>“Entendiendo la Aceptación para el Seguro”.</w:t>
            </w:r>
          </w:p>
        </w:tc>
      </w:tr>
      <w:tr w:rsidR="00523F11" w:rsidRPr="00AC1C19" w14:paraId="0FA90030" w14:textId="77777777" w:rsidTr="58F249CE">
        <w:tc>
          <w:tcPr>
            <w:tcW w:w="5395" w:type="dxa"/>
          </w:tcPr>
          <w:p w14:paraId="159943D7" w14:textId="77777777" w:rsidR="00523F11" w:rsidRPr="007115BE" w:rsidRDefault="00523F11" w:rsidP="00523F11">
            <w:pPr>
              <w:rPr>
                <w:b/>
                <w:bCs/>
              </w:rPr>
            </w:pPr>
            <w:r>
              <w:rPr>
                <w:b/>
                <w:bCs/>
              </w:rPr>
              <w:t>8</w:t>
            </w:r>
            <w:r w:rsidRPr="007115BE">
              <w:rPr>
                <w:b/>
                <w:bCs/>
              </w:rPr>
              <w:t xml:space="preserve">. </w:t>
            </w:r>
            <w:commentRangeStart w:id="23"/>
            <w:commentRangeStart w:id="24"/>
            <w:r w:rsidRPr="007115BE">
              <w:rPr>
                <w:b/>
                <w:bCs/>
              </w:rPr>
              <w:t>Pre-Existing Condition</w:t>
            </w:r>
            <w:commentRangeEnd w:id="23"/>
            <w:r w:rsidRPr="007115BE">
              <w:rPr>
                <w:rStyle w:val="CommentReference"/>
                <w:b/>
                <w:bCs/>
                <w:sz w:val="24"/>
                <w:szCs w:val="24"/>
              </w:rPr>
              <w:commentReference w:id="23"/>
            </w:r>
            <w:commentRangeEnd w:id="24"/>
            <w:r>
              <w:rPr>
                <w:rStyle w:val="CommentReference"/>
              </w:rPr>
              <w:commentReference w:id="24"/>
            </w:r>
          </w:p>
          <w:p w14:paraId="33CC41FC" w14:textId="77777777" w:rsidR="00523F11" w:rsidRDefault="00523F11" w:rsidP="00523F11">
            <w:pPr>
              <w:rPr>
                <w:i/>
                <w:iCs/>
              </w:rPr>
            </w:pPr>
            <w:r>
              <w:rPr>
                <w:i/>
                <w:iCs/>
              </w:rPr>
              <w:t>Your insurance will not pay for one or more services associated with this account because they are related to a pre-existing condition.</w:t>
            </w:r>
          </w:p>
          <w:p w14:paraId="39E2DBD5" w14:textId="77777777" w:rsidR="001C1C16" w:rsidRPr="004E39A5" w:rsidRDefault="001C1C16" w:rsidP="00523F11">
            <w:pPr>
              <w:rPr>
                <w:i/>
                <w:iCs/>
              </w:rPr>
            </w:pPr>
          </w:p>
          <w:p w14:paraId="0CF5BE3D" w14:textId="4693C865" w:rsidR="00523F11" w:rsidRPr="001C1C16" w:rsidRDefault="00523F11" w:rsidP="00F751F1">
            <w:r>
              <w:rPr>
                <w:i/>
                <w:iCs/>
              </w:rPr>
              <w:t xml:space="preserve">About pre-existing conditions: </w:t>
            </w:r>
            <w:r w:rsidRPr="007115BE">
              <w:t xml:space="preserve">A pre-existing condition is a health problem </w:t>
            </w:r>
            <w:r>
              <w:t>a patient</w:t>
            </w:r>
            <w:r w:rsidRPr="007115BE">
              <w:t xml:space="preserve"> had before </w:t>
            </w:r>
            <w:commentRangeStart w:id="25"/>
            <w:r>
              <w:t>they</w:t>
            </w:r>
            <w:r w:rsidRPr="007115BE">
              <w:t xml:space="preserve"> got</w:t>
            </w:r>
            <w:commentRangeEnd w:id="25"/>
            <w:r w:rsidRPr="007115BE">
              <w:rPr>
                <w:rStyle w:val="CommentReference"/>
                <w:sz w:val="24"/>
                <w:szCs w:val="24"/>
              </w:rPr>
              <w:commentReference w:id="25"/>
            </w:r>
            <w:r w:rsidRPr="007115BE">
              <w:t xml:space="preserve"> insurance. </w:t>
            </w:r>
            <w:r>
              <w:t>Some insurance plans</w:t>
            </w:r>
            <w:r w:rsidRPr="007115BE">
              <w:t xml:space="preserve"> may not pay for </w:t>
            </w:r>
            <w:r>
              <w:t>care</w:t>
            </w:r>
            <w:r w:rsidRPr="007115BE">
              <w:t xml:space="preserve"> related to that condition. For example, if </w:t>
            </w:r>
            <w:r>
              <w:t>the patient</w:t>
            </w:r>
            <w:r w:rsidRPr="007115BE">
              <w:t xml:space="preserve"> had a back problem before </w:t>
            </w:r>
            <w:r>
              <w:t>they got their insurance plan and now they need back</w:t>
            </w:r>
            <w:r w:rsidRPr="007115BE">
              <w:t xml:space="preserve"> surgery, </w:t>
            </w:r>
            <w:r>
              <w:t>the plan may</w:t>
            </w:r>
            <w:r w:rsidRPr="007115BE">
              <w:t xml:space="preserve"> not cover the cost because </w:t>
            </w:r>
            <w:r>
              <w:t>the surgery is related to a problem they had before they had insurance.</w:t>
            </w:r>
          </w:p>
        </w:tc>
        <w:tc>
          <w:tcPr>
            <w:tcW w:w="5395" w:type="dxa"/>
          </w:tcPr>
          <w:p w14:paraId="7348B702" w14:textId="4CFCC2F5" w:rsidR="00523F11" w:rsidRDefault="4FD585B0" w:rsidP="00D51F74">
            <w:pPr>
              <w:pStyle w:val="ListParagraph"/>
              <w:numPr>
                <w:ilvl w:val="0"/>
                <w:numId w:val="58"/>
              </w:numPr>
              <w:rPr>
                <w:b/>
                <w:bCs/>
              </w:rPr>
            </w:pPr>
            <w:r w:rsidRPr="175F86BA">
              <w:rPr>
                <w:rFonts w:ascii="Arial" w:eastAsia="Arial" w:hAnsi="Arial" w:cs="Arial"/>
                <w:b/>
                <w:bCs/>
                <w:color w:val="000000" w:themeColor="text1"/>
              </w:rPr>
              <w:t>Condición Preexistente</w:t>
            </w:r>
          </w:p>
          <w:p w14:paraId="44324C6A" w14:textId="10FA73DC" w:rsidR="00523F11" w:rsidRPr="00EC5DCB" w:rsidRDefault="4FD585B0" w:rsidP="175F86BA">
            <w:pPr>
              <w:rPr>
                <w:rFonts w:ascii="Arial" w:eastAsia="Arial" w:hAnsi="Arial" w:cs="Arial"/>
                <w:lang w:val="es-US"/>
              </w:rPr>
            </w:pPr>
            <w:r w:rsidRPr="00EC5DCB">
              <w:rPr>
                <w:rFonts w:ascii="Arial" w:eastAsia="Arial" w:hAnsi="Arial" w:cs="Arial"/>
                <w:i/>
                <w:color w:val="000000" w:themeColor="text1"/>
                <w:lang w:val="es-US"/>
              </w:rPr>
              <w:t>Su seguro no pagará uno o más servicios asociados a esta cuenta porque están relacionados con una enfermedad preexistente.</w:t>
            </w:r>
          </w:p>
          <w:p w14:paraId="552A762B" w14:textId="6F373E53" w:rsidR="00523F11" w:rsidRPr="00EC5DCB" w:rsidRDefault="00523F11" w:rsidP="175F86BA">
            <w:pPr>
              <w:rPr>
                <w:rFonts w:ascii="Arial" w:eastAsia="Arial" w:hAnsi="Arial" w:cs="Arial"/>
                <w:i/>
                <w:color w:val="000000" w:themeColor="text1"/>
                <w:lang w:val="es-US"/>
              </w:rPr>
            </w:pPr>
          </w:p>
          <w:p w14:paraId="4A8FF4A3" w14:textId="17FF95B4" w:rsidR="00523F11" w:rsidRPr="00EC5DCB" w:rsidRDefault="4FD585B0" w:rsidP="00AD0130">
            <w:pPr>
              <w:rPr>
                <w:rFonts w:ascii="Arial" w:eastAsia="Arial" w:hAnsi="Arial" w:cs="Arial"/>
                <w:lang w:val="es-US"/>
              </w:rPr>
            </w:pPr>
            <w:r w:rsidRPr="00EC5DCB">
              <w:rPr>
                <w:rFonts w:ascii="Arial" w:eastAsia="Arial" w:hAnsi="Arial" w:cs="Arial"/>
                <w:i/>
                <w:color w:val="000000" w:themeColor="text1"/>
                <w:lang w:val="es-US"/>
              </w:rPr>
              <w:t xml:space="preserve">Acerca de las enfermedades preexistentes: </w:t>
            </w:r>
            <w:r w:rsidRPr="00EC5DCB">
              <w:rPr>
                <w:rFonts w:ascii="Arial" w:eastAsia="Arial" w:hAnsi="Arial" w:cs="Arial"/>
                <w:color w:val="000000" w:themeColor="text1"/>
                <w:lang w:val="es-US"/>
              </w:rPr>
              <w:t>una enfermedad preexistente es un problema de salud que un paciente tenía antes de contratar el seguro. Algunos planes de seguro pueden no pagar el cuidado médico relacionado con esa enfermedad. Por ejemplo, si el paciente tenía un problema de espalda antes de asegurarse y ahora necesita operarse de la espalda, es posible que el plan no cubra el costo porque la cirugía está relacionada con un problema que tenía antes de obtener el seguro médico.</w:t>
            </w:r>
          </w:p>
        </w:tc>
      </w:tr>
      <w:tr w:rsidR="00523F11" w:rsidRPr="00AC1C19" w14:paraId="7B8B4C52" w14:textId="77777777" w:rsidTr="58F249CE">
        <w:tc>
          <w:tcPr>
            <w:tcW w:w="5395" w:type="dxa"/>
          </w:tcPr>
          <w:p w14:paraId="3D028B03" w14:textId="77777777" w:rsidR="00523F11" w:rsidRDefault="00523F11" w:rsidP="00523F11">
            <w:pPr>
              <w:rPr>
                <w:b/>
                <w:bCs/>
              </w:rPr>
            </w:pPr>
            <w:r>
              <w:rPr>
                <w:b/>
                <w:bCs/>
              </w:rPr>
              <w:t>9</w:t>
            </w:r>
            <w:r w:rsidRPr="007115BE">
              <w:rPr>
                <w:b/>
                <w:bCs/>
              </w:rPr>
              <w:t xml:space="preserve">. Patient Responsibility Before Insurance </w:t>
            </w:r>
            <w:r>
              <w:rPr>
                <w:b/>
                <w:bCs/>
              </w:rPr>
              <w:t xml:space="preserve"> </w:t>
            </w:r>
            <w:commentRangeStart w:id="26"/>
            <w:commentRangeStart w:id="27"/>
            <w:r>
              <w:rPr>
                <w:b/>
                <w:bCs/>
              </w:rPr>
              <w:t xml:space="preserve"> </w:t>
            </w:r>
            <w:commentRangeEnd w:id="26"/>
            <w:r>
              <w:rPr>
                <w:rStyle w:val="CommentReference"/>
                <w:b/>
                <w:bCs/>
                <w:sz w:val="24"/>
                <w:szCs w:val="24"/>
              </w:rPr>
              <w:commentReference w:id="26"/>
            </w:r>
            <w:commentRangeEnd w:id="27"/>
            <w:r>
              <w:rPr>
                <w:rStyle w:val="CommentReference"/>
              </w:rPr>
              <w:commentReference w:id="27"/>
            </w:r>
          </w:p>
          <w:p w14:paraId="259BB8AD" w14:textId="77777777" w:rsidR="00523F11" w:rsidRDefault="00523F11" w:rsidP="00523F11">
            <w:pPr>
              <w:rPr>
                <w:i/>
                <w:iCs/>
              </w:rPr>
            </w:pPr>
            <w:r>
              <w:rPr>
                <w:i/>
                <w:iCs/>
              </w:rPr>
              <w:t>You are responsible for paying a portion of the cost of the patient’s care according to your insurance plan rules.</w:t>
            </w:r>
          </w:p>
          <w:p w14:paraId="62087C5E" w14:textId="77777777" w:rsidR="00523F11" w:rsidRPr="004E39A5" w:rsidRDefault="00523F11" w:rsidP="00523F11">
            <w:pPr>
              <w:rPr>
                <w:i/>
                <w:iCs/>
              </w:rPr>
            </w:pPr>
          </w:p>
          <w:p w14:paraId="7A9812D6" w14:textId="77777777" w:rsidR="00523F11" w:rsidRDefault="00523F11" w:rsidP="00523F11">
            <w:r>
              <w:rPr>
                <w:i/>
                <w:iCs/>
              </w:rPr>
              <w:t xml:space="preserve">About patient responsibility: </w:t>
            </w:r>
            <w:r>
              <w:t xml:space="preserve">If </w:t>
            </w:r>
            <w:commentRangeStart w:id="28"/>
            <w:r>
              <w:t>you</w:t>
            </w:r>
            <w:commentRangeEnd w:id="28"/>
            <w:r>
              <w:rPr>
                <w:rStyle w:val="CommentReference"/>
                <w:sz w:val="24"/>
                <w:szCs w:val="24"/>
              </w:rPr>
              <w:commentReference w:id="28"/>
            </w:r>
            <w:r>
              <w:t xml:space="preserve"> have health insurance, you and your insurance plan share responsibility for medical costs.</w:t>
            </w:r>
            <w:r w:rsidRPr="007E7C04">
              <w:t xml:space="preserve"> Before your insurance </w:t>
            </w:r>
            <w:r>
              <w:t>will pay</w:t>
            </w:r>
            <w:r w:rsidRPr="007E7C04">
              <w:t xml:space="preserve">, you usually must pay part of the cost yourself. This </w:t>
            </w:r>
            <w:r>
              <w:t>may include deductible, coinsurance, and/or out-of-pocket maximum amounts.</w:t>
            </w:r>
            <w:r w:rsidRPr="007E7C04">
              <w:t xml:space="preserve"> If you haven’t </w:t>
            </w:r>
            <w:r>
              <w:t xml:space="preserve">paid the required amount yet </w:t>
            </w:r>
            <w:r w:rsidRPr="007E7C04">
              <w:t xml:space="preserve">(like paying enough toward your deductible), your insurance might not </w:t>
            </w:r>
            <w:r>
              <w:t>help pay</w:t>
            </w:r>
            <w:r w:rsidRPr="007E7C04">
              <w:t xml:space="preserve"> for your treatment yet</w:t>
            </w:r>
            <w:r>
              <w:t>, and you’ll be responsible for the bill.</w:t>
            </w:r>
          </w:p>
          <w:p w14:paraId="59C2774D" w14:textId="77777777" w:rsidR="001C1C16" w:rsidRDefault="001C1C16" w:rsidP="00523F11"/>
          <w:p w14:paraId="3717A323" w14:textId="77777777" w:rsidR="00523F11" w:rsidRPr="004E39A5" w:rsidRDefault="00523F11" w:rsidP="00523F11">
            <w:pPr>
              <w:rPr>
                <w:b/>
                <w:bCs/>
                <w:u w:val="single"/>
              </w:rPr>
            </w:pPr>
            <w:r>
              <w:t xml:space="preserve">To learn more about the amounts you may have to pay, visit </w:t>
            </w:r>
            <w:r w:rsidRPr="004E39A5">
              <w:rPr>
                <w:b/>
                <w:bCs/>
                <w:u w:val="single"/>
              </w:rPr>
              <w:t>Copayments, Deductibles, Coinsurance, and Out-of-Pocket Maximums.</w:t>
            </w:r>
          </w:p>
          <w:p w14:paraId="22B71C0E" w14:textId="77777777" w:rsidR="00523F11" w:rsidRDefault="00523F11" w:rsidP="00F751F1">
            <w:pPr>
              <w:rPr>
                <w:b/>
                <w:bCs/>
              </w:rPr>
            </w:pPr>
          </w:p>
        </w:tc>
        <w:tc>
          <w:tcPr>
            <w:tcW w:w="5395" w:type="dxa"/>
          </w:tcPr>
          <w:p w14:paraId="575BC42F" w14:textId="46537F6D" w:rsidR="00523F11" w:rsidRPr="00EC5DCB" w:rsidRDefault="3B6C2F4D" w:rsidP="00D51F74">
            <w:pPr>
              <w:pStyle w:val="ListParagraph"/>
              <w:numPr>
                <w:ilvl w:val="0"/>
                <w:numId w:val="58"/>
              </w:numPr>
              <w:rPr>
                <w:b/>
                <w:lang w:val="es-US"/>
              </w:rPr>
            </w:pPr>
            <w:r w:rsidRPr="00EC5DCB">
              <w:rPr>
                <w:rFonts w:ascii="Arial" w:eastAsia="Arial" w:hAnsi="Arial" w:cs="Arial"/>
                <w:b/>
                <w:color w:val="000000" w:themeColor="text1"/>
                <w:lang w:val="es-US"/>
              </w:rPr>
              <w:t>Responsabilidad del Paciente Antes del Seguro</w:t>
            </w:r>
          </w:p>
          <w:p w14:paraId="6FFBE3B9" w14:textId="18C548E3" w:rsidR="00523F11" w:rsidRPr="00EC5DCB" w:rsidRDefault="00523F11" w:rsidP="175F86BA">
            <w:pPr>
              <w:pStyle w:val="ListParagraph"/>
              <w:rPr>
                <w:b/>
                <w:lang w:val="es-US"/>
              </w:rPr>
            </w:pPr>
          </w:p>
          <w:p w14:paraId="605C6FBD" w14:textId="77F94170" w:rsidR="00523F11" w:rsidRPr="00EC5DCB" w:rsidRDefault="3B6C2F4D" w:rsidP="175F86BA">
            <w:pPr>
              <w:rPr>
                <w:rFonts w:ascii="Arial" w:eastAsia="Arial" w:hAnsi="Arial" w:cs="Arial"/>
                <w:lang w:val="es-US"/>
              </w:rPr>
            </w:pPr>
            <w:r w:rsidRPr="00EC5DCB">
              <w:rPr>
                <w:rFonts w:ascii="Arial" w:eastAsia="Arial" w:hAnsi="Arial" w:cs="Arial"/>
                <w:i/>
                <w:color w:val="000000" w:themeColor="text1"/>
                <w:lang w:val="es-US"/>
              </w:rPr>
              <w:t>Usted es responsable de pagar una parte del costo de los cuidados del paciente de acuerdo con las normas de su plan de seguros.</w:t>
            </w:r>
          </w:p>
          <w:p w14:paraId="3A5CEF4D" w14:textId="268F2135" w:rsidR="00523F11" w:rsidRPr="00EC5DCB" w:rsidRDefault="00523F11" w:rsidP="175F86BA">
            <w:pPr>
              <w:rPr>
                <w:rFonts w:ascii="Arial" w:eastAsia="Arial" w:hAnsi="Arial" w:cs="Arial"/>
                <w:i/>
                <w:color w:val="000000" w:themeColor="text1"/>
                <w:lang w:val="es-US"/>
              </w:rPr>
            </w:pPr>
          </w:p>
          <w:p w14:paraId="6FD9854D" w14:textId="5E5B0AE6" w:rsidR="00523F11" w:rsidRDefault="2161ECDE" w:rsidP="175F86BA">
            <w:pPr>
              <w:rPr>
                <w:rFonts w:ascii="Arial" w:eastAsia="Arial" w:hAnsi="Arial" w:cs="Arial"/>
                <w:lang w:val="es-ES"/>
              </w:rPr>
            </w:pPr>
            <w:r w:rsidRPr="58F249CE">
              <w:rPr>
                <w:rFonts w:ascii="Arial" w:eastAsia="Arial" w:hAnsi="Arial" w:cs="Arial"/>
                <w:i/>
                <w:iCs/>
                <w:color w:val="000000" w:themeColor="text1"/>
                <w:lang w:val="es-ES"/>
              </w:rPr>
              <w:t>Acerca de la responsabilidad del paciente:</w:t>
            </w:r>
            <w:r w:rsidRPr="58F249CE">
              <w:rPr>
                <w:rFonts w:ascii="Arial" w:eastAsia="Arial" w:hAnsi="Arial" w:cs="Arial"/>
                <w:color w:val="000000" w:themeColor="text1"/>
                <w:lang w:val="es-ES"/>
              </w:rPr>
              <w:t xml:space="preserve"> si tiene seguro médico, usted y su seguro comparten la responsabilidad de los </w:t>
            </w:r>
            <w:r w:rsidR="0FCB7772" w:rsidRPr="58F249CE">
              <w:rPr>
                <w:rFonts w:ascii="Arial" w:eastAsia="Arial" w:hAnsi="Arial" w:cs="Arial"/>
                <w:color w:val="000000" w:themeColor="text1"/>
                <w:lang w:val="es-ES"/>
              </w:rPr>
              <w:t>co</w:t>
            </w:r>
            <w:r w:rsidRPr="58F249CE">
              <w:rPr>
                <w:rFonts w:ascii="Arial" w:eastAsia="Arial" w:hAnsi="Arial" w:cs="Arial"/>
                <w:color w:val="000000" w:themeColor="text1"/>
                <w:lang w:val="es-ES"/>
              </w:rPr>
              <w:t xml:space="preserve">stos médicos. </w:t>
            </w:r>
            <w:r w:rsidR="2CD3722E" w:rsidRPr="58F249CE">
              <w:rPr>
                <w:rFonts w:ascii="Arial" w:eastAsia="Arial" w:hAnsi="Arial" w:cs="Arial"/>
                <w:color w:val="000000" w:themeColor="text1"/>
                <w:lang w:val="es-ES"/>
              </w:rPr>
              <w:t>Normalmente a</w:t>
            </w:r>
            <w:r w:rsidRPr="58F249CE">
              <w:rPr>
                <w:rFonts w:ascii="Arial" w:eastAsia="Arial" w:hAnsi="Arial" w:cs="Arial"/>
                <w:color w:val="000000" w:themeColor="text1"/>
                <w:lang w:val="es-ES"/>
              </w:rPr>
              <w:t>ntes de que su seguro pague, usted debe pagar parte del costo. Esto puede incluir</w:t>
            </w:r>
            <w:r w:rsidR="4BA66B6A" w:rsidRPr="58F249CE">
              <w:rPr>
                <w:rFonts w:ascii="Arial" w:eastAsia="Arial" w:hAnsi="Arial" w:cs="Arial"/>
                <w:color w:val="000000" w:themeColor="text1"/>
                <w:lang w:val="es-ES"/>
              </w:rPr>
              <w:t xml:space="preserve"> los</w:t>
            </w:r>
            <w:r w:rsidRPr="58F249CE">
              <w:rPr>
                <w:rFonts w:ascii="Arial" w:eastAsia="Arial" w:hAnsi="Arial" w:cs="Arial"/>
                <w:color w:val="000000" w:themeColor="text1"/>
                <w:lang w:val="es-ES"/>
              </w:rPr>
              <w:t xml:space="preserve"> costos de los deducibles, coseguros y/o cantidades máximas de pago de bolsillo directo. Si aún no ha pagado la cantidad requerida (por ejemplo, lo suficiente para alcanzar el deducible), es posible que su seguro aún no le ayude a pagar el tratamiento y usted tendrá que hacerse responsable de la cuenta.</w:t>
            </w:r>
          </w:p>
          <w:p w14:paraId="65BC1555" w14:textId="15B29BD4" w:rsidR="00523F11" w:rsidRDefault="3B6C2F4D" w:rsidP="00AD0130">
            <w:pPr>
              <w:rPr>
                <w:rFonts w:ascii="Arial" w:eastAsia="Arial" w:hAnsi="Arial" w:cs="Arial"/>
                <w:lang w:val="es-ES"/>
              </w:rPr>
            </w:pPr>
            <w:r w:rsidRPr="7E753F94">
              <w:rPr>
                <w:rFonts w:ascii="Arial" w:eastAsia="Arial" w:hAnsi="Arial" w:cs="Arial"/>
                <w:color w:val="000000" w:themeColor="text1"/>
                <w:lang w:val="es-ES"/>
              </w:rPr>
              <w:t>Para saber más sobre los importes que puede tener que pagar, visite</w:t>
            </w:r>
            <w:r w:rsidRPr="7E753F94">
              <w:rPr>
                <w:rFonts w:ascii="Arial" w:eastAsia="Arial" w:hAnsi="Arial" w:cs="Arial"/>
                <w:b/>
                <w:bCs/>
                <w:color w:val="000000" w:themeColor="text1"/>
                <w:lang w:val="es-ES"/>
              </w:rPr>
              <w:t xml:space="preserve"> </w:t>
            </w:r>
            <w:r w:rsidRPr="7E753F94">
              <w:rPr>
                <w:rFonts w:ascii="Arial" w:eastAsia="Arial" w:hAnsi="Arial" w:cs="Arial"/>
                <w:b/>
                <w:bCs/>
                <w:color w:val="000000" w:themeColor="text1"/>
                <w:u w:val="single"/>
                <w:lang w:val="es-ES"/>
              </w:rPr>
              <w:t>Copagos, Deducibles, Coseguros y Pagos Máximos de Bolsillo.</w:t>
            </w:r>
          </w:p>
        </w:tc>
      </w:tr>
      <w:tr w:rsidR="00523F11" w14:paraId="5A5FD9D2" w14:textId="77777777" w:rsidTr="58F249CE">
        <w:tc>
          <w:tcPr>
            <w:tcW w:w="5395" w:type="dxa"/>
          </w:tcPr>
          <w:p w14:paraId="0AAD77C3" w14:textId="77777777" w:rsidR="00421A4A" w:rsidRDefault="00421A4A" w:rsidP="00421A4A">
            <w:pPr>
              <w:rPr>
                <w:b/>
                <w:bCs/>
              </w:rPr>
            </w:pPr>
            <w:r>
              <w:rPr>
                <w:b/>
                <w:bCs/>
              </w:rPr>
              <w:t>10</w:t>
            </w:r>
            <w:r w:rsidRPr="009D3123">
              <w:rPr>
                <w:b/>
                <w:bCs/>
              </w:rPr>
              <w:t>. No insurance on file.</w:t>
            </w:r>
          </w:p>
          <w:p w14:paraId="6597EAFE" w14:textId="77777777" w:rsidR="001C1C16" w:rsidRDefault="001C1C16" w:rsidP="00421A4A">
            <w:pPr>
              <w:rPr>
                <w:b/>
                <w:bCs/>
              </w:rPr>
            </w:pPr>
          </w:p>
          <w:p w14:paraId="3BD838A0" w14:textId="77777777" w:rsidR="00421A4A" w:rsidRDefault="00421A4A" w:rsidP="00421A4A">
            <w:pPr>
              <w:rPr>
                <w:i/>
                <w:iCs/>
              </w:rPr>
            </w:pPr>
            <w:r>
              <w:rPr>
                <w:i/>
                <w:iCs/>
              </w:rPr>
              <w:t>This account was not sent to insurance because there is no insurance information on file for the patient. You are responsible for the balance.</w:t>
            </w:r>
          </w:p>
          <w:p w14:paraId="0FD30980" w14:textId="77777777" w:rsidR="001C1C16" w:rsidRDefault="001C1C16" w:rsidP="00421A4A">
            <w:pPr>
              <w:rPr>
                <w:i/>
                <w:iCs/>
              </w:rPr>
            </w:pPr>
          </w:p>
          <w:p w14:paraId="71012238" w14:textId="77777777" w:rsidR="00421A4A" w:rsidRDefault="00421A4A" w:rsidP="00421A4A">
            <w:r>
              <w:rPr>
                <w:i/>
                <w:iCs/>
              </w:rPr>
              <w:t xml:space="preserve">About no insurance on file: </w:t>
            </w:r>
            <w:r>
              <w:t>According to our records, the patient was not covered by insurance at the time they received care.  If you believe this is an error, please contact us to provide insurance information.</w:t>
            </w:r>
          </w:p>
          <w:p w14:paraId="23530D2F" w14:textId="77777777" w:rsidR="001C1C16" w:rsidRDefault="001C1C16" w:rsidP="00421A4A"/>
          <w:p w14:paraId="1B1219D4" w14:textId="61BF495E" w:rsidR="00523F11" w:rsidRPr="001C1C16" w:rsidRDefault="00421A4A" w:rsidP="00F751F1">
            <w:pPr>
              <w:rPr>
                <w:u w:val="single"/>
              </w:rPr>
            </w:pPr>
            <w:r>
              <w:t xml:space="preserve">Help may be available to help prevent or resolve medical debt, even if you don’t have insurance.  For more information, visit </w:t>
            </w:r>
            <w:r>
              <w:rPr>
                <w:b/>
                <w:bCs/>
                <w:u w:val="single"/>
              </w:rPr>
              <w:t>Learn About Financial Assistance</w:t>
            </w:r>
            <w:r>
              <w:rPr>
                <w:u w:val="single"/>
              </w:rPr>
              <w:t>.</w:t>
            </w:r>
          </w:p>
        </w:tc>
        <w:tc>
          <w:tcPr>
            <w:tcW w:w="5395" w:type="dxa"/>
          </w:tcPr>
          <w:p w14:paraId="28E02F19" w14:textId="26B4CBDC" w:rsidR="00523F11" w:rsidRPr="00EC5DCB" w:rsidRDefault="43FFF680" w:rsidP="00D51F74">
            <w:pPr>
              <w:pStyle w:val="ListParagraph"/>
              <w:numPr>
                <w:ilvl w:val="0"/>
                <w:numId w:val="58"/>
              </w:numPr>
              <w:rPr>
                <w:b/>
                <w:lang w:val="es-US"/>
              </w:rPr>
            </w:pPr>
            <w:r w:rsidRPr="00EC5DCB">
              <w:rPr>
                <w:rFonts w:ascii="Arial" w:eastAsia="Arial" w:hAnsi="Arial" w:cs="Arial"/>
                <w:b/>
                <w:color w:val="000000" w:themeColor="text1"/>
                <w:lang w:val="es-US"/>
              </w:rPr>
              <w:t>No hay seguro en su expediente.</w:t>
            </w:r>
          </w:p>
          <w:p w14:paraId="35123FE5" w14:textId="0CA330AC" w:rsidR="00523F11" w:rsidRPr="00EC5DCB" w:rsidRDefault="00523F11" w:rsidP="175F86BA">
            <w:pPr>
              <w:rPr>
                <w:b/>
                <w:lang w:val="es-US"/>
              </w:rPr>
            </w:pPr>
          </w:p>
          <w:p w14:paraId="1936D884" w14:textId="5880CD41" w:rsidR="00523F11" w:rsidRPr="00EC5DCB" w:rsidRDefault="43FFF680" w:rsidP="175F86BA">
            <w:pPr>
              <w:rPr>
                <w:rFonts w:ascii="Arial" w:eastAsia="Arial" w:hAnsi="Arial" w:cs="Arial"/>
                <w:lang w:val="es-US"/>
              </w:rPr>
            </w:pPr>
            <w:r w:rsidRPr="00EC5DCB">
              <w:rPr>
                <w:rFonts w:ascii="Arial" w:eastAsia="Arial" w:hAnsi="Arial" w:cs="Arial"/>
                <w:i/>
                <w:color w:val="000000" w:themeColor="text1"/>
                <w:lang w:val="es-US"/>
              </w:rPr>
              <w:t>Esta cuenta no fue enviada al seguro porque no hay información del seguro en el archivo del paciente</w:t>
            </w:r>
            <w:r w:rsidR="5E0FE3CD" w:rsidRPr="00EC5DCB">
              <w:rPr>
                <w:rFonts w:ascii="Arial" w:eastAsia="Arial" w:hAnsi="Arial" w:cs="Arial"/>
                <w:i/>
                <w:color w:val="000000" w:themeColor="text1"/>
                <w:lang w:val="es-US"/>
              </w:rPr>
              <w:t>, y u</w:t>
            </w:r>
            <w:r w:rsidRPr="00EC5DCB">
              <w:rPr>
                <w:rFonts w:ascii="Arial" w:eastAsia="Arial" w:hAnsi="Arial" w:cs="Arial"/>
                <w:i/>
                <w:color w:val="000000" w:themeColor="text1"/>
                <w:lang w:val="es-US"/>
              </w:rPr>
              <w:t>sted es responsable del saldo.</w:t>
            </w:r>
          </w:p>
          <w:p w14:paraId="5AA3B569" w14:textId="5AE5EB39" w:rsidR="00523F11" w:rsidRPr="00EC5DCB" w:rsidRDefault="00523F11" w:rsidP="175F86BA">
            <w:pPr>
              <w:rPr>
                <w:rFonts w:ascii="Arial" w:eastAsia="Arial" w:hAnsi="Arial" w:cs="Arial"/>
                <w:i/>
                <w:color w:val="000000" w:themeColor="text1"/>
                <w:lang w:val="es-US"/>
              </w:rPr>
            </w:pPr>
          </w:p>
          <w:p w14:paraId="14644167" w14:textId="3E5C2B22" w:rsidR="00523F11" w:rsidRDefault="43FFF680" w:rsidP="175F86BA">
            <w:pPr>
              <w:rPr>
                <w:rFonts w:ascii="Arial" w:eastAsia="Arial" w:hAnsi="Arial" w:cs="Arial"/>
                <w:lang w:val="es-ES"/>
              </w:rPr>
            </w:pPr>
            <w:r w:rsidRPr="175F86BA">
              <w:rPr>
                <w:rFonts w:ascii="Arial" w:eastAsia="Arial" w:hAnsi="Arial" w:cs="Arial"/>
                <w:i/>
                <w:iCs/>
                <w:color w:val="000000" w:themeColor="text1"/>
                <w:lang w:val="es-ES"/>
              </w:rPr>
              <w:t>Acerca de la falta de seguro en su expediente:</w:t>
            </w:r>
            <w:r w:rsidRPr="175F86BA">
              <w:rPr>
                <w:rFonts w:ascii="Arial" w:eastAsia="Arial" w:hAnsi="Arial" w:cs="Arial"/>
                <w:color w:val="000000" w:themeColor="text1"/>
                <w:lang w:val="es-ES"/>
              </w:rPr>
              <w:t xml:space="preserve"> de acuerdo con nuestros registros, el paciente no estaba cubierto por un seguro en el momento en que recibió la atención médica. Si cree que hay un error, póngase en contacto con nosotros para darnos la información del seguro.</w:t>
            </w:r>
          </w:p>
          <w:p w14:paraId="0C5442E7" w14:textId="452B0909" w:rsidR="00523F11" w:rsidRDefault="00523F11" w:rsidP="175F86BA">
            <w:pPr>
              <w:rPr>
                <w:rFonts w:ascii="Arial" w:eastAsia="Arial" w:hAnsi="Arial" w:cs="Arial"/>
                <w:color w:val="000000" w:themeColor="text1"/>
                <w:lang w:val="es-ES"/>
              </w:rPr>
            </w:pPr>
          </w:p>
          <w:p w14:paraId="20759849" w14:textId="4ACF4F4C" w:rsidR="00523F11" w:rsidRDefault="43FFF680" w:rsidP="00AD0130">
            <w:pPr>
              <w:rPr>
                <w:rFonts w:ascii="Arial" w:eastAsia="Arial" w:hAnsi="Arial" w:cs="Arial"/>
                <w:lang w:val="es-ES"/>
              </w:rPr>
            </w:pPr>
            <w:r w:rsidRPr="7E753F94">
              <w:rPr>
                <w:rFonts w:ascii="Arial" w:eastAsia="Arial" w:hAnsi="Arial" w:cs="Arial"/>
                <w:color w:val="000000" w:themeColor="text1"/>
                <w:lang w:val="es-ES"/>
              </w:rPr>
              <w:t>Es posible que disponga de ayuda para prevenir o resolver</w:t>
            </w:r>
            <w:r w:rsidR="35D550F0" w:rsidRPr="7E753F94">
              <w:rPr>
                <w:rFonts w:ascii="Arial" w:eastAsia="Arial" w:hAnsi="Arial" w:cs="Arial"/>
                <w:color w:val="000000" w:themeColor="text1"/>
                <w:lang w:val="es-ES"/>
              </w:rPr>
              <w:t xml:space="preserve"> sus</w:t>
            </w:r>
            <w:r w:rsidRPr="7E753F94">
              <w:rPr>
                <w:rFonts w:ascii="Arial" w:eastAsia="Arial" w:hAnsi="Arial" w:cs="Arial"/>
                <w:color w:val="000000" w:themeColor="text1"/>
                <w:lang w:val="es-ES"/>
              </w:rPr>
              <w:t xml:space="preserve"> deudas </w:t>
            </w:r>
            <w:r w:rsidR="42CC9838" w:rsidRPr="7E753F94">
              <w:rPr>
                <w:rFonts w:ascii="Arial" w:eastAsia="Arial" w:hAnsi="Arial" w:cs="Arial"/>
                <w:color w:val="000000" w:themeColor="text1"/>
                <w:lang w:val="es-ES"/>
              </w:rPr>
              <w:t>médicas,</w:t>
            </w:r>
            <w:r w:rsidRPr="7E753F94">
              <w:rPr>
                <w:rFonts w:ascii="Arial" w:eastAsia="Arial" w:hAnsi="Arial" w:cs="Arial"/>
                <w:color w:val="000000" w:themeColor="text1"/>
                <w:lang w:val="es-ES"/>
              </w:rPr>
              <w:t xml:space="preserve"> aunque no tenga seguro. Para obtener más información, visite </w:t>
            </w:r>
            <w:r w:rsidRPr="7E753F94">
              <w:rPr>
                <w:rFonts w:ascii="Arial" w:eastAsia="Arial" w:hAnsi="Arial" w:cs="Arial"/>
                <w:b/>
                <w:bCs/>
                <w:color w:val="000000" w:themeColor="text1"/>
                <w:u w:val="single"/>
                <w:lang w:val="es-ES"/>
              </w:rPr>
              <w:t>Infórmese Sobre Asistencia Financiera.</w:t>
            </w:r>
          </w:p>
        </w:tc>
      </w:tr>
      <w:tr w:rsidR="00421A4A" w:rsidRPr="00AC1C19" w14:paraId="0AF81017" w14:textId="77777777" w:rsidTr="58F249CE">
        <w:tc>
          <w:tcPr>
            <w:tcW w:w="5395" w:type="dxa"/>
          </w:tcPr>
          <w:p w14:paraId="1F4A2FF7" w14:textId="77777777" w:rsidR="003505D8" w:rsidRDefault="003505D8" w:rsidP="003505D8">
            <w:pPr>
              <w:rPr>
                <w:b/>
                <w:bCs/>
              </w:rPr>
            </w:pPr>
            <w:r w:rsidRPr="00C5789D">
              <w:rPr>
                <w:b/>
                <w:bCs/>
              </w:rPr>
              <w:t>11. Please refer to your Explanation of Benefits (EOB) for additional information</w:t>
            </w:r>
          </w:p>
          <w:p w14:paraId="625A01C7" w14:textId="77777777" w:rsidR="001C1C16" w:rsidRPr="00C5789D" w:rsidRDefault="001C1C16" w:rsidP="003505D8"/>
          <w:p w14:paraId="7C1EDA76" w14:textId="66A34862" w:rsidR="003505D8" w:rsidRDefault="003505D8" w:rsidP="003505D8">
            <w:r w:rsidRPr="00C5789D">
              <w:t>Your insurance processed your account and determined you are responsible for the balance.  To understand why you are responsible for this amount, please refer to the Explanation of Benefits sent to you from your insurance.</w:t>
            </w:r>
          </w:p>
          <w:p w14:paraId="3E30F019" w14:textId="77777777" w:rsidR="001C1C16" w:rsidRPr="00C5789D" w:rsidRDefault="001C1C16" w:rsidP="003505D8"/>
          <w:p w14:paraId="2B6447CE" w14:textId="46AFE8DD" w:rsidR="00421A4A" w:rsidRDefault="003505D8" w:rsidP="003505D8">
            <w:pPr>
              <w:rPr>
                <w:b/>
                <w:bCs/>
              </w:rPr>
            </w:pPr>
            <w:r w:rsidRPr="00C5789D">
              <w:t xml:space="preserve">If you need help reading your explanation of benefits, visit </w:t>
            </w:r>
            <w:r w:rsidRPr="00C5789D">
              <w:rPr>
                <w:b/>
                <w:bCs/>
                <w:u w:val="single"/>
              </w:rPr>
              <w:t>How to Read an EOB</w:t>
            </w:r>
            <w:r w:rsidRPr="00C5789D">
              <w:rPr>
                <w:b/>
                <w:bCs/>
              </w:rPr>
              <w:t>.</w:t>
            </w:r>
          </w:p>
        </w:tc>
        <w:tc>
          <w:tcPr>
            <w:tcW w:w="5395" w:type="dxa"/>
          </w:tcPr>
          <w:p w14:paraId="4BA95B9B" w14:textId="4EF30A49" w:rsidR="00421A4A" w:rsidRPr="00EC5DCB" w:rsidRDefault="7387A681" w:rsidP="7E753F94">
            <w:pPr>
              <w:rPr>
                <w:rFonts w:ascii="Aptos" w:eastAsia="Aptos" w:hAnsi="Aptos" w:cs="Aptos"/>
                <w:b/>
                <w:lang w:val="es-US"/>
              </w:rPr>
            </w:pPr>
            <w:r w:rsidRPr="00EC5DCB">
              <w:rPr>
                <w:b/>
                <w:lang w:val="es-US"/>
              </w:rPr>
              <w:t xml:space="preserve">11. </w:t>
            </w:r>
            <w:r w:rsidRPr="00EC5DCB">
              <w:rPr>
                <w:rFonts w:ascii="Arial" w:eastAsia="Arial" w:hAnsi="Arial" w:cs="Arial"/>
                <w:b/>
                <w:color w:val="000000" w:themeColor="text1"/>
                <w:lang w:val="es-US"/>
              </w:rPr>
              <w:t xml:space="preserve">Consulte su Explicación de </w:t>
            </w:r>
            <w:r w:rsidR="78CF4C45" w:rsidRPr="24AD949F">
              <w:rPr>
                <w:rFonts w:ascii="Arial" w:eastAsia="Arial" w:hAnsi="Arial" w:cs="Arial"/>
                <w:b/>
                <w:bCs/>
                <w:color w:val="000000" w:themeColor="text1"/>
                <w:lang w:val="es-US"/>
              </w:rPr>
              <w:t>Beneficios/</w:t>
            </w:r>
            <w:r w:rsidRPr="00EC5DCB">
              <w:rPr>
                <w:rFonts w:ascii="Arial" w:eastAsia="Arial" w:hAnsi="Arial" w:cs="Arial"/>
                <w:b/>
                <w:color w:val="000000" w:themeColor="text1"/>
                <w:lang w:val="es-US"/>
              </w:rPr>
              <w:t>Prestaciones (EOB) para obtener información adicional.</w:t>
            </w:r>
          </w:p>
          <w:p w14:paraId="4BBB0C12" w14:textId="4E916716" w:rsidR="00421A4A" w:rsidRPr="00EC5DCB" w:rsidRDefault="00421A4A" w:rsidP="7E753F94">
            <w:pPr>
              <w:rPr>
                <w:rFonts w:ascii="Arial" w:eastAsia="Arial" w:hAnsi="Arial" w:cs="Arial"/>
                <w:b/>
                <w:color w:val="000000" w:themeColor="text1"/>
                <w:lang w:val="es-US"/>
              </w:rPr>
            </w:pPr>
          </w:p>
          <w:p w14:paraId="1C9DBE36" w14:textId="06FB08F7" w:rsidR="00421A4A" w:rsidRPr="00EC5DCB" w:rsidRDefault="7FA2BEA7" w:rsidP="7E753F94">
            <w:pPr>
              <w:rPr>
                <w:rFonts w:ascii="Arial" w:eastAsia="Arial" w:hAnsi="Arial" w:cs="Arial"/>
                <w:lang w:val="es-US"/>
              </w:rPr>
            </w:pPr>
            <w:r w:rsidRPr="00EC5DCB">
              <w:rPr>
                <w:rFonts w:ascii="Arial" w:eastAsia="Arial" w:hAnsi="Arial" w:cs="Arial"/>
                <w:color w:val="000000" w:themeColor="text1"/>
                <w:lang w:val="es-US"/>
              </w:rPr>
              <w:t xml:space="preserve">Su seguro procesó su cuenta y determinó que usted es responsable del saldo. Para saber por qué es usted responsable de este pago, consulte la Explicación de </w:t>
            </w:r>
            <w:r w:rsidR="559C33BF" w:rsidRPr="24AD949F">
              <w:rPr>
                <w:rFonts w:ascii="Arial" w:eastAsia="Arial" w:hAnsi="Arial" w:cs="Arial"/>
                <w:color w:val="000000" w:themeColor="text1"/>
                <w:lang w:val="es-US"/>
              </w:rPr>
              <w:t>Beneficios</w:t>
            </w:r>
            <w:r w:rsidRPr="00EC5DCB">
              <w:rPr>
                <w:rFonts w:ascii="Arial" w:eastAsia="Arial" w:hAnsi="Arial" w:cs="Arial"/>
                <w:color w:val="000000" w:themeColor="text1"/>
                <w:lang w:val="es-US"/>
              </w:rPr>
              <w:t xml:space="preserve"> que le ha enviado su seguro.</w:t>
            </w:r>
          </w:p>
          <w:p w14:paraId="0973A73C" w14:textId="706C62A0" w:rsidR="00421A4A" w:rsidRPr="00EC5DCB" w:rsidRDefault="00421A4A" w:rsidP="7E753F94">
            <w:pPr>
              <w:rPr>
                <w:rFonts w:ascii="Arial" w:eastAsia="Arial" w:hAnsi="Arial" w:cs="Arial"/>
                <w:color w:val="000000" w:themeColor="text1"/>
                <w:lang w:val="es-US"/>
              </w:rPr>
            </w:pPr>
          </w:p>
          <w:p w14:paraId="412386D2" w14:textId="0B9032BC" w:rsidR="00421A4A" w:rsidRPr="00EC5DCB" w:rsidRDefault="7FA2BEA7" w:rsidP="00AD0130">
            <w:pPr>
              <w:rPr>
                <w:rFonts w:ascii="Arial" w:eastAsia="Arial" w:hAnsi="Arial" w:cs="Arial"/>
                <w:lang w:val="es-US"/>
              </w:rPr>
            </w:pPr>
            <w:r w:rsidRPr="00EC5DCB">
              <w:rPr>
                <w:rFonts w:ascii="Arial" w:eastAsia="Arial" w:hAnsi="Arial" w:cs="Arial"/>
                <w:color w:val="000000" w:themeColor="text1"/>
                <w:lang w:val="es-US"/>
              </w:rPr>
              <w:t xml:space="preserve">Si necesita ayuda para leer su explicación de </w:t>
            </w:r>
            <w:r w:rsidR="30553236" w:rsidRPr="24AD949F">
              <w:rPr>
                <w:rFonts w:ascii="Arial" w:eastAsia="Arial" w:hAnsi="Arial" w:cs="Arial"/>
                <w:color w:val="000000" w:themeColor="text1"/>
                <w:lang w:val="es-US"/>
              </w:rPr>
              <w:t>beneficios</w:t>
            </w:r>
            <w:r w:rsidRPr="00EC5DCB">
              <w:rPr>
                <w:rFonts w:ascii="Arial" w:eastAsia="Arial" w:hAnsi="Arial" w:cs="Arial"/>
                <w:color w:val="000000" w:themeColor="text1"/>
                <w:lang w:val="es-US"/>
              </w:rPr>
              <w:t>, visite</w:t>
            </w:r>
            <w:r w:rsidRPr="00EC5DCB">
              <w:rPr>
                <w:rFonts w:ascii="Arial" w:eastAsia="Arial" w:hAnsi="Arial" w:cs="Arial"/>
                <w:b/>
                <w:i/>
                <w:color w:val="000000" w:themeColor="text1"/>
                <w:lang w:val="es-US"/>
              </w:rPr>
              <w:t xml:space="preserve"> </w:t>
            </w:r>
            <w:r w:rsidRPr="00EC5DCB">
              <w:rPr>
                <w:rFonts w:ascii="Arial" w:eastAsia="Arial" w:hAnsi="Arial" w:cs="Arial"/>
                <w:b/>
                <w:color w:val="000000" w:themeColor="text1"/>
                <w:u w:val="single"/>
                <w:lang w:val="es-US"/>
              </w:rPr>
              <w:t>Cómo Leer una EOB.</w:t>
            </w:r>
          </w:p>
        </w:tc>
      </w:tr>
    </w:tbl>
    <w:p w14:paraId="061E4BF9" w14:textId="77777777" w:rsidR="001A7805" w:rsidRPr="00EC5DCB" w:rsidRDefault="001A7805" w:rsidP="00E33ADC">
      <w:pPr>
        <w:rPr>
          <w:lang w:val="es-US"/>
        </w:rPr>
      </w:pPr>
    </w:p>
    <w:p w14:paraId="06749957" w14:textId="77777777" w:rsidR="001A7805" w:rsidRPr="00EC5DCB" w:rsidRDefault="001A7805" w:rsidP="00E33ADC">
      <w:pPr>
        <w:rPr>
          <w:lang w:val="es-US"/>
        </w:rPr>
      </w:pPr>
    </w:p>
    <w:p w14:paraId="23753E7E" w14:textId="71811579" w:rsidR="00590F5F" w:rsidRDefault="00E04150" w:rsidP="00E33ADC">
      <w:pPr>
        <w:pStyle w:val="Heading1"/>
        <w:spacing w:before="0" w:after="0"/>
        <w:rPr>
          <w:rFonts w:asciiTheme="minorHAnsi" w:hAnsiTheme="minorHAnsi"/>
        </w:rPr>
      </w:pPr>
      <w:bookmarkStart w:id="29" w:name="_Toc200962885"/>
      <w:r>
        <w:rPr>
          <w:rFonts w:asciiTheme="minorHAnsi" w:hAnsiTheme="minorHAnsi"/>
        </w:rPr>
        <w:t xml:space="preserve">HOW BILLING AND INSURANCE WORK </w:t>
      </w:r>
      <w:r w:rsidR="00590F5F">
        <w:rPr>
          <w:rFonts w:asciiTheme="minorHAnsi" w:hAnsiTheme="minorHAnsi"/>
        </w:rPr>
        <w:t>PAGE</w:t>
      </w:r>
      <w:bookmarkEnd w:id="29"/>
    </w:p>
    <w:p w14:paraId="30EA411F" w14:textId="77777777" w:rsidR="005039D2" w:rsidRDefault="005039D2" w:rsidP="00BA022F">
      <w:pPr>
        <w:shd w:val="clear" w:color="auto" w:fill="E8E8E8" w:themeFill="background2"/>
        <w:rPr>
          <w:b/>
          <w:bCs/>
        </w:rPr>
      </w:pPr>
      <w:r>
        <w:rPr>
          <w:b/>
          <w:bCs/>
        </w:rPr>
        <w:t>Page Outline</w:t>
      </w:r>
    </w:p>
    <w:p w14:paraId="63382DE6" w14:textId="489579B6" w:rsidR="00D671D8" w:rsidRPr="00D671D8" w:rsidRDefault="00D671D8" w:rsidP="000B1916">
      <w:pPr>
        <w:pStyle w:val="ListParagraph"/>
        <w:numPr>
          <w:ilvl w:val="0"/>
          <w:numId w:val="20"/>
        </w:numPr>
        <w:shd w:val="clear" w:color="auto" w:fill="E8E8E8" w:themeFill="background2"/>
        <w:rPr>
          <w:b/>
          <w:bCs/>
        </w:rPr>
      </w:pPr>
      <w:r>
        <w:t>Short page intro (text)</w:t>
      </w:r>
    </w:p>
    <w:p w14:paraId="51744FE5" w14:textId="44F964E6" w:rsidR="0062633C" w:rsidRDefault="005039D2" w:rsidP="000B1916">
      <w:pPr>
        <w:pStyle w:val="ListParagraph"/>
        <w:numPr>
          <w:ilvl w:val="0"/>
          <w:numId w:val="18"/>
        </w:numPr>
        <w:shd w:val="clear" w:color="auto" w:fill="E8E8E8" w:themeFill="background2"/>
      </w:pPr>
      <w:r w:rsidRPr="009926DD">
        <w:t>How Billing Works</w:t>
      </w:r>
    </w:p>
    <w:p w14:paraId="7B12DE78" w14:textId="03EC3902" w:rsidR="005039D2" w:rsidRPr="009926DD" w:rsidRDefault="00FB58D1" w:rsidP="000B1916">
      <w:pPr>
        <w:pStyle w:val="ListParagraph"/>
        <w:numPr>
          <w:ilvl w:val="1"/>
          <w:numId w:val="18"/>
        </w:numPr>
        <w:shd w:val="clear" w:color="auto" w:fill="E8E8E8" w:themeFill="background2"/>
      </w:pPr>
      <w:r w:rsidRPr="009926DD">
        <w:t>“</w:t>
      </w:r>
      <w:r w:rsidR="005039D2" w:rsidRPr="009926DD">
        <w:t>How Billing Works</w:t>
      </w:r>
      <w:r w:rsidRPr="009926DD">
        <w:t>”</w:t>
      </w:r>
      <w:r w:rsidR="005039D2" w:rsidRPr="009926DD">
        <w:t xml:space="preserve"> </w:t>
      </w:r>
      <w:r w:rsidR="006C68AB">
        <w:t>(video)</w:t>
      </w:r>
    </w:p>
    <w:p w14:paraId="19A833A3" w14:textId="5C0928FB" w:rsidR="00FB58D1" w:rsidRPr="009926DD" w:rsidRDefault="00FB58D1" w:rsidP="000B1916">
      <w:pPr>
        <w:pStyle w:val="ListParagraph"/>
        <w:numPr>
          <w:ilvl w:val="1"/>
          <w:numId w:val="18"/>
        </w:numPr>
        <w:shd w:val="clear" w:color="auto" w:fill="E8E8E8" w:themeFill="background2"/>
      </w:pPr>
      <w:r w:rsidRPr="009926DD">
        <w:t>Reading Your Statement</w:t>
      </w:r>
      <w:r w:rsidR="006C68AB">
        <w:t xml:space="preserve"> (text)</w:t>
      </w:r>
    </w:p>
    <w:p w14:paraId="63636CA2" w14:textId="1CAB958D" w:rsidR="005039D2" w:rsidRPr="009926DD" w:rsidRDefault="005039D2" w:rsidP="000B1916">
      <w:pPr>
        <w:pStyle w:val="ListParagraph"/>
        <w:numPr>
          <w:ilvl w:val="1"/>
          <w:numId w:val="18"/>
        </w:numPr>
        <w:shd w:val="clear" w:color="auto" w:fill="E8E8E8" w:themeFill="background2"/>
      </w:pPr>
      <w:r w:rsidRPr="009926DD">
        <w:t>Common Billing Questions</w:t>
      </w:r>
      <w:r w:rsidR="006C68AB">
        <w:t xml:space="preserve"> (text)</w:t>
      </w:r>
    </w:p>
    <w:p w14:paraId="6C4E2048" w14:textId="77777777" w:rsidR="00FB58D1" w:rsidRPr="009926DD" w:rsidRDefault="005039D2" w:rsidP="000B1916">
      <w:pPr>
        <w:pStyle w:val="ListParagraph"/>
        <w:numPr>
          <w:ilvl w:val="0"/>
          <w:numId w:val="18"/>
        </w:numPr>
        <w:shd w:val="clear" w:color="auto" w:fill="E8E8E8" w:themeFill="background2"/>
      </w:pPr>
      <w:r w:rsidRPr="009926DD">
        <w:t>Understanding Insurance Coverage</w:t>
      </w:r>
    </w:p>
    <w:p w14:paraId="69104496" w14:textId="04CEDD5A" w:rsidR="00FB58D1" w:rsidRPr="009926DD" w:rsidRDefault="00FB58D1" w:rsidP="000B1916">
      <w:pPr>
        <w:pStyle w:val="ListParagraph"/>
        <w:numPr>
          <w:ilvl w:val="1"/>
          <w:numId w:val="18"/>
        </w:numPr>
        <w:shd w:val="clear" w:color="auto" w:fill="E8E8E8" w:themeFill="background2"/>
      </w:pPr>
      <w:r w:rsidRPr="009926DD">
        <w:t xml:space="preserve">“Understanding Insurance: Know Before You Go” </w:t>
      </w:r>
      <w:r w:rsidR="006C68AB">
        <w:t>(video)</w:t>
      </w:r>
    </w:p>
    <w:p w14:paraId="5FB11A90" w14:textId="316ABA4A" w:rsidR="005039D2" w:rsidRDefault="00FB58D1" w:rsidP="000B1916">
      <w:pPr>
        <w:pStyle w:val="ListParagraph"/>
        <w:numPr>
          <w:ilvl w:val="1"/>
          <w:numId w:val="18"/>
        </w:numPr>
        <w:shd w:val="clear" w:color="auto" w:fill="E8E8E8" w:themeFill="background2"/>
      </w:pPr>
      <w:r w:rsidRPr="009926DD">
        <w:t>Common Insurance Questions</w:t>
      </w:r>
      <w:r w:rsidR="006C68AB">
        <w:t xml:space="preserve"> (text)</w:t>
      </w:r>
    </w:p>
    <w:p w14:paraId="221FAE8C" w14:textId="485BA9DF" w:rsidR="00CA7DD0" w:rsidRPr="009926DD" w:rsidRDefault="00CA7DD0" w:rsidP="000B1916">
      <w:pPr>
        <w:pStyle w:val="ListParagraph"/>
        <w:numPr>
          <w:ilvl w:val="0"/>
          <w:numId w:val="18"/>
        </w:numPr>
        <w:shd w:val="clear" w:color="auto" w:fill="E8E8E8" w:themeFill="background2"/>
      </w:pPr>
      <w:r>
        <w:t>Learn More (text – a final encouragement to login)</w:t>
      </w:r>
    </w:p>
    <w:p w14:paraId="39AB79CC" w14:textId="77777777" w:rsidR="00AC64E7" w:rsidRDefault="00AC64E7" w:rsidP="00BA022F">
      <w:pPr>
        <w:shd w:val="clear" w:color="auto" w:fill="E8E8E8" w:themeFill="background2"/>
        <w:rPr>
          <w:b/>
          <w:bCs/>
        </w:rPr>
      </w:pPr>
    </w:p>
    <w:p w14:paraId="0E2E576C" w14:textId="77777777" w:rsidR="000A68DE" w:rsidRDefault="000A68DE" w:rsidP="000A68DE">
      <w:pPr>
        <w:shd w:val="clear" w:color="auto" w:fill="E8E8E8" w:themeFill="background2"/>
      </w:pPr>
      <w:r>
        <w:rPr>
          <w:b/>
          <w:bCs/>
        </w:rPr>
        <w:t xml:space="preserve">Availability: </w:t>
      </w:r>
      <w:r>
        <w:t>Before login</w:t>
      </w:r>
    </w:p>
    <w:p w14:paraId="6F234329" w14:textId="77777777" w:rsidR="000A68DE" w:rsidRPr="000A68DE" w:rsidRDefault="000A68DE" w:rsidP="00BA022F">
      <w:pPr>
        <w:shd w:val="clear" w:color="auto" w:fill="E8E8E8" w:themeFill="background2"/>
      </w:pPr>
    </w:p>
    <w:p w14:paraId="62CE8A3F" w14:textId="65522495" w:rsidR="000B64A4" w:rsidRDefault="006C12A4" w:rsidP="00BA022F">
      <w:pPr>
        <w:shd w:val="clear" w:color="auto" w:fill="E8E8E8" w:themeFill="background2"/>
        <w:rPr>
          <w:b/>
          <w:bCs/>
        </w:rPr>
      </w:pPr>
      <w:r>
        <w:rPr>
          <w:b/>
          <w:bCs/>
        </w:rPr>
        <w:t xml:space="preserve">Dev </w:t>
      </w:r>
      <w:r w:rsidR="00590F5F">
        <w:rPr>
          <w:b/>
          <w:bCs/>
        </w:rPr>
        <w:t xml:space="preserve">Notes: </w:t>
      </w:r>
    </w:p>
    <w:p w14:paraId="167FB8E4" w14:textId="3F25A998" w:rsidR="00590F5F" w:rsidRDefault="00590F5F" w:rsidP="000B1916">
      <w:pPr>
        <w:pStyle w:val="ListParagraph"/>
        <w:numPr>
          <w:ilvl w:val="0"/>
          <w:numId w:val="17"/>
        </w:numPr>
        <w:shd w:val="clear" w:color="auto" w:fill="E8E8E8" w:themeFill="background2"/>
      </w:pPr>
      <w:r w:rsidRPr="000B64A4">
        <w:t>Video</w:t>
      </w:r>
      <w:r w:rsidR="009926DD">
        <w:t>s</w:t>
      </w:r>
      <w:r w:rsidRPr="000B64A4">
        <w:t xml:space="preserve"> should include</w:t>
      </w:r>
      <w:r w:rsidR="000B64A4">
        <w:t xml:space="preserve"> closed captioning</w:t>
      </w:r>
      <w:r w:rsidRPr="000B64A4">
        <w:t xml:space="preserve"> transcripts – no need to post script separately.</w:t>
      </w:r>
    </w:p>
    <w:p w14:paraId="04FB9870" w14:textId="77777777" w:rsidR="000B64A4" w:rsidRPr="000B64A4" w:rsidRDefault="000B64A4" w:rsidP="00BA022F">
      <w:pPr>
        <w:shd w:val="clear" w:color="auto" w:fill="E8E8E8" w:themeFill="background2"/>
      </w:pPr>
    </w:p>
    <w:p w14:paraId="3628D214" w14:textId="77777777" w:rsidR="0070629D" w:rsidRDefault="001558A2" w:rsidP="00BA022F">
      <w:pPr>
        <w:shd w:val="clear" w:color="auto" w:fill="E8E8E8" w:themeFill="background2"/>
        <w:rPr>
          <w:b/>
          <w:bCs/>
        </w:rPr>
      </w:pPr>
      <w:r w:rsidRPr="00F31035">
        <w:rPr>
          <w:b/>
          <w:bCs/>
        </w:rPr>
        <w:t>Objectives: patient will be able to</w:t>
      </w:r>
      <w:r w:rsidR="0070629D">
        <w:rPr>
          <w:b/>
          <w:bCs/>
        </w:rPr>
        <w:t>…</w:t>
      </w:r>
    </w:p>
    <w:p w14:paraId="167C3544" w14:textId="001636E4" w:rsidR="001558A2" w:rsidRPr="00D3797E" w:rsidRDefault="001558A2" w:rsidP="000B1916">
      <w:pPr>
        <w:pStyle w:val="ListParagraph"/>
        <w:numPr>
          <w:ilvl w:val="0"/>
          <w:numId w:val="51"/>
        </w:numPr>
        <w:shd w:val="clear" w:color="auto" w:fill="E8E8E8" w:themeFill="background2"/>
      </w:pPr>
      <w:r w:rsidRPr="00F31035">
        <w:t xml:space="preserve">Explain that billing is an ongoing process that begins when appointment is made and continues </w:t>
      </w:r>
      <w:r w:rsidRPr="00D3797E">
        <w:t xml:space="preserve">until bill is paid </w:t>
      </w:r>
    </w:p>
    <w:p w14:paraId="30C237B1" w14:textId="5E6FC5C6" w:rsidR="00606432" w:rsidRPr="00D3797E" w:rsidRDefault="00DA0C21" w:rsidP="000B1916">
      <w:pPr>
        <w:pStyle w:val="ListParagraph"/>
        <w:numPr>
          <w:ilvl w:val="0"/>
          <w:numId w:val="51"/>
        </w:numPr>
        <w:shd w:val="clear" w:color="auto" w:fill="E8E8E8" w:themeFill="background2"/>
      </w:pPr>
      <w:r w:rsidRPr="00D3797E">
        <w:t>Explain general billing process</w:t>
      </w:r>
      <w:r w:rsidR="00545AFD" w:rsidRPr="00D3797E">
        <w:t xml:space="preserve">, including </w:t>
      </w:r>
      <w:r w:rsidR="00064FB1" w:rsidRPr="00D3797E">
        <w:t xml:space="preserve">key steps such as </w:t>
      </w:r>
      <w:r w:rsidR="00B032ED" w:rsidRPr="00D3797E">
        <w:t>authorization</w:t>
      </w:r>
      <w:r w:rsidR="00CD537B" w:rsidRPr="00D3797E">
        <w:t xml:space="preserve"> and who is</w:t>
      </w:r>
      <w:r w:rsidR="002C7E15" w:rsidRPr="00D3797E">
        <w:t xml:space="preserve"> involved </w:t>
      </w:r>
      <w:r w:rsidR="0042237C" w:rsidRPr="00D3797E">
        <w:t>in generating information that impacts the bill (in general terms)</w:t>
      </w:r>
    </w:p>
    <w:p w14:paraId="6A1064B1" w14:textId="73B68DA8" w:rsidR="002C7E15" w:rsidRPr="00D3797E" w:rsidRDefault="0042237C" w:rsidP="000B1916">
      <w:pPr>
        <w:pStyle w:val="ListParagraph"/>
        <w:numPr>
          <w:ilvl w:val="0"/>
          <w:numId w:val="51"/>
        </w:numPr>
        <w:shd w:val="clear" w:color="auto" w:fill="E8E8E8" w:themeFill="background2"/>
      </w:pPr>
      <w:r w:rsidRPr="00D3797E">
        <w:t xml:space="preserve">Expect to receive more than one bill, including a </w:t>
      </w:r>
      <w:r w:rsidR="002C1DD4" w:rsidRPr="00D3797E">
        <w:t>hospital bill</w:t>
      </w:r>
      <w:r w:rsidR="00CE55C4" w:rsidRPr="00D3797E">
        <w:t>,</w:t>
      </w:r>
      <w:r w:rsidR="00055748" w:rsidRPr="00D3797E">
        <w:t xml:space="preserve"> physician bill(s), and others for services billed separately</w:t>
      </w:r>
    </w:p>
    <w:p w14:paraId="05ED0DFB" w14:textId="064C8FAD" w:rsidR="0011074A" w:rsidRPr="00D3797E" w:rsidRDefault="0011074A" w:rsidP="000B1916">
      <w:pPr>
        <w:pStyle w:val="ListParagraph"/>
        <w:numPr>
          <w:ilvl w:val="0"/>
          <w:numId w:val="51"/>
        </w:numPr>
        <w:shd w:val="clear" w:color="auto" w:fill="E8E8E8" w:themeFill="background2"/>
      </w:pPr>
      <w:r w:rsidRPr="00D3797E">
        <w:t xml:space="preserve">Expect that </w:t>
      </w:r>
      <w:r w:rsidR="00DF26CC" w:rsidRPr="00D3797E">
        <w:t>provider</w:t>
      </w:r>
      <w:r w:rsidRPr="00D3797E">
        <w:t xml:space="preserve"> will send claim to insurance</w:t>
      </w:r>
    </w:p>
    <w:p w14:paraId="685713CD" w14:textId="745EB69E" w:rsidR="00CD537B" w:rsidRPr="00D3797E" w:rsidRDefault="0001355B" w:rsidP="000B1916">
      <w:pPr>
        <w:pStyle w:val="ListParagraph"/>
        <w:numPr>
          <w:ilvl w:val="0"/>
          <w:numId w:val="51"/>
        </w:numPr>
        <w:shd w:val="clear" w:color="auto" w:fill="E8E8E8" w:themeFill="background2"/>
      </w:pPr>
      <w:r w:rsidRPr="00D3797E">
        <w:t xml:space="preserve">Explain that insurance </w:t>
      </w:r>
      <w:r w:rsidR="00F72278" w:rsidRPr="00D3797E">
        <w:t>will pay</w:t>
      </w:r>
      <w:r w:rsidRPr="00D3797E">
        <w:t xml:space="preserve"> according to specific plan</w:t>
      </w:r>
    </w:p>
    <w:p w14:paraId="6D833573" w14:textId="1E9C2DDC" w:rsidR="0011074A" w:rsidRPr="00D3797E" w:rsidRDefault="0011074A" w:rsidP="000B1916">
      <w:pPr>
        <w:pStyle w:val="ListParagraph"/>
        <w:numPr>
          <w:ilvl w:val="0"/>
          <w:numId w:val="51"/>
        </w:numPr>
        <w:shd w:val="clear" w:color="auto" w:fill="E8E8E8" w:themeFill="background2"/>
      </w:pPr>
      <w:r w:rsidRPr="00D3797E">
        <w:t>Expect insurance to</w:t>
      </w:r>
      <w:r w:rsidR="00F10A8C" w:rsidRPr="00D3797E">
        <w:t xml:space="preserve"> pay their portion and</w:t>
      </w:r>
      <w:r w:rsidRPr="00D3797E">
        <w:t xml:space="preserve"> explain payments</w:t>
      </w:r>
      <w:r w:rsidR="00B4375B" w:rsidRPr="00D3797E">
        <w:t xml:space="preserve"> and/or denials</w:t>
      </w:r>
      <w:r w:rsidR="005F1047" w:rsidRPr="00D3797E">
        <w:t>, based on plan</w:t>
      </w:r>
    </w:p>
    <w:p w14:paraId="27D97FAE" w14:textId="395B62E8" w:rsidR="00B4375B" w:rsidRPr="00D3797E" w:rsidRDefault="00B4375B" w:rsidP="000B1916">
      <w:pPr>
        <w:pStyle w:val="ListParagraph"/>
        <w:numPr>
          <w:ilvl w:val="0"/>
          <w:numId w:val="51"/>
        </w:numPr>
        <w:shd w:val="clear" w:color="auto" w:fill="E8E8E8" w:themeFill="background2"/>
      </w:pPr>
      <w:r w:rsidRPr="00D3797E">
        <w:t xml:space="preserve">Expect to receive a statement </w:t>
      </w:r>
      <w:r w:rsidR="00F10A8C" w:rsidRPr="00D3797E">
        <w:t>showing the amount the patient owes after insurance</w:t>
      </w:r>
    </w:p>
    <w:p w14:paraId="7BAF715E" w14:textId="77777777" w:rsidR="009F1558" w:rsidRDefault="00C45A85" w:rsidP="000B1916">
      <w:pPr>
        <w:pStyle w:val="ListParagraph"/>
        <w:numPr>
          <w:ilvl w:val="0"/>
          <w:numId w:val="51"/>
        </w:numPr>
        <w:shd w:val="clear" w:color="auto" w:fill="E8E8E8" w:themeFill="background2"/>
      </w:pPr>
      <w:r w:rsidRPr="00D3797E">
        <w:t>Know</w:t>
      </w:r>
      <w:r w:rsidR="008F4DE0" w:rsidRPr="00D3797E">
        <w:t xml:space="preserve"> help, including help understanding bill or getting</w:t>
      </w:r>
      <w:r w:rsidRPr="00D3797E">
        <w:t xml:space="preserve"> financial assistance is available and be able to take next steps (logging in?) to learn more</w:t>
      </w:r>
    </w:p>
    <w:p w14:paraId="27D2A84A" w14:textId="698703F3" w:rsidR="005039D2" w:rsidRPr="00D3797E" w:rsidRDefault="005039D2" w:rsidP="000B1916">
      <w:pPr>
        <w:pStyle w:val="ListParagraph"/>
        <w:numPr>
          <w:ilvl w:val="0"/>
          <w:numId w:val="51"/>
        </w:numPr>
        <w:shd w:val="clear" w:color="auto" w:fill="E8E8E8" w:themeFill="background2"/>
      </w:pPr>
      <w:r w:rsidRPr="00D3797E">
        <w:t>Explain that each insurance plan is unique in what is covered, how much it will pay for, and under which circumstances</w:t>
      </w:r>
    </w:p>
    <w:p w14:paraId="578EDAAD" w14:textId="77777777" w:rsidR="005039D2" w:rsidRPr="00D3797E" w:rsidRDefault="005039D2" w:rsidP="000B1916">
      <w:pPr>
        <w:pStyle w:val="ListParagraph"/>
        <w:numPr>
          <w:ilvl w:val="0"/>
          <w:numId w:val="51"/>
        </w:numPr>
        <w:shd w:val="clear" w:color="auto" w:fill="E8E8E8" w:themeFill="background2"/>
      </w:pPr>
      <w:r w:rsidRPr="00D3797E">
        <w:t>Explain the importance of understanding the plan prior to receiving care (reduced costs, expect what to be responsible for, etc.)</w:t>
      </w:r>
    </w:p>
    <w:p w14:paraId="1E67F6BE" w14:textId="139D2A28" w:rsidR="005039D2" w:rsidRPr="00D3797E" w:rsidRDefault="005039D2" w:rsidP="000B1916">
      <w:pPr>
        <w:pStyle w:val="ListParagraph"/>
        <w:numPr>
          <w:ilvl w:val="0"/>
          <w:numId w:val="51"/>
        </w:numPr>
        <w:shd w:val="clear" w:color="auto" w:fill="E8E8E8" w:themeFill="background2"/>
      </w:pPr>
      <w:r w:rsidRPr="00D3797E">
        <w:t xml:space="preserve">Explain the difference between </w:t>
      </w:r>
      <w:r w:rsidR="002C1DD4" w:rsidRPr="00D3797E">
        <w:t>in-network</w:t>
      </w:r>
      <w:r w:rsidRPr="00D3797E">
        <w:t xml:space="preserve"> and </w:t>
      </w:r>
      <w:r w:rsidR="002C1DD4" w:rsidRPr="00D3797E">
        <w:t>out-of-network</w:t>
      </w:r>
      <w:r w:rsidRPr="00D3797E">
        <w:t xml:space="preserve"> providers; impact on costs, ability to save money.</w:t>
      </w:r>
    </w:p>
    <w:p w14:paraId="15718CFA" w14:textId="7FA5549D" w:rsidR="005039D2" w:rsidRPr="00D3797E" w:rsidRDefault="005039D2" w:rsidP="000B1916">
      <w:pPr>
        <w:pStyle w:val="ListParagraph"/>
        <w:numPr>
          <w:ilvl w:val="0"/>
          <w:numId w:val="51"/>
        </w:numPr>
        <w:shd w:val="clear" w:color="auto" w:fill="E8E8E8" w:themeFill="background2"/>
      </w:pPr>
      <w:r w:rsidRPr="00D3797E">
        <w:t>Explain how to confirm whether a provider is “in-” or “</w:t>
      </w:r>
      <w:r w:rsidR="002C1DD4" w:rsidRPr="00D3797E">
        <w:t>out-of-network</w:t>
      </w:r>
      <w:r w:rsidRPr="00D3797E">
        <w:t>”</w:t>
      </w:r>
    </w:p>
    <w:p w14:paraId="4039FDE8" w14:textId="44CA798F" w:rsidR="005039D2" w:rsidRPr="00D3797E" w:rsidRDefault="005039D2" w:rsidP="000B1916">
      <w:pPr>
        <w:pStyle w:val="ListParagraph"/>
        <w:numPr>
          <w:ilvl w:val="0"/>
          <w:numId w:val="51"/>
        </w:numPr>
        <w:shd w:val="clear" w:color="auto" w:fill="E8E8E8" w:themeFill="background2"/>
      </w:pPr>
      <w:r w:rsidRPr="00D3797E">
        <w:t>Explain the difference between covered and non-</w:t>
      </w:r>
      <w:r w:rsidR="002C1DD4" w:rsidRPr="00D3797E">
        <w:t>covered services</w:t>
      </w:r>
      <w:r w:rsidRPr="00D3797E">
        <w:t>; impact on costs, etc.</w:t>
      </w:r>
    </w:p>
    <w:p w14:paraId="0BCE71C5" w14:textId="725EA944" w:rsidR="005039D2" w:rsidRPr="00D3797E" w:rsidRDefault="005039D2" w:rsidP="000B1916">
      <w:pPr>
        <w:pStyle w:val="ListParagraph"/>
        <w:numPr>
          <w:ilvl w:val="0"/>
          <w:numId w:val="51"/>
        </w:numPr>
        <w:shd w:val="clear" w:color="auto" w:fill="E8E8E8" w:themeFill="background2"/>
      </w:pPr>
      <w:r w:rsidRPr="00D3797E">
        <w:t xml:space="preserve">Explain </w:t>
      </w:r>
      <w:r w:rsidR="00B032ED" w:rsidRPr="00D3797E">
        <w:t>authorization</w:t>
      </w:r>
      <w:r w:rsidRPr="00D3797E">
        <w:t xml:space="preserve"> and why it is important.</w:t>
      </w:r>
    </w:p>
    <w:p w14:paraId="09EF46CC" w14:textId="77777777" w:rsidR="005039D2" w:rsidRDefault="005039D2" w:rsidP="000B1916">
      <w:pPr>
        <w:pStyle w:val="ListParagraph"/>
        <w:numPr>
          <w:ilvl w:val="0"/>
          <w:numId w:val="51"/>
        </w:numPr>
        <w:shd w:val="clear" w:color="auto" w:fill="E8E8E8" w:themeFill="background2"/>
      </w:pPr>
      <w:r w:rsidRPr="00FB2D76">
        <w:t>Explain the importance of understanding patient responsibility costs.</w:t>
      </w:r>
    </w:p>
    <w:p w14:paraId="3D325E9B" w14:textId="77777777" w:rsidR="00D47359" w:rsidRDefault="00D47359" w:rsidP="00D47359">
      <w:pPr>
        <w:shd w:val="clear" w:color="auto" w:fill="E8E8E8" w:themeFill="background2"/>
      </w:pPr>
    </w:p>
    <w:p w14:paraId="7AA16320" w14:textId="77F93AF6" w:rsidR="00D3797E" w:rsidRDefault="00D3797E" w:rsidP="00D47359">
      <w:pPr>
        <w:shd w:val="clear" w:color="auto" w:fill="E8E8E8" w:themeFill="background2"/>
        <w:rPr>
          <w:b/>
          <w:bCs/>
        </w:rPr>
      </w:pPr>
      <w:r>
        <w:rPr>
          <w:b/>
          <w:bCs/>
        </w:rPr>
        <w:t xml:space="preserve">Glossary </w:t>
      </w:r>
      <w:r w:rsidR="003972A4">
        <w:rPr>
          <w:b/>
          <w:bCs/>
        </w:rPr>
        <w:t>Terms</w:t>
      </w:r>
      <w:r>
        <w:rPr>
          <w:b/>
          <w:bCs/>
        </w:rPr>
        <w:t xml:space="preserve"> in this </w:t>
      </w:r>
      <w:r w:rsidR="003972A4">
        <w:rPr>
          <w:b/>
          <w:bCs/>
        </w:rPr>
        <w:t>Page</w:t>
      </w:r>
    </w:p>
    <w:p w14:paraId="3464A1D1" w14:textId="77777777" w:rsidR="006C24BF" w:rsidRPr="006C24BF" w:rsidRDefault="006C24BF" w:rsidP="000B1916">
      <w:pPr>
        <w:pStyle w:val="ListParagraph"/>
        <w:numPr>
          <w:ilvl w:val="0"/>
          <w:numId w:val="17"/>
        </w:numPr>
        <w:shd w:val="clear" w:color="auto" w:fill="E8E8E8" w:themeFill="background2"/>
        <w:rPr>
          <w:b/>
          <w:bCs/>
          <w:highlight w:val="yellow"/>
        </w:rPr>
      </w:pPr>
      <w:r w:rsidRPr="006C24BF">
        <w:rPr>
          <w:highlight w:val="yellow"/>
        </w:rPr>
        <w:t>Authorization</w:t>
      </w:r>
    </w:p>
    <w:p w14:paraId="13A0A83E" w14:textId="77777777" w:rsidR="006C24BF" w:rsidRPr="006C24BF" w:rsidRDefault="006C24BF" w:rsidP="000B1916">
      <w:pPr>
        <w:pStyle w:val="ListParagraph"/>
        <w:numPr>
          <w:ilvl w:val="0"/>
          <w:numId w:val="17"/>
        </w:numPr>
        <w:shd w:val="clear" w:color="auto" w:fill="E8E8E8" w:themeFill="background2"/>
        <w:rPr>
          <w:b/>
          <w:bCs/>
          <w:highlight w:val="yellow"/>
        </w:rPr>
      </w:pPr>
      <w:r w:rsidRPr="006C24BF">
        <w:rPr>
          <w:highlight w:val="yellow"/>
        </w:rPr>
        <w:t>Covered services</w:t>
      </w:r>
    </w:p>
    <w:p w14:paraId="156319C8" w14:textId="77777777" w:rsidR="006C24BF" w:rsidRPr="006C24BF" w:rsidRDefault="006C24BF" w:rsidP="000B1916">
      <w:pPr>
        <w:pStyle w:val="ListParagraph"/>
        <w:numPr>
          <w:ilvl w:val="0"/>
          <w:numId w:val="17"/>
        </w:numPr>
        <w:shd w:val="clear" w:color="auto" w:fill="E8E8E8" w:themeFill="background2"/>
        <w:rPr>
          <w:highlight w:val="yellow"/>
        </w:rPr>
      </w:pPr>
      <w:r w:rsidRPr="006C24BF">
        <w:rPr>
          <w:highlight w:val="yellow"/>
        </w:rPr>
        <w:t>Explanation of benefits</w:t>
      </w:r>
    </w:p>
    <w:p w14:paraId="15E0DD88" w14:textId="77777777" w:rsidR="006C24BF" w:rsidRPr="006C24BF" w:rsidRDefault="006C24BF" w:rsidP="000B1916">
      <w:pPr>
        <w:pStyle w:val="ListParagraph"/>
        <w:numPr>
          <w:ilvl w:val="0"/>
          <w:numId w:val="17"/>
        </w:numPr>
        <w:shd w:val="clear" w:color="auto" w:fill="E8E8E8" w:themeFill="background2"/>
        <w:rPr>
          <w:highlight w:val="yellow"/>
        </w:rPr>
      </w:pPr>
      <w:r w:rsidRPr="006C24BF">
        <w:rPr>
          <w:highlight w:val="yellow"/>
        </w:rPr>
        <w:t>Hospital bill</w:t>
      </w:r>
    </w:p>
    <w:p w14:paraId="6E9F7602" w14:textId="77777777" w:rsidR="006C24BF" w:rsidRPr="006C24BF" w:rsidRDefault="006C24BF" w:rsidP="000B1916">
      <w:pPr>
        <w:pStyle w:val="ListParagraph"/>
        <w:numPr>
          <w:ilvl w:val="0"/>
          <w:numId w:val="17"/>
        </w:numPr>
        <w:shd w:val="clear" w:color="auto" w:fill="E8E8E8" w:themeFill="background2"/>
        <w:rPr>
          <w:b/>
          <w:bCs/>
          <w:highlight w:val="yellow"/>
        </w:rPr>
      </w:pPr>
      <w:r w:rsidRPr="006C24BF">
        <w:rPr>
          <w:highlight w:val="yellow"/>
        </w:rPr>
        <w:t>In-network</w:t>
      </w:r>
    </w:p>
    <w:p w14:paraId="767F0F21" w14:textId="77777777" w:rsidR="006C24BF" w:rsidRPr="006C24BF" w:rsidRDefault="006C24BF" w:rsidP="000B1916">
      <w:pPr>
        <w:pStyle w:val="ListParagraph"/>
        <w:numPr>
          <w:ilvl w:val="0"/>
          <w:numId w:val="17"/>
        </w:numPr>
        <w:shd w:val="clear" w:color="auto" w:fill="E8E8E8" w:themeFill="background2"/>
        <w:rPr>
          <w:b/>
          <w:bCs/>
          <w:highlight w:val="yellow"/>
        </w:rPr>
      </w:pPr>
      <w:r w:rsidRPr="006C24BF">
        <w:rPr>
          <w:highlight w:val="yellow"/>
        </w:rPr>
        <w:t>Non-covered services</w:t>
      </w:r>
    </w:p>
    <w:p w14:paraId="03744E1E" w14:textId="77777777" w:rsidR="006C24BF" w:rsidRPr="006C24BF" w:rsidRDefault="006C24BF" w:rsidP="000B1916">
      <w:pPr>
        <w:pStyle w:val="ListParagraph"/>
        <w:numPr>
          <w:ilvl w:val="0"/>
          <w:numId w:val="17"/>
        </w:numPr>
        <w:shd w:val="clear" w:color="auto" w:fill="E8E8E8" w:themeFill="background2"/>
        <w:rPr>
          <w:b/>
          <w:bCs/>
          <w:highlight w:val="yellow"/>
        </w:rPr>
      </w:pPr>
      <w:r w:rsidRPr="006C24BF">
        <w:rPr>
          <w:highlight w:val="yellow"/>
        </w:rPr>
        <w:t>Out-of-network</w:t>
      </w:r>
    </w:p>
    <w:p w14:paraId="1FE58262" w14:textId="77777777" w:rsidR="006C24BF" w:rsidRPr="006C24BF" w:rsidRDefault="006C24BF" w:rsidP="000B1916">
      <w:pPr>
        <w:pStyle w:val="ListParagraph"/>
        <w:numPr>
          <w:ilvl w:val="0"/>
          <w:numId w:val="17"/>
        </w:numPr>
        <w:shd w:val="clear" w:color="auto" w:fill="E8E8E8" w:themeFill="background2"/>
        <w:rPr>
          <w:highlight w:val="yellow"/>
        </w:rPr>
      </w:pPr>
      <w:r w:rsidRPr="006C24BF">
        <w:rPr>
          <w:highlight w:val="yellow"/>
        </w:rPr>
        <w:t>Provider</w:t>
      </w:r>
    </w:p>
    <w:p w14:paraId="5D545636" w14:textId="77777777" w:rsidR="00D3797E" w:rsidRDefault="00D3797E" w:rsidP="00D47359">
      <w:pPr>
        <w:shd w:val="clear" w:color="auto" w:fill="E8E8E8" w:themeFill="background2"/>
        <w:rPr>
          <w:b/>
          <w:bCs/>
        </w:rPr>
      </w:pPr>
    </w:p>
    <w:p w14:paraId="28CC8EB9" w14:textId="649ED02A" w:rsidR="00D47359" w:rsidRDefault="00D47359" w:rsidP="00D47359">
      <w:pPr>
        <w:shd w:val="clear" w:color="auto" w:fill="E8E8E8" w:themeFill="background2"/>
        <w:rPr>
          <w:b/>
          <w:bCs/>
        </w:rPr>
      </w:pPr>
      <w:r>
        <w:rPr>
          <w:b/>
          <w:bCs/>
        </w:rPr>
        <w:t>Date Sent for Review:</w:t>
      </w:r>
      <w:r w:rsidR="00AC64E7">
        <w:rPr>
          <w:b/>
          <w:bCs/>
        </w:rPr>
        <w:t xml:space="preserve"> 12/10/2024</w:t>
      </w:r>
    </w:p>
    <w:p w14:paraId="6BB9C37A" w14:textId="6DE15FF1" w:rsidR="00D47359" w:rsidRDefault="00D47359" w:rsidP="00D47359">
      <w:pPr>
        <w:shd w:val="clear" w:color="auto" w:fill="E8E8E8" w:themeFill="background2"/>
        <w:rPr>
          <w:b/>
          <w:bCs/>
        </w:rPr>
      </w:pPr>
      <w:r>
        <w:rPr>
          <w:b/>
          <w:bCs/>
        </w:rPr>
        <w:t>Date Sent for Inclusion:</w:t>
      </w:r>
      <w:r w:rsidR="00676458">
        <w:rPr>
          <w:b/>
          <w:bCs/>
        </w:rPr>
        <w:t xml:space="preserve"> 12/11/2024</w:t>
      </w:r>
      <w:r w:rsidR="00BB4963">
        <w:rPr>
          <w:b/>
          <w:bCs/>
        </w:rPr>
        <w:t>, 1/14</w:t>
      </w:r>
      <w:r w:rsidR="008A3DE1">
        <w:rPr>
          <w:b/>
          <w:bCs/>
        </w:rPr>
        <w:t>/</w:t>
      </w:r>
      <w:r w:rsidR="00BB4963">
        <w:rPr>
          <w:b/>
          <w:bCs/>
        </w:rPr>
        <w:t>202</w:t>
      </w:r>
      <w:r w:rsidR="00987FD7">
        <w:rPr>
          <w:b/>
          <w:bCs/>
        </w:rPr>
        <w:t>5</w:t>
      </w:r>
    </w:p>
    <w:p w14:paraId="2366BA7A" w14:textId="77777777" w:rsidR="00C95288" w:rsidRDefault="00C95288" w:rsidP="00D47359">
      <w:pPr>
        <w:shd w:val="clear" w:color="auto" w:fill="E8E8E8" w:themeFill="background2"/>
        <w:rPr>
          <w:b/>
          <w:bCs/>
        </w:rPr>
      </w:pPr>
    </w:p>
    <w:p w14:paraId="4C336EE7" w14:textId="7800F945" w:rsidR="00C95288" w:rsidRDefault="00C95288" w:rsidP="00D47359">
      <w:pPr>
        <w:shd w:val="clear" w:color="auto" w:fill="E8E8E8" w:themeFill="background2"/>
        <w:rPr>
          <w:b/>
          <w:bCs/>
        </w:rPr>
      </w:pPr>
      <w:r>
        <w:rPr>
          <w:b/>
          <w:bCs/>
        </w:rPr>
        <w:t xml:space="preserve">Revised 1/8/2025 – </w:t>
      </w:r>
      <w:r w:rsidR="00EA7CA0">
        <w:rPr>
          <w:b/>
          <w:bCs/>
        </w:rPr>
        <w:t>Revisions to</w:t>
      </w:r>
      <w:r>
        <w:rPr>
          <w:b/>
          <w:bCs/>
        </w:rPr>
        <w:t xml:space="preserve"> “How Billing Works” video script</w:t>
      </w:r>
      <w:r w:rsidR="00826173">
        <w:rPr>
          <w:b/>
          <w:bCs/>
        </w:rPr>
        <w:t>, Common Billing Questions text, and “Know Before You Go” video script</w:t>
      </w:r>
      <w:r w:rsidR="00421226">
        <w:rPr>
          <w:b/>
          <w:bCs/>
        </w:rPr>
        <w:t>, Common Insurance Questions text</w:t>
      </w:r>
    </w:p>
    <w:p w14:paraId="73560D54" w14:textId="77777777" w:rsidR="0062245D" w:rsidRDefault="0062245D" w:rsidP="00D47359">
      <w:pPr>
        <w:shd w:val="clear" w:color="auto" w:fill="E8E8E8" w:themeFill="background2"/>
        <w:rPr>
          <w:b/>
          <w:bCs/>
        </w:rPr>
      </w:pPr>
    </w:p>
    <w:p w14:paraId="202E8668" w14:textId="1CC985C4" w:rsidR="0062245D" w:rsidRDefault="0062245D" w:rsidP="00D47359">
      <w:pPr>
        <w:shd w:val="clear" w:color="auto" w:fill="E8E8E8" w:themeFill="background2"/>
        <w:rPr>
          <w:b/>
          <w:bCs/>
          <w:color w:val="4EA72E" w:themeColor="accent6"/>
        </w:rPr>
      </w:pPr>
      <w:r>
        <w:rPr>
          <w:b/>
          <w:bCs/>
        </w:rPr>
        <w:t xml:space="preserve">Ready for Spanish Translations?  </w:t>
      </w:r>
      <w:r w:rsidRPr="00D10253">
        <w:rPr>
          <w:b/>
          <w:bCs/>
          <w:color w:val="4EA72E" w:themeColor="accent6"/>
        </w:rPr>
        <w:t>Yes (5/12/2025)</w:t>
      </w:r>
    </w:p>
    <w:p w14:paraId="40970DD1" w14:textId="4BFFB804" w:rsidR="0022365C" w:rsidRDefault="0022365C" w:rsidP="00D47359">
      <w:pPr>
        <w:shd w:val="clear" w:color="auto" w:fill="E8E8E8" w:themeFill="background2"/>
        <w:rPr>
          <w:b/>
          <w:bCs/>
        </w:rPr>
      </w:pPr>
      <w:r w:rsidRPr="0022365C">
        <w:rPr>
          <w:b/>
          <w:bCs/>
        </w:rPr>
        <w:t xml:space="preserve">Spanish Translations Complete? </w:t>
      </w:r>
    </w:p>
    <w:p w14:paraId="110013D9" w14:textId="1122213A" w:rsidR="00096D42" w:rsidRDefault="00096D42" w:rsidP="00D47359">
      <w:pPr>
        <w:shd w:val="clear" w:color="auto" w:fill="E8E8E8" w:themeFill="background2"/>
        <w:rPr>
          <w:b/>
          <w:bCs/>
        </w:rPr>
      </w:pPr>
      <w:r>
        <w:rPr>
          <w:b/>
          <w:bCs/>
        </w:rPr>
        <w:t xml:space="preserve">Translations in Portal? </w:t>
      </w:r>
      <w:r w:rsidR="0095185B" w:rsidRPr="0095185B">
        <w:rPr>
          <w:rStyle w:val="NormalSpanishChar"/>
          <w:b/>
          <w:bCs/>
        </w:rPr>
        <w:t>Yes (6/24/2025)</w:t>
      </w:r>
    </w:p>
    <w:p w14:paraId="728663FB" w14:textId="77777777" w:rsidR="006C12A4" w:rsidRDefault="006C12A4" w:rsidP="00D47359">
      <w:pPr>
        <w:shd w:val="clear" w:color="auto" w:fill="E8E8E8" w:themeFill="background2"/>
        <w:rPr>
          <w:b/>
          <w:bCs/>
        </w:rPr>
      </w:pPr>
    </w:p>
    <w:p w14:paraId="40BA38BB" w14:textId="77777777" w:rsidR="00C463AE" w:rsidRDefault="006C12A4" w:rsidP="00D47359">
      <w:pPr>
        <w:shd w:val="clear" w:color="auto" w:fill="E8E8E8" w:themeFill="background2"/>
        <w:rPr>
          <w:b/>
          <w:bCs/>
        </w:rPr>
      </w:pPr>
      <w:r>
        <w:rPr>
          <w:b/>
          <w:bCs/>
        </w:rPr>
        <w:t>General Notes:</w:t>
      </w:r>
    </w:p>
    <w:p w14:paraId="7050EE67" w14:textId="3C42D0FE" w:rsidR="00DD672F" w:rsidRDefault="00DD672F" w:rsidP="00DE2D0A"/>
    <w:p w14:paraId="18506EC2" w14:textId="43EE8E24" w:rsidR="00067D09" w:rsidRDefault="00067D09" w:rsidP="00DE2D0A">
      <w:pPr>
        <w:pStyle w:val="Heading2"/>
        <w:spacing w:before="0" w:after="0"/>
      </w:pPr>
      <w:bookmarkStart w:id="30" w:name="_Toc200962886"/>
      <w:r>
        <w:t xml:space="preserve">Page Intro </w:t>
      </w:r>
      <w:r w:rsidR="00F1185B">
        <w:t>(text)</w:t>
      </w:r>
      <w:bookmarkEnd w:id="30"/>
    </w:p>
    <w:tbl>
      <w:tblPr>
        <w:tblStyle w:val="TableGrid"/>
        <w:tblW w:w="0" w:type="auto"/>
        <w:tblLook w:val="04A0" w:firstRow="1" w:lastRow="0" w:firstColumn="1" w:lastColumn="0" w:noHBand="0" w:noVBand="1"/>
      </w:tblPr>
      <w:tblGrid>
        <w:gridCol w:w="5395"/>
        <w:gridCol w:w="5395"/>
      </w:tblGrid>
      <w:tr w:rsidR="00067D09" w14:paraId="7C509E7C" w14:textId="77777777" w:rsidTr="00B155FA">
        <w:tc>
          <w:tcPr>
            <w:tcW w:w="5395" w:type="dxa"/>
          </w:tcPr>
          <w:p w14:paraId="76F02A31" w14:textId="2E4BE5F8" w:rsidR="00067D09" w:rsidRDefault="00067D09" w:rsidP="00F1185B">
            <w:pPr>
              <w:tabs>
                <w:tab w:val="left" w:pos="2055"/>
              </w:tabs>
            </w:pPr>
            <w:r>
              <w:t>English</w:t>
            </w:r>
          </w:p>
        </w:tc>
        <w:tc>
          <w:tcPr>
            <w:tcW w:w="5395" w:type="dxa"/>
          </w:tcPr>
          <w:p w14:paraId="768F8E3D" w14:textId="1A5F0E4D" w:rsidR="00067D09" w:rsidRDefault="00067D09" w:rsidP="00067D09">
            <w:pPr>
              <w:rPr>
                <w:highlight w:val="cyan"/>
              </w:rPr>
            </w:pPr>
            <w:r w:rsidRPr="4114B467">
              <w:rPr>
                <w:highlight w:val="cyan"/>
              </w:rPr>
              <w:t>Spanish</w:t>
            </w:r>
          </w:p>
        </w:tc>
      </w:tr>
      <w:tr w:rsidR="00067D09" w:rsidRPr="00DC3DAE" w14:paraId="6F6545BF" w14:textId="77777777" w:rsidTr="00B155FA">
        <w:tc>
          <w:tcPr>
            <w:tcW w:w="5395" w:type="dxa"/>
          </w:tcPr>
          <w:p w14:paraId="0BE48A19" w14:textId="77777777" w:rsidR="00067D09" w:rsidRDefault="00067D09" w:rsidP="00067D09">
            <w:pPr>
              <w:pStyle w:val="Heading2"/>
              <w:spacing w:before="0" w:after="0"/>
            </w:pPr>
            <w:bookmarkStart w:id="31" w:name="_Toc200962887"/>
            <w:r>
              <w:t>How Billing and Insurance Work</w:t>
            </w:r>
            <w:bookmarkEnd w:id="31"/>
          </w:p>
          <w:p w14:paraId="3BDD03A4" w14:textId="7A45C046" w:rsidR="00067D09" w:rsidRDefault="00067D09" w:rsidP="00067D09">
            <w:r>
              <w:t>Medical billing and insurance are complicated. The billing process starts the moment you make an appointment or receive care and continues until the bill has been paid. Different insurance plans have different rules about what services they cover, how much they will pay, and under what conditions.  The entire process is complex and involves many different people and departments.  It can feel overwhelming!  At [Client Name], we want to help you understand how it all works so you can get the care you need.  To learn the basics about how billing and insurance work, explore the resources below.</w:t>
            </w:r>
          </w:p>
        </w:tc>
        <w:tc>
          <w:tcPr>
            <w:tcW w:w="5395" w:type="dxa"/>
          </w:tcPr>
          <w:p w14:paraId="39A5C2DB" w14:textId="545C4367" w:rsidR="00067D09" w:rsidRDefault="2776C45F" w:rsidP="44C6C897">
            <w:pPr>
              <w:rPr>
                <w:sz w:val="32"/>
                <w:szCs w:val="32"/>
                <w:lang w:val="es-ES"/>
                <w:rPrChange w:id="32" w:author="Unknown" w16du:dateUtc="2025-06-02T16:55:00Z">
                  <w:rPr/>
                </w:rPrChange>
              </w:rPr>
            </w:pPr>
            <w:r w:rsidRPr="00330F6F">
              <w:rPr>
                <w:rFonts w:ascii="Arial" w:eastAsia="Arial" w:hAnsi="Arial" w:cs="Arial"/>
                <w:sz w:val="28"/>
                <w:szCs w:val="28"/>
                <w:lang w:val="es-US"/>
              </w:rPr>
              <w:t>Có</w:t>
            </w:r>
            <w:r w:rsidRPr="2E7FEA3F">
              <w:rPr>
                <w:sz w:val="32"/>
                <w:szCs w:val="32"/>
                <w:lang w:val="es-ES"/>
              </w:rPr>
              <w:t xml:space="preserve">mo Funcionan las Cuentas y </w:t>
            </w:r>
            <w:r w:rsidR="52088CAE" w:rsidRPr="323A5805">
              <w:rPr>
                <w:sz w:val="32"/>
                <w:szCs w:val="32"/>
                <w:lang w:val="es-ES"/>
              </w:rPr>
              <w:t>los</w:t>
            </w:r>
            <w:r w:rsidR="64DBBC97" w:rsidRPr="323A5805">
              <w:rPr>
                <w:sz w:val="32"/>
                <w:szCs w:val="32"/>
                <w:lang w:val="es-ES"/>
              </w:rPr>
              <w:t xml:space="preserve"> Seguro</w:t>
            </w:r>
            <w:r w:rsidR="3868EF86" w:rsidRPr="323A5805">
              <w:rPr>
                <w:sz w:val="32"/>
                <w:szCs w:val="32"/>
                <w:lang w:val="es-ES"/>
              </w:rPr>
              <w:t>s</w:t>
            </w:r>
          </w:p>
          <w:p w14:paraId="22ED1F80" w14:textId="0EC2687E" w:rsidR="00067D09" w:rsidRDefault="53D11290" w:rsidP="233ED243">
            <w:pPr>
              <w:rPr>
                <w:rFonts w:ascii="Arial" w:eastAsia="Arial" w:hAnsi="Arial" w:cs="Arial"/>
                <w:color w:val="000000" w:themeColor="text1"/>
                <w:sz w:val="22"/>
                <w:szCs w:val="22"/>
                <w:lang w:val="es-ES"/>
              </w:rPr>
            </w:pPr>
            <w:r w:rsidRPr="6684DCF5">
              <w:rPr>
                <w:rFonts w:ascii="Arial" w:eastAsia="Arial" w:hAnsi="Arial" w:cs="Arial"/>
                <w:color w:val="000000" w:themeColor="text1"/>
                <w:sz w:val="22"/>
                <w:szCs w:val="22"/>
                <w:lang w:val="es-ES"/>
              </w:rPr>
              <w:t xml:space="preserve">Las cuentas médicas y los seguros son complicados. El proceso de las cuentas comienza en el momento en que usted pide una cita o recibe atención médica y continúa hasta que se paga la cuenta. Los distintos planes de seguros tienen </w:t>
            </w:r>
            <w:r w:rsidR="4EB727C6" w:rsidRPr="134039E7">
              <w:rPr>
                <w:rFonts w:ascii="Arial" w:eastAsia="Arial" w:hAnsi="Arial" w:cs="Arial"/>
                <w:color w:val="000000" w:themeColor="text1"/>
                <w:sz w:val="22"/>
                <w:szCs w:val="22"/>
                <w:lang w:val="es-ES"/>
              </w:rPr>
              <w:t>regl</w:t>
            </w:r>
            <w:r w:rsidRPr="134039E7">
              <w:rPr>
                <w:rFonts w:ascii="Arial" w:eastAsia="Arial" w:hAnsi="Arial" w:cs="Arial"/>
                <w:color w:val="000000" w:themeColor="text1"/>
                <w:sz w:val="22"/>
                <w:szCs w:val="22"/>
                <w:lang w:val="es-ES"/>
              </w:rPr>
              <w:t>as</w:t>
            </w:r>
            <w:r w:rsidRPr="6684DCF5">
              <w:rPr>
                <w:rFonts w:ascii="Arial" w:eastAsia="Arial" w:hAnsi="Arial" w:cs="Arial"/>
                <w:color w:val="000000" w:themeColor="text1"/>
                <w:sz w:val="22"/>
                <w:szCs w:val="22"/>
                <w:lang w:val="es-ES"/>
              </w:rPr>
              <w:t xml:space="preserve"> diferentes sobre </w:t>
            </w:r>
            <w:r w:rsidR="1BBFF92D" w:rsidRPr="04A3CBE4">
              <w:rPr>
                <w:rFonts w:ascii="Arial" w:eastAsia="Arial" w:hAnsi="Arial" w:cs="Arial"/>
                <w:color w:val="000000" w:themeColor="text1"/>
                <w:sz w:val="22"/>
                <w:szCs w:val="22"/>
                <w:lang w:val="es-ES"/>
              </w:rPr>
              <w:t>los</w:t>
            </w:r>
            <w:r w:rsidRPr="6684DCF5">
              <w:rPr>
                <w:rFonts w:ascii="Arial" w:eastAsia="Arial" w:hAnsi="Arial" w:cs="Arial"/>
                <w:color w:val="000000" w:themeColor="text1"/>
                <w:sz w:val="22"/>
                <w:szCs w:val="22"/>
                <w:lang w:val="es-ES"/>
              </w:rPr>
              <w:t xml:space="preserve"> servicios </w:t>
            </w:r>
            <w:r w:rsidR="31A9DAB9" w:rsidRPr="18D8BE20">
              <w:rPr>
                <w:rFonts w:ascii="Arial" w:eastAsia="Arial" w:hAnsi="Arial" w:cs="Arial"/>
                <w:color w:val="000000" w:themeColor="text1"/>
                <w:sz w:val="22"/>
                <w:szCs w:val="22"/>
                <w:lang w:val="es-ES"/>
              </w:rPr>
              <w:t>que</w:t>
            </w:r>
            <w:r w:rsidRPr="18D8BE20">
              <w:rPr>
                <w:rFonts w:ascii="Arial" w:eastAsia="Arial" w:hAnsi="Arial" w:cs="Arial"/>
                <w:color w:val="000000" w:themeColor="text1"/>
                <w:sz w:val="22"/>
                <w:szCs w:val="22"/>
                <w:lang w:val="es-ES"/>
              </w:rPr>
              <w:t xml:space="preserve"> </w:t>
            </w:r>
            <w:r w:rsidRPr="6684DCF5">
              <w:rPr>
                <w:rFonts w:ascii="Arial" w:eastAsia="Arial" w:hAnsi="Arial" w:cs="Arial"/>
                <w:color w:val="000000" w:themeColor="text1"/>
                <w:sz w:val="22"/>
                <w:szCs w:val="22"/>
                <w:lang w:val="es-ES"/>
              </w:rPr>
              <w:t xml:space="preserve">cubren, cuánto pagan y en qué condiciones. Todo el proceso es </w:t>
            </w:r>
            <w:r w:rsidRPr="1285FD90">
              <w:rPr>
                <w:rFonts w:ascii="Arial" w:eastAsia="Arial" w:hAnsi="Arial" w:cs="Arial"/>
                <w:color w:val="000000" w:themeColor="text1"/>
                <w:sz w:val="22"/>
                <w:szCs w:val="22"/>
                <w:lang w:val="es-ES"/>
              </w:rPr>
              <w:t>compl</w:t>
            </w:r>
            <w:r w:rsidR="76037894" w:rsidRPr="1285FD90">
              <w:rPr>
                <w:rFonts w:ascii="Arial" w:eastAsia="Arial" w:hAnsi="Arial" w:cs="Arial"/>
                <w:color w:val="000000" w:themeColor="text1"/>
                <w:sz w:val="22"/>
                <w:szCs w:val="22"/>
                <w:lang w:val="es-ES"/>
              </w:rPr>
              <w:t>icado</w:t>
            </w:r>
            <w:r w:rsidRPr="6684DCF5">
              <w:rPr>
                <w:rFonts w:ascii="Arial" w:eastAsia="Arial" w:hAnsi="Arial" w:cs="Arial"/>
                <w:color w:val="000000" w:themeColor="text1"/>
                <w:sz w:val="22"/>
                <w:szCs w:val="22"/>
                <w:lang w:val="es-ES"/>
              </w:rPr>
              <w:t xml:space="preserve"> e </w:t>
            </w:r>
            <w:r w:rsidRPr="6FC4659C">
              <w:rPr>
                <w:rFonts w:ascii="Arial" w:eastAsia="Arial" w:hAnsi="Arial" w:cs="Arial"/>
                <w:color w:val="000000" w:themeColor="text1"/>
                <w:sz w:val="22"/>
                <w:szCs w:val="22"/>
                <w:lang w:val="es-ES"/>
              </w:rPr>
              <w:t>i</w:t>
            </w:r>
            <w:r w:rsidR="3CC1BEB9" w:rsidRPr="6FC4659C">
              <w:rPr>
                <w:rFonts w:ascii="Arial" w:eastAsia="Arial" w:hAnsi="Arial" w:cs="Arial"/>
                <w:color w:val="000000" w:themeColor="text1"/>
                <w:sz w:val="22"/>
                <w:szCs w:val="22"/>
                <w:lang w:val="es-ES"/>
              </w:rPr>
              <w:t>cluye</w:t>
            </w:r>
            <w:r w:rsidRPr="6684DCF5">
              <w:rPr>
                <w:rFonts w:ascii="Arial" w:eastAsia="Arial" w:hAnsi="Arial" w:cs="Arial"/>
                <w:color w:val="000000" w:themeColor="text1"/>
                <w:sz w:val="22"/>
                <w:szCs w:val="22"/>
                <w:lang w:val="es-ES"/>
              </w:rPr>
              <w:t xml:space="preserve"> a muchas personas y departamentos diferentes.  </w:t>
            </w:r>
            <w:r w:rsidR="04337BEF" w:rsidRPr="7C205AFE">
              <w:rPr>
                <w:rFonts w:ascii="Arial" w:eastAsia="Arial" w:hAnsi="Arial" w:cs="Arial"/>
                <w:color w:val="000000" w:themeColor="text1"/>
                <w:sz w:val="22"/>
                <w:szCs w:val="22"/>
                <w:lang w:val="es-ES"/>
              </w:rPr>
              <w:t>Todo esto p</w:t>
            </w:r>
            <w:r w:rsidRPr="7C205AFE">
              <w:rPr>
                <w:rFonts w:ascii="Arial" w:eastAsia="Arial" w:hAnsi="Arial" w:cs="Arial"/>
                <w:color w:val="000000" w:themeColor="text1"/>
                <w:sz w:val="22"/>
                <w:szCs w:val="22"/>
                <w:lang w:val="es-ES"/>
              </w:rPr>
              <w:t>uede</w:t>
            </w:r>
            <w:r w:rsidRPr="6684DCF5">
              <w:rPr>
                <w:rFonts w:ascii="Arial" w:eastAsia="Arial" w:hAnsi="Arial" w:cs="Arial"/>
                <w:color w:val="000000" w:themeColor="text1"/>
                <w:sz w:val="22"/>
                <w:szCs w:val="22"/>
                <w:lang w:val="es-ES"/>
              </w:rPr>
              <w:t xml:space="preserve"> resultar abrumador.  En [Nombre del cliente] queremos ayudarle a entender cómo funciona todo para que pueda recibir la atención que necesita.  Para conocer los aspectos básicos del funcionamiento de </w:t>
            </w:r>
            <w:r w:rsidRPr="38623FE4">
              <w:rPr>
                <w:rFonts w:ascii="Arial" w:eastAsia="Arial" w:hAnsi="Arial" w:cs="Arial"/>
                <w:color w:val="000000" w:themeColor="text1"/>
                <w:sz w:val="22"/>
                <w:szCs w:val="22"/>
                <w:lang w:val="es-ES"/>
              </w:rPr>
              <w:t>la</w:t>
            </w:r>
            <w:r w:rsidR="614B151C" w:rsidRPr="38623FE4">
              <w:rPr>
                <w:rFonts w:ascii="Arial" w:eastAsia="Arial" w:hAnsi="Arial" w:cs="Arial"/>
                <w:color w:val="000000" w:themeColor="text1"/>
                <w:sz w:val="22"/>
                <w:szCs w:val="22"/>
                <w:lang w:val="es-ES"/>
              </w:rPr>
              <w:t>s cuenta</w:t>
            </w:r>
            <w:r w:rsidRPr="6684DCF5">
              <w:rPr>
                <w:rFonts w:ascii="Arial" w:eastAsia="Arial" w:hAnsi="Arial" w:cs="Arial"/>
                <w:color w:val="000000" w:themeColor="text1"/>
                <w:sz w:val="22"/>
                <w:szCs w:val="22"/>
                <w:lang w:val="es-ES"/>
              </w:rPr>
              <w:t xml:space="preserve"> y los seguros, explore los recursos que </w:t>
            </w:r>
            <w:r w:rsidR="176C8055" w:rsidRPr="279E92B3">
              <w:rPr>
                <w:rFonts w:ascii="Arial" w:eastAsia="Arial" w:hAnsi="Arial" w:cs="Arial"/>
                <w:color w:val="000000" w:themeColor="text1"/>
                <w:sz w:val="22"/>
                <w:szCs w:val="22"/>
                <w:lang w:val="es-ES"/>
              </w:rPr>
              <w:t xml:space="preserve">le </w:t>
            </w:r>
            <w:r w:rsidR="176C8055" w:rsidRPr="70895BDA">
              <w:rPr>
                <w:rFonts w:ascii="Arial" w:eastAsia="Arial" w:hAnsi="Arial" w:cs="Arial"/>
                <w:color w:val="000000" w:themeColor="text1"/>
                <w:sz w:val="22"/>
                <w:szCs w:val="22"/>
                <w:lang w:val="es-ES"/>
              </w:rPr>
              <w:t xml:space="preserve">proporcionamos </w:t>
            </w:r>
            <w:r w:rsidRPr="70895BDA">
              <w:rPr>
                <w:rFonts w:ascii="Arial" w:eastAsia="Arial" w:hAnsi="Arial" w:cs="Arial"/>
                <w:color w:val="000000" w:themeColor="text1"/>
                <w:sz w:val="22"/>
                <w:szCs w:val="22"/>
                <w:lang w:val="es-ES"/>
              </w:rPr>
              <w:t>a</w:t>
            </w:r>
            <w:r w:rsidRPr="6684DCF5">
              <w:rPr>
                <w:rFonts w:ascii="Arial" w:eastAsia="Arial" w:hAnsi="Arial" w:cs="Arial"/>
                <w:color w:val="000000" w:themeColor="text1"/>
                <w:sz w:val="22"/>
                <w:szCs w:val="22"/>
                <w:lang w:val="es-ES"/>
              </w:rPr>
              <w:t xml:space="preserve"> continuación.</w:t>
            </w:r>
          </w:p>
          <w:p w14:paraId="28E18984" w14:textId="2EF05632" w:rsidR="00067D09" w:rsidRPr="00330F6F" w:rsidRDefault="00067D09" w:rsidP="00067D09">
            <w:pPr>
              <w:rPr>
                <w:lang w:val="es-US"/>
              </w:rPr>
            </w:pPr>
          </w:p>
        </w:tc>
      </w:tr>
    </w:tbl>
    <w:p w14:paraId="577E94E6" w14:textId="77777777" w:rsidR="00DE2D0A" w:rsidRPr="00330F6F" w:rsidRDefault="00DE2D0A" w:rsidP="00DE2D0A">
      <w:pPr>
        <w:rPr>
          <w:lang w:val="es-US"/>
        </w:rPr>
      </w:pPr>
    </w:p>
    <w:p w14:paraId="1FC27357" w14:textId="1C99442F" w:rsidR="005039D2" w:rsidRDefault="005039D2" w:rsidP="00DE2D0A">
      <w:pPr>
        <w:pStyle w:val="Heading2"/>
        <w:spacing w:before="0" w:after="0"/>
      </w:pPr>
      <w:bookmarkStart w:id="33" w:name="_Toc187047906"/>
      <w:bookmarkStart w:id="34" w:name="_Toc187047957"/>
      <w:bookmarkStart w:id="35" w:name="_Toc187220761"/>
      <w:bookmarkStart w:id="36" w:name="_Toc200962888"/>
      <w:r>
        <w:t>How Billing Works</w:t>
      </w:r>
      <w:bookmarkEnd w:id="33"/>
      <w:bookmarkEnd w:id="34"/>
      <w:bookmarkEnd w:id="35"/>
      <w:r w:rsidR="00067D09">
        <w:t xml:space="preserve"> </w:t>
      </w:r>
      <w:r w:rsidR="00F1185B">
        <w:t>(</w:t>
      </w:r>
      <w:r w:rsidR="00067D09">
        <w:t>Video</w:t>
      </w:r>
      <w:r w:rsidR="00F1185B">
        <w:t>)</w:t>
      </w:r>
      <w:bookmarkEnd w:id="36"/>
    </w:p>
    <w:tbl>
      <w:tblPr>
        <w:tblStyle w:val="TableGrid"/>
        <w:tblW w:w="0" w:type="auto"/>
        <w:tblLook w:val="04A0" w:firstRow="1" w:lastRow="0" w:firstColumn="1" w:lastColumn="0" w:noHBand="0" w:noVBand="1"/>
      </w:tblPr>
      <w:tblGrid>
        <w:gridCol w:w="5395"/>
        <w:gridCol w:w="5395"/>
      </w:tblGrid>
      <w:tr w:rsidR="00067D09" w14:paraId="4362E456" w14:textId="77777777" w:rsidTr="58F249CE">
        <w:tc>
          <w:tcPr>
            <w:tcW w:w="5395" w:type="dxa"/>
          </w:tcPr>
          <w:p w14:paraId="22F25B77" w14:textId="081BE46D" w:rsidR="00067D09" w:rsidRDefault="00067D09" w:rsidP="00067D09">
            <w:r>
              <w:t>English</w:t>
            </w:r>
          </w:p>
        </w:tc>
        <w:tc>
          <w:tcPr>
            <w:tcW w:w="5395" w:type="dxa"/>
          </w:tcPr>
          <w:p w14:paraId="46ABAEEF" w14:textId="4C0CECC5" w:rsidR="00067D09" w:rsidRDefault="00067D09" w:rsidP="00067D09">
            <w:pPr>
              <w:rPr>
                <w:highlight w:val="cyan"/>
              </w:rPr>
            </w:pPr>
            <w:commentRangeStart w:id="37"/>
            <w:r w:rsidRPr="40E7B100">
              <w:rPr>
                <w:highlight w:val="cyan"/>
              </w:rPr>
              <w:t>Spanish</w:t>
            </w:r>
            <w:commentRangeEnd w:id="37"/>
            <w:r>
              <w:rPr>
                <w:rStyle w:val="CommentReference"/>
                <w:sz w:val="24"/>
                <w:szCs w:val="24"/>
                <w:highlight w:val="cyan"/>
              </w:rPr>
              <w:commentReference w:id="37"/>
            </w:r>
          </w:p>
        </w:tc>
      </w:tr>
      <w:tr w:rsidR="00067D09" w14:paraId="2C59C8DC" w14:textId="77777777" w:rsidTr="58F249CE">
        <w:tc>
          <w:tcPr>
            <w:tcW w:w="5395" w:type="dxa"/>
          </w:tcPr>
          <w:p w14:paraId="45719928" w14:textId="77777777" w:rsidR="00067D09" w:rsidRPr="00EE3D0D" w:rsidRDefault="00067D09" w:rsidP="00067D09">
            <w:r>
              <w:rPr>
                <w:b/>
                <w:bCs/>
              </w:rPr>
              <w:t xml:space="preserve">“How Billing Works” Video </w:t>
            </w:r>
          </w:p>
          <w:p w14:paraId="320D753D" w14:textId="77777777" w:rsidR="00067D09" w:rsidRPr="006C24BF" w:rsidRDefault="00067D09" w:rsidP="00067D09">
            <w:r w:rsidRPr="006C24BF">
              <w:t xml:space="preserve">[BEGIN SCRIPT] Billing and insurance </w:t>
            </w:r>
            <w:r>
              <w:t>are</w:t>
            </w:r>
            <w:commentRangeStart w:id="38"/>
            <w:commentRangeStart w:id="39"/>
            <w:r>
              <w:t xml:space="preserve"> </w:t>
            </w:r>
            <w:commentRangeEnd w:id="38"/>
            <w:r>
              <w:rPr>
                <w:rStyle w:val="CommentReference"/>
                <w:sz w:val="24"/>
                <w:szCs w:val="24"/>
              </w:rPr>
              <w:commentReference w:id="38"/>
            </w:r>
            <w:commentRangeEnd w:id="39"/>
            <w:r>
              <w:rPr>
                <w:rStyle w:val="CommentReference"/>
              </w:rPr>
              <w:commentReference w:id="39"/>
            </w:r>
            <w:r>
              <w:t>complicated</w:t>
            </w:r>
            <w:r w:rsidRPr="006C24BF">
              <w:t xml:space="preserve">.  You </w:t>
            </w:r>
            <w:r w:rsidRPr="006C24BF" w:rsidDel="0067459E">
              <w:t xml:space="preserve">might </w:t>
            </w:r>
            <w:r w:rsidRPr="006C24BF">
              <w:t xml:space="preserve">not know that the </w:t>
            </w:r>
            <w:r>
              <w:t xml:space="preserve">billing </w:t>
            </w:r>
            <w:r w:rsidRPr="006C24BF">
              <w:t xml:space="preserve">process starts the moment you </w:t>
            </w:r>
            <w:r>
              <w:t>make</w:t>
            </w:r>
            <w:r w:rsidRPr="006C24BF">
              <w:t xml:space="preserve"> an appointment or receive care and continues until the bill has been paid. </w:t>
            </w:r>
          </w:p>
          <w:p w14:paraId="4957799B" w14:textId="77777777" w:rsidR="00067D09" w:rsidRPr="006C24BF" w:rsidRDefault="00067D09" w:rsidP="00067D09">
            <w:pPr>
              <w:rPr>
                <w:i/>
                <w:iCs/>
              </w:rPr>
            </w:pPr>
          </w:p>
          <w:p w14:paraId="3BE0FDFC" w14:textId="77777777" w:rsidR="00067D09" w:rsidRPr="006C24BF" w:rsidRDefault="00067D09" w:rsidP="00067D09">
            <w:pPr>
              <w:rPr>
                <w:i/>
                <w:iCs/>
              </w:rPr>
            </w:pPr>
            <w:r w:rsidRPr="006C24BF">
              <w:rPr>
                <w:i/>
                <w:iCs/>
              </w:rPr>
              <w:t>[Beginning the Billing Process]</w:t>
            </w:r>
          </w:p>
          <w:p w14:paraId="417C7BBF" w14:textId="77777777" w:rsidR="00067D09" w:rsidRPr="006C24BF" w:rsidRDefault="00067D09" w:rsidP="00067D09">
            <w:r w:rsidRPr="006C24BF">
              <w:t>When you</w:t>
            </w:r>
            <w:r w:rsidRPr="006C24BF" w:rsidDel="007B1789">
              <w:t xml:space="preserve"> </w:t>
            </w:r>
            <w:r w:rsidRPr="006C24BF">
              <w:t xml:space="preserve">make an appointment, the provider - meaning the doctor, hospital, or other medical facility and its staff - </w:t>
            </w:r>
            <w:commentRangeStart w:id="40"/>
            <w:commentRangeStart w:id="41"/>
            <w:commentRangeStart w:id="42"/>
            <w:commentRangeEnd w:id="40"/>
            <w:r w:rsidRPr="006C24BF">
              <w:rPr>
                <w:rStyle w:val="CommentReference"/>
                <w:sz w:val="24"/>
                <w:szCs w:val="24"/>
              </w:rPr>
              <w:commentReference w:id="40"/>
            </w:r>
            <w:commentRangeEnd w:id="41"/>
            <w:r>
              <w:rPr>
                <w:rStyle w:val="CommentReference"/>
              </w:rPr>
              <w:commentReference w:id="41"/>
            </w:r>
            <w:commentRangeEnd w:id="42"/>
            <w:r>
              <w:rPr>
                <w:rStyle w:val="CommentReference"/>
              </w:rPr>
              <w:commentReference w:id="42"/>
            </w:r>
            <w:r w:rsidRPr="006C24BF">
              <w:t xml:space="preserve">gathers information about you and your insurance plan.  They use this information to bill your insurance company.  </w:t>
            </w:r>
          </w:p>
          <w:p w14:paraId="5FA42800" w14:textId="77777777" w:rsidR="00067D09" w:rsidRPr="006C24BF" w:rsidRDefault="00067D09" w:rsidP="00067D09"/>
          <w:p w14:paraId="379F6B22" w14:textId="77777777" w:rsidR="00067D09" w:rsidRPr="006C24BF" w:rsidRDefault="00067D09" w:rsidP="00067D09">
            <w:r w:rsidRPr="006C24BF" w:rsidDel="000B0336">
              <w:t>In some cases</w:t>
            </w:r>
            <w:r w:rsidRPr="006C24BF">
              <w:t>, insurance will only pay for a service</w:t>
            </w:r>
            <w:r w:rsidRPr="006C24BF" w:rsidDel="00911913">
              <w:t xml:space="preserve"> if </w:t>
            </w:r>
            <w:r w:rsidRPr="006C24BF">
              <w:t>the plan approves it first.  This approval is called “authorization</w:t>
            </w:r>
            <w:commentRangeStart w:id="43"/>
            <w:commentRangeStart w:id="44"/>
            <w:commentRangeEnd w:id="43"/>
            <w:r w:rsidRPr="006C24BF">
              <w:rPr>
                <w:rStyle w:val="CommentReference"/>
                <w:sz w:val="24"/>
                <w:szCs w:val="24"/>
              </w:rPr>
              <w:commentReference w:id="43"/>
            </w:r>
            <w:commentRangeEnd w:id="44"/>
            <w:r>
              <w:rPr>
                <w:rStyle w:val="CommentReference"/>
              </w:rPr>
              <w:commentReference w:id="44"/>
            </w:r>
            <w:r w:rsidRPr="006C24BF">
              <w:t>.”  For services that require authorization, you or the provider must contact your insurance directly to get this approval ahead of time</w:t>
            </w:r>
            <w:commentRangeStart w:id="45"/>
            <w:commentRangeStart w:id="46"/>
            <w:commentRangeStart w:id="47"/>
            <w:commentRangeStart w:id="48"/>
            <w:r w:rsidRPr="006C24BF">
              <w:t>.</w:t>
            </w:r>
            <w:commentRangeEnd w:id="45"/>
            <w:r w:rsidRPr="006C24BF">
              <w:rPr>
                <w:rStyle w:val="CommentReference"/>
                <w:sz w:val="24"/>
                <w:szCs w:val="24"/>
              </w:rPr>
              <w:commentReference w:id="45"/>
            </w:r>
            <w:commentRangeEnd w:id="46"/>
            <w:r>
              <w:rPr>
                <w:rStyle w:val="CommentReference"/>
              </w:rPr>
              <w:commentReference w:id="46"/>
            </w:r>
            <w:commentRangeEnd w:id="47"/>
            <w:r>
              <w:rPr>
                <w:rStyle w:val="CommentReference"/>
              </w:rPr>
              <w:commentReference w:id="47"/>
            </w:r>
            <w:commentRangeEnd w:id="48"/>
            <w:r>
              <w:rPr>
                <w:rStyle w:val="CommentReference"/>
              </w:rPr>
              <w:commentReference w:id="48"/>
            </w:r>
            <w:r w:rsidRPr="006C24BF">
              <w:t xml:space="preserve">  </w:t>
            </w:r>
          </w:p>
          <w:p w14:paraId="79DDB6BD" w14:textId="77777777" w:rsidR="00067D09" w:rsidRPr="006C24BF" w:rsidRDefault="00067D09" w:rsidP="00067D09"/>
          <w:p w14:paraId="49B86420" w14:textId="77777777" w:rsidR="00067D09" w:rsidRPr="006C24BF" w:rsidRDefault="00067D09" w:rsidP="00067D09">
            <w:r w:rsidRPr="006C24BF">
              <w:t>As you get treatment, doctors and nurses record the procedures and medication you get along with any supplies used.  Each of these items has a standard charge.  Once all information and charges are collected, the provider makes sure they are correct. This is important because accuracy helps your insurance process the claim.</w:t>
            </w:r>
          </w:p>
          <w:p w14:paraId="41E5F604" w14:textId="77777777" w:rsidR="00067D09" w:rsidRPr="006C24BF" w:rsidRDefault="00067D09" w:rsidP="00067D09"/>
          <w:p w14:paraId="2E1BE1DA" w14:textId="77777777" w:rsidR="00067D09" w:rsidRDefault="00067D09" w:rsidP="00067D09">
            <w:r w:rsidRPr="006C24BF">
              <w:t>Then, the provider sends the claim to your insurance company.</w:t>
            </w:r>
          </w:p>
          <w:p w14:paraId="7EB43F55" w14:textId="77777777" w:rsidR="00067D09" w:rsidRPr="006C24BF" w:rsidRDefault="00067D09" w:rsidP="00067D09"/>
          <w:p w14:paraId="63EEA998" w14:textId="77777777" w:rsidR="00067D09" w:rsidRPr="006C24BF" w:rsidRDefault="00067D09" w:rsidP="00067D09">
            <w:pPr>
              <w:rPr>
                <w:i/>
                <w:iCs/>
              </w:rPr>
            </w:pPr>
            <w:r w:rsidRPr="006C24BF">
              <w:rPr>
                <w:i/>
                <w:iCs/>
              </w:rPr>
              <w:t>[At the Insurance Company]</w:t>
            </w:r>
          </w:p>
          <w:p w14:paraId="55ED2706" w14:textId="77777777" w:rsidR="00067D09" w:rsidRPr="006C24BF" w:rsidRDefault="00067D09" w:rsidP="00067D09">
            <w:r w:rsidRPr="006C24BF">
              <w:t xml:space="preserve">After the insurance company gets the claim, they review it.  Then, they send a payment to the </w:t>
            </w:r>
            <w:r>
              <w:t>provider</w:t>
            </w:r>
            <w:r w:rsidRPr="006C24BF">
              <w:t xml:space="preserve"> for the </w:t>
            </w:r>
            <w:r>
              <w:t>charges</w:t>
            </w:r>
            <w:r w:rsidRPr="006C24BF">
              <w:t xml:space="preserve"> your plan covers.  The insurance company will also send you a statement called an “explanation of benefits,” or EOB.  An EOB shows what insurance paid and what they did not pay based on your plan.  It also shows the amount you are responsible for paying.  An EOB is not a bill.  After your insurance makes a payment to the provider, the provider will send you a separate bill </w:t>
            </w:r>
            <w:r>
              <w:t>any</w:t>
            </w:r>
            <w:r w:rsidRPr="006C24BF">
              <w:t xml:space="preserve"> amount you </w:t>
            </w:r>
            <w:r>
              <w:t>may</w:t>
            </w:r>
            <w:r w:rsidRPr="006C24BF">
              <w:t xml:space="preserve"> </w:t>
            </w:r>
            <w:commentRangeStart w:id="49"/>
            <w:commentRangeStart w:id="50"/>
            <w:commentRangeStart w:id="51"/>
            <w:commentRangeStart w:id="52"/>
            <w:r w:rsidRPr="006C24BF">
              <w:t>owe</w:t>
            </w:r>
            <w:commentRangeEnd w:id="49"/>
            <w:r w:rsidRPr="006C24BF">
              <w:rPr>
                <w:rStyle w:val="CommentReference"/>
                <w:sz w:val="24"/>
                <w:szCs w:val="24"/>
              </w:rPr>
              <w:commentReference w:id="49"/>
            </w:r>
            <w:commentRangeEnd w:id="50"/>
            <w:r>
              <w:rPr>
                <w:rStyle w:val="CommentReference"/>
              </w:rPr>
              <w:commentReference w:id="50"/>
            </w:r>
            <w:commentRangeEnd w:id="51"/>
            <w:r>
              <w:rPr>
                <w:rStyle w:val="CommentReference"/>
              </w:rPr>
              <w:commentReference w:id="51"/>
            </w:r>
            <w:commentRangeEnd w:id="52"/>
            <w:r>
              <w:rPr>
                <w:rStyle w:val="CommentReference"/>
              </w:rPr>
              <w:commentReference w:id="52"/>
            </w:r>
            <w:r w:rsidRPr="006C24BF">
              <w:t>.</w:t>
            </w:r>
          </w:p>
          <w:p w14:paraId="05FF0639" w14:textId="77777777" w:rsidR="00067D09" w:rsidRDefault="00067D09" w:rsidP="00067D09"/>
          <w:p w14:paraId="239E618C" w14:textId="77777777" w:rsidR="00067D09" w:rsidRDefault="00067D09" w:rsidP="00067D09">
            <w:r w:rsidRPr="001B1086">
              <w:t xml:space="preserve">You may receive bills from multiple providers for a single visit. For instance, seeing your primary care doctor and having a lab test done could result in separate bills from both the doctor and the lab. </w:t>
            </w:r>
            <w:r>
              <w:t>After a hospital visit</w:t>
            </w:r>
            <w:r w:rsidRPr="001B1086">
              <w:t>, you might get separate bills from the hospital and the doctor</w:t>
            </w:r>
            <w:r>
              <w:t xml:space="preserve"> who treats you</w:t>
            </w:r>
            <w:r w:rsidRPr="001B1086">
              <w:t xml:space="preserve"> because many doctors are not employed by the hospital and their services are billed separately.</w:t>
            </w:r>
          </w:p>
          <w:p w14:paraId="0E10EB1D" w14:textId="77777777" w:rsidR="00067D09" w:rsidRDefault="00067D09" w:rsidP="00067D09"/>
          <w:p w14:paraId="3A18744D" w14:textId="77777777" w:rsidR="00067D09" w:rsidRDefault="00067D09" w:rsidP="00067D09">
            <w:r>
              <w:t>W</w:t>
            </w:r>
            <w:r w:rsidRPr="00FC4F0E">
              <w:t>hen the balance has been paid, the billing process ends</w:t>
            </w:r>
            <w:r>
              <w:t>.</w:t>
            </w:r>
          </w:p>
          <w:p w14:paraId="573293B9" w14:textId="77777777" w:rsidR="00067D09" w:rsidRPr="006C24BF" w:rsidRDefault="00067D09" w:rsidP="00067D09"/>
          <w:p w14:paraId="4A5A13AC" w14:textId="77777777" w:rsidR="00067D09" w:rsidRPr="006C24BF" w:rsidRDefault="00067D09" w:rsidP="00067D09">
            <w:pPr>
              <w:rPr>
                <w:i/>
                <w:iCs/>
              </w:rPr>
            </w:pPr>
            <w:r w:rsidRPr="006C24BF">
              <w:rPr>
                <w:i/>
                <w:iCs/>
              </w:rPr>
              <w:t>[Getting Help]</w:t>
            </w:r>
          </w:p>
          <w:p w14:paraId="7CB183CC" w14:textId="77777777" w:rsidR="00067D09" w:rsidRPr="006C24BF" w:rsidRDefault="00067D09" w:rsidP="00067D09">
            <w:r w:rsidRPr="006C24BF">
              <w:t xml:space="preserve">We know billing and insurance can be confusing.  But don’t worry – there are many resources available to help you.  You can use the EquityPay portal to view a sample statement, make a payment, get help understanding your bill, or to apply for financial assistance.  To get access to the information unique to you and your account, log in now!  [END SCRIPT]  </w:t>
            </w:r>
          </w:p>
          <w:p w14:paraId="43DE8518" w14:textId="77777777" w:rsidR="00067D09" w:rsidRDefault="00067D09" w:rsidP="00067D09"/>
        </w:tc>
        <w:tc>
          <w:tcPr>
            <w:tcW w:w="5395" w:type="dxa"/>
          </w:tcPr>
          <w:p w14:paraId="38AAED78" w14:textId="5F36F22F" w:rsidR="00067D09" w:rsidRDefault="3A771C4A" w:rsidP="70F5195B">
            <w:pPr>
              <w:rPr>
                <w:b/>
                <w:lang w:val="es-ES"/>
                <w:rPrChange w:id="53" w:author="Victoria Ford" w:date="2025-06-02T12:55:00Z" w16du:dateUtc="2025-06-02T16:55:00Z">
                  <w:rPr>
                    <w:lang w:val="es-ES"/>
                  </w:rPr>
                </w:rPrChange>
              </w:rPr>
            </w:pPr>
            <w:r w:rsidRPr="1093FFE3">
              <w:rPr>
                <w:b/>
                <w:lang w:val="es-ES"/>
                <w:rPrChange w:id="54" w:author="Victoria Ford" w:date="2025-06-02T12:55:00Z" w16du:dateUtc="2025-06-02T16:55:00Z">
                  <w:rPr>
                    <w:lang w:val="es-ES"/>
                  </w:rPr>
                </w:rPrChange>
              </w:rPr>
              <w:t xml:space="preserve">Video </w:t>
            </w:r>
            <w:r w:rsidR="36A87F4F" w:rsidRPr="1093FFE3">
              <w:rPr>
                <w:b/>
                <w:lang w:val="es-ES"/>
                <w:rPrChange w:id="55" w:author="Victoria Ford" w:date="2025-06-02T12:55:00Z" w16du:dateUtc="2025-06-02T16:55:00Z">
                  <w:rPr>
                    <w:lang w:val="es-ES"/>
                  </w:rPr>
                </w:rPrChange>
              </w:rPr>
              <w:t>acerca de</w:t>
            </w:r>
            <w:r w:rsidR="240C622E" w:rsidRPr="1093FFE3">
              <w:rPr>
                <w:b/>
                <w:lang w:val="es-ES"/>
                <w:rPrChange w:id="56" w:author="Victoria Ford" w:date="2025-06-02T12:55:00Z" w16du:dateUtc="2025-06-02T16:55:00Z">
                  <w:rPr>
                    <w:lang w:val="es-ES"/>
                  </w:rPr>
                </w:rPrChange>
              </w:rPr>
              <w:t xml:space="preserve"> </w:t>
            </w:r>
            <w:r w:rsidRPr="1093FFE3">
              <w:rPr>
                <w:rFonts w:hint="eastAsia"/>
                <w:b/>
                <w:lang w:val="es-ES"/>
                <w:rPrChange w:id="57" w:author="Victoria Ford" w:date="2025-06-02T12:55:00Z" w16du:dateUtc="2025-06-02T16:55:00Z">
                  <w:rPr>
                    <w:rFonts w:hint="eastAsia"/>
                    <w:lang w:val="es-ES"/>
                  </w:rPr>
                </w:rPrChange>
              </w:rPr>
              <w:t>“</w:t>
            </w:r>
            <w:r w:rsidR="0981DC51" w:rsidRPr="1093FFE3">
              <w:rPr>
                <w:b/>
                <w:lang w:val="es-ES"/>
                <w:rPrChange w:id="58" w:author="Victoria Ford" w:date="2025-06-02T12:55:00Z" w16du:dateUtc="2025-06-02T16:55:00Z">
                  <w:rPr>
                    <w:lang w:val="es-ES"/>
                  </w:rPr>
                </w:rPrChange>
              </w:rPr>
              <w:t>C</w:t>
            </w:r>
            <w:r w:rsidR="0981DC51" w:rsidRPr="00330F6F">
              <w:rPr>
                <w:rFonts w:ascii="Arial" w:eastAsia="Arial" w:hAnsi="Arial" w:cs="Arial"/>
                <w:b/>
                <w:sz w:val="22"/>
                <w:szCs w:val="22"/>
                <w:lang w:val="es-US"/>
                <w:rPrChange w:id="59" w:author="Victoria Ford" w:date="2025-06-02T12:55:00Z" w16du:dateUtc="2025-06-02T16:55:00Z">
                  <w:rPr>
                    <w:rFonts w:ascii="Arial" w:eastAsia="Arial" w:hAnsi="Arial" w:cs="Arial"/>
                    <w:sz w:val="22"/>
                    <w:szCs w:val="22"/>
                  </w:rPr>
                </w:rPrChange>
              </w:rPr>
              <w:t>ó</w:t>
            </w:r>
            <w:r w:rsidR="0981DC51" w:rsidRPr="1093FFE3">
              <w:rPr>
                <w:b/>
                <w:lang w:val="es-ES"/>
                <w:rPrChange w:id="60" w:author="Victoria Ford" w:date="2025-06-02T12:55:00Z" w16du:dateUtc="2025-06-02T16:55:00Z">
                  <w:rPr>
                    <w:lang w:val="es-ES"/>
                  </w:rPr>
                </w:rPrChange>
              </w:rPr>
              <w:t xml:space="preserve">mo </w:t>
            </w:r>
            <w:r w:rsidR="2FFE9D07" w:rsidRPr="74F3D3BA">
              <w:rPr>
                <w:b/>
                <w:bCs/>
                <w:lang w:val="es-ES"/>
                <w:rPrChange w:id="61" w:author="Victoria Ford" w:date="2025-06-02T12:55:00Z">
                  <w:rPr>
                    <w:lang w:val="es-ES"/>
                  </w:rPr>
                </w:rPrChange>
              </w:rPr>
              <w:t>Funciona</w:t>
            </w:r>
            <w:r w:rsidR="06413E1A" w:rsidRPr="74F3D3BA">
              <w:rPr>
                <w:b/>
                <w:bCs/>
                <w:lang w:val="es-ES"/>
              </w:rPr>
              <w:t>n las</w:t>
            </w:r>
            <w:r w:rsidR="11DBD83A" w:rsidRPr="1093FFE3">
              <w:rPr>
                <w:b/>
                <w:lang w:val="es-ES"/>
                <w:rPrChange w:id="62" w:author="Victoria Ford" w:date="2025-06-02T12:55:00Z" w16du:dateUtc="2025-06-02T16:55:00Z">
                  <w:rPr>
                    <w:lang w:val="es-ES"/>
                  </w:rPr>
                </w:rPrChange>
              </w:rPr>
              <w:t xml:space="preserve"> </w:t>
            </w:r>
            <w:r w:rsidRPr="1093FFE3">
              <w:rPr>
                <w:b/>
                <w:lang w:val="es-ES"/>
                <w:rPrChange w:id="63" w:author="Victoria Ford" w:date="2025-06-02T12:55:00Z" w16du:dateUtc="2025-06-02T16:55:00Z">
                  <w:rPr>
                    <w:lang w:val="es-ES"/>
                  </w:rPr>
                </w:rPrChange>
              </w:rPr>
              <w:t>Cuentas</w:t>
            </w:r>
            <w:r w:rsidRPr="1093FFE3">
              <w:rPr>
                <w:rFonts w:hint="eastAsia"/>
                <w:b/>
                <w:lang w:val="es-ES"/>
                <w:rPrChange w:id="64" w:author="Victoria Ford" w:date="2025-06-02T12:55:00Z" w16du:dateUtc="2025-06-02T16:55:00Z">
                  <w:rPr>
                    <w:rFonts w:hint="eastAsia"/>
                    <w:lang w:val="es-ES"/>
                  </w:rPr>
                </w:rPrChange>
              </w:rPr>
              <w:t>”</w:t>
            </w:r>
          </w:p>
          <w:p w14:paraId="1ED5A608" w14:textId="434FE1E8" w:rsidR="00067D09" w:rsidRDefault="7908A460" w:rsidP="70F5195B">
            <w:pPr>
              <w:rPr>
                <w:lang w:val="es-ES"/>
              </w:rPr>
            </w:pPr>
            <w:r w:rsidRPr="48CFC876">
              <w:rPr>
                <w:lang w:val="es-ES"/>
              </w:rPr>
              <w:t>La</w:t>
            </w:r>
            <w:r w:rsidR="59EC5AAB" w:rsidRPr="48CFC876">
              <w:rPr>
                <w:lang w:val="es-ES"/>
              </w:rPr>
              <w:t xml:space="preserve">s </w:t>
            </w:r>
            <w:r w:rsidR="5E60CA0C" w:rsidRPr="48CFC876">
              <w:rPr>
                <w:lang w:val="es-ES"/>
              </w:rPr>
              <w:t>cuentas</w:t>
            </w:r>
            <w:r w:rsidRPr="7B77345C">
              <w:rPr>
                <w:lang w:val="es-ES"/>
              </w:rPr>
              <w:t xml:space="preserve"> </w:t>
            </w:r>
            <w:r w:rsidR="5D0CC309" w:rsidRPr="3AF1F0AC">
              <w:rPr>
                <w:lang w:val="es-ES"/>
              </w:rPr>
              <w:t xml:space="preserve">y los seguros son complicados.  </w:t>
            </w:r>
            <w:r w:rsidR="3AADB76C" w:rsidRPr="3AF1F0AC">
              <w:rPr>
                <w:lang w:val="es-ES"/>
              </w:rPr>
              <w:t>Tal vez</w:t>
            </w:r>
            <w:r w:rsidR="5D0CC309" w:rsidRPr="3AF1F0AC">
              <w:rPr>
                <w:lang w:val="es-ES"/>
              </w:rPr>
              <w:t xml:space="preserve"> no </w:t>
            </w:r>
            <w:r w:rsidR="6B9E7D5D" w:rsidRPr="3AF1F0AC">
              <w:rPr>
                <w:lang w:val="es-ES"/>
              </w:rPr>
              <w:t xml:space="preserve">está usted informado de que </w:t>
            </w:r>
            <w:r w:rsidR="5D0CC309" w:rsidRPr="3AF1F0AC">
              <w:rPr>
                <w:lang w:val="es-ES"/>
              </w:rPr>
              <w:t xml:space="preserve">el proceso de </w:t>
            </w:r>
            <w:r w:rsidR="2B9704CD" w:rsidRPr="0171D96B">
              <w:rPr>
                <w:lang w:val="es-ES"/>
              </w:rPr>
              <w:t>de</w:t>
            </w:r>
            <w:r w:rsidR="76C9A22A" w:rsidRPr="0171D96B">
              <w:rPr>
                <w:lang w:val="es-ES"/>
              </w:rPr>
              <w:t xml:space="preserve"> </w:t>
            </w:r>
            <w:r w:rsidR="10EB85EE" w:rsidRPr="77472FB7">
              <w:rPr>
                <w:lang w:val="es-ES"/>
              </w:rPr>
              <w:t>las</w:t>
            </w:r>
            <w:r w:rsidR="2B9704CD" w:rsidRPr="1AA0E743">
              <w:rPr>
                <w:lang w:val="es-ES"/>
              </w:rPr>
              <w:t xml:space="preserve"> </w:t>
            </w:r>
            <w:r w:rsidR="5D980147" w:rsidRPr="3AF1F0AC">
              <w:rPr>
                <w:lang w:val="es-ES"/>
              </w:rPr>
              <w:t>cuentas</w:t>
            </w:r>
            <w:r w:rsidR="5D0CC309" w:rsidRPr="3AF1F0AC">
              <w:rPr>
                <w:lang w:val="es-ES"/>
              </w:rPr>
              <w:t xml:space="preserve"> comienza en el momento en que </w:t>
            </w:r>
            <w:r w:rsidR="2E6CADAA" w:rsidRPr="3AF1F0AC">
              <w:rPr>
                <w:lang w:val="es-ES"/>
              </w:rPr>
              <w:t xml:space="preserve">le dan una </w:t>
            </w:r>
            <w:r w:rsidR="5D0CC309" w:rsidRPr="3AF1F0AC">
              <w:rPr>
                <w:lang w:val="es-ES"/>
              </w:rPr>
              <w:t xml:space="preserve">cita o recibe atención </w:t>
            </w:r>
            <w:r w:rsidR="612034D8" w:rsidRPr="3AF1F0AC">
              <w:rPr>
                <w:lang w:val="es-ES"/>
              </w:rPr>
              <w:t>m</w:t>
            </w:r>
            <w:r w:rsidR="612034D8" w:rsidRPr="3AF1F0AC">
              <w:rPr>
                <w:rFonts w:ascii="Arial" w:eastAsia="Arial" w:hAnsi="Arial" w:cs="Arial"/>
                <w:color w:val="000000" w:themeColor="text1"/>
                <w:sz w:val="22"/>
                <w:szCs w:val="22"/>
                <w:lang w:val="es-ES"/>
              </w:rPr>
              <w:t xml:space="preserve">édica </w:t>
            </w:r>
            <w:r w:rsidR="5D0CC309" w:rsidRPr="3AF1F0AC">
              <w:rPr>
                <w:lang w:val="es-ES"/>
              </w:rPr>
              <w:t>y continúa hasta que ha</w:t>
            </w:r>
            <w:r w:rsidR="6F5892C6" w:rsidRPr="3AF1F0AC">
              <w:rPr>
                <w:lang w:val="es-ES"/>
              </w:rPr>
              <w:t>ya</w:t>
            </w:r>
            <w:r w:rsidR="5D0CC309" w:rsidRPr="3AF1F0AC">
              <w:rPr>
                <w:lang w:val="es-ES"/>
              </w:rPr>
              <w:t xml:space="preserve"> pagado </w:t>
            </w:r>
            <w:r w:rsidR="207B16F8" w:rsidRPr="3AF1F0AC">
              <w:rPr>
                <w:lang w:val="es-ES"/>
              </w:rPr>
              <w:t>su</w:t>
            </w:r>
            <w:r w:rsidR="5D0CC309" w:rsidRPr="3AF1F0AC">
              <w:rPr>
                <w:lang w:val="es-ES"/>
              </w:rPr>
              <w:t xml:space="preserve"> </w:t>
            </w:r>
            <w:r w:rsidR="3F79C37F" w:rsidRPr="3AF1F0AC">
              <w:rPr>
                <w:lang w:val="es-ES"/>
              </w:rPr>
              <w:t>cuenta.</w:t>
            </w:r>
          </w:p>
          <w:p w14:paraId="3C61AFA5" w14:textId="600EB4D3" w:rsidR="00067D09" w:rsidRDefault="00067D09" w:rsidP="70F5195B">
            <w:pPr>
              <w:rPr>
                <w:lang w:val="es-ES"/>
              </w:rPr>
            </w:pPr>
          </w:p>
          <w:p w14:paraId="6078E0FB" w14:textId="2A04716A" w:rsidR="00067D09" w:rsidRPr="00330F6F" w:rsidRDefault="55183810" w:rsidP="70F5195B">
            <w:pPr>
              <w:rPr>
                <w:lang w:val="es-US"/>
              </w:rPr>
            </w:pPr>
            <w:r w:rsidRPr="2F8EA7D6">
              <w:rPr>
                <w:lang w:val="es-ES"/>
              </w:rPr>
              <w:t>[</w:t>
            </w:r>
            <w:r w:rsidR="12EC73C8" w:rsidRPr="00330F6F">
              <w:rPr>
                <w:rFonts w:ascii="Aptos" w:eastAsia="Aptos" w:hAnsi="Aptos" w:cs="Arial"/>
                <w:i/>
                <w:lang w:val="es-US"/>
              </w:rPr>
              <w:t>Beginning the Billing Process</w:t>
            </w:r>
            <w:r w:rsidRPr="2F8EA7D6">
              <w:rPr>
                <w:lang w:val="es-ES"/>
              </w:rPr>
              <w:t xml:space="preserve">] </w:t>
            </w:r>
          </w:p>
          <w:p w14:paraId="34DC7C32" w14:textId="2EEC133B" w:rsidR="00067D09" w:rsidRDefault="73B8D856" w:rsidP="70F5195B">
            <w:pPr>
              <w:rPr>
                <w:lang w:val="es-ES"/>
              </w:rPr>
            </w:pPr>
            <w:r w:rsidRPr="70F5195B">
              <w:rPr>
                <w:lang w:val="es-ES"/>
              </w:rPr>
              <w:t xml:space="preserve">Cuando </w:t>
            </w:r>
            <w:r w:rsidR="5CF06F79" w:rsidRPr="70F5195B">
              <w:rPr>
                <w:lang w:val="es-ES"/>
              </w:rPr>
              <w:t xml:space="preserve">usted </w:t>
            </w:r>
            <w:r w:rsidRPr="70F5195B">
              <w:rPr>
                <w:lang w:val="es-ES"/>
              </w:rPr>
              <w:t xml:space="preserve">hace una cita, el proveedor (es decir, el médico, el hospital u otro centro médico y su personal) le piden información sobre usted y su seguro </w:t>
            </w:r>
            <w:r w:rsidR="659ABDF2" w:rsidRPr="70F5195B">
              <w:rPr>
                <w:lang w:val="es-ES"/>
              </w:rPr>
              <w:t>m</w:t>
            </w:r>
            <w:r w:rsidR="659ABDF2" w:rsidRPr="70F5195B">
              <w:rPr>
                <w:rFonts w:ascii="Arial" w:eastAsia="Arial" w:hAnsi="Arial" w:cs="Arial"/>
                <w:color w:val="000000" w:themeColor="text1"/>
                <w:sz w:val="22"/>
                <w:szCs w:val="22"/>
                <w:lang w:val="es-ES"/>
              </w:rPr>
              <w:t>édico. Ellos u</w:t>
            </w:r>
            <w:r w:rsidRPr="70F5195B">
              <w:rPr>
                <w:lang w:val="es-ES"/>
              </w:rPr>
              <w:t xml:space="preserve">tilizan esta información para </w:t>
            </w:r>
            <w:r w:rsidR="55E78F5A" w:rsidRPr="70F5195B">
              <w:rPr>
                <w:lang w:val="es-ES"/>
              </w:rPr>
              <w:t>enviarle la cuenta</w:t>
            </w:r>
            <w:r w:rsidRPr="70F5195B">
              <w:rPr>
                <w:lang w:val="es-ES"/>
              </w:rPr>
              <w:t xml:space="preserve"> a su compañía de seguros.</w:t>
            </w:r>
          </w:p>
          <w:p w14:paraId="083F71E8" w14:textId="7734C5E4" w:rsidR="00067D09" w:rsidRDefault="00067D09" w:rsidP="70F5195B">
            <w:pPr>
              <w:rPr>
                <w:lang w:val="es-ES"/>
              </w:rPr>
            </w:pPr>
          </w:p>
          <w:p w14:paraId="48762FF1" w14:textId="6A401461" w:rsidR="00067D09" w:rsidRDefault="061C038C" w:rsidP="0CE113A4">
            <w:pPr>
              <w:rPr>
                <w:lang w:val="es-ES"/>
              </w:rPr>
            </w:pPr>
            <w:r w:rsidRPr="70F5195B">
              <w:rPr>
                <w:lang w:val="es-ES"/>
              </w:rPr>
              <w:t>En algunos casos, el seguro médico sol</w:t>
            </w:r>
            <w:r w:rsidR="58DC6BE2" w:rsidRPr="70F5195B">
              <w:rPr>
                <w:lang w:val="es-ES"/>
              </w:rPr>
              <w:t>amente</w:t>
            </w:r>
            <w:r w:rsidRPr="70F5195B">
              <w:rPr>
                <w:lang w:val="es-ES"/>
              </w:rPr>
              <w:t xml:space="preserve"> </w:t>
            </w:r>
            <w:r w:rsidR="30BFBFEC" w:rsidRPr="70F5195B">
              <w:rPr>
                <w:lang w:val="es-ES"/>
              </w:rPr>
              <w:t>cubre el pago de</w:t>
            </w:r>
            <w:r w:rsidRPr="70F5195B">
              <w:rPr>
                <w:lang w:val="es-ES"/>
              </w:rPr>
              <w:t xml:space="preserve"> un servicio si el plan lo </w:t>
            </w:r>
            <w:r w:rsidR="398894F2" w:rsidRPr="0088DF64">
              <w:rPr>
                <w:lang w:val="es-ES"/>
              </w:rPr>
              <w:t>a</w:t>
            </w:r>
            <w:r w:rsidR="76A293E9" w:rsidRPr="0088DF64">
              <w:rPr>
                <w:lang w:val="es-ES"/>
              </w:rPr>
              <w:t>utoriza</w:t>
            </w:r>
            <w:r w:rsidRPr="70F5195B">
              <w:rPr>
                <w:lang w:val="es-ES"/>
              </w:rPr>
              <w:t xml:space="preserve"> primero.  </w:t>
            </w:r>
            <w:r w:rsidR="2A1BDF47" w:rsidRPr="70F5195B">
              <w:rPr>
                <w:lang w:val="es-ES"/>
              </w:rPr>
              <w:t>A e</w:t>
            </w:r>
            <w:r w:rsidRPr="70F5195B">
              <w:rPr>
                <w:lang w:val="es-ES"/>
              </w:rPr>
              <w:t xml:space="preserve">sta aprobación se </w:t>
            </w:r>
            <w:r w:rsidR="36396163" w:rsidRPr="730916FE">
              <w:rPr>
                <w:lang w:val="es-ES"/>
              </w:rPr>
              <w:t>le</w:t>
            </w:r>
            <w:r w:rsidRPr="730916FE">
              <w:rPr>
                <w:lang w:val="es-ES"/>
              </w:rPr>
              <w:t xml:space="preserve"> </w:t>
            </w:r>
            <w:r w:rsidRPr="70F5195B">
              <w:rPr>
                <w:lang w:val="es-ES"/>
              </w:rPr>
              <w:t>llama «autorización».  Para los servicios que requieren autorización, usted o el proveedor deben ponerse en contacto directamente con su seguro</w:t>
            </w:r>
            <w:r w:rsidR="73E88800" w:rsidRPr="70F5195B">
              <w:rPr>
                <w:lang w:val="es-ES"/>
              </w:rPr>
              <w:t xml:space="preserve"> médico</w:t>
            </w:r>
            <w:r w:rsidRPr="70F5195B">
              <w:rPr>
                <w:lang w:val="es-ES"/>
              </w:rPr>
              <w:t xml:space="preserve"> para </w:t>
            </w:r>
            <w:r w:rsidR="58D6A9AA" w:rsidRPr="70F5195B">
              <w:rPr>
                <w:lang w:val="es-ES"/>
              </w:rPr>
              <w:t xml:space="preserve">poder </w:t>
            </w:r>
            <w:r w:rsidRPr="70F5195B">
              <w:rPr>
                <w:lang w:val="es-ES"/>
              </w:rPr>
              <w:t>obtener esta aprobación por adelantado.</w:t>
            </w:r>
          </w:p>
          <w:p w14:paraId="3F3987DC" w14:textId="68036EB7" w:rsidR="00067D09" w:rsidRDefault="00067D09" w:rsidP="1C2DA94C">
            <w:pPr>
              <w:rPr>
                <w:lang w:val="es-ES"/>
              </w:rPr>
            </w:pPr>
          </w:p>
          <w:p w14:paraId="2CDF91F5" w14:textId="57F20B38" w:rsidR="00067D09" w:rsidRDefault="1B96BEF1" w:rsidP="2C8FE4F3">
            <w:pPr>
              <w:rPr>
                <w:rFonts w:ascii="Arial" w:eastAsia="Arial" w:hAnsi="Arial" w:cs="Arial"/>
                <w:color w:val="000000" w:themeColor="text1"/>
                <w:sz w:val="22"/>
                <w:szCs w:val="22"/>
                <w:lang w:val="es-ES"/>
              </w:rPr>
            </w:pPr>
            <w:r w:rsidRPr="2C8FE4F3">
              <w:rPr>
                <w:rFonts w:ascii="Arial" w:eastAsia="Arial" w:hAnsi="Arial" w:cs="Arial"/>
                <w:color w:val="000000" w:themeColor="text1"/>
                <w:sz w:val="22"/>
                <w:szCs w:val="22"/>
                <w:lang w:val="es-ES"/>
              </w:rPr>
              <w:t xml:space="preserve">A medida que recibe </w:t>
            </w:r>
            <w:r w:rsidRPr="074FCBC9">
              <w:rPr>
                <w:rFonts w:ascii="Arial" w:eastAsia="Arial" w:hAnsi="Arial" w:cs="Arial"/>
                <w:color w:val="000000" w:themeColor="text1"/>
                <w:sz w:val="22"/>
                <w:szCs w:val="22"/>
                <w:lang w:val="es-ES"/>
              </w:rPr>
              <w:t>tratami</w:t>
            </w:r>
            <w:r w:rsidR="54EDA41B" w:rsidRPr="074FCBC9">
              <w:rPr>
                <w:rFonts w:ascii="Arial" w:eastAsia="Arial" w:hAnsi="Arial" w:cs="Arial"/>
                <w:color w:val="000000" w:themeColor="text1"/>
                <w:sz w:val="22"/>
                <w:szCs w:val="22"/>
                <w:lang w:val="es-ES"/>
              </w:rPr>
              <w:t>e</w:t>
            </w:r>
            <w:r w:rsidRPr="074FCBC9">
              <w:rPr>
                <w:rFonts w:ascii="Arial" w:eastAsia="Arial" w:hAnsi="Arial" w:cs="Arial"/>
                <w:color w:val="000000" w:themeColor="text1"/>
                <w:sz w:val="22"/>
                <w:szCs w:val="22"/>
                <w:lang w:val="es-ES"/>
              </w:rPr>
              <w:t>nto</w:t>
            </w:r>
            <w:r w:rsidRPr="2C8FE4F3">
              <w:rPr>
                <w:rFonts w:ascii="Arial" w:eastAsia="Arial" w:hAnsi="Arial" w:cs="Arial"/>
                <w:color w:val="000000" w:themeColor="text1"/>
                <w:sz w:val="22"/>
                <w:szCs w:val="22"/>
                <w:lang w:val="es-ES"/>
              </w:rPr>
              <w:t xml:space="preserve">, los médicos y enfermeras(os) registran los procedimientos y los medicamentos que recibe, así como el equipo utilizado. Cada uno de estos elementos tiene un costo estándar. Una vez </w:t>
            </w:r>
            <w:r w:rsidRPr="54697A91">
              <w:rPr>
                <w:rFonts w:ascii="Arial" w:eastAsia="Arial" w:hAnsi="Arial" w:cs="Arial"/>
                <w:color w:val="000000" w:themeColor="text1"/>
                <w:sz w:val="22"/>
                <w:szCs w:val="22"/>
                <w:lang w:val="es-ES"/>
              </w:rPr>
              <w:t>reco</w:t>
            </w:r>
            <w:r w:rsidR="405A2B1C" w:rsidRPr="54697A91">
              <w:rPr>
                <w:rFonts w:ascii="Arial" w:eastAsia="Arial" w:hAnsi="Arial" w:cs="Arial"/>
                <w:color w:val="000000" w:themeColor="text1"/>
                <w:sz w:val="22"/>
                <w:szCs w:val="22"/>
                <w:lang w:val="es-ES"/>
              </w:rPr>
              <w:t>lectad</w:t>
            </w:r>
            <w:r w:rsidRPr="54697A91">
              <w:rPr>
                <w:rFonts w:ascii="Arial" w:eastAsia="Arial" w:hAnsi="Arial" w:cs="Arial"/>
                <w:color w:val="000000" w:themeColor="text1"/>
                <w:sz w:val="22"/>
                <w:szCs w:val="22"/>
                <w:lang w:val="es-ES"/>
              </w:rPr>
              <w:t>a</w:t>
            </w:r>
            <w:r w:rsidRPr="2C8FE4F3">
              <w:rPr>
                <w:rFonts w:ascii="Arial" w:eastAsia="Arial" w:hAnsi="Arial" w:cs="Arial"/>
                <w:color w:val="000000" w:themeColor="text1"/>
                <w:sz w:val="22"/>
                <w:szCs w:val="22"/>
                <w:lang w:val="es-ES"/>
              </w:rPr>
              <w:t xml:space="preserve"> toda la información y los costos, el proveedor se asegura de que sean correctos. Esto es importante porque la exactitud ayuda a su seguro a procesar el reclamo.</w:t>
            </w:r>
          </w:p>
          <w:p w14:paraId="7C670684" w14:textId="77C7D892" w:rsidR="00067D09" w:rsidRPr="00330F6F" w:rsidRDefault="00067D09" w:rsidP="00067D09">
            <w:pPr>
              <w:rPr>
                <w:lang w:val="es-US"/>
              </w:rPr>
            </w:pPr>
          </w:p>
          <w:p w14:paraId="4D5825E6" w14:textId="14422133" w:rsidR="00067D09" w:rsidRDefault="67B36E6F" w:rsidP="2C8FE4F3">
            <w:pPr>
              <w:rPr>
                <w:rFonts w:ascii="Arial" w:eastAsia="Arial" w:hAnsi="Arial" w:cs="Arial"/>
                <w:color w:val="000000" w:themeColor="text1"/>
                <w:sz w:val="22"/>
                <w:szCs w:val="22"/>
                <w:lang w:val="es-ES"/>
              </w:rPr>
            </w:pPr>
            <w:r w:rsidRPr="2350E94D">
              <w:rPr>
                <w:rFonts w:ascii="Arial" w:eastAsia="Arial" w:hAnsi="Arial" w:cs="Arial"/>
                <w:color w:val="000000" w:themeColor="text1"/>
                <w:sz w:val="22"/>
                <w:szCs w:val="22"/>
                <w:lang w:val="es-ES"/>
              </w:rPr>
              <w:t xml:space="preserve">Después de </w:t>
            </w:r>
            <w:r w:rsidRPr="2E1A8004">
              <w:rPr>
                <w:rFonts w:ascii="Arial" w:eastAsia="Arial" w:hAnsi="Arial" w:cs="Arial"/>
                <w:color w:val="000000" w:themeColor="text1"/>
                <w:sz w:val="22"/>
                <w:szCs w:val="22"/>
                <w:lang w:val="es-ES"/>
              </w:rPr>
              <w:t>esto</w:t>
            </w:r>
            <w:r w:rsidR="1B96BEF1" w:rsidRPr="2C8FE4F3">
              <w:rPr>
                <w:rFonts w:ascii="Arial" w:eastAsia="Arial" w:hAnsi="Arial" w:cs="Arial"/>
                <w:color w:val="000000" w:themeColor="text1"/>
                <w:sz w:val="22"/>
                <w:szCs w:val="22"/>
                <w:lang w:val="es-ES"/>
              </w:rPr>
              <w:t xml:space="preserve">, el proveedor envía </w:t>
            </w:r>
            <w:r w:rsidR="0D08DBEC" w:rsidRPr="76EF6BFB">
              <w:rPr>
                <w:rFonts w:ascii="Arial" w:eastAsia="Arial" w:hAnsi="Arial" w:cs="Arial"/>
                <w:color w:val="000000" w:themeColor="text1"/>
                <w:sz w:val="22"/>
                <w:szCs w:val="22"/>
                <w:lang w:val="es-ES"/>
              </w:rPr>
              <w:t>el</w:t>
            </w:r>
            <w:r w:rsidR="1B96BEF1" w:rsidRPr="2C8FE4F3">
              <w:rPr>
                <w:rFonts w:ascii="Arial" w:eastAsia="Arial" w:hAnsi="Arial" w:cs="Arial"/>
                <w:color w:val="000000" w:themeColor="text1"/>
                <w:sz w:val="22"/>
                <w:szCs w:val="22"/>
                <w:lang w:val="es-ES"/>
              </w:rPr>
              <w:t xml:space="preserve"> reclamo a su compañía de seguros. </w:t>
            </w:r>
          </w:p>
          <w:p w14:paraId="676924C5" w14:textId="40D55BA2" w:rsidR="00067D09" w:rsidRDefault="00067D09" w:rsidP="33B736C1">
            <w:pPr>
              <w:rPr>
                <w:rFonts w:ascii="Arial" w:eastAsia="Arial" w:hAnsi="Arial" w:cs="Arial"/>
                <w:color w:val="000000" w:themeColor="text1"/>
                <w:sz w:val="22"/>
                <w:szCs w:val="22"/>
                <w:lang w:val="es-ES"/>
              </w:rPr>
            </w:pPr>
          </w:p>
          <w:p w14:paraId="47A9D24A" w14:textId="50D8C192" w:rsidR="00067D09" w:rsidRPr="00330F6F" w:rsidRDefault="6C97F088" w:rsidP="33B736C1">
            <w:pPr>
              <w:rPr>
                <w:i/>
                <w:lang w:val="es-US"/>
              </w:rPr>
            </w:pPr>
            <w:r w:rsidRPr="00330F6F">
              <w:rPr>
                <w:i/>
                <w:lang w:val="es-US"/>
              </w:rPr>
              <w:t>[At the Insurance Company]</w:t>
            </w:r>
          </w:p>
          <w:p w14:paraId="389D6A3A" w14:textId="206D72AA" w:rsidR="00067D09" w:rsidRDefault="4E5C7DF1" w:rsidP="3534D30D">
            <w:pPr>
              <w:rPr>
                <w:rFonts w:ascii="Arial" w:eastAsia="Arial" w:hAnsi="Arial" w:cs="Arial"/>
                <w:color w:val="000000" w:themeColor="text1"/>
                <w:sz w:val="22"/>
                <w:szCs w:val="22"/>
                <w:lang w:val="es-ES"/>
              </w:rPr>
            </w:pPr>
            <w:r w:rsidRPr="58F249CE">
              <w:rPr>
                <w:rFonts w:ascii="Arial" w:eastAsia="Arial" w:hAnsi="Arial" w:cs="Arial"/>
                <w:color w:val="000000" w:themeColor="text1"/>
                <w:sz w:val="22"/>
                <w:szCs w:val="22"/>
                <w:lang w:val="es-ES"/>
              </w:rPr>
              <w:t xml:space="preserve">Cuando la aseguradora recibe el reclamo, lo revisa y después envía un pago al proveedor por los </w:t>
            </w:r>
            <w:r w:rsidR="003B6B1E" w:rsidRPr="58F249CE">
              <w:rPr>
                <w:rFonts w:ascii="Arial" w:eastAsia="Arial" w:hAnsi="Arial" w:cs="Arial"/>
                <w:color w:val="000000" w:themeColor="text1"/>
                <w:sz w:val="22"/>
                <w:szCs w:val="22"/>
                <w:lang w:val="es-ES"/>
              </w:rPr>
              <w:t>carg</w:t>
            </w:r>
            <w:r w:rsidRPr="58F249CE">
              <w:rPr>
                <w:rFonts w:ascii="Arial" w:eastAsia="Arial" w:hAnsi="Arial" w:cs="Arial"/>
                <w:color w:val="000000" w:themeColor="text1"/>
                <w:sz w:val="22"/>
                <w:szCs w:val="22"/>
                <w:lang w:val="es-ES"/>
              </w:rPr>
              <w:t xml:space="preserve">os que le cubre su plan.  La compañía de seguros también le enviará </w:t>
            </w:r>
            <w:r w:rsidR="769BF81A" w:rsidRPr="58F249CE">
              <w:rPr>
                <w:rFonts w:ascii="Arial" w:eastAsia="Arial" w:hAnsi="Arial" w:cs="Arial"/>
                <w:color w:val="000000" w:themeColor="text1"/>
                <w:sz w:val="22"/>
                <w:szCs w:val="22"/>
                <w:lang w:val="es-ES"/>
              </w:rPr>
              <w:t>a usted</w:t>
            </w:r>
            <w:r w:rsidRPr="58F249CE">
              <w:rPr>
                <w:rFonts w:ascii="Arial" w:eastAsia="Arial" w:hAnsi="Arial" w:cs="Arial"/>
                <w:color w:val="000000" w:themeColor="text1"/>
                <w:sz w:val="22"/>
                <w:szCs w:val="22"/>
                <w:lang w:val="es-ES"/>
              </w:rPr>
              <w:t xml:space="preserve"> un documento llamado </w:t>
            </w:r>
            <w:r w:rsidR="53B376CB" w:rsidRPr="58F249CE">
              <w:rPr>
                <w:rFonts w:ascii="Arial" w:eastAsia="Arial" w:hAnsi="Arial" w:cs="Arial"/>
                <w:color w:val="000000" w:themeColor="text1"/>
                <w:sz w:val="22"/>
                <w:szCs w:val="22"/>
                <w:lang w:val="es-ES"/>
              </w:rPr>
              <w:t>“</w:t>
            </w:r>
            <w:r w:rsidRPr="58F249CE">
              <w:rPr>
                <w:rFonts w:ascii="Arial" w:eastAsia="Arial" w:hAnsi="Arial" w:cs="Arial"/>
                <w:color w:val="000000" w:themeColor="text1"/>
                <w:sz w:val="22"/>
                <w:szCs w:val="22"/>
                <w:lang w:val="es-ES"/>
              </w:rPr>
              <w:t>explicación de beneficios</w:t>
            </w:r>
            <w:r w:rsidR="43889691" w:rsidRPr="58F249CE">
              <w:rPr>
                <w:rFonts w:ascii="Arial" w:eastAsia="Arial" w:hAnsi="Arial" w:cs="Arial"/>
                <w:color w:val="000000" w:themeColor="text1"/>
                <w:sz w:val="22"/>
                <w:szCs w:val="22"/>
                <w:lang w:val="es-ES"/>
              </w:rPr>
              <w:t>”</w:t>
            </w:r>
            <w:r w:rsidRPr="58F249CE">
              <w:rPr>
                <w:rFonts w:ascii="Arial" w:eastAsia="Arial" w:hAnsi="Arial" w:cs="Arial"/>
                <w:color w:val="000000" w:themeColor="text1"/>
                <w:sz w:val="22"/>
                <w:szCs w:val="22"/>
                <w:lang w:val="es-ES"/>
              </w:rPr>
              <w:t xml:space="preserve"> (EOB - por sus siglas en inglés).  Un EOB</w:t>
            </w:r>
            <w:r w:rsidR="0A39376E" w:rsidRPr="58F249CE">
              <w:rPr>
                <w:rFonts w:ascii="Arial" w:eastAsia="Arial" w:hAnsi="Arial" w:cs="Arial"/>
                <w:color w:val="000000" w:themeColor="text1"/>
                <w:sz w:val="22"/>
                <w:szCs w:val="22"/>
                <w:lang w:val="es-ES"/>
              </w:rPr>
              <w:t xml:space="preserve"> le</w:t>
            </w:r>
            <w:r w:rsidRPr="58F249CE">
              <w:rPr>
                <w:rFonts w:ascii="Arial" w:eastAsia="Arial" w:hAnsi="Arial" w:cs="Arial"/>
                <w:color w:val="000000" w:themeColor="text1"/>
                <w:sz w:val="22"/>
                <w:szCs w:val="22"/>
                <w:lang w:val="es-ES"/>
              </w:rPr>
              <w:t xml:space="preserve"> muestra lo que el seguro pagó y lo que no pagó de acuerdo a su plan.  También indica la cantidad que usted debe pagar. Un EOB no es una cuenta. Después de que su seguro haga un pago al proveedor, </w:t>
            </w:r>
            <w:r w:rsidR="23D87540" w:rsidRPr="58F249CE">
              <w:rPr>
                <w:rFonts w:ascii="Arial" w:eastAsia="Arial" w:hAnsi="Arial" w:cs="Arial"/>
                <w:color w:val="000000" w:themeColor="text1"/>
                <w:sz w:val="22"/>
                <w:szCs w:val="22"/>
                <w:lang w:val="es-ES"/>
              </w:rPr>
              <w:t xml:space="preserve">entonces </w:t>
            </w:r>
            <w:r w:rsidRPr="58F249CE">
              <w:rPr>
                <w:rFonts w:ascii="Arial" w:eastAsia="Arial" w:hAnsi="Arial" w:cs="Arial"/>
                <w:color w:val="000000" w:themeColor="text1"/>
                <w:sz w:val="22"/>
                <w:szCs w:val="22"/>
                <w:lang w:val="es-ES"/>
              </w:rPr>
              <w:t xml:space="preserve">éste le enviará </w:t>
            </w:r>
            <w:r w:rsidR="5906CB95" w:rsidRPr="58F249CE">
              <w:rPr>
                <w:rFonts w:ascii="Arial" w:eastAsia="Arial" w:hAnsi="Arial" w:cs="Arial"/>
                <w:color w:val="000000" w:themeColor="text1"/>
                <w:sz w:val="22"/>
                <w:szCs w:val="22"/>
                <w:lang w:val="es-ES"/>
              </w:rPr>
              <w:t>l</w:t>
            </w:r>
            <w:r w:rsidRPr="58F249CE">
              <w:rPr>
                <w:rFonts w:ascii="Arial" w:eastAsia="Arial" w:hAnsi="Arial" w:cs="Arial"/>
                <w:color w:val="000000" w:themeColor="text1"/>
                <w:sz w:val="22"/>
                <w:szCs w:val="22"/>
                <w:lang w:val="es-ES"/>
              </w:rPr>
              <w:t xml:space="preserve">a cuenta por separado </w:t>
            </w:r>
            <w:r w:rsidR="067D17E6" w:rsidRPr="58F249CE">
              <w:rPr>
                <w:rFonts w:ascii="Arial" w:eastAsia="Arial" w:hAnsi="Arial" w:cs="Arial"/>
                <w:color w:val="000000" w:themeColor="text1"/>
                <w:sz w:val="22"/>
                <w:szCs w:val="22"/>
                <w:lang w:val="es-ES"/>
              </w:rPr>
              <w:t>con</w:t>
            </w:r>
            <w:r w:rsidRPr="58F249CE">
              <w:rPr>
                <w:rFonts w:ascii="Arial" w:eastAsia="Arial" w:hAnsi="Arial" w:cs="Arial"/>
                <w:color w:val="000000" w:themeColor="text1"/>
                <w:sz w:val="22"/>
                <w:szCs w:val="22"/>
                <w:lang w:val="es-ES"/>
              </w:rPr>
              <w:t xml:space="preserve"> </w:t>
            </w:r>
            <w:r w:rsidR="2A81F91A" w:rsidRPr="58F249CE">
              <w:rPr>
                <w:rFonts w:ascii="Arial" w:eastAsia="Arial" w:hAnsi="Arial" w:cs="Arial"/>
                <w:color w:val="000000" w:themeColor="text1"/>
                <w:sz w:val="22"/>
                <w:szCs w:val="22"/>
                <w:lang w:val="es-ES"/>
              </w:rPr>
              <w:t xml:space="preserve">la </w:t>
            </w:r>
            <w:r w:rsidRPr="58F249CE">
              <w:rPr>
                <w:rFonts w:ascii="Arial" w:eastAsia="Arial" w:hAnsi="Arial" w:cs="Arial"/>
                <w:color w:val="000000" w:themeColor="text1"/>
                <w:sz w:val="22"/>
                <w:szCs w:val="22"/>
                <w:lang w:val="es-ES"/>
              </w:rPr>
              <w:t>cantidad que usted pued</w:t>
            </w:r>
            <w:r w:rsidR="37CB1690" w:rsidRPr="58F249CE">
              <w:rPr>
                <w:rFonts w:ascii="Arial" w:eastAsia="Arial" w:hAnsi="Arial" w:cs="Arial"/>
                <w:color w:val="000000" w:themeColor="text1"/>
                <w:sz w:val="22"/>
                <w:szCs w:val="22"/>
                <w:lang w:val="es-ES"/>
              </w:rPr>
              <w:t>a</w:t>
            </w:r>
            <w:r w:rsidRPr="58F249CE">
              <w:rPr>
                <w:rFonts w:ascii="Arial" w:eastAsia="Arial" w:hAnsi="Arial" w:cs="Arial"/>
                <w:color w:val="000000" w:themeColor="text1"/>
                <w:sz w:val="22"/>
                <w:szCs w:val="22"/>
                <w:lang w:val="es-ES"/>
              </w:rPr>
              <w:t xml:space="preserve"> deber.</w:t>
            </w:r>
          </w:p>
          <w:p w14:paraId="39E96C04" w14:textId="39038690" w:rsidR="00067D09" w:rsidRPr="00330F6F" w:rsidRDefault="00067D09" w:rsidP="00067D09">
            <w:pPr>
              <w:rPr>
                <w:lang w:val="es-US"/>
              </w:rPr>
            </w:pPr>
          </w:p>
          <w:p w14:paraId="66FCD6F6" w14:textId="3AB87F91" w:rsidR="00067D09" w:rsidRDefault="6B68DAE9" w:rsidP="00067D09">
            <w:pPr>
              <w:rPr>
                <w:rFonts w:ascii="Arial" w:eastAsia="Arial" w:hAnsi="Arial" w:cs="Arial"/>
                <w:color w:val="000000" w:themeColor="text1"/>
                <w:sz w:val="22"/>
                <w:szCs w:val="22"/>
                <w:lang w:val="es-ES"/>
              </w:rPr>
            </w:pPr>
            <w:r w:rsidRPr="3534D30D">
              <w:rPr>
                <w:rFonts w:ascii="Arial" w:eastAsia="Arial" w:hAnsi="Arial" w:cs="Arial"/>
                <w:color w:val="000000" w:themeColor="text1"/>
                <w:sz w:val="22"/>
                <w:szCs w:val="22"/>
                <w:lang w:val="es-ES"/>
              </w:rPr>
              <w:t xml:space="preserve">Es posible que reciba cuentas de varios proveedores </w:t>
            </w:r>
            <w:r w:rsidR="5F7537A2" w:rsidRPr="28281880">
              <w:rPr>
                <w:rFonts w:ascii="Arial" w:eastAsia="Arial" w:hAnsi="Arial" w:cs="Arial"/>
                <w:color w:val="000000" w:themeColor="text1"/>
                <w:sz w:val="22"/>
                <w:szCs w:val="22"/>
                <w:lang w:val="es-ES"/>
              </w:rPr>
              <w:t>de</w:t>
            </w:r>
            <w:r w:rsidRPr="3534D30D">
              <w:rPr>
                <w:rFonts w:ascii="Arial" w:eastAsia="Arial" w:hAnsi="Arial" w:cs="Arial"/>
                <w:color w:val="000000" w:themeColor="text1"/>
                <w:sz w:val="22"/>
                <w:szCs w:val="22"/>
                <w:lang w:val="es-ES"/>
              </w:rPr>
              <w:t xml:space="preserve"> una misma visita. Por ejemplo, si acude a su médico de cabecera y se hace una prueba de laboratorio, podría recibir facturas separadas del médico y del laboratorio. Después de una visita al hospital, es posible que reciba cuentas separadas del hospital y del médico que </w:t>
            </w:r>
            <w:r w:rsidR="45B96A41" w:rsidRPr="6F94227E">
              <w:rPr>
                <w:rFonts w:ascii="Arial" w:eastAsia="Arial" w:hAnsi="Arial" w:cs="Arial"/>
                <w:color w:val="000000" w:themeColor="text1"/>
                <w:sz w:val="22"/>
                <w:szCs w:val="22"/>
                <w:lang w:val="es-ES"/>
              </w:rPr>
              <w:t xml:space="preserve">lo </w:t>
            </w:r>
            <w:r w:rsidR="45B96A41" w:rsidRPr="519961CA">
              <w:rPr>
                <w:rFonts w:ascii="Arial" w:eastAsia="Arial" w:hAnsi="Arial" w:cs="Arial"/>
                <w:color w:val="000000" w:themeColor="text1"/>
                <w:sz w:val="22"/>
                <w:szCs w:val="22"/>
                <w:lang w:val="es-ES"/>
              </w:rPr>
              <w:t>atienda</w:t>
            </w:r>
            <w:r w:rsidRPr="6F94227E">
              <w:rPr>
                <w:rFonts w:ascii="Arial" w:eastAsia="Arial" w:hAnsi="Arial" w:cs="Arial"/>
                <w:color w:val="000000" w:themeColor="text1"/>
                <w:sz w:val="22"/>
                <w:szCs w:val="22"/>
                <w:lang w:val="es-ES"/>
              </w:rPr>
              <w:t xml:space="preserve"> </w:t>
            </w:r>
            <w:r w:rsidRPr="3534D30D">
              <w:rPr>
                <w:rFonts w:ascii="Arial" w:eastAsia="Arial" w:hAnsi="Arial" w:cs="Arial"/>
                <w:color w:val="000000" w:themeColor="text1"/>
                <w:sz w:val="22"/>
                <w:szCs w:val="22"/>
                <w:lang w:val="es-ES"/>
              </w:rPr>
              <w:t xml:space="preserve">porque muchos médicos no están empleados por el hospital y sus servicios se cobran por separado. </w:t>
            </w:r>
          </w:p>
          <w:p w14:paraId="320836EF" w14:textId="171C17F4" w:rsidR="00067D09" w:rsidRPr="00330F6F" w:rsidRDefault="6B68DAE9" w:rsidP="00067D09">
            <w:pPr>
              <w:rPr>
                <w:lang w:val="es-US"/>
              </w:rPr>
            </w:pPr>
            <w:r w:rsidRPr="3534D30D">
              <w:rPr>
                <w:rFonts w:ascii="Arial" w:eastAsia="Arial" w:hAnsi="Arial" w:cs="Arial"/>
                <w:color w:val="000000" w:themeColor="text1"/>
                <w:sz w:val="22"/>
                <w:szCs w:val="22"/>
                <w:lang w:val="es-ES"/>
              </w:rPr>
              <w:t xml:space="preserve"> </w:t>
            </w:r>
          </w:p>
          <w:p w14:paraId="0C000BD5" w14:textId="1152B0FA" w:rsidR="00067D09" w:rsidRPr="00330F6F" w:rsidRDefault="6B68DAE9" w:rsidP="3534D30D">
            <w:pPr>
              <w:rPr>
                <w:lang w:val="es-US"/>
              </w:rPr>
            </w:pPr>
            <w:r w:rsidRPr="3534D30D">
              <w:rPr>
                <w:rFonts w:ascii="Arial" w:eastAsia="Arial" w:hAnsi="Arial" w:cs="Arial"/>
                <w:color w:val="000000" w:themeColor="text1"/>
                <w:sz w:val="22"/>
                <w:szCs w:val="22"/>
                <w:lang w:val="es-ES"/>
              </w:rPr>
              <w:t xml:space="preserve">Cuando se ha pagado el saldo, se finaliza el proceso de la cuenta. </w:t>
            </w:r>
          </w:p>
          <w:p w14:paraId="72DCD1D7" w14:textId="4288C6E4" w:rsidR="00067D09" w:rsidRPr="00330F6F" w:rsidRDefault="00067D09" w:rsidP="00067D09">
            <w:pPr>
              <w:rPr>
                <w:lang w:val="es-US"/>
              </w:rPr>
            </w:pPr>
          </w:p>
          <w:p w14:paraId="55EC4360" w14:textId="68F15769" w:rsidR="00067D09" w:rsidRPr="00330F6F" w:rsidRDefault="6B68DAE9" w:rsidP="3534D30D">
            <w:pPr>
              <w:rPr>
                <w:lang w:val="es-US"/>
              </w:rPr>
            </w:pPr>
            <w:r w:rsidRPr="0C11A621">
              <w:rPr>
                <w:rFonts w:ascii="Arial" w:eastAsia="Arial" w:hAnsi="Arial" w:cs="Arial"/>
                <w:color w:val="000000" w:themeColor="text1"/>
                <w:sz w:val="22"/>
                <w:szCs w:val="22"/>
                <w:lang w:val="es-ES"/>
              </w:rPr>
              <w:t>[</w:t>
            </w:r>
            <w:r w:rsidR="08D7337B" w:rsidRPr="00330F6F">
              <w:rPr>
                <w:i/>
                <w:lang w:val="es-US"/>
              </w:rPr>
              <w:t>Getting Help</w:t>
            </w:r>
            <w:r w:rsidRPr="0C11A621">
              <w:rPr>
                <w:rFonts w:ascii="Arial" w:eastAsia="Arial" w:hAnsi="Arial" w:cs="Arial"/>
                <w:color w:val="000000" w:themeColor="text1"/>
                <w:sz w:val="22"/>
                <w:szCs w:val="22"/>
                <w:lang w:val="es-ES"/>
              </w:rPr>
              <w:t xml:space="preserve">] </w:t>
            </w:r>
          </w:p>
          <w:p w14:paraId="706A57D6" w14:textId="75CA2348" w:rsidR="00067D09" w:rsidRPr="00330F6F" w:rsidRDefault="00067D09" w:rsidP="00067D09">
            <w:pPr>
              <w:rPr>
                <w:lang w:val="es-US"/>
              </w:rPr>
            </w:pPr>
          </w:p>
          <w:p w14:paraId="683B606F" w14:textId="0CCDC56A" w:rsidR="00067D09" w:rsidRDefault="6B68DAE9" w:rsidP="3534D30D">
            <w:pPr>
              <w:rPr>
                <w:rFonts w:ascii="Arial" w:eastAsia="Arial" w:hAnsi="Arial" w:cs="Arial"/>
                <w:color w:val="000000" w:themeColor="text1"/>
                <w:sz w:val="22"/>
                <w:szCs w:val="22"/>
                <w:lang w:val="es-ES"/>
              </w:rPr>
            </w:pPr>
            <w:r w:rsidRPr="3534D30D">
              <w:rPr>
                <w:rFonts w:ascii="Arial" w:eastAsia="Arial" w:hAnsi="Arial" w:cs="Arial"/>
                <w:color w:val="000000" w:themeColor="text1"/>
                <w:sz w:val="22"/>
                <w:szCs w:val="22"/>
                <w:lang w:val="es-ES"/>
              </w:rPr>
              <w:t>Sabemos que las cuentas y el seguro pueden resultar confusos.  Pero no se preocupe</w:t>
            </w:r>
            <w:r w:rsidR="073CC638" w:rsidRPr="2C7A6485">
              <w:rPr>
                <w:rFonts w:ascii="Arial" w:eastAsia="Arial" w:hAnsi="Arial" w:cs="Arial"/>
                <w:color w:val="000000" w:themeColor="text1"/>
                <w:sz w:val="22"/>
                <w:szCs w:val="22"/>
                <w:lang w:val="es-ES"/>
              </w:rPr>
              <w:t xml:space="preserve"> </w:t>
            </w:r>
            <w:r w:rsidR="073CC638" w:rsidRPr="31DAFBCF">
              <w:rPr>
                <w:rFonts w:ascii="Arial" w:eastAsia="Arial" w:hAnsi="Arial" w:cs="Arial"/>
                <w:color w:val="000000" w:themeColor="text1"/>
                <w:sz w:val="22"/>
                <w:szCs w:val="22"/>
                <w:lang w:val="es-ES"/>
              </w:rPr>
              <w:t>--</w:t>
            </w:r>
            <w:r w:rsidRPr="3534D30D">
              <w:rPr>
                <w:rFonts w:ascii="Arial" w:eastAsia="Arial" w:hAnsi="Arial" w:cs="Arial"/>
                <w:color w:val="000000" w:themeColor="text1"/>
                <w:sz w:val="22"/>
                <w:szCs w:val="22"/>
                <w:lang w:val="es-ES"/>
              </w:rPr>
              <w:t xml:space="preserve"> hay muchos recursos disponibles para ayudarle.  Puede </w:t>
            </w:r>
            <w:r w:rsidRPr="593752A5">
              <w:rPr>
                <w:rFonts w:ascii="Arial" w:eastAsia="Arial" w:hAnsi="Arial" w:cs="Arial"/>
                <w:color w:val="000000" w:themeColor="text1"/>
                <w:sz w:val="22"/>
                <w:szCs w:val="22"/>
                <w:lang w:val="es-ES"/>
              </w:rPr>
              <w:t>u</w:t>
            </w:r>
            <w:r w:rsidR="20D71C9B" w:rsidRPr="593752A5">
              <w:rPr>
                <w:rFonts w:ascii="Arial" w:eastAsia="Arial" w:hAnsi="Arial" w:cs="Arial"/>
                <w:color w:val="000000" w:themeColor="text1"/>
                <w:sz w:val="22"/>
                <w:szCs w:val="22"/>
                <w:lang w:val="es-ES"/>
              </w:rPr>
              <w:t>sar</w:t>
            </w:r>
            <w:r w:rsidRPr="3534D30D">
              <w:rPr>
                <w:rFonts w:ascii="Arial" w:eastAsia="Arial" w:hAnsi="Arial" w:cs="Arial"/>
                <w:color w:val="000000" w:themeColor="text1"/>
                <w:sz w:val="22"/>
                <w:szCs w:val="22"/>
                <w:lang w:val="es-ES"/>
              </w:rPr>
              <w:t xml:space="preserve"> el </w:t>
            </w:r>
            <w:r w:rsidR="4571A631" w:rsidRPr="323A5805">
              <w:rPr>
                <w:rFonts w:ascii="Arial" w:eastAsia="Arial" w:hAnsi="Arial" w:cs="Arial"/>
                <w:color w:val="000000" w:themeColor="text1"/>
                <w:sz w:val="22"/>
                <w:szCs w:val="22"/>
                <w:lang w:val="es-ES"/>
              </w:rPr>
              <w:t>sitio web de</w:t>
            </w:r>
            <w:r w:rsidRPr="3534D30D">
              <w:rPr>
                <w:rFonts w:ascii="Arial" w:eastAsia="Arial" w:hAnsi="Arial" w:cs="Arial"/>
                <w:color w:val="000000" w:themeColor="text1"/>
                <w:sz w:val="22"/>
                <w:szCs w:val="22"/>
                <w:lang w:val="es-ES"/>
              </w:rPr>
              <w:t xml:space="preserve"> EquityPay para ver </w:t>
            </w:r>
            <w:r w:rsidR="4D79BED7" w:rsidRPr="12495BEF">
              <w:rPr>
                <w:rFonts w:ascii="Arial" w:eastAsia="Arial" w:hAnsi="Arial" w:cs="Arial"/>
                <w:color w:val="000000" w:themeColor="text1"/>
                <w:sz w:val="22"/>
                <w:szCs w:val="22"/>
                <w:lang w:val="es-ES"/>
              </w:rPr>
              <w:t xml:space="preserve">una muestra de </w:t>
            </w:r>
            <w:r w:rsidR="4D79BED7" w:rsidRPr="23115FCC">
              <w:rPr>
                <w:rFonts w:ascii="Arial" w:eastAsia="Arial" w:hAnsi="Arial" w:cs="Arial"/>
                <w:color w:val="000000" w:themeColor="text1"/>
                <w:sz w:val="22"/>
                <w:szCs w:val="22"/>
                <w:lang w:val="es-ES"/>
              </w:rPr>
              <w:t xml:space="preserve">un </w:t>
            </w:r>
            <w:r w:rsidR="4D79BED7" w:rsidRPr="21202DEB">
              <w:rPr>
                <w:rFonts w:ascii="Arial" w:eastAsia="Arial" w:hAnsi="Arial" w:cs="Arial"/>
                <w:color w:val="000000" w:themeColor="text1"/>
                <w:sz w:val="22"/>
                <w:szCs w:val="22"/>
                <w:lang w:val="es-ES"/>
              </w:rPr>
              <w:t>estado</w:t>
            </w:r>
            <w:r w:rsidR="4D79BED7" w:rsidRPr="23115FCC">
              <w:rPr>
                <w:rFonts w:ascii="Arial" w:eastAsia="Arial" w:hAnsi="Arial" w:cs="Arial"/>
                <w:color w:val="000000" w:themeColor="text1"/>
                <w:sz w:val="22"/>
                <w:szCs w:val="22"/>
                <w:lang w:val="es-ES"/>
              </w:rPr>
              <w:t xml:space="preserve"> de </w:t>
            </w:r>
            <w:r w:rsidR="4D79BED7" w:rsidRPr="21202DEB">
              <w:rPr>
                <w:rFonts w:ascii="Arial" w:eastAsia="Arial" w:hAnsi="Arial" w:cs="Arial"/>
                <w:color w:val="000000" w:themeColor="text1"/>
                <w:sz w:val="22"/>
                <w:szCs w:val="22"/>
                <w:lang w:val="es-ES"/>
              </w:rPr>
              <w:t>cuenta</w:t>
            </w:r>
            <w:r w:rsidRPr="3534D30D">
              <w:rPr>
                <w:rFonts w:ascii="Arial" w:eastAsia="Arial" w:hAnsi="Arial" w:cs="Arial"/>
                <w:color w:val="000000" w:themeColor="text1"/>
                <w:sz w:val="22"/>
                <w:szCs w:val="22"/>
                <w:lang w:val="es-ES"/>
              </w:rPr>
              <w:t xml:space="preserve">, realizar un pago, obtener ayuda para entender su cuenta o solicitar </w:t>
            </w:r>
            <w:r w:rsidRPr="0A828A01">
              <w:rPr>
                <w:rFonts w:ascii="Arial" w:eastAsia="Arial" w:hAnsi="Arial" w:cs="Arial"/>
                <w:color w:val="000000" w:themeColor="text1"/>
                <w:sz w:val="22"/>
                <w:szCs w:val="22"/>
                <w:lang w:val="es-ES"/>
              </w:rPr>
              <w:t>a</w:t>
            </w:r>
            <w:r w:rsidR="3440E404" w:rsidRPr="0A828A01">
              <w:rPr>
                <w:rFonts w:ascii="Arial" w:eastAsia="Arial" w:hAnsi="Arial" w:cs="Arial"/>
                <w:color w:val="000000" w:themeColor="text1"/>
                <w:sz w:val="22"/>
                <w:szCs w:val="22"/>
                <w:lang w:val="es-ES"/>
              </w:rPr>
              <w:t>yuda</w:t>
            </w:r>
            <w:r w:rsidRPr="3534D30D">
              <w:rPr>
                <w:rFonts w:ascii="Arial" w:eastAsia="Arial" w:hAnsi="Arial" w:cs="Arial"/>
                <w:color w:val="000000" w:themeColor="text1"/>
                <w:sz w:val="22"/>
                <w:szCs w:val="22"/>
                <w:lang w:val="es-ES"/>
              </w:rPr>
              <w:t xml:space="preserve"> financiera. </w:t>
            </w:r>
            <w:r w:rsidR="4CC9408C" w:rsidRPr="23BFA32D">
              <w:rPr>
                <w:rFonts w:ascii="Arial" w:eastAsia="Arial" w:hAnsi="Arial" w:cs="Arial"/>
                <w:color w:val="000000" w:themeColor="text1"/>
                <w:sz w:val="22"/>
                <w:szCs w:val="22"/>
                <w:lang w:val="es-ES"/>
              </w:rPr>
              <w:t>¡Ingrese</w:t>
            </w:r>
            <w:r w:rsidR="4CC9408C" w:rsidRPr="62AE74C0">
              <w:rPr>
                <w:rFonts w:ascii="Arial" w:eastAsia="Arial" w:hAnsi="Arial" w:cs="Arial"/>
                <w:color w:val="000000" w:themeColor="text1"/>
                <w:sz w:val="22"/>
                <w:szCs w:val="22"/>
                <w:lang w:val="es-ES"/>
              </w:rPr>
              <w:t xml:space="preserve"> ahora </w:t>
            </w:r>
            <w:r w:rsidR="4CC9408C" w:rsidRPr="5C74A32A">
              <w:rPr>
                <w:rFonts w:ascii="Arial" w:eastAsia="Arial" w:hAnsi="Arial" w:cs="Arial"/>
                <w:color w:val="000000" w:themeColor="text1"/>
                <w:sz w:val="22"/>
                <w:szCs w:val="22"/>
                <w:lang w:val="es-ES"/>
              </w:rPr>
              <w:t>mismo p</w:t>
            </w:r>
            <w:r w:rsidRPr="5C74A32A">
              <w:rPr>
                <w:rFonts w:ascii="Arial" w:eastAsia="Arial" w:hAnsi="Arial" w:cs="Arial"/>
                <w:color w:val="000000" w:themeColor="text1"/>
                <w:sz w:val="22"/>
                <w:szCs w:val="22"/>
                <w:lang w:val="es-ES"/>
              </w:rPr>
              <w:t>ara</w:t>
            </w:r>
            <w:r w:rsidRPr="3534D30D">
              <w:rPr>
                <w:rFonts w:ascii="Arial" w:eastAsia="Arial" w:hAnsi="Arial" w:cs="Arial"/>
                <w:color w:val="000000" w:themeColor="text1"/>
                <w:sz w:val="22"/>
                <w:szCs w:val="22"/>
                <w:lang w:val="es-ES"/>
              </w:rPr>
              <w:t xml:space="preserve"> accesar a la información exclusiva </w:t>
            </w:r>
            <w:r w:rsidR="3240D13B" w:rsidRPr="2074E6AC">
              <w:rPr>
                <w:rFonts w:ascii="Arial" w:eastAsia="Arial" w:hAnsi="Arial" w:cs="Arial"/>
                <w:color w:val="000000" w:themeColor="text1"/>
                <w:sz w:val="22"/>
                <w:szCs w:val="22"/>
                <w:lang w:val="es-ES"/>
              </w:rPr>
              <w:t>para usted</w:t>
            </w:r>
            <w:r w:rsidRPr="7E2E305C">
              <w:rPr>
                <w:rFonts w:ascii="Arial" w:eastAsia="Arial" w:hAnsi="Arial" w:cs="Arial"/>
                <w:color w:val="000000" w:themeColor="text1"/>
                <w:sz w:val="22"/>
                <w:szCs w:val="22"/>
                <w:lang w:val="es-ES"/>
              </w:rPr>
              <w:t xml:space="preserve"> </w:t>
            </w:r>
            <w:r w:rsidRPr="3534D30D">
              <w:rPr>
                <w:rFonts w:ascii="Arial" w:eastAsia="Arial" w:hAnsi="Arial" w:cs="Arial"/>
                <w:color w:val="000000" w:themeColor="text1"/>
                <w:sz w:val="22"/>
                <w:szCs w:val="22"/>
                <w:lang w:val="es-ES"/>
              </w:rPr>
              <w:t xml:space="preserve">y </w:t>
            </w:r>
            <w:r w:rsidR="6EB8FB15" w:rsidRPr="05031116">
              <w:rPr>
                <w:rFonts w:ascii="Arial" w:eastAsia="Arial" w:hAnsi="Arial" w:cs="Arial"/>
                <w:color w:val="000000" w:themeColor="text1"/>
                <w:sz w:val="22"/>
                <w:szCs w:val="22"/>
                <w:lang w:val="es-ES"/>
              </w:rPr>
              <w:t>a</w:t>
            </w:r>
            <w:r w:rsidRPr="6F201311">
              <w:rPr>
                <w:rFonts w:ascii="Arial" w:eastAsia="Arial" w:hAnsi="Arial" w:cs="Arial"/>
                <w:color w:val="000000" w:themeColor="text1"/>
                <w:sz w:val="22"/>
                <w:szCs w:val="22"/>
                <w:lang w:val="es-ES"/>
              </w:rPr>
              <w:t xml:space="preserve"> </w:t>
            </w:r>
            <w:r w:rsidRPr="3534D30D">
              <w:rPr>
                <w:rFonts w:ascii="Arial" w:eastAsia="Arial" w:hAnsi="Arial" w:cs="Arial"/>
                <w:color w:val="000000" w:themeColor="text1"/>
                <w:sz w:val="22"/>
                <w:szCs w:val="22"/>
                <w:lang w:val="es-ES"/>
              </w:rPr>
              <w:t>su cuenta</w:t>
            </w:r>
            <w:r w:rsidR="3B620EEA" w:rsidRPr="1BCD2732">
              <w:rPr>
                <w:rFonts w:ascii="Arial" w:eastAsia="Arial" w:hAnsi="Arial" w:cs="Arial"/>
                <w:color w:val="000000" w:themeColor="text1"/>
                <w:sz w:val="22"/>
                <w:szCs w:val="22"/>
                <w:lang w:val="es-ES"/>
              </w:rPr>
              <w:t>!</w:t>
            </w:r>
            <w:r w:rsidRPr="3534D30D">
              <w:rPr>
                <w:rFonts w:ascii="Arial" w:eastAsia="Arial" w:hAnsi="Arial" w:cs="Arial"/>
                <w:color w:val="000000" w:themeColor="text1"/>
                <w:sz w:val="22"/>
                <w:szCs w:val="22"/>
                <w:lang w:val="es-ES"/>
              </w:rPr>
              <w:t xml:space="preserve">  [END SCRIPT] </w:t>
            </w:r>
          </w:p>
          <w:p w14:paraId="1DBE62EA" w14:textId="5761FA2F" w:rsidR="00067D09" w:rsidRDefault="00067D09" w:rsidP="00067D09"/>
          <w:p w14:paraId="3690C9F3" w14:textId="4F342D14" w:rsidR="00067D09" w:rsidRDefault="00067D09" w:rsidP="6F6E12D8">
            <w:pPr>
              <w:rPr>
                <w:rFonts w:ascii="Arial" w:eastAsia="Arial" w:hAnsi="Arial" w:cs="Arial"/>
                <w:color w:val="000000" w:themeColor="text1"/>
                <w:sz w:val="22"/>
                <w:szCs w:val="22"/>
                <w:lang w:val="es-ES"/>
              </w:rPr>
            </w:pPr>
          </w:p>
          <w:p w14:paraId="01D484CD" w14:textId="43E86EBA" w:rsidR="00067D09" w:rsidRDefault="00067D09" w:rsidP="00067D09"/>
          <w:p w14:paraId="4AA4B8FE" w14:textId="130923B2" w:rsidR="00067D09" w:rsidRDefault="00067D09" w:rsidP="00067D09">
            <w:pPr>
              <w:rPr>
                <w:lang w:val="es-ES"/>
              </w:rPr>
            </w:pPr>
          </w:p>
        </w:tc>
      </w:tr>
    </w:tbl>
    <w:p w14:paraId="6E06088D" w14:textId="4C65123B" w:rsidR="00B725C5" w:rsidRDefault="00B725C5" w:rsidP="00DE2D0A"/>
    <w:p w14:paraId="14AE8212" w14:textId="63D907F7" w:rsidR="00824804" w:rsidRPr="004348F7" w:rsidRDefault="00824804" w:rsidP="00DE2D0A">
      <w:pPr>
        <w:rPr>
          <w:b/>
          <w:bCs/>
        </w:rPr>
      </w:pPr>
      <w:r w:rsidRPr="004348F7">
        <w:rPr>
          <w:b/>
          <w:bCs/>
        </w:rPr>
        <w:t>How Billing Works Video – Onscreen Text</w:t>
      </w:r>
    </w:p>
    <w:tbl>
      <w:tblPr>
        <w:tblStyle w:val="TableGrid"/>
        <w:tblW w:w="0" w:type="auto"/>
        <w:tblLook w:val="04A0" w:firstRow="1" w:lastRow="0" w:firstColumn="1" w:lastColumn="0" w:noHBand="0" w:noVBand="1"/>
      </w:tblPr>
      <w:tblGrid>
        <w:gridCol w:w="3596"/>
        <w:gridCol w:w="3597"/>
        <w:gridCol w:w="3597"/>
      </w:tblGrid>
      <w:tr w:rsidR="00197D10" w14:paraId="336515FC" w14:textId="77777777" w:rsidTr="00B155FA">
        <w:tc>
          <w:tcPr>
            <w:tcW w:w="3596" w:type="dxa"/>
          </w:tcPr>
          <w:p w14:paraId="528F2048" w14:textId="3F93AA47" w:rsidR="00197D10" w:rsidRPr="009C26A3" w:rsidRDefault="00197D10" w:rsidP="00DE2D0A">
            <w:pPr>
              <w:rPr>
                <w:b/>
                <w:bCs/>
              </w:rPr>
            </w:pPr>
            <w:r w:rsidRPr="009C26A3">
              <w:rPr>
                <w:b/>
                <w:bCs/>
              </w:rPr>
              <w:t>Timestamp</w:t>
            </w:r>
          </w:p>
        </w:tc>
        <w:tc>
          <w:tcPr>
            <w:tcW w:w="3597" w:type="dxa"/>
          </w:tcPr>
          <w:p w14:paraId="57D648DD" w14:textId="3A145ECA" w:rsidR="00197D10" w:rsidRPr="009C26A3" w:rsidRDefault="00197D10" w:rsidP="00DE2D0A">
            <w:pPr>
              <w:rPr>
                <w:b/>
                <w:bCs/>
              </w:rPr>
            </w:pPr>
            <w:r w:rsidRPr="009C26A3">
              <w:rPr>
                <w:b/>
                <w:bCs/>
              </w:rPr>
              <w:t>English</w:t>
            </w:r>
          </w:p>
        </w:tc>
        <w:tc>
          <w:tcPr>
            <w:tcW w:w="3597" w:type="dxa"/>
          </w:tcPr>
          <w:p w14:paraId="52B636E7" w14:textId="57E8E8A2" w:rsidR="00197D10" w:rsidRPr="009C26A3" w:rsidRDefault="5203D1B2" w:rsidP="1AAE032A">
            <w:pPr>
              <w:rPr>
                <w:b/>
                <w:color w:val="00B050"/>
                <w:highlight w:val="cyan"/>
              </w:rPr>
            </w:pPr>
            <w:r w:rsidRPr="198180DF">
              <w:rPr>
                <w:b/>
                <w:color w:val="00B050"/>
                <w:highlight w:val="cyan"/>
              </w:rPr>
              <w:t>Spanish</w:t>
            </w:r>
          </w:p>
        </w:tc>
      </w:tr>
      <w:tr w:rsidR="00197D10" w14:paraId="1EBEA631" w14:textId="77777777" w:rsidTr="00B155FA">
        <w:tc>
          <w:tcPr>
            <w:tcW w:w="3596" w:type="dxa"/>
          </w:tcPr>
          <w:p w14:paraId="480924C3" w14:textId="4B3FB560" w:rsidR="00197D10" w:rsidRDefault="00B1380B" w:rsidP="00DE2D0A">
            <w:r>
              <w:t>0:00 (Title)</w:t>
            </w:r>
          </w:p>
        </w:tc>
        <w:tc>
          <w:tcPr>
            <w:tcW w:w="3597" w:type="dxa"/>
          </w:tcPr>
          <w:p w14:paraId="21D419DE" w14:textId="1B5BCB59" w:rsidR="00197D10" w:rsidRDefault="00B1380B" w:rsidP="00DE2D0A">
            <w:r>
              <w:t>How Billing Works</w:t>
            </w:r>
          </w:p>
        </w:tc>
        <w:tc>
          <w:tcPr>
            <w:tcW w:w="3597" w:type="dxa"/>
          </w:tcPr>
          <w:p w14:paraId="60F128FF" w14:textId="3CF541D4" w:rsidR="00197D10" w:rsidRDefault="665C2BA2" w:rsidP="2A16D8D5">
            <w:pPr>
              <w:rPr>
                <w:rFonts w:eastAsiaTheme="minorEastAsia"/>
                <w:sz w:val="22"/>
                <w:szCs w:val="22"/>
                <w:highlight w:val="yellow"/>
              </w:rPr>
            </w:pPr>
            <w:r w:rsidRPr="2A16D8D5">
              <w:rPr>
                <w:rFonts w:eastAsiaTheme="minorEastAsia"/>
                <w:highlight w:val="yellow"/>
              </w:rPr>
              <w:t>C</w:t>
            </w:r>
            <w:r w:rsidRPr="2A16D8D5">
              <w:rPr>
                <w:rFonts w:eastAsiaTheme="minorEastAsia"/>
                <w:sz w:val="22"/>
                <w:szCs w:val="22"/>
                <w:highlight w:val="yellow"/>
              </w:rPr>
              <w:t xml:space="preserve">ómo </w:t>
            </w:r>
            <w:r w:rsidR="08CE683C" w:rsidRPr="2A16D8D5">
              <w:rPr>
                <w:rFonts w:eastAsiaTheme="minorEastAsia"/>
                <w:sz w:val="22"/>
                <w:szCs w:val="22"/>
                <w:highlight w:val="yellow"/>
              </w:rPr>
              <w:t>Funciona</w:t>
            </w:r>
            <w:r w:rsidR="2FCACD2A" w:rsidRPr="2A16D8D5">
              <w:rPr>
                <w:rFonts w:eastAsiaTheme="minorEastAsia"/>
                <w:sz w:val="22"/>
                <w:szCs w:val="22"/>
                <w:highlight w:val="yellow"/>
              </w:rPr>
              <w:t>n las Cuentas</w:t>
            </w:r>
          </w:p>
        </w:tc>
      </w:tr>
      <w:tr w:rsidR="00B1380B" w:rsidRPr="00DC3DAE" w14:paraId="0497DD44" w14:textId="77777777" w:rsidTr="00B155FA">
        <w:tc>
          <w:tcPr>
            <w:tcW w:w="3596" w:type="dxa"/>
          </w:tcPr>
          <w:p w14:paraId="5C456AFF" w14:textId="71E926BD" w:rsidR="00B1380B" w:rsidRDefault="008E1FB6" w:rsidP="00DE2D0A">
            <w:r>
              <w:t>0:04 (Header)</w:t>
            </w:r>
          </w:p>
        </w:tc>
        <w:tc>
          <w:tcPr>
            <w:tcW w:w="3597" w:type="dxa"/>
          </w:tcPr>
          <w:p w14:paraId="6E26A55B" w14:textId="40A3CB92" w:rsidR="00B1380B" w:rsidRDefault="008E1FB6" w:rsidP="00DE2D0A">
            <w:r>
              <w:t>The Billing Process</w:t>
            </w:r>
          </w:p>
        </w:tc>
        <w:tc>
          <w:tcPr>
            <w:tcW w:w="3597" w:type="dxa"/>
          </w:tcPr>
          <w:p w14:paraId="0EE9A90F" w14:textId="6885151B" w:rsidR="00B1380B" w:rsidRPr="00EC5DCB" w:rsidRDefault="07DC54C0" w:rsidP="2A16D8D5">
            <w:pPr>
              <w:rPr>
                <w:rFonts w:eastAsiaTheme="minorEastAsia"/>
                <w:sz w:val="22"/>
                <w:szCs w:val="22"/>
                <w:highlight w:val="yellow"/>
                <w:lang w:val="es-US"/>
              </w:rPr>
            </w:pPr>
            <w:r w:rsidRPr="2A16D8D5">
              <w:rPr>
                <w:rFonts w:eastAsiaTheme="minorEastAsia"/>
                <w:sz w:val="22"/>
                <w:szCs w:val="22"/>
                <w:highlight w:val="yellow"/>
                <w:lang w:val="es-US"/>
              </w:rPr>
              <w:t>El</w:t>
            </w:r>
            <w:r w:rsidR="2DDAAFF1" w:rsidRPr="2A16D8D5">
              <w:rPr>
                <w:rFonts w:eastAsiaTheme="minorEastAsia"/>
                <w:sz w:val="22"/>
                <w:szCs w:val="22"/>
                <w:highlight w:val="yellow"/>
                <w:lang w:val="es-US"/>
              </w:rPr>
              <w:t xml:space="preserve"> Proceso de</w:t>
            </w:r>
            <w:r w:rsidR="44E4E484" w:rsidRPr="2A16D8D5">
              <w:rPr>
                <w:rFonts w:eastAsiaTheme="minorEastAsia"/>
                <w:sz w:val="22"/>
                <w:szCs w:val="22"/>
                <w:highlight w:val="yellow"/>
                <w:lang w:val="es-US"/>
              </w:rPr>
              <w:t xml:space="preserve"> </w:t>
            </w:r>
            <w:r w:rsidR="1CE06646" w:rsidRPr="2A16D8D5">
              <w:rPr>
                <w:rFonts w:eastAsiaTheme="minorEastAsia"/>
                <w:sz w:val="22"/>
                <w:szCs w:val="22"/>
                <w:highlight w:val="yellow"/>
                <w:lang w:val="es-US"/>
              </w:rPr>
              <w:t>R</w:t>
            </w:r>
            <w:r w:rsidR="1CE06646" w:rsidRPr="2A16D8D5">
              <w:rPr>
                <w:rFonts w:eastAsiaTheme="minorEastAsia"/>
                <w:color w:val="000000" w:themeColor="text1"/>
                <w:sz w:val="22"/>
                <w:szCs w:val="22"/>
                <w:lang w:val="es-US"/>
              </w:rPr>
              <w:t>ealización</w:t>
            </w:r>
            <w:r w:rsidR="44E4E484" w:rsidRPr="2A16D8D5">
              <w:rPr>
                <w:rFonts w:eastAsiaTheme="minorEastAsia"/>
                <w:sz w:val="22"/>
                <w:szCs w:val="22"/>
                <w:highlight w:val="yellow"/>
                <w:lang w:val="es-US"/>
              </w:rPr>
              <w:t xml:space="preserve"> de su</w:t>
            </w:r>
            <w:r w:rsidR="2DDAAFF1" w:rsidRPr="2A16D8D5">
              <w:rPr>
                <w:rFonts w:eastAsiaTheme="minorEastAsia"/>
                <w:sz w:val="22"/>
                <w:szCs w:val="22"/>
                <w:highlight w:val="yellow"/>
                <w:lang w:val="es-US"/>
              </w:rPr>
              <w:t xml:space="preserve"> </w:t>
            </w:r>
            <w:r w:rsidR="3D30CB51" w:rsidRPr="2A16D8D5">
              <w:rPr>
                <w:rFonts w:eastAsiaTheme="minorEastAsia"/>
                <w:sz w:val="22"/>
                <w:szCs w:val="22"/>
                <w:highlight w:val="yellow"/>
                <w:lang w:val="es-419"/>
              </w:rPr>
              <w:t>Cuenta</w:t>
            </w:r>
          </w:p>
          <w:p w14:paraId="5BA28367" w14:textId="19B1B9ED" w:rsidR="00B1380B" w:rsidRPr="00EC5DCB" w:rsidRDefault="00B1380B" w:rsidP="2A16D8D5">
            <w:pPr>
              <w:rPr>
                <w:rFonts w:eastAsiaTheme="minorEastAsia"/>
                <w:highlight w:val="yellow"/>
                <w:lang w:val="es-US"/>
              </w:rPr>
            </w:pPr>
          </w:p>
        </w:tc>
      </w:tr>
      <w:tr w:rsidR="008E1FB6" w:rsidRPr="00DC3DAE" w14:paraId="5C34E6B8" w14:textId="77777777" w:rsidTr="00B155FA">
        <w:tc>
          <w:tcPr>
            <w:tcW w:w="3596" w:type="dxa"/>
          </w:tcPr>
          <w:p w14:paraId="49B2BAA8" w14:textId="4BAC5AE3" w:rsidR="008E1FB6" w:rsidRDefault="00DC30ED" w:rsidP="00DE2D0A">
            <w:r>
              <w:t>0</w:t>
            </w:r>
            <w:r w:rsidR="00805F31">
              <w:t>:21</w:t>
            </w:r>
            <w:r w:rsidR="00A90C88">
              <w:t xml:space="preserve">-0:29 </w:t>
            </w:r>
            <w:r w:rsidR="00805F31">
              <w:t>-</w:t>
            </w:r>
            <w:r>
              <w:t xml:space="preserve"> (Insurance Info Example)</w:t>
            </w:r>
          </w:p>
        </w:tc>
        <w:tc>
          <w:tcPr>
            <w:tcW w:w="3597" w:type="dxa"/>
          </w:tcPr>
          <w:p w14:paraId="68AF89F5" w14:textId="7D198E5C" w:rsidR="008E1FB6" w:rsidRDefault="00773E0A" w:rsidP="00DE2D0A">
            <w:r>
              <w:t>Joe Smith</w:t>
            </w:r>
            <w:r>
              <w:br/>
            </w:r>
            <w:r w:rsidR="00611BF8">
              <w:t>10/15/1988</w:t>
            </w:r>
            <w:r w:rsidR="00611BF8">
              <w:br/>
              <w:t>My Health Insurance</w:t>
            </w:r>
          </w:p>
        </w:tc>
        <w:tc>
          <w:tcPr>
            <w:tcW w:w="3597" w:type="dxa"/>
          </w:tcPr>
          <w:p w14:paraId="61F8673B" w14:textId="610078AE" w:rsidR="008E1FB6" w:rsidRPr="00330F6F" w:rsidRDefault="006660B5" w:rsidP="00DE2D0A">
            <w:pPr>
              <w:rPr>
                <w:lang w:val="es-US"/>
              </w:rPr>
            </w:pPr>
            <w:r w:rsidRPr="00330F6F">
              <w:rPr>
                <w:lang w:val="es-US"/>
              </w:rPr>
              <w:t>Joe Smith</w:t>
            </w:r>
          </w:p>
          <w:p w14:paraId="1F6F022C" w14:textId="7A380847" w:rsidR="008E1FB6" w:rsidRPr="00330F6F" w:rsidRDefault="006660B5" w:rsidP="40E7B100">
            <w:pPr>
              <w:rPr>
                <w:highlight w:val="yellow"/>
                <w:lang w:val="es-US"/>
              </w:rPr>
            </w:pPr>
            <w:r w:rsidRPr="27DE8ABB">
              <w:rPr>
                <w:highlight w:val="yellow"/>
                <w:lang w:val="es-US"/>
              </w:rPr>
              <w:t>10/15/1988</w:t>
            </w:r>
          </w:p>
          <w:p w14:paraId="314C6E6C" w14:textId="4BF5C3E6" w:rsidR="008E1FB6" w:rsidRPr="00330F6F" w:rsidRDefault="4C631F3A" w:rsidP="1AAE032A">
            <w:pPr>
              <w:rPr>
                <w:rFonts w:ascii="Aptos" w:eastAsia="Aptos" w:hAnsi="Aptos" w:cs="Aptos"/>
                <w:lang w:val="es-US"/>
              </w:rPr>
            </w:pPr>
            <w:r w:rsidRPr="00330F6F">
              <w:rPr>
                <w:lang w:val="es-US"/>
              </w:rPr>
              <w:t>Mi Seguro M</w:t>
            </w:r>
            <w:r w:rsidR="1100199B" w:rsidRPr="00330F6F">
              <w:rPr>
                <w:rFonts w:ascii="Arial" w:eastAsia="Arial" w:hAnsi="Arial" w:cs="Arial"/>
                <w:sz w:val="22"/>
                <w:szCs w:val="22"/>
                <w:lang w:val="es-US"/>
              </w:rPr>
              <w:t>édico</w:t>
            </w:r>
          </w:p>
        </w:tc>
      </w:tr>
      <w:tr w:rsidR="00C006EE" w14:paraId="3EDAA635" w14:textId="77777777" w:rsidTr="00B155FA">
        <w:tc>
          <w:tcPr>
            <w:tcW w:w="3596" w:type="dxa"/>
          </w:tcPr>
          <w:p w14:paraId="7FC2CD18" w14:textId="1861E450" w:rsidR="00C006EE" w:rsidRDefault="00DF62BA" w:rsidP="00DE2D0A">
            <w:r>
              <w:t>0:32 (Service icon title)</w:t>
            </w:r>
          </w:p>
        </w:tc>
        <w:tc>
          <w:tcPr>
            <w:tcW w:w="3597" w:type="dxa"/>
          </w:tcPr>
          <w:p w14:paraId="6F430794" w14:textId="5450D885" w:rsidR="00C006EE" w:rsidRDefault="00DF62BA" w:rsidP="00DE2D0A">
            <w:r>
              <w:t>Service</w:t>
            </w:r>
          </w:p>
        </w:tc>
        <w:tc>
          <w:tcPr>
            <w:tcW w:w="3597" w:type="dxa"/>
          </w:tcPr>
          <w:p w14:paraId="7986AE53" w14:textId="5B0E0C6E" w:rsidR="00C006EE" w:rsidRDefault="62749271" w:rsidP="00DE2D0A">
            <w:r>
              <w:t>Servicio</w:t>
            </w:r>
          </w:p>
        </w:tc>
      </w:tr>
      <w:tr w:rsidR="00DF62BA" w14:paraId="7E7FF1D6" w14:textId="77777777" w:rsidTr="00B155FA">
        <w:tc>
          <w:tcPr>
            <w:tcW w:w="3596" w:type="dxa"/>
          </w:tcPr>
          <w:p w14:paraId="54CD2DDB" w14:textId="3254444D" w:rsidR="00DF62BA" w:rsidRDefault="00146CDC" w:rsidP="00DE2D0A">
            <w:r>
              <w:t>0:36</w:t>
            </w:r>
            <w:r w:rsidR="00540159">
              <w:t xml:space="preserve"> (Authorized stamp)</w:t>
            </w:r>
          </w:p>
        </w:tc>
        <w:tc>
          <w:tcPr>
            <w:tcW w:w="3597" w:type="dxa"/>
          </w:tcPr>
          <w:p w14:paraId="5E650D63" w14:textId="6764D831" w:rsidR="00DF62BA" w:rsidRDefault="00540159" w:rsidP="00DE2D0A">
            <w:r>
              <w:t>Authorized</w:t>
            </w:r>
          </w:p>
        </w:tc>
        <w:tc>
          <w:tcPr>
            <w:tcW w:w="3597" w:type="dxa"/>
          </w:tcPr>
          <w:p w14:paraId="65BF7F35" w14:textId="60E8CD52" w:rsidR="00DF62BA" w:rsidRDefault="10F34921" w:rsidP="00DE2D0A">
            <w:r>
              <w:t>Autorizado</w:t>
            </w:r>
          </w:p>
        </w:tc>
      </w:tr>
      <w:tr w:rsidR="00540159" w14:paraId="3EE260C8" w14:textId="77777777" w:rsidTr="00B155FA">
        <w:tc>
          <w:tcPr>
            <w:tcW w:w="3596" w:type="dxa"/>
          </w:tcPr>
          <w:p w14:paraId="08534F88" w14:textId="0F73671B" w:rsidR="00540159" w:rsidRDefault="003520D5" w:rsidP="00DE2D0A">
            <w:r>
              <w:t>1:</w:t>
            </w:r>
            <w:r w:rsidR="004523E2">
              <w:t>06 (Claim icon title)</w:t>
            </w:r>
          </w:p>
        </w:tc>
        <w:tc>
          <w:tcPr>
            <w:tcW w:w="3597" w:type="dxa"/>
          </w:tcPr>
          <w:p w14:paraId="7F1EC6FB" w14:textId="7C96DF07" w:rsidR="00540159" w:rsidRDefault="004523E2" w:rsidP="00DE2D0A">
            <w:r>
              <w:t>Claim</w:t>
            </w:r>
          </w:p>
        </w:tc>
        <w:tc>
          <w:tcPr>
            <w:tcW w:w="3597" w:type="dxa"/>
          </w:tcPr>
          <w:p w14:paraId="5AC47C53" w14:textId="7E8764E4" w:rsidR="00540159" w:rsidRDefault="5C3E3001" w:rsidP="00DE2D0A">
            <w:r>
              <w:t>Reclamos</w:t>
            </w:r>
          </w:p>
        </w:tc>
      </w:tr>
      <w:tr w:rsidR="004523E2" w14:paraId="09B3056D" w14:textId="77777777" w:rsidTr="00B155FA">
        <w:tc>
          <w:tcPr>
            <w:tcW w:w="3596" w:type="dxa"/>
          </w:tcPr>
          <w:p w14:paraId="13326D09" w14:textId="45BC8C78" w:rsidR="004523E2" w:rsidRDefault="001213D6" w:rsidP="00DE2D0A">
            <w:r>
              <w:t>1:22 (Explanation of Benefits)</w:t>
            </w:r>
          </w:p>
        </w:tc>
        <w:tc>
          <w:tcPr>
            <w:tcW w:w="3597" w:type="dxa"/>
          </w:tcPr>
          <w:p w14:paraId="108DB050" w14:textId="77AB3ED4" w:rsidR="004523E2" w:rsidRDefault="001213D6" w:rsidP="00DE2D0A">
            <w:r>
              <w:t>See</w:t>
            </w:r>
            <w:r w:rsidR="003C5737">
              <w:t xml:space="preserve"> “</w:t>
            </w:r>
            <w:hyperlink w:anchor="_HOW_TO_READ" w:history="1">
              <w:r w:rsidR="003C5737" w:rsidRPr="003C5737">
                <w:rPr>
                  <w:rStyle w:val="Hyperlink"/>
                </w:rPr>
                <w:t>How to Read an EOB</w:t>
              </w:r>
            </w:hyperlink>
            <w:r w:rsidR="003C5737">
              <w:t>”</w:t>
            </w:r>
          </w:p>
        </w:tc>
        <w:tc>
          <w:tcPr>
            <w:tcW w:w="3597" w:type="dxa"/>
          </w:tcPr>
          <w:p w14:paraId="26B1AFD3" w14:textId="0CC44267" w:rsidR="004523E2" w:rsidRDefault="003C5737" w:rsidP="00DE2D0A">
            <w:r>
              <w:t>Please put translations in “How to Read an EOB” page section</w:t>
            </w:r>
          </w:p>
        </w:tc>
      </w:tr>
      <w:tr w:rsidR="00D85D7D" w:rsidRPr="00DC3DAE" w14:paraId="136D8F06" w14:textId="77777777" w:rsidTr="00B155FA">
        <w:tc>
          <w:tcPr>
            <w:tcW w:w="3596" w:type="dxa"/>
          </w:tcPr>
          <w:p w14:paraId="2FE528FB" w14:textId="5E6FD684" w:rsidR="00D85D7D" w:rsidRDefault="00D85D7D" w:rsidP="00DE2D0A">
            <w:r>
              <w:t>1:37 (Not a bill stamp)</w:t>
            </w:r>
          </w:p>
        </w:tc>
        <w:tc>
          <w:tcPr>
            <w:tcW w:w="3597" w:type="dxa"/>
          </w:tcPr>
          <w:p w14:paraId="0561FEBA" w14:textId="3B88A616" w:rsidR="00D85D7D" w:rsidRDefault="00D85D7D" w:rsidP="00DE2D0A">
            <w:r>
              <w:t>NOT A BILL</w:t>
            </w:r>
          </w:p>
        </w:tc>
        <w:tc>
          <w:tcPr>
            <w:tcW w:w="3597" w:type="dxa"/>
          </w:tcPr>
          <w:p w14:paraId="1B75DB5F" w14:textId="1E2046F1" w:rsidR="00D85D7D" w:rsidRPr="00330F6F" w:rsidRDefault="7064C890" w:rsidP="00DE2D0A">
            <w:pPr>
              <w:rPr>
                <w:lang w:val="es-US"/>
              </w:rPr>
            </w:pPr>
            <w:r w:rsidRPr="00330F6F">
              <w:rPr>
                <w:lang w:val="es-US"/>
              </w:rPr>
              <w:t>ESTO NO ES UN COBRO</w:t>
            </w:r>
          </w:p>
        </w:tc>
      </w:tr>
      <w:tr w:rsidR="00D85D7D" w14:paraId="4947E5EA" w14:textId="77777777" w:rsidTr="00B155FA">
        <w:tc>
          <w:tcPr>
            <w:tcW w:w="3596" w:type="dxa"/>
          </w:tcPr>
          <w:p w14:paraId="7D00C725" w14:textId="69007EE4" w:rsidR="00D85D7D" w:rsidRDefault="00751B7F" w:rsidP="00DE2D0A">
            <w:r>
              <w:t>1:41 (Bill icon title)</w:t>
            </w:r>
          </w:p>
        </w:tc>
        <w:tc>
          <w:tcPr>
            <w:tcW w:w="3597" w:type="dxa"/>
          </w:tcPr>
          <w:p w14:paraId="21E4CB42" w14:textId="75856496" w:rsidR="00D85D7D" w:rsidRDefault="00751B7F" w:rsidP="00DE2D0A">
            <w:r>
              <w:t>Bill</w:t>
            </w:r>
          </w:p>
        </w:tc>
        <w:tc>
          <w:tcPr>
            <w:tcW w:w="3597" w:type="dxa"/>
          </w:tcPr>
          <w:p w14:paraId="61565D58" w14:textId="5B542F01" w:rsidR="00D85D7D" w:rsidRDefault="1EE25A79" w:rsidP="00DE2D0A">
            <w:r>
              <w:t xml:space="preserve">La  </w:t>
            </w:r>
            <w:r w:rsidR="282EF23C">
              <w:t>Cuenta</w:t>
            </w:r>
          </w:p>
        </w:tc>
      </w:tr>
      <w:tr w:rsidR="00751B7F" w14:paraId="707E25A7" w14:textId="77777777" w:rsidTr="00B155FA">
        <w:tc>
          <w:tcPr>
            <w:tcW w:w="3596" w:type="dxa"/>
          </w:tcPr>
          <w:p w14:paraId="074F4D92" w14:textId="76986AD5" w:rsidR="00751B7F" w:rsidRDefault="00FD6AE1" w:rsidP="00DE2D0A">
            <w:r>
              <w:t>1:55 (Doctor bill icon)</w:t>
            </w:r>
          </w:p>
        </w:tc>
        <w:tc>
          <w:tcPr>
            <w:tcW w:w="3597" w:type="dxa"/>
          </w:tcPr>
          <w:p w14:paraId="085F8ECB" w14:textId="4A9FA82D" w:rsidR="00751B7F" w:rsidRDefault="00FD6AE1" w:rsidP="00DE2D0A">
            <w:r>
              <w:t>Doctor</w:t>
            </w:r>
          </w:p>
        </w:tc>
        <w:tc>
          <w:tcPr>
            <w:tcW w:w="3597" w:type="dxa"/>
          </w:tcPr>
          <w:p w14:paraId="54F5B06D" w14:textId="309C8BC0" w:rsidR="00751B7F" w:rsidRDefault="60CE09D0" w:rsidP="00DE2D0A">
            <w:r>
              <w:t>Doctor</w:t>
            </w:r>
          </w:p>
        </w:tc>
      </w:tr>
      <w:tr w:rsidR="00FD6AE1" w14:paraId="4F0CF60C" w14:textId="77777777" w:rsidTr="00B155FA">
        <w:tc>
          <w:tcPr>
            <w:tcW w:w="3596" w:type="dxa"/>
          </w:tcPr>
          <w:p w14:paraId="478B5880" w14:textId="1DB0E04B" w:rsidR="00FD6AE1" w:rsidRDefault="00FD6AE1" w:rsidP="00DE2D0A">
            <w:r>
              <w:t>1:55 (Lab bill icon)</w:t>
            </w:r>
          </w:p>
        </w:tc>
        <w:tc>
          <w:tcPr>
            <w:tcW w:w="3597" w:type="dxa"/>
          </w:tcPr>
          <w:p w14:paraId="47CF08A8" w14:textId="38F1FC14" w:rsidR="00FD6AE1" w:rsidRDefault="00FD6AE1" w:rsidP="00DE2D0A">
            <w:r>
              <w:t>Lab</w:t>
            </w:r>
          </w:p>
        </w:tc>
        <w:tc>
          <w:tcPr>
            <w:tcW w:w="3597" w:type="dxa"/>
          </w:tcPr>
          <w:p w14:paraId="6C8BECEB" w14:textId="1AC3F7F5" w:rsidR="00FD6AE1" w:rsidRDefault="57F6AA46" w:rsidP="00DE2D0A">
            <w:r>
              <w:t>Laboratorio</w:t>
            </w:r>
          </w:p>
        </w:tc>
      </w:tr>
      <w:tr w:rsidR="00FD6AE1" w14:paraId="7BB8D7EA" w14:textId="77777777" w:rsidTr="00B155FA">
        <w:tc>
          <w:tcPr>
            <w:tcW w:w="3596" w:type="dxa"/>
          </w:tcPr>
          <w:p w14:paraId="5084662D" w14:textId="0FEE6697" w:rsidR="00FD6AE1" w:rsidRDefault="00424199" w:rsidP="00DE2D0A">
            <w:r>
              <w:t>2:05 (Hospital bill icon)</w:t>
            </w:r>
          </w:p>
        </w:tc>
        <w:tc>
          <w:tcPr>
            <w:tcW w:w="3597" w:type="dxa"/>
          </w:tcPr>
          <w:p w14:paraId="0250B9D2" w14:textId="0E087A52" w:rsidR="00FD6AE1" w:rsidRDefault="00424199" w:rsidP="00DE2D0A">
            <w:r>
              <w:t>Hospital</w:t>
            </w:r>
          </w:p>
        </w:tc>
        <w:tc>
          <w:tcPr>
            <w:tcW w:w="3597" w:type="dxa"/>
          </w:tcPr>
          <w:p w14:paraId="6DF56F39" w14:textId="546E9512" w:rsidR="00FD6AE1" w:rsidRDefault="04E73AE4" w:rsidP="00DE2D0A">
            <w:r>
              <w:t>Hospital</w:t>
            </w:r>
          </w:p>
        </w:tc>
      </w:tr>
      <w:tr w:rsidR="00424199" w14:paraId="068D9B07" w14:textId="77777777" w:rsidTr="00B155FA">
        <w:tc>
          <w:tcPr>
            <w:tcW w:w="3596" w:type="dxa"/>
          </w:tcPr>
          <w:p w14:paraId="3D8833B1" w14:textId="29C55380" w:rsidR="00424199" w:rsidRDefault="003203E5" w:rsidP="00DE2D0A">
            <w:r>
              <w:t>2:05 (Doctor bill icon)</w:t>
            </w:r>
          </w:p>
        </w:tc>
        <w:tc>
          <w:tcPr>
            <w:tcW w:w="3597" w:type="dxa"/>
          </w:tcPr>
          <w:p w14:paraId="2D33D8D4" w14:textId="15651844" w:rsidR="00424199" w:rsidRDefault="003203E5" w:rsidP="00DE2D0A">
            <w:r>
              <w:t>Doctor</w:t>
            </w:r>
          </w:p>
        </w:tc>
        <w:tc>
          <w:tcPr>
            <w:tcW w:w="3597" w:type="dxa"/>
          </w:tcPr>
          <w:p w14:paraId="39121A74" w14:textId="667F386F" w:rsidR="00424199" w:rsidRDefault="5BC0A751" w:rsidP="00DE2D0A">
            <w:r>
              <w:t>Doctor</w:t>
            </w:r>
          </w:p>
        </w:tc>
      </w:tr>
      <w:tr w:rsidR="003203E5" w14:paraId="5B68565B" w14:textId="77777777" w:rsidTr="00B155FA">
        <w:tc>
          <w:tcPr>
            <w:tcW w:w="3596" w:type="dxa"/>
          </w:tcPr>
          <w:p w14:paraId="1584F05F" w14:textId="4181AA46" w:rsidR="003203E5" w:rsidRDefault="001409A6" w:rsidP="00DE2D0A">
            <w:r>
              <w:t>2:09 (Paid stamp)</w:t>
            </w:r>
          </w:p>
        </w:tc>
        <w:tc>
          <w:tcPr>
            <w:tcW w:w="3597" w:type="dxa"/>
          </w:tcPr>
          <w:p w14:paraId="28063558" w14:textId="78A32791" w:rsidR="003203E5" w:rsidRDefault="001409A6" w:rsidP="00DE2D0A">
            <w:r>
              <w:t>PAID</w:t>
            </w:r>
          </w:p>
        </w:tc>
        <w:tc>
          <w:tcPr>
            <w:tcW w:w="3597" w:type="dxa"/>
          </w:tcPr>
          <w:p w14:paraId="113939BA" w14:textId="289DB1FF" w:rsidR="003203E5" w:rsidRDefault="09561548" w:rsidP="00DE2D0A">
            <w:r>
              <w:t>PAGADO</w:t>
            </w:r>
          </w:p>
        </w:tc>
      </w:tr>
      <w:tr w:rsidR="001409A6" w:rsidRPr="00DC3DAE" w14:paraId="2695E9CF" w14:textId="77777777" w:rsidTr="00B155FA">
        <w:tc>
          <w:tcPr>
            <w:tcW w:w="3596" w:type="dxa"/>
          </w:tcPr>
          <w:p w14:paraId="540B183B" w14:textId="64932E44" w:rsidR="001409A6" w:rsidRDefault="002F1FCB" w:rsidP="00DE2D0A">
            <w:r>
              <w:t>2:15 (Insurance card</w:t>
            </w:r>
            <w:r w:rsidR="00B334C0">
              <w:t>)</w:t>
            </w:r>
          </w:p>
        </w:tc>
        <w:tc>
          <w:tcPr>
            <w:tcW w:w="3597" w:type="dxa"/>
          </w:tcPr>
          <w:p w14:paraId="48AD6CB8" w14:textId="08610EA5" w:rsidR="001409A6" w:rsidRDefault="000D7F92" w:rsidP="00DE2D0A">
            <w:r>
              <w:t>Health Insurance</w:t>
            </w:r>
            <w:r>
              <w:br/>
              <w:t>Subscriber Name</w:t>
            </w:r>
            <w:r>
              <w:br/>
              <w:t>Subscriber ID</w:t>
            </w:r>
            <w:r>
              <w:br/>
              <w:t>Issuer</w:t>
            </w:r>
            <w:r>
              <w:br/>
              <w:t>Group Number</w:t>
            </w:r>
            <w:r>
              <w:br/>
              <w:t>Issued</w:t>
            </w:r>
            <w:r>
              <w:br/>
              <w:t>Plan</w:t>
            </w:r>
            <w:r>
              <w:br/>
              <w:t>Office Visit Copay</w:t>
            </w:r>
            <w:r>
              <w:br/>
              <w:t>Specialist Copay</w:t>
            </w:r>
            <w:r>
              <w:br/>
              <w:t>Emergency Copay</w:t>
            </w:r>
            <w:r>
              <w:br/>
              <w:t>Deductible</w:t>
            </w:r>
            <w:r>
              <w:br/>
              <w:t>Coinsurance</w:t>
            </w:r>
            <w:r>
              <w:br/>
              <w:t>Out-Of-Pocket Max</w:t>
            </w:r>
          </w:p>
        </w:tc>
        <w:tc>
          <w:tcPr>
            <w:tcW w:w="3597" w:type="dxa"/>
          </w:tcPr>
          <w:p w14:paraId="01508B32" w14:textId="62436892" w:rsidR="001409A6" w:rsidRPr="00330F6F" w:rsidRDefault="740AD307" w:rsidP="00DE2D0A">
            <w:pPr>
              <w:rPr>
                <w:lang w:val="es-US"/>
              </w:rPr>
            </w:pPr>
            <w:r w:rsidRPr="00330F6F">
              <w:rPr>
                <w:lang w:val="es-US"/>
              </w:rPr>
              <w:t>Seguro M</w:t>
            </w:r>
            <w:r w:rsidR="29A0A247" w:rsidRPr="00330F6F">
              <w:rPr>
                <w:rFonts w:ascii="Arial" w:eastAsia="Arial" w:hAnsi="Arial" w:cs="Arial"/>
                <w:sz w:val="22"/>
                <w:szCs w:val="22"/>
                <w:lang w:val="es-US"/>
              </w:rPr>
              <w:t>é</w:t>
            </w:r>
            <w:r w:rsidRPr="00330F6F">
              <w:rPr>
                <w:lang w:val="es-US"/>
              </w:rPr>
              <w:t>dico</w:t>
            </w:r>
          </w:p>
          <w:p w14:paraId="62C0E152" w14:textId="2C672E3D" w:rsidR="001409A6" w:rsidRPr="00330F6F" w:rsidRDefault="740AD307" w:rsidP="00DE2D0A">
            <w:pPr>
              <w:rPr>
                <w:lang w:val="es-US"/>
              </w:rPr>
            </w:pPr>
            <w:r w:rsidRPr="00330F6F">
              <w:rPr>
                <w:lang w:val="es-US"/>
              </w:rPr>
              <w:t xml:space="preserve">Nombre del </w:t>
            </w:r>
            <w:r w:rsidR="08A76294" w:rsidRPr="24AD949F">
              <w:rPr>
                <w:lang w:val="es-US"/>
              </w:rPr>
              <w:t>Suscriptor</w:t>
            </w:r>
          </w:p>
          <w:p w14:paraId="45F7B8D2" w14:textId="7654BF91" w:rsidR="001409A6" w:rsidRPr="00330F6F" w:rsidRDefault="740AD307" w:rsidP="00DE2D0A">
            <w:pPr>
              <w:rPr>
                <w:lang w:val="es-US"/>
              </w:rPr>
            </w:pPr>
            <w:r w:rsidRPr="00330F6F">
              <w:rPr>
                <w:lang w:val="es-US"/>
              </w:rPr>
              <w:t>N</w:t>
            </w:r>
            <w:r w:rsidR="57E98362" w:rsidRPr="00330F6F">
              <w:rPr>
                <w:rFonts w:ascii="Arial" w:eastAsia="Arial" w:hAnsi="Arial" w:cs="Arial"/>
                <w:sz w:val="22"/>
                <w:szCs w:val="22"/>
                <w:lang w:val="es-US"/>
              </w:rPr>
              <w:t>úmero</w:t>
            </w:r>
            <w:r w:rsidRPr="00330F6F">
              <w:rPr>
                <w:lang w:val="es-US"/>
              </w:rPr>
              <w:t xml:space="preserve"> de Identifi</w:t>
            </w:r>
            <w:r w:rsidR="24AC3056" w:rsidRPr="00330F6F">
              <w:rPr>
                <w:rFonts w:ascii="Arial" w:eastAsia="Arial" w:hAnsi="Arial" w:cs="Arial"/>
                <w:sz w:val="22"/>
                <w:szCs w:val="22"/>
                <w:lang w:val="es-US"/>
              </w:rPr>
              <w:t>cación</w:t>
            </w:r>
            <w:r w:rsidRPr="00330F6F">
              <w:rPr>
                <w:lang w:val="es-US"/>
              </w:rPr>
              <w:t xml:space="preserve"> del </w:t>
            </w:r>
            <w:r w:rsidR="08A76294" w:rsidRPr="24AD949F">
              <w:rPr>
                <w:lang w:val="es-US"/>
              </w:rPr>
              <w:t>Suscriptor</w:t>
            </w:r>
          </w:p>
          <w:p w14:paraId="7AF4D4DD" w14:textId="010F4C0A" w:rsidR="001409A6" w:rsidRPr="00330F6F" w:rsidRDefault="1D02469B" w:rsidP="00DE2D0A">
            <w:pPr>
              <w:rPr>
                <w:lang w:val="es-US"/>
              </w:rPr>
            </w:pPr>
            <w:r w:rsidRPr="00330F6F">
              <w:rPr>
                <w:lang w:val="es-US"/>
              </w:rPr>
              <w:t>Emisor</w:t>
            </w:r>
          </w:p>
          <w:p w14:paraId="12D210F4" w14:textId="554F897D" w:rsidR="001409A6" w:rsidRPr="00330F6F" w:rsidRDefault="1D02469B" w:rsidP="00DE2D0A">
            <w:pPr>
              <w:rPr>
                <w:rFonts w:ascii="Arial" w:eastAsia="Arial" w:hAnsi="Arial" w:cs="Arial"/>
                <w:sz w:val="22"/>
                <w:szCs w:val="22"/>
                <w:lang w:val="es-US"/>
              </w:rPr>
            </w:pPr>
            <w:r w:rsidRPr="00330F6F">
              <w:rPr>
                <w:lang w:val="es-US"/>
              </w:rPr>
              <w:t>N</w:t>
            </w:r>
            <w:r w:rsidRPr="00330F6F">
              <w:rPr>
                <w:rFonts w:ascii="Arial" w:eastAsia="Arial" w:hAnsi="Arial" w:cs="Arial"/>
                <w:sz w:val="22"/>
                <w:szCs w:val="22"/>
                <w:lang w:val="es-US"/>
              </w:rPr>
              <w:t>úmero de Grupo</w:t>
            </w:r>
          </w:p>
          <w:p w14:paraId="5B384E2E" w14:textId="1E849084" w:rsidR="612B3315" w:rsidRPr="00330F6F" w:rsidRDefault="612B3315" w:rsidP="40E7B100">
            <w:pPr>
              <w:rPr>
                <w:rFonts w:ascii="Arial" w:eastAsia="Arial" w:hAnsi="Arial" w:cs="Arial"/>
                <w:color w:val="000000" w:themeColor="text1"/>
                <w:sz w:val="22"/>
                <w:szCs w:val="22"/>
                <w:lang w:val="es-US"/>
              </w:rPr>
            </w:pPr>
            <w:r w:rsidRPr="00330F6F">
              <w:rPr>
                <w:rFonts w:ascii="Arial" w:eastAsia="Arial" w:hAnsi="Arial" w:cs="Arial"/>
                <w:sz w:val="22"/>
                <w:szCs w:val="22"/>
                <w:lang w:val="es-US"/>
              </w:rPr>
              <w:t>Emitido</w:t>
            </w:r>
          </w:p>
          <w:p w14:paraId="4A997FFF" w14:textId="32F65853" w:rsidR="001409A6" w:rsidRPr="00330F6F" w:rsidRDefault="1D02469B" w:rsidP="1AAE032A">
            <w:pPr>
              <w:rPr>
                <w:rFonts w:ascii="Arial" w:eastAsia="Arial" w:hAnsi="Arial" w:cs="Arial"/>
                <w:color w:val="000000" w:themeColor="text1"/>
                <w:sz w:val="22"/>
                <w:szCs w:val="22"/>
                <w:lang w:val="es-US"/>
              </w:rPr>
            </w:pPr>
            <w:r w:rsidRPr="00330F6F">
              <w:rPr>
                <w:rFonts w:ascii="Arial" w:eastAsia="Arial" w:hAnsi="Arial" w:cs="Arial"/>
                <w:sz w:val="22"/>
                <w:szCs w:val="22"/>
                <w:lang w:val="es-US"/>
              </w:rPr>
              <w:t>Plan</w:t>
            </w:r>
          </w:p>
          <w:p w14:paraId="60BF1F85" w14:textId="3931C13E" w:rsidR="001409A6" w:rsidRPr="00330F6F" w:rsidRDefault="1D02469B" w:rsidP="1AAE032A">
            <w:pPr>
              <w:rPr>
                <w:rFonts w:ascii="Arial" w:eastAsia="Arial" w:hAnsi="Arial" w:cs="Arial"/>
                <w:sz w:val="22"/>
                <w:szCs w:val="22"/>
                <w:lang w:val="es-US"/>
              </w:rPr>
            </w:pPr>
            <w:r w:rsidRPr="00330F6F">
              <w:rPr>
                <w:rFonts w:ascii="Arial" w:eastAsia="Arial" w:hAnsi="Arial" w:cs="Arial"/>
                <w:sz w:val="22"/>
                <w:szCs w:val="22"/>
                <w:lang w:val="es-US"/>
              </w:rPr>
              <w:t>Porci</w:t>
            </w:r>
            <w:r w:rsidR="62CFD38F" w:rsidRPr="00330F6F">
              <w:rPr>
                <w:rFonts w:ascii="Arial" w:eastAsia="Arial" w:hAnsi="Arial" w:cs="Arial"/>
                <w:sz w:val="22"/>
                <w:szCs w:val="22"/>
                <w:lang w:val="es-US"/>
              </w:rPr>
              <w:t>ó</w:t>
            </w:r>
            <w:r w:rsidRPr="00330F6F">
              <w:rPr>
                <w:rFonts w:ascii="Arial" w:eastAsia="Arial" w:hAnsi="Arial" w:cs="Arial"/>
                <w:sz w:val="22"/>
                <w:szCs w:val="22"/>
                <w:lang w:val="es-US"/>
              </w:rPr>
              <w:t xml:space="preserve">n del </w:t>
            </w:r>
            <w:r w:rsidR="6B3FCC0F" w:rsidRPr="00330F6F">
              <w:rPr>
                <w:rFonts w:ascii="Arial" w:eastAsia="Arial" w:hAnsi="Arial" w:cs="Arial"/>
                <w:sz w:val="22"/>
                <w:szCs w:val="22"/>
                <w:lang w:val="es-US"/>
              </w:rPr>
              <w:t>P</w:t>
            </w:r>
            <w:r w:rsidRPr="00330F6F">
              <w:rPr>
                <w:rFonts w:ascii="Arial" w:eastAsia="Arial" w:hAnsi="Arial" w:cs="Arial"/>
                <w:sz w:val="22"/>
                <w:szCs w:val="22"/>
                <w:lang w:val="es-US"/>
              </w:rPr>
              <w:t xml:space="preserve">ago al Momento de la </w:t>
            </w:r>
            <w:r w:rsidR="4DA08F4F" w:rsidRPr="00330F6F">
              <w:rPr>
                <w:rFonts w:ascii="Arial" w:eastAsia="Arial" w:hAnsi="Arial" w:cs="Arial"/>
                <w:sz w:val="22"/>
                <w:szCs w:val="22"/>
                <w:lang w:val="es-US"/>
              </w:rPr>
              <w:t>Consulta</w:t>
            </w:r>
          </w:p>
          <w:p w14:paraId="3CF611CA" w14:textId="7C800A2A" w:rsidR="001409A6" w:rsidRPr="00330F6F" w:rsidRDefault="58486AD4" w:rsidP="1AAE032A">
            <w:pPr>
              <w:rPr>
                <w:rFonts w:ascii="Arial" w:eastAsia="Arial" w:hAnsi="Arial" w:cs="Arial"/>
                <w:color w:val="000000" w:themeColor="text1"/>
                <w:sz w:val="22"/>
                <w:szCs w:val="22"/>
                <w:lang w:val="es-US"/>
              </w:rPr>
            </w:pPr>
            <w:r w:rsidRPr="00330F6F">
              <w:rPr>
                <w:rFonts w:ascii="Arial" w:eastAsia="Arial" w:hAnsi="Arial" w:cs="Arial"/>
                <w:sz w:val="22"/>
                <w:szCs w:val="22"/>
                <w:lang w:val="es-US"/>
              </w:rPr>
              <w:t xml:space="preserve">Porción del </w:t>
            </w:r>
            <w:r w:rsidR="1D02469B" w:rsidRPr="00330F6F">
              <w:rPr>
                <w:rFonts w:ascii="Arial" w:eastAsia="Arial" w:hAnsi="Arial" w:cs="Arial"/>
                <w:sz w:val="22"/>
                <w:szCs w:val="22"/>
                <w:lang w:val="es-US"/>
              </w:rPr>
              <w:t xml:space="preserve">Pago al Momento </w:t>
            </w:r>
            <w:r w:rsidR="1C527E72" w:rsidRPr="00330F6F">
              <w:rPr>
                <w:rFonts w:ascii="Arial" w:eastAsia="Arial" w:hAnsi="Arial" w:cs="Arial"/>
                <w:sz w:val="22"/>
                <w:szCs w:val="22"/>
                <w:lang w:val="es-US"/>
              </w:rPr>
              <w:t>de Consulta con</w:t>
            </w:r>
            <w:r w:rsidR="1D02469B" w:rsidRPr="00330F6F">
              <w:rPr>
                <w:rFonts w:ascii="Arial" w:eastAsia="Arial" w:hAnsi="Arial" w:cs="Arial"/>
                <w:sz w:val="22"/>
                <w:szCs w:val="22"/>
                <w:lang w:val="es-US"/>
              </w:rPr>
              <w:t xml:space="preserve"> Especialista</w:t>
            </w:r>
          </w:p>
          <w:p w14:paraId="3A73CD59" w14:textId="330EA9C3" w:rsidR="001409A6" w:rsidRPr="00330F6F" w:rsidRDefault="26A368E6" w:rsidP="1AAE032A">
            <w:pPr>
              <w:rPr>
                <w:rFonts w:ascii="Arial" w:eastAsia="Arial" w:hAnsi="Arial" w:cs="Arial"/>
                <w:color w:val="000000" w:themeColor="text1"/>
                <w:sz w:val="22"/>
                <w:szCs w:val="22"/>
                <w:lang w:val="es-US"/>
              </w:rPr>
            </w:pPr>
            <w:r w:rsidRPr="00330F6F">
              <w:rPr>
                <w:rFonts w:ascii="Arial" w:eastAsia="Arial" w:hAnsi="Arial" w:cs="Arial"/>
                <w:sz w:val="22"/>
                <w:szCs w:val="22"/>
                <w:lang w:val="es-US"/>
              </w:rPr>
              <w:t>Porción del Pago al Momento de Servicios de Urgencias</w:t>
            </w:r>
          </w:p>
          <w:p w14:paraId="5A822DF2" w14:textId="43B3409C" w:rsidR="001409A6" w:rsidRPr="00330F6F" w:rsidRDefault="26A368E6" w:rsidP="1AAE032A">
            <w:pPr>
              <w:rPr>
                <w:rFonts w:ascii="Arial" w:eastAsia="Arial" w:hAnsi="Arial" w:cs="Arial"/>
                <w:color w:val="000000" w:themeColor="text1"/>
                <w:sz w:val="22"/>
                <w:szCs w:val="22"/>
                <w:lang w:val="es-US"/>
              </w:rPr>
            </w:pPr>
            <w:r w:rsidRPr="00330F6F">
              <w:rPr>
                <w:rFonts w:ascii="Arial" w:eastAsia="Arial" w:hAnsi="Arial" w:cs="Arial"/>
                <w:sz w:val="22"/>
                <w:szCs w:val="22"/>
                <w:lang w:val="es-US"/>
              </w:rPr>
              <w:t>Deducible</w:t>
            </w:r>
          </w:p>
          <w:p w14:paraId="485F14B7" w14:textId="1084E31F" w:rsidR="001409A6" w:rsidRPr="00330F6F" w:rsidRDefault="6AB2DA25" w:rsidP="1AAE032A">
            <w:pPr>
              <w:rPr>
                <w:rFonts w:ascii="Arial" w:eastAsia="Arial" w:hAnsi="Arial" w:cs="Arial"/>
                <w:color w:val="000000" w:themeColor="text1"/>
                <w:sz w:val="22"/>
                <w:szCs w:val="22"/>
                <w:lang w:val="es-US"/>
              </w:rPr>
            </w:pPr>
            <w:r w:rsidRPr="00330F6F">
              <w:rPr>
                <w:rFonts w:ascii="Arial" w:eastAsia="Arial" w:hAnsi="Arial" w:cs="Arial"/>
                <w:sz w:val="22"/>
                <w:szCs w:val="22"/>
                <w:lang w:val="es-US"/>
              </w:rPr>
              <w:t>Coseguro</w:t>
            </w:r>
          </w:p>
          <w:p w14:paraId="4030AE27" w14:textId="402B36EB" w:rsidR="001409A6" w:rsidRPr="00330F6F" w:rsidRDefault="6AB2DA25" w:rsidP="1AAE032A">
            <w:pPr>
              <w:rPr>
                <w:rFonts w:ascii="Arial" w:eastAsia="Arial" w:hAnsi="Arial" w:cs="Arial"/>
                <w:color w:val="000000" w:themeColor="text1"/>
                <w:sz w:val="22"/>
                <w:szCs w:val="22"/>
                <w:lang w:val="es-US"/>
              </w:rPr>
            </w:pPr>
            <w:r w:rsidRPr="00330F6F">
              <w:rPr>
                <w:rFonts w:ascii="Arial" w:eastAsia="Arial" w:hAnsi="Arial" w:cs="Arial"/>
                <w:sz w:val="22"/>
                <w:szCs w:val="22"/>
                <w:lang w:val="es-US"/>
              </w:rPr>
              <w:t>Cantidad M</w:t>
            </w:r>
            <w:r w:rsidR="62ABC38E" w:rsidRPr="00330F6F">
              <w:rPr>
                <w:rFonts w:ascii="Arial" w:eastAsia="Arial" w:hAnsi="Arial" w:cs="Arial"/>
                <w:sz w:val="22"/>
                <w:szCs w:val="22"/>
                <w:lang w:val="es-US"/>
              </w:rPr>
              <w:t>á</w:t>
            </w:r>
            <w:r w:rsidR="5E857457" w:rsidRPr="00330F6F">
              <w:rPr>
                <w:rFonts w:ascii="Arial" w:eastAsia="Arial" w:hAnsi="Arial" w:cs="Arial"/>
                <w:sz w:val="22"/>
                <w:szCs w:val="22"/>
                <w:lang w:val="es-US"/>
              </w:rPr>
              <w:t xml:space="preserve">xima a Pagar </w:t>
            </w:r>
            <w:r w:rsidR="0190BEE2" w:rsidRPr="00330F6F">
              <w:rPr>
                <w:rFonts w:ascii="Arial" w:eastAsia="Arial" w:hAnsi="Arial" w:cs="Arial"/>
                <w:sz w:val="22"/>
                <w:szCs w:val="22"/>
                <w:lang w:val="es-US"/>
              </w:rPr>
              <w:t>por el Paciente</w:t>
            </w:r>
          </w:p>
        </w:tc>
      </w:tr>
      <w:tr w:rsidR="000D7F92" w14:paraId="5D33BA8A" w14:textId="77777777" w:rsidTr="00B155FA">
        <w:tc>
          <w:tcPr>
            <w:tcW w:w="3596" w:type="dxa"/>
          </w:tcPr>
          <w:p w14:paraId="597C8B8C" w14:textId="7F6235C0" w:rsidR="000D7F92" w:rsidRDefault="003A2D5C" w:rsidP="00DE2D0A">
            <w:r>
              <w:t>2:20 (Screenshot of Manage My Bills Page)</w:t>
            </w:r>
          </w:p>
        </w:tc>
        <w:tc>
          <w:tcPr>
            <w:tcW w:w="3597" w:type="dxa"/>
          </w:tcPr>
          <w:p w14:paraId="1A02544D" w14:textId="706A66CC" w:rsidR="000D7F92" w:rsidRDefault="003A2D5C" w:rsidP="00DE2D0A">
            <w:r>
              <w:t>N/A (language captured elsewhere)</w:t>
            </w:r>
          </w:p>
        </w:tc>
        <w:tc>
          <w:tcPr>
            <w:tcW w:w="3597" w:type="dxa"/>
          </w:tcPr>
          <w:p w14:paraId="6668CAAA" w14:textId="39841FF9" w:rsidR="000D7F92" w:rsidRDefault="003A2D5C" w:rsidP="00DE2D0A">
            <w:r>
              <w:t>N/A (translations captured elsewhere)</w:t>
            </w:r>
          </w:p>
        </w:tc>
      </w:tr>
    </w:tbl>
    <w:p w14:paraId="3E7A6A9D" w14:textId="77777777" w:rsidR="00824804" w:rsidRDefault="00824804" w:rsidP="00DE2D0A"/>
    <w:p w14:paraId="4C512DE6" w14:textId="77777777" w:rsidR="00824804" w:rsidRPr="006C24BF" w:rsidDel="00706AD1" w:rsidRDefault="00824804" w:rsidP="00DE2D0A"/>
    <w:p w14:paraId="74910A71" w14:textId="63B9138C" w:rsidR="00590F5F" w:rsidRDefault="00590F5F" w:rsidP="00DE2D0A">
      <w:pPr>
        <w:pStyle w:val="Heading3"/>
        <w:spacing w:before="0" w:after="0"/>
        <w:rPr>
          <w:rStyle w:val="Heading2Char"/>
        </w:rPr>
      </w:pPr>
      <w:bookmarkStart w:id="65" w:name="_Toc187047907"/>
      <w:bookmarkStart w:id="66" w:name="_Toc187047958"/>
      <w:bookmarkStart w:id="67" w:name="_Toc187220762"/>
      <w:bookmarkStart w:id="68" w:name="_Toc200962889"/>
      <w:r w:rsidRPr="006C24BF">
        <w:rPr>
          <w:rStyle w:val="Heading2Char"/>
        </w:rPr>
        <w:t>Reading Your Statement</w:t>
      </w:r>
      <w:bookmarkEnd w:id="65"/>
      <w:bookmarkEnd w:id="66"/>
      <w:bookmarkEnd w:id="67"/>
      <w:r w:rsidR="00F1185B">
        <w:rPr>
          <w:rStyle w:val="Heading2Char"/>
        </w:rPr>
        <w:t xml:space="preserve"> (text)</w:t>
      </w:r>
      <w:bookmarkEnd w:id="68"/>
    </w:p>
    <w:tbl>
      <w:tblPr>
        <w:tblStyle w:val="TableGrid"/>
        <w:tblW w:w="0" w:type="auto"/>
        <w:tblLook w:val="04A0" w:firstRow="1" w:lastRow="0" w:firstColumn="1" w:lastColumn="0" w:noHBand="0" w:noVBand="1"/>
      </w:tblPr>
      <w:tblGrid>
        <w:gridCol w:w="5395"/>
        <w:gridCol w:w="5395"/>
      </w:tblGrid>
      <w:tr w:rsidR="00065066" w14:paraId="273466C0" w14:textId="77777777" w:rsidTr="00B155FA">
        <w:tc>
          <w:tcPr>
            <w:tcW w:w="5395" w:type="dxa"/>
          </w:tcPr>
          <w:p w14:paraId="24BE5B5B" w14:textId="3E5A1C18" w:rsidR="00065066" w:rsidRDefault="00065066" w:rsidP="00065066">
            <w:r>
              <w:t>English</w:t>
            </w:r>
          </w:p>
        </w:tc>
        <w:tc>
          <w:tcPr>
            <w:tcW w:w="5395" w:type="dxa"/>
          </w:tcPr>
          <w:p w14:paraId="35C37A37" w14:textId="0D4C6FD2" w:rsidR="00065066" w:rsidRDefault="4152C784" w:rsidP="1AAE032A">
            <w:r>
              <w:t>Spanish</w:t>
            </w:r>
          </w:p>
        </w:tc>
      </w:tr>
      <w:tr w:rsidR="00065066" w:rsidRPr="00DC3DAE" w14:paraId="15BC8464" w14:textId="77777777" w:rsidTr="00B155FA">
        <w:tc>
          <w:tcPr>
            <w:tcW w:w="5395" w:type="dxa"/>
          </w:tcPr>
          <w:p w14:paraId="3BF54659" w14:textId="77777777" w:rsidR="00065066" w:rsidRDefault="00F1185B" w:rsidP="00065066">
            <w:r>
              <w:t>Reading Your Statement</w:t>
            </w:r>
          </w:p>
          <w:p w14:paraId="0D05A7DF" w14:textId="77777777" w:rsidR="00F1185B" w:rsidRDefault="00F1185B" w:rsidP="00065066"/>
          <w:p w14:paraId="562A4A89" w14:textId="77777777" w:rsidR="00F1185B" w:rsidRPr="006C24BF" w:rsidRDefault="00F1185B" w:rsidP="00F1185B">
            <w:r w:rsidRPr="006C24BF">
              <w:t xml:space="preserve">To review your account, including your open balances and payment options, </w:t>
            </w:r>
            <w:r w:rsidRPr="006C24BF">
              <w:rPr>
                <w:u w:val="single"/>
              </w:rPr>
              <w:t>log in</w:t>
            </w:r>
            <w:r w:rsidRPr="006C24BF">
              <w:t xml:space="preserve"> to the EquityPay portal.</w:t>
            </w:r>
          </w:p>
          <w:p w14:paraId="2F7A469B" w14:textId="77777777" w:rsidR="00F1185B" w:rsidRPr="006C24BF" w:rsidRDefault="00F1185B" w:rsidP="00F1185B"/>
          <w:p w14:paraId="00F3842D" w14:textId="77777777" w:rsidR="00F1185B" w:rsidRPr="006C24BF" w:rsidRDefault="00F1185B" w:rsidP="00F1185B">
            <w:r w:rsidRPr="006C24BF">
              <w:t xml:space="preserve">If you need help reading a statement you received in the mail, visit the </w:t>
            </w:r>
            <w:r w:rsidRPr="00177831">
              <w:rPr>
                <w:highlight w:val="green"/>
                <w:u w:val="single"/>
              </w:rPr>
              <w:t>How to Read Your Statement</w:t>
            </w:r>
            <w:r w:rsidRPr="006C24BF">
              <w:t xml:space="preserve"> page.</w:t>
            </w:r>
          </w:p>
          <w:p w14:paraId="20569444" w14:textId="41884FC4" w:rsidR="00F1185B" w:rsidRDefault="00F1185B" w:rsidP="00065066"/>
        </w:tc>
        <w:tc>
          <w:tcPr>
            <w:tcW w:w="5395" w:type="dxa"/>
          </w:tcPr>
          <w:p w14:paraId="7C46B281" w14:textId="04CE7C64" w:rsidR="00065066" w:rsidRPr="00330F6F" w:rsidRDefault="58C2CFF6" w:rsidP="40E7B100">
            <w:pPr>
              <w:rPr>
                <w:lang w:val="es-US"/>
              </w:rPr>
            </w:pPr>
            <w:r w:rsidRPr="00330F6F">
              <w:rPr>
                <w:lang w:val="es-US"/>
              </w:rPr>
              <w:t>Entendiendo Su Estado de Cuenta</w:t>
            </w:r>
          </w:p>
          <w:p w14:paraId="2EA79483" w14:textId="6D0A42DC" w:rsidR="00065066" w:rsidRPr="00330F6F" w:rsidRDefault="00065066" w:rsidP="40E7B100">
            <w:pPr>
              <w:rPr>
                <w:lang w:val="es-US"/>
              </w:rPr>
            </w:pPr>
          </w:p>
          <w:p w14:paraId="37E1FD21" w14:textId="769716F4" w:rsidR="00065066" w:rsidRDefault="09FF48B7" w:rsidP="40E7B100">
            <w:pPr>
              <w:rPr>
                <w:lang w:val="es-ES"/>
              </w:rPr>
            </w:pPr>
            <w:r w:rsidRPr="40E7B100">
              <w:rPr>
                <w:lang w:val="es-ES"/>
              </w:rPr>
              <w:t>Para</w:t>
            </w:r>
            <w:r w:rsidR="2D1999F2" w:rsidRPr="40E7B100">
              <w:rPr>
                <w:lang w:val="es-ES"/>
              </w:rPr>
              <w:t xml:space="preserve"> poder</w:t>
            </w:r>
            <w:r w:rsidRPr="40E7B100">
              <w:rPr>
                <w:lang w:val="es-ES"/>
              </w:rPr>
              <w:t xml:space="preserve"> revisar su cuenta, incluyendo los </w:t>
            </w:r>
            <w:r w:rsidR="274C444C" w:rsidRPr="40E7B100">
              <w:rPr>
                <w:lang w:val="es-ES"/>
              </w:rPr>
              <w:t>saldos</w:t>
            </w:r>
            <w:r w:rsidRPr="40E7B100">
              <w:rPr>
                <w:lang w:val="es-ES"/>
              </w:rPr>
              <w:t xml:space="preserve"> activos y opciones de </w:t>
            </w:r>
            <w:r w:rsidR="7C8D911A" w:rsidRPr="40E7B100">
              <w:rPr>
                <w:lang w:val="es-ES"/>
              </w:rPr>
              <w:t xml:space="preserve">pagos, </w:t>
            </w:r>
            <w:r w:rsidR="7C8D911A" w:rsidRPr="40E7B100">
              <w:rPr>
                <w:u w:val="single"/>
                <w:lang w:val="es-ES"/>
              </w:rPr>
              <w:t xml:space="preserve">ingrese </w:t>
            </w:r>
            <w:r w:rsidR="7C8D911A" w:rsidRPr="40E7B100">
              <w:rPr>
                <w:lang w:val="es-ES"/>
              </w:rPr>
              <w:t xml:space="preserve">al sitio </w:t>
            </w:r>
            <w:r w:rsidR="42AA6D7A" w:rsidRPr="323A5805">
              <w:rPr>
                <w:lang w:val="es-ES"/>
              </w:rPr>
              <w:t>web</w:t>
            </w:r>
            <w:r w:rsidR="3ABDCC33" w:rsidRPr="323A5805">
              <w:rPr>
                <w:lang w:val="es-ES"/>
              </w:rPr>
              <w:t xml:space="preserve"> </w:t>
            </w:r>
            <w:r w:rsidR="7C8D911A" w:rsidRPr="40E7B100">
              <w:rPr>
                <w:lang w:val="es-ES"/>
              </w:rPr>
              <w:t>de EquityPay.</w:t>
            </w:r>
          </w:p>
          <w:p w14:paraId="4E936DDD" w14:textId="64FDDBAE" w:rsidR="00065066" w:rsidRDefault="00065066" w:rsidP="40E7B100">
            <w:pPr>
              <w:rPr>
                <w:lang w:val="es-ES"/>
              </w:rPr>
            </w:pPr>
          </w:p>
          <w:p w14:paraId="3482B73E" w14:textId="413CFB87" w:rsidR="00065066" w:rsidRDefault="41FD76E9" w:rsidP="00065066">
            <w:pPr>
              <w:rPr>
                <w:lang w:val="es-ES"/>
              </w:rPr>
            </w:pPr>
            <w:r w:rsidRPr="40E7B100">
              <w:rPr>
                <w:lang w:val="es-ES"/>
              </w:rPr>
              <w:t xml:space="preserve">Si necesita ayuda para entender una cuenta que haya recibo por correo, visite </w:t>
            </w:r>
            <w:r w:rsidRPr="40E7B100">
              <w:rPr>
                <w:highlight w:val="green"/>
                <w:u w:val="single"/>
                <w:lang w:val="es-ES"/>
              </w:rPr>
              <w:t>C</w:t>
            </w:r>
            <w:r w:rsidR="3200A284" w:rsidRPr="40E7B100">
              <w:rPr>
                <w:rFonts w:ascii="Arial" w:eastAsia="Arial" w:hAnsi="Arial" w:cs="Arial"/>
                <w:sz w:val="22"/>
                <w:szCs w:val="22"/>
                <w:highlight w:val="green"/>
                <w:u w:val="single"/>
                <w:lang w:val="es-ES"/>
              </w:rPr>
              <w:t xml:space="preserve">ómo </w:t>
            </w:r>
            <w:r w:rsidR="44166C89" w:rsidRPr="323A5805">
              <w:rPr>
                <w:rFonts w:ascii="Arial" w:eastAsia="Arial" w:hAnsi="Arial" w:cs="Arial"/>
                <w:sz w:val="22"/>
                <w:szCs w:val="22"/>
                <w:highlight w:val="green"/>
                <w:u w:val="single"/>
                <w:lang w:val="es-ES"/>
              </w:rPr>
              <w:t>Le</w:t>
            </w:r>
            <w:r w:rsidR="2C56634A" w:rsidRPr="323A5805">
              <w:rPr>
                <w:rFonts w:ascii="Arial" w:eastAsia="Arial" w:hAnsi="Arial" w:cs="Arial"/>
                <w:sz w:val="22"/>
                <w:szCs w:val="22"/>
                <w:highlight w:val="green"/>
                <w:u w:val="single"/>
                <w:lang w:val="es-ES"/>
              </w:rPr>
              <w:t>er</w:t>
            </w:r>
            <w:r w:rsidR="3200A284" w:rsidRPr="40E7B100">
              <w:rPr>
                <w:rFonts w:ascii="Arial" w:eastAsia="Arial" w:hAnsi="Arial" w:cs="Arial"/>
                <w:sz w:val="22"/>
                <w:szCs w:val="22"/>
                <w:highlight w:val="green"/>
                <w:u w:val="single"/>
                <w:lang w:val="es-ES"/>
              </w:rPr>
              <w:t xml:space="preserve"> Su Estado de Cuenta.</w:t>
            </w:r>
          </w:p>
        </w:tc>
      </w:tr>
    </w:tbl>
    <w:p w14:paraId="26760157" w14:textId="77777777" w:rsidR="00065066" w:rsidRPr="00330F6F" w:rsidRDefault="00065066" w:rsidP="00065066">
      <w:pPr>
        <w:rPr>
          <w:lang w:val="es-US"/>
        </w:rPr>
      </w:pPr>
    </w:p>
    <w:p w14:paraId="29D67805" w14:textId="42FC63AA" w:rsidR="00A27580" w:rsidRDefault="00EC1356" w:rsidP="00DE2D0A">
      <w:pPr>
        <w:pStyle w:val="Heading3"/>
        <w:spacing w:before="0" w:after="0"/>
      </w:pPr>
      <w:r w:rsidRPr="006C24BF">
        <w:t>Common</w:t>
      </w:r>
      <w:r w:rsidR="00682D5A" w:rsidRPr="006C24BF">
        <w:t xml:space="preserve"> </w:t>
      </w:r>
      <w:r w:rsidR="000324DB" w:rsidRPr="006C24BF">
        <w:t>Billing Questions</w:t>
      </w:r>
      <w:r w:rsidR="00F1185B">
        <w:t xml:space="preserve"> (text)</w:t>
      </w:r>
    </w:p>
    <w:tbl>
      <w:tblPr>
        <w:tblStyle w:val="TableGrid"/>
        <w:tblW w:w="0" w:type="auto"/>
        <w:tblLook w:val="04A0" w:firstRow="1" w:lastRow="0" w:firstColumn="1" w:lastColumn="0" w:noHBand="0" w:noVBand="1"/>
      </w:tblPr>
      <w:tblGrid>
        <w:gridCol w:w="5395"/>
        <w:gridCol w:w="5395"/>
      </w:tblGrid>
      <w:tr w:rsidR="00F1185B" w14:paraId="58628379" w14:textId="77777777" w:rsidTr="00B155FA">
        <w:tc>
          <w:tcPr>
            <w:tcW w:w="5395" w:type="dxa"/>
          </w:tcPr>
          <w:p w14:paraId="5EDBEA30" w14:textId="5B61FAF0" w:rsidR="00F1185B" w:rsidRDefault="00F1185B" w:rsidP="00F1185B">
            <w:r>
              <w:t>English</w:t>
            </w:r>
          </w:p>
        </w:tc>
        <w:tc>
          <w:tcPr>
            <w:tcW w:w="5395" w:type="dxa"/>
          </w:tcPr>
          <w:p w14:paraId="35B413A5" w14:textId="07A64905" w:rsidR="00F1185B" w:rsidRDefault="00F1185B" w:rsidP="1AAE032A">
            <w:pPr>
              <w:rPr>
                <w:highlight w:val="cyan"/>
              </w:rPr>
            </w:pPr>
            <w:r w:rsidRPr="1AAE032A">
              <w:rPr>
                <w:highlight w:val="cyan"/>
              </w:rPr>
              <w:t>Spanish</w:t>
            </w:r>
          </w:p>
        </w:tc>
      </w:tr>
      <w:tr w:rsidR="00F1185B" w:rsidRPr="00DC3DAE" w14:paraId="11723908" w14:textId="77777777" w:rsidTr="00B155FA">
        <w:tc>
          <w:tcPr>
            <w:tcW w:w="5395" w:type="dxa"/>
          </w:tcPr>
          <w:p w14:paraId="1E4C033A" w14:textId="346CDCA8" w:rsidR="007E7F5E" w:rsidRDefault="007E7F5E" w:rsidP="00F1185B">
            <w:r>
              <w:t xml:space="preserve">Common Billing Questions </w:t>
            </w:r>
          </w:p>
          <w:p w14:paraId="797DFB23" w14:textId="77777777" w:rsidR="007E7F5E" w:rsidRDefault="007E7F5E" w:rsidP="00F1185B"/>
          <w:p w14:paraId="2E224BFA" w14:textId="648004FB" w:rsidR="00F1185B" w:rsidRDefault="00F1185B" w:rsidP="00F1185B">
            <w:pPr>
              <w:rPr>
                <w:u w:val="single"/>
              </w:rPr>
            </w:pPr>
            <w:r>
              <w:t xml:space="preserve">Here are three questions to ask to help determine whether insurance will help pay for your care.  You can learn more about these topics by logging in and visiting the </w:t>
            </w:r>
            <w:r w:rsidRPr="00053865">
              <w:rPr>
                <w:highlight w:val="green"/>
                <w:u w:val="single"/>
              </w:rPr>
              <w:t>Learning Library.</w:t>
            </w:r>
          </w:p>
          <w:p w14:paraId="59141302" w14:textId="77777777" w:rsidR="00F1185B" w:rsidRPr="00A779C6" w:rsidRDefault="00F1185B" w:rsidP="00F1185B"/>
          <w:p w14:paraId="722A222B" w14:textId="77777777" w:rsidR="00F1185B" w:rsidRPr="006C24BF" w:rsidRDefault="00F1185B" w:rsidP="00F1185B">
            <w:pPr>
              <w:pStyle w:val="Heading4"/>
              <w:spacing w:before="0" w:after="0"/>
            </w:pPr>
            <w:r w:rsidRPr="006C24BF">
              <w:t>Who is responsible for billing my insurance company? </w:t>
            </w:r>
          </w:p>
          <w:p w14:paraId="556DC1C8" w14:textId="77777777" w:rsidR="00F1185B" w:rsidRPr="006C24BF" w:rsidRDefault="00F1185B" w:rsidP="00F1185B">
            <w:r w:rsidRPr="006C24BF">
              <w:t xml:space="preserve">For services covered by insurance, your </w:t>
            </w:r>
            <w:r w:rsidRPr="00053865">
              <w:rPr>
                <w:highlight w:val="yellow"/>
              </w:rPr>
              <w:t>provider</w:t>
            </w:r>
            <w:r w:rsidRPr="006C24BF">
              <w:t xml:space="preserve"> will bill your insurance company.  </w:t>
            </w:r>
          </w:p>
          <w:p w14:paraId="6EB000BA" w14:textId="77777777" w:rsidR="00F1185B" w:rsidRPr="006C24BF" w:rsidRDefault="00F1185B" w:rsidP="00F1185B"/>
          <w:p w14:paraId="7118CF10" w14:textId="77777777" w:rsidR="00F1185B" w:rsidRPr="006C24BF" w:rsidRDefault="00F1185B" w:rsidP="00F1185B">
            <w:pPr>
              <w:pStyle w:val="Heading4"/>
              <w:spacing w:before="0" w:after="0"/>
            </w:pPr>
            <w:r w:rsidRPr="006C24BF">
              <w:t>Will I receive more than one bill?</w:t>
            </w:r>
          </w:p>
          <w:p w14:paraId="5FCC7D71" w14:textId="77777777" w:rsidR="00F1185B" w:rsidRPr="006C24BF" w:rsidRDefault="00F1185B" w:rsidP="00F1185B">
            <w:r w:rsidRPr="001B1086">
              <w:t xml:space="preserve">You may receive bills from multiple providers for a single visit. </w:t>
            </w:r>
            <w:r>
              <w:t>For example, y</w:t>
            </w:r>
            <w:r w:rsidRPr="006C24BF">
              <w:t xml:space="preserve">ou will always </w:t>
            </w:r>
            <w:commentRangeStart w:id="69"/>
            <w:commentRangeEnd w:id="69"/>
            <w:r w:rsidRPr="006C24BF">
              <w:rPr>
                <w:rStyle w:val="CommentReference"/>
                <w:sz w:val="24"/>
                <w:szCs w:val="24"/>
              </w:rPr>
              <w:commentReference w:id="69"/>
            </w:r>
            <w:r w:rsidRPr="006C24BF">
              <w:t xml:space="preserve">receive a bill after you are treated at the hospital.  However, most doctors who take care of you at the hospital are not employed by the hospital.  This means their services are not included in the </w:t>
            </w:r>
            <w:r w:rsidRPr="00053865">
              <w:rPr>
                <w:highlight w:val="yellow"/>
              </w:rPr>
              <w:t>hospital bill</w:t>
            </w:r>
            <w:r w:rsidRPr="006C24BF">
              <w:t>.  Most of the time, these charges are billed separately</w:t>
            </w:r>
            <w:r>
              <w:t>.</w:t>
            </w:r>
          </w:p>
          <w:p w14:paraId="42F52FCB" w14:textId="77777777" w:rsidR="00F1185B" w:rsidRPr="006C24BF" w:rsidRDefault="00F1185B" w:rsidP="00F1185B"/>
          <w:p w14:paraId="53374D1F" w14:textId="77777777" w:rsidR="00F1185B" w:rsidRPr="006C24BF" w:rsidRDefault="00F1185B" w:rsidP="00F1185B">
            <w:pPr>
              <w:pStyle w:val="Heading4"/>
              <w:spacing w:before="0" w:after="0"/>
            </w:pPr>
            <w:r w:rsidRPr="006C24BF">
              <w:t xml:space="preserve">Who do I contact if I have a question about a </w:t>
            </w:r>
            <w:commentRangeStart w:id="70"/>
            <w:r w:rsidRPr="006C24BF">
              <w:t>bill</w:t>
            </w:r>
            <w:commentRangeEnd w:id="70"/>
            <w:r w:rsidRPr="006C24BF">
              <w:rPr>
                <w:rStyle w:val="CommentReference"/>
                <w:sz w:val="24"/>
                <w:szCs w:val="24"/>
              </w:rPr>
              <w:commentReference w:id="70"/>
            </w:r>
            <w:r w:rsidRPr="006C24BF">
              <w:t>?</w:t>
            </w:r>
          </w:p>
          <w:p w14:paraId="0B9677F4" w14:textId="77777777" w:rsidR="00F1185B" w:rsidRDefault="00F1185B" w:rsidP="00F1185B">
            <w:r w:rsidRPr="006C24BF">
              <w:t xml:space="preserve">You can learn more about your bill by </w:t>
            </w:r>
            <w:r w:rsidRPr="00177831">
              <w:rPr>
                <w:highlight w:val="green"/>
                <w:u w:val="single"/>
              </w:rPr>
              <w:t>logging in</w:t>
            </w:r>
            <w:r w:rsidRPr="006C24BF">
              <w:t xml:space="preserve"> to the EquityPay portal</w:t>
            </w:r>
            <w:r w:rsidRPr="006C24BF">
              <w:rPr>
                <w:i/>
              </w:rPr>
              <w:t xml:space="preserve">.  </w:t>
            </w:r>
            <w:r w:rsidRPr="006C24BF">
              <w:t xml:space="preserve">If you still have a question, you may contact us by submitting a message in the EquityPay portal, or by </w:t>
            </w:r>
            <w:r>
              <w:t>[</w:t>
            </w:r>
            <w:r w:rsidRPr="006C24BF">
              <w:t>calling XXX-XXX-XXXX to speak to an account specialist.</w:t>
            </w:r>
            <w:r>
              <w:t>]</w:t>
            </w:r>
          </w:p>
          <w:p w14:paraId="565A8D53" w14:textId="14C3D2E7" w:rsidR="00F1185B" w:rsidRDefault="00F1185B" w:rsidP="00F1185B"/>
        </w:tc>
        <w:tc>
          <w:tcPr>
            <w:tcW w:w="5395" w:type="dxa"/>
          </w:tcPr>
          <w:p w14:paraId="5B9A11CE" w14:textId="7A11292C" w:rsidR="00F1185B" w:rsidRPr="00330F6F" w:rsidRDefault="6124EB0C" w:rsidP="46578602">
            <w:pPr>
              <w:rPr>
                <w:lang w:val="es-US"/>
              </w:rPr>
            </w:pPr>
            <w:r w:rsidRPr="00330F6F">
              <w:rPr>
                <w:rFonts w:ascii="Arial" w:eastAsia="Arial" w:hAnsi="Arial" w:cs="Arial"/>
                <w:color w:val="000000" w:themeColor="text1"/>
                <w:sz w:val="22"/>
                <w:szCs w:val="22"/>
                <w:lang w:val="es-US"/>
              </w:rPr>
              <w:t xml:space="preserve">Preguntas Frecuentes Sobre las Cuentas Médicas  </w:t>
            </w:r>
          </w:p>
          <w:p w14:paraId="1DE22B42" w14:textId="14A906E7" w:rsidR="00F1185B" w:rsidRPr="00330F6F" w:rsidRDefault="00F1185B" w:rsidP="00F1185B">
            <w:pPr>
              <w:rPr>
                <w:lang w:val="es-US"/>
              </w:rPr>
            </w:pPr>
          </w:p>
          <w:p w14:paraId="306ECE9A" w14:textId="2D47D231" w:rsidR="00F1185B" w:rsidRPr="00330F6F" w:rsidRDefault="6124EB0C" w:rsidP="46578602">
            <w:pPr>
              <w:rPr>
                <w:lang w:val="es-US"/>
              </w:rPr>
            </w:pPr>
            <w:r w:rsidRPr="00330F6F">
              <w:rPr>
                <w:rFonts w:ascii="Arial" w:eastAsia="Arial" w:hAnsi="Arial" w:cs="Arial"/>
                <w:color w:val="000000" w:themeColor="text1"/>
                <w:sz w:val="22"/>
                <w:szCs w:val="22"/>
                <w:lang w:val="es-US"/>
              </w:rPr>
              <w:t xml:space="preserve">Aquí le dejamos tres preguntas que debe hacer para determinar si el seguro le ayudará a pagar sus cuidados médicos. Puede obtener más información sobre estos temas ingresando a su cuenta y visitando </w:t>
            </w:r>
            <w:r w:rsidRPr="00330F6F">
              <w:rPr>
                <w:rFonts w:ascii="Arial" w:eastAsia="Arial" w:hAnsi="Arial" w:cs="Arial"/>
                <w:color w:val="000000" w:themeColor="text1"/>
                <w:sz w:val="22"/>
                <w:szCs w:val="22"/>
                <w:highlight w:val="green"/>
                <w:u w:val="single"/>
                <w:lang w:val="es-US"/>
              </w:rPr>
              <w:t>La Biblioteca de Aprendizaje</w:t>
            </w:r>
            <w:r w:rsidRPr="00330F6F">
              <w:rPr>
                <w:rFonts w:ascii="Arial" w:eastAsia="Arial" w:hAnsi="Arial" w:cs="Arial"/>
                <w:color w:val="000000" w:themeColor="text1"/>
                <w:sz w:val="22"/>
                <w:szCs w:val="22"/>
                <w:lang w:val="es-US"/>
              </w:rPr>
              <w:t xml:space="preserve">. </w:t>
            </w:r>
          </w:p>
          <w:p w14:paraId="1BCE5CA9" w14:textId="4FB05CED" w:rsidR="00F1185B" w:rsidRPr="00330F6F" w:rsidRDefault="00F1185B" w:rsidP="00F1185B">
            <w:pPr>
              <w:rPr>
                <w:lang w:val="es-US"/>
              </w:rPr>
            </w:pPr>
          </w:p>
          <w:p w14:paraId="6E1BFAAF" w14:textId="740B4CB3" w:rsidR="00F1185B" w:rsidRPr="00330F6F" w:rsidRDefault="6124EB0C" w:rsidP="46578602">
            <w:pPr>
              <w:rPr>
                <w:lang w:val="es-US"/>
              </w:rPr>
            </w:pPr>
            <w:r w:rsidRPr="00330F6F">
              <w:rPr>
                <w:rFonts w:ascii="Arial" w:eastAsia="Arial" w:hAnsi="Arial" w:cs="Arial"/>
                <w:i/>
                <w:color w:val="156082" w:themeColor="accent1"/>
                <w:sz w:val="22"/>
                <w:szCs w:val="22"/>
                <w:lang w:val="es-US"/>
              </w:rPr>
              <w:t>¿Quién se encarga de cobrarle a mi compañía de seguros? </w:t>
            </w:r>
            <w:r w:rsidRPr="00330F6F">
              <w:rPr>
                <w:rFonts w:ascii="Arial" w:eastAsia="Arial" w:hAnsi="Arial" w:cs="Arial"/>
                <w:color w:val="000000" w:themeColor="text1"/>
                <w:sz w:val="22"/>
                <w:szCs w:val="22"/>
                <w:lang w:val="es-US"/>
              </w:rPr>
              <w:t xml:space="preserve"> </w:t>
            </w:r>
          </w:p>
          <w:p w14:paraId="0BD023B8" w14:textId="6C42B927" w:rsidR="00F1185B" w:rsidRPr="00330F6F" w:rsidRDefault="00F1185B" w:rsidP="00F1185B">
            <w:pPr>
              <w:rPr>
                <w:lang w:val="es-US"/>
              </w:rPr>
            </w:pPr>
          </w:p>
          <w:p w14:paraId="330699F1" w14:textId="1A1195EC" w:rsidR="00F1185B" w:rsidRPr="00330F6F" w:rsidRDefault="6124EB0C" w:rsidP="46578602">
            <w:pPr>
              <w:rPr>
                <w:lang w:val="es-US"/>
              </w:rPr>
            </w:pPr>
            <w:r w:rsidRPr="00330F6F">
              <w:rPr>
                <w:rFonts w:ascii="Arial" w:eastAsia="Arial" w:hAnsi="Arial" w:cs="Arial"/>
                <w:color w:val="000000" w:themeColor="text1"/>
                <w:sz w:val="22"/>
                <w:szCs w:val="22"/>
                <w:lang w:val="es-US"/>
              </w:rPr>
              <w:t>Su proveedor le enviará la cuenta a su compañía de seguros, para cobrar los servicios cubiertos por el seguro.</w:t>
            </w:r>
          </w:p>
          <w:p w14:paraId="361D4FDC" w14:textId="6FD6F287" w:rsidR="00F1185B" w:rsidRPr="00330F6F" w:rsidRDefault="00F1185B" w:rsidP="00F1185B">
            <w:pPr>
              <w:rPr>
                <w:lang w:val="es-US"/>
              </w:rPr>
            </w:pPr>
          </w:p>
          <w:p w14:paraId="1BA1E6F2" w14:textId="132461F4" w:rsidR="00F1185B" w:rsidRPr="00330F6F" w:rsidRDefault="6124EB0C" w:rsidP="46578602">
            <w:pPr>
              <w:rPr>
                <w:rFonts w:ascii="Arial" w:eastAsia="Arial" w:hAnsi="Arial" w:cs="Arial"/>
                <w:i/>
                <w:color w:val="156082" w:themeColor="accent1"/>
                <w:sz w:val="22"/>
                <w:szCs w:val="22"/>
                <w:lang w:val="es-US"/>
              </w:rPr>
            </w:pPr>
            <w:r w:rsidRPr="00330F6F">
              <w:rPr>
                <w:rFonts w:ascii="Arial" w:eastAsia="Arial" w:hAnsi="Arial" w:cs="Arial"/>
                <w:i/>
                <w:color w:val="156082" w:themeColor="accent1"/>
                <w:sz w:val="22"/>
                <w:szCs w:val="22"/>
                <w:lang w:val="es-US"/>
              </w:rPr>
              <w:t xml:space="preserve">¿Recibiré más de una cuenta? </w:t>
            </w:r>
          </w:p>
          <w:p w14:paraId="046964EA" w14:textId="4361E7A8" w:rsidR="00F1185B" w:rsidRPr="00330F6F" w:rsidRDefault="00F1185B" w:rsidP="00F1185B">
            <w:pPr>
              <w:rPr>
                <w:lang w:val="es-US"/>
              </w:rPr>
            </w:pPr>
          </w:p>
          <w:p w14:paraId="6DBB921A" w14:textId="0ED8EB9D" w:rsidR="00F1185B" w:rsidRPr="00330F6F" w:rsidRDefault="6124EB0C" w:rsidP="46578602">
            <w:pPr>
              <w:rPr>
                <w:lang w:val="es-US"/>
              </w:rPr>
            </w:pPr>
            <w:r w:rsidRPr="00330F6F">
              <w:rPr>
                <w:rFonts w:ascii="Arial" w:eastAsia="Arial" w:hAnsi="Arial" w:cs="Arial"/>
                <w:color w:val="000000" w:themeColor="text1"/>
                <w:sz w:val="22"/>
                <w:szCs w:val="22"/>
                <w:lang w:val="es-US"/>
              </w:rPr>
              <w:t xml:space="preserve">Es posible que reciba cuentas de varios proveedores por una misma visita. Por ejemplo, siempre recibirá una cuenta después de ser atendido en el hospital.  Sin embargo, la mayoría de los médicos que le atienden en el hospital no son empleados del hospital.  Esto significa que sus servicios no están incluidos en la cuenta del hospital. La mayoría de las veces, estos cobros se hacen por separado. </w:t>
            </w:r>
          </w:p>
          <w:p w14:paraId="2BD17F1F" w14:textId="790738B8" w:rsidR="00F1185B" w:rsidRPr="00330F6F" w:rsidRDefault="00F1185B" w:rsidP="00F1185B">
            <w:pPr>
              <w:rPr>
                <w:lang w:val="es-US"/>
              </w:rPr>
            </w:pPr>
          </w:p>
          <w:p w14:paraId="72C93BAB" w14:textId="17C9E947" w:rsidR="00F1185B" w:rsidRPr="00330F6F" w:rsidRDefault="6124EB0C" w:rsidP="46578602">
            <w:pPr>
              <w:rPr>
                <w:rFonts w:ascii="Arial" w:eastAsia="Arial" w:hAnsi="Arial" w:cs="Arial"/>
                <w:i/>
                <w:color w:val="156082" w:themeColor="accent1"/>
                <w:sz w:val="22"/>
                <w:szCs w:val="22"/>
                <w:lang w:val="es-US"/>
              </w:rPr>
            </w:pPr>
            <w:r w:rsidRPr="00330F6F">
              <w:rPr>
                <w:rFonts w:ascii="Arial" w:eastAsia="Arial" w:hAnsi="Arial" w:cs="Arial"/>
                <w:i/>
                <w:color w:val="156082" w:themeColor="accent1"/>
                <w:sz w:val="22"/>
                <w:szCs w:val="22"/>
                <w:lang w:val="es-US"/>
              </w:rPr>
              <w:t xml:space="preserve">¿Con quién debo ponerme en contacto si tengo alguna duda sobre una cuenta? </w:t>
            </w:r>
          </w:p>
          <w:p w14:paraId="1E7C4DC4" w14:textId="20CBB453" w:rsidR="00F1185B" w:rsidRPr="00330F6F" w:rsidRDefault="00F1185B" w:rsidP="00F1185B">
            <w:pPr>
              <w:rPr>
                <w:lang w:val="es-US"/>
              </w:rPr>
            </w:pPr>
          </w:p>
          <w:p w14:paraId="6AEC9738" w14:textId="5B4AFF4A" w:rsidR="00F1185B" w:rsidRPr="00330F6F" w:rsidRDefault="6124EB0C" w:rsidP="46578602">
            <w:pPr>
              <w:rPr>
                <w:rFonts w:ascii="Arial" w:eastAsia="Arial" w:hAnsi="Arial" w:cs="Arial"/>
                <w:color w:val="000000" w:themeColor="text1"/>
                <w:sz w:val="22"/>
                <w:szCs w:val="22"/>
                <w:lang w:val="es-US"/>
              </w:rPr>
            </w:pPr>
            <w:r w:rsidRPr="00330F6F">
              <w:rPr>
                <w:rFonts w:ascii="Arial" w:eastAsia="Arial" w:hAnsi="Arial" w:cs="Arial"/>
                <w:color w:val="000000" w:themeColor="text1"/>
                <w:sz w:val="22"/>
                <w:szCs w:val="22"/>
                <w:lang w:val="es-US"/>
              </w:rPr>
              <w:t xml:space="preserve">Puede obtener más información sobre su cuenta </w:t>
            </w:r>
            <w:r w:rsidRPr="00330F6F">
              <w:rPr>
                <w:rFonts w:ascii="Arial" w:eastAsia="Arial" w:hAnsi="Arial" w:cs="Arial"/>
                <w:color w:val="000000" w:themeColor="text1"/>
                <w:sz w:val="22"/>
                <w:szCs w:val="22"/>
                <w:highlight w:val="green"/>
                <w:u w:val="single"/>
                <w:lang w:val="es-US"/>
              </w:rPr>
              <w:t>ingresando al</w:t>
            </w:r>
            <w:r w:rsidRPr="00330F6F">
              <w:rPr>
                <w:rFonts w:ascii="Arial" w:eastAsia="Arial" w:hAnsi="Arial" w:cs="Arial"/>
                <w:color w:val="000000" w:themeColor="text1"/>
                <w:sz w:val="22"/>
                <w:szCs w:val="22"/>
                <w:u w:val="single"/>
                <w:lang w:val="es-US"/>
              </w:rPr>
              <w:t xml:space="preserve"> </w:t>
            </w:r>
            <w:r w:rsidR="682F7884" w:rsidRPr="00330F6F">
              <w:rPr>
                <w:rFonts w:ascii="Arial" w:eastAsia="Arial" w:hAnsi="Arial" w:cs="Arial"/>
                <w:color w:val="000000" w:themeColor="text1"/>
                <w:sz w:val="22"/>
                <w:szCs w:val="22"/>
                <w:u w:val="single"/>
                <w:lang w:val="es-US"/>
              </w:rPr>
              <w:t xml:space="preserve">sitio </w:t>
            </w:r>
            <w:r w:rsidR="04E4B4AB" w:rsidRPr="323A5805">
              <w:rPr>
                <w:rFonts w:ascii="Arial" w:eastAsia="Arial" w:hAnsi="Arial" w:cs="Arial"/>
                <w:color w:val="000000" w:themeColor="text1"/>
                <w:sz w:val="22"/>
                <w:szCs w:val="22"/>
                <w:u w:val="single"/>
                <w:lang w:val="es-US"/>
              </w:rPr>
              <w:t xml:space="preserve">web </w:t>
            </w:r>
            <w:r w:rsidR="682F7884" w:rsidRPr="00330F6F">
              <w:rPr>
                <w:rFonts w:ascii="Arial" w:eastAsia="Arial" w:hAnsi="Arial" w:cs="Arial"/>
                <w:color w:val="000000" w:themeColor="text1"/>
                <w:sz w:val="22"/>
                <w:szCs w:val="22"/>
                <w:u w:val="single"/>
                <w:lang w:val="es-US"/>
              </w:rPr>
              <w:t xml:space="preserve">de </w:t>
            </w:r>
            <w:r w:rsidRPr="00330F6F">
              <w:rPr>
                <w:rFonts w:ascii="Arial" w:eastAsia="Arial" w:hAnsi="Arial" w:cs="Arial"/>
                <w:color w:val="000000" w:themeColor="text1"/>
                <w:sz w:val="22"/>
                <w:szCs w:val="22"/>
                <w:lang w:val="es-US"/>
              </w:rPr>
              <w:t>EquityPay. Si sigue teniendo alguna duda, puede ponerse en contacto con nosotros enviando un mensaje en el sitio web de EquityPay</w:t>
            </w:r>
            <w:r w:rsidR="6550BA91" w:rsidRPr="00330F6F">
              <w:rPr>
                <w:rFonts w:ascii="Arial" w:eastAsia="Arial" w:hAnsi="Arial" w:cs="Arial"/>
                <w:color w:val="000000" w:themeColor="text1"/>
                <w:sz w:val="22"/>
                <w:szCs w:val="22"/>
                <w:lang w:val="es-US"/>
              </w:rPr>
              <w:t>,</w:t>
            </w:r>
            <w:r w:rsidRPr="00330F6F">
              <w:rPr>
                <w:rFonts w:ascii="Arial" w:eastAsia="Arial" w:hAnsi="Arial" w:cs="Arial"/>
                <w:color w:val="000000" w:themeColor="text1"/>
                <w:sz w:val="22"/>
                <w:szCs w:val="22"/>
                <w:lang w:val="es-US"/>
              </w:rPr>
              <w:t xml:space="preserve"> o [llamando al XXX-XXX-XXXX para hablar con un especialista en cuentas médicas].</w:t>
            </w:r>
          </w:p>
        </w:tc>
      </w:tr>
    </w:tbl>
    <w:p w14:paraId="527FA404" w14:textId="77777777" w:rsidR="00432A12" w:rsidRPr="00330F6F" w:rsidRDefault="00432A12" w:rsidP="00DE2D0A">
      <w:pPr>
        <w:rPr>
          <w:lang w:val="es-US"/>
        </w:rPr>
      </w:pPr>
    </w:p>
    <w:p w14:paraId="6263FD2D" w14:textId="67364031" w:rsidR="00AD29F3" w:rsidRDefault="00AD29F3" w:rsidP="00DE2D0A">
      <w:pPr>
        <w:pStyle w:val="Heading2"/>
        <w:spacing w:before="0" w:after="0"/>
      </w:pPr>
      <w:bookmarkStart w:id="71" w:name="_Toc187047908"/>
      <w:bookmarkStart w:id="72" w:name="_Toc187047959"/>
      <w:bookmarkStart w:id="73" w:name="_Toc187220763"/>
      <w:bookmarkStart w:id="74" w:name="_Toc200962890"/>
      <w:r w:rsidRPr="006C24BF">
        <w:t>Understanding Insurance</w:t>
      </w:r>
      <w:bookmarkEnd w:id="71"/>
      <w:bookmarkEnd w:id="72"/>
      <w:bookmarkEnd w:id="73"/>
      <w:r w:rsidR="001A6FE7">
        <w:t>: Know Before You Go</w:t>
      </w:r>
      <w:r w:rsidR="00C12A15">
        <w:t xml:space="preserve"> </w:t>
      </w:r>
      <w:r w:rsidR="00E631A8">
        <w:t>(video)</w:t>
      </w:r>
      <w:bookmarkEnd w:id="74"/>
    </w:p>
    <w:tbl>
      <w:tblPr>
        <w:tblStyle w:val="TableGrid"/>
        <w:tblW w:w="0" w:type="auto"/>
        <w:tblLook w:val="04A0" w:firstRow="1" w:lastRow="0" w:firstColumn="1" w:lastColumn="0" w:noHBand="0" w:noVBand="1"/>
      </w:tblPr>
      <w:tblGrid>
        <w:gridCol w:w="5395"/>
        <w:gridCol w:w="5395"/>
      </w:tblGrid>
      <w:tr w:rsidR="00E631A8" w14:paraId="5FE2B212" w14:textId="77777777" w:rsidTr="34290195">
        <w:tc>
          <w:tcPr>
            <w:tcW w:w="5395" w:type="dxa"/>
          </w:tcPr>
          <w:p w14:paraId="0C6FBAE0" w14:textId="581D3108" w:rsidR="00E631A8" w:rsidRDefault="00E631A8" w:rsidP="00F1185B">
            <w:r>
              <w:t>English</w:t>
            </w:r>
          </w:p>
        </w:tc>
        <w:tc>
          <w:tcPr>
            <w:tcW w:w="5395" w:type="dxa"/>
          </w:tcPr>
          <w:p w14:paraId="3560DBF2" w14:textId="5CD26562" w:rsidR="00E631A8" w:rsidRDefault="00E631A8" w:rsidP="00F1185B">
            <w:pPr>
              <w:rPr>
                <w:b/>
                <w:color w:val="00B050"/>
              </w:rPr>
            </w:pPr>
            <w:r w:rsidRPr="17F04037">
              <w:rPr>
                <w:b/>
                <w:color w:val="00B050"/>
              </w:rPr>
              <w:t>Spanish</w:t>
            </w:r>
          </w:p>
        </w:tc>
      </w:tr>
      <w:tr w:rsidR="00E631A8" w14:paraId="25CEA1C5" w14:textId="77777777" w:rsidTr="34290195">
        <w:tc>
          <w:tcPr>
            <w:tcW w:w="5395" w:type="dxa"/>
          </w:tcPr>
          <w:p w14:paraId="23FFCF14" w14:textId="77777777" w:rsidR="00E631A8" w:rsidRPr="006C24BF" w:rsidRDefault="00E631A8" w:rsidP="00E631A8">
            <w:pPr>
              <w:rPr>
                <w:b/>
                <w:bCs/>
              </w:rPr>
            </w:pPr>
            <w:r w:rsidRPr="006C24BF">
              <w:rPr>
                <w:b/>
                <w:bCs/>
              </w:rPr>
              <w:t>“Understanding Insurance: Know Before You Go” Video</w:t>
            </w:r>
          </w:p>
          <w:p w14:paraId="27B7E6B8" w14:textId="14978FEF" w:rsidR="00E631A8" w:rsidRPr="006C24BF" w:rsidRDefault="00E631A8" w:rsidP="00E631A8">
            <w:r w:rsidRPr="006C24BF">
              <w:t>[BEGIN SCRIPT] We get it! Insurance coverage is complicated. There are more than 900 insurance companies in the United States, and each of them is unique.  Each company has multiple plans that cover different services, and each plan has different rules that must be followed before insurance will pay their share of the bill.  Understanding your plan</w:t>
            </w:r>
            <w:r>
              <w:t>, and its rules,</w:t>
            </w:r>
            <w:r w:rsidRPr="006C24BF">
              <w:t xml:space="preserve"> before you get care is important</w:t>
            </w:r>
            <w:r>
              <w:t>.  Y</w:t>
            </w:r>
            <w:r w:rsidRPr="006C24BF">
              <w:t xml:space="preserve">ou can save money by choosing providers and services </w:t>
            </w:r>
            <w:r w:rsidR="00235964">
              <w:t>++</w:t>
            </w:r>
            <w:r w:rsidRPr="006C24BF">
              <w:t>covered by your plan.  It will also help you anticipate any costs that may be your responsibility to pay.</w:t>
            </w:r>
          </w:p>
          <w:p w14:paraId="551ADA03" w14:textId="77777777" w:rsidR="00E631A8" w:rsidRPr="006C24BF" w:rsidRDefault="00E631A8" w:rsidP="00E631A8"/>
          <w:p w14:paraId="022A95A3" w14:textId="2A768EDE" w:rsidR="00E631A8" w:rsidRPr="006C24BF" w:rsidRDefault="00E631A8" w:rsidP="00E631A8">
            <w:r w:rsidRPr="006C24BF">
              <w:t xml:space="preserve">Before you receive care, </w:t>
            </w:r>
            <w:r w:rsidR="00410D37">
              <w:t>++</w:t>
            </w:r>
            <w:r w:rsidRPr="006C24BF">
              <w:t>here are four things to know before you go.</w:t>
            </w:r>
          </w:p>
          <w:p w14:paraId="36BB3AF3" w14:textId="77777777" w:rsidR="00E631A8" w:rsidRPr="006C24BF" w:rsidRDefault="00E631A8" w:rsidP="00E631A8"/>
          <w:p w14:paraId="47D1409D" w14:textId="77777777" w:rsidR="00E631A8" w:rsidRPr="006C24BF" w:rsidRDefault="00E631A8" w:rsidP="00E631A8">
            <w:pPr>
              <w:rPr>
                <w:i/>
                <w:iCs/>
              </w:rPr>
            </w:pPr>
            <w:r w:rsidRPr="006C24BF">
              <w:rPr>
                <w:i/>
                <w:iCs/>
              </w:rPr>
              <w:t>[1 - Know whether your provider is “in-network” or “out-of-network”]</w:t>
            </w:r>
          </w:p>
          <w:p w14:paraId="41A8AAB1" w14:textId="78CD60DF" w:rsidR="00E631A8" w:rsidRPr="006C24BF" w:rsidRDefault="00E631A8" w:rsidP="00E631A8">
            <w:r w:rsidRPr="006C24BF">
              <w:t>First, know whether your provider is “in-network” or “out-of-network.” Providers who are “in-network” have contracts with your insurance plan and have agreed to be paid a certain</w:t>
            </w:r>
            <w:r w:rsidR="007016C3">
              <w:t>++</w:t>
            </w:r>
            <w:r w:rsidRPr="006C24BF">
              <w:t xml:space="preserve"> amount for their services.  Most of the time, you pay less when you visit in-network providers because your insurance covers a higher portion of the cost.</w:t>
            </w:r>
          </w:p>
          <w:p w14:paraId="7EA9121A" w14:textId="77777777" w:rsidR="00E631A8" w:rsidRPr="006C24BF" w:rsidRDefault="00E631A8" w:rsidP="00E631A8"/>
          <w:p w14:paraId="37286C6D" w14:textId="5F90DE48" w:rsidR="00E631A8" w:rsidRPr="006C24BF" w:rsidRDefault="00E631A8" w:rsidP="00E631A8">
            <w:r w:rsidRPr="006C24BF">
              <w:t>Unlike “in-network” providers, “out-of-network” providers do not have contracts with your insurance company and have not agreed to be paid a set amount.</w:t>
            </w:r>
            <w:r w:rsidR="00ED2860">
              <w:t xml:space="preserve"> </w:t>
            </w:r>
            <w:r w:rsidRPr="006C24BF">
              <w:t>Most of the time, you pay more when you visit out-of-network providers.  Insurance may cover a smaller portion of the costs, or</w:t>
            </w:r>
            <w:r w:rsidR="009905D7">
              <w:t>++</w:t>
            </w:r>
            <w:r w:rsidRPr="006C24BF">
              <w:t xml:space="preserve"> it may pay nothing at all.</w:t>
            </w:r>
          </w:p>
          <w:p w14:paraId="24D46A8A" w14:textId="77777777" w:rsidR="00E631A8" w:rsidRPr="006C24BF" w:rsidRDefault="00E631A8" w:rsidP="00E631A8"/>
          <w:p w14:paraId="0407FAEA" w14:textId="77777777" w:rsidR="00E631A8" w:rsidRPr="006C24BF" w:rsidRDefault="00E631A8" w:rsidP="00E631A8">
            <w:r w:rsidRPr="006C24BF">
              <w:t xml:space="preserve">Choosing in-network providers is a good choice, as it saves you money.  To determine whether a provider is in-network, always check with your insurance company.  </w:t>
            </w:r>
          </w:p>
          <w:p w14:paraId="4131A120" w14:textId="77777777" w:rsidR="00E631A8" w:rsidRPr="006C24BF" w:rsidRDefault="00E631A8" w:rsidP="00E631A8"/>
          <w:p w14:paraId="27FF125B" w14:textId="1BFAEFC4" w:rsidR="00E631A8" w:rsidRPr="006C24BF" w:rsidRDefault="00E631A8" w:rsidP="00E631A8">
            <w:r w:rsidRPr="006C24BF">
              <w:rPr>
                <w:i/>
                <w:iCs/>
              </w:rPr>
              <w:t>[2 - Know whether the services you plan to get are “covered” or “non-covered”]</w:t>
            </w:r>
            <w:r w:rsidRPr="006C24BF">
              <w:br/>
              <w:t xml:space="preserve">Second, know whether </w:t>
            </w:r>
            <w:r>
              <w:t xml:space="preserve">the services you plan to get are “covered” or “non-covered” by </w:t>
            </w:r>
            <w:r w:rsidRPr="006C24BF">
              <w:t>your insurance</w:t>
            </w:r>
            <w:r>
              <w:t xml:space="preserve"> plan</w:t>
            </w:r>
            <w:r w:rsidRPr="006C24BF">
              <w:t>.</w:t>
            </w:r>
            <w:r w:rsidRPr="006C2EF8">
              <w:t> </w:t>
            </w:r>
            <w:r w:rsidRPr="006C24BF">
              <w:t xml:space="preserve"> Different plans have different rules about what they will pay for and under what circumstances. </w:t>
            </w:r>
            <w:r w:rsidRPr="0033405B">
              <w:t> They may also have</w:t>
            </w:r>
            <w:r w:rsidR="000D70AC">
              <w:t>++</w:t>
            </w:r>
            <w:r w:rsidRPr="0033405B">
              <w:t xml:space="preserve"> limits on certain services, such as the number of physical therapy visits allowed each year.</w:t>
            </w:r>
            <w:r w:rsidRPr="006C24BF">
              <w:t xml:space="preserve"> Covered services</w:t>
            </w:r>
            <w:r w:rsidR="006C480E">
              <w:t>++</w:t>
            </w:r>
            <w:r w:rsidRPr="006C24BF">
              <w:t xml:space="preserve"> are those that are included in your plan and for which insurance may help pay.</w:t>
            </w:r>
            <w:r w:rsidR="005C27ED">
              <w:t>++</w:t>
            </w:r>
            <w:r w:rsidRPr="006C2EF8">
              <w:t> </w:t>
            </w:r>
            <w:r w:rsidRPr="006C24BF">
              <w:t xml:space="preserve"> Non-covered services are those that aren’t in your plan</w:t>
            </w:r>
            <w:r>
              <w:t>. I</w:t>
            </w:r>
            <w:r w:rsidRPr="006C24BF">
              <w:t>nsurance will not pay</w:t>
            </w:r>
            <w:r>
              <w:t xml:space="preserve"> for these</w:t>
            </w:r>
            <w:r w:rsidRPr="006C24BF">
              <w:t>.</w:t>
            </w:r>
            <w:r w:rsidRPr="006C2EF8">
              <w:t> </w:t>
            </w:r>
            <w:r w:rsidRPr="006C24BF">
              <w:t>If you receive non-covered services, your provider will bill you for the full cost.</w:t>
            </w:r>
            <w:r w:rsidRPr="006C2EF8">
              <w:t> </w:t>
            </w:r>
            <w:r w:rsidRPr="006C24BF">
              <w:t xml:space="preserve"> To understand </w:t>
            </w:r>
            <w:r>
              <w:t xml:space="preserve">what your insurance </w:t>
            </w:r>
            <w:r w:rsidRPr="006C24BF">
              <w:t>plan</w:t>
            </w:r>
            <w:r>
              <w:t xml:space="preserve"> covers</w:t>
            </w:r>
            <w:r w:rsidRPr="006C24BF">
              <w:t>, check with your insurance company.</w:t>
            </w:r>
          </w:p>
          <w:p w14:paraId="7F6FFCB4" w14:textId="77777777" w:rsidR="00E631A8" w:rsidRPr="006C24BF" w:rsidRDefault="00E631A8" w:rsidP="00E631A8"/>
          <w:p w14:paraId="063E88D2" w14:textId="77777777" w:rsidR="00E631A8" w:rsidRPr="006C24BF" w:rsidRDefault="00E631A8" w:rsidP="00E631A8">
            <w:pPr>
              <w:rPr>
                <w:i/>
                <w:iCs/>
              </w:rPr>
            </w:pPr>
            <w:r w:rsidRPr="006C24BF">
              <w:rPr>
                <w:i/>
                <w:iCs/>
              </w:rPr>
              <w:t xml:space="preserve">[3 - Know whether your insurance requires authorization for the services you plan to </w:t>
            </w:r>
            <w:r>
              <w:rPr>
                <w:i/>
                <w:iCs/>
              </w:rPr>
              <w:t>get</w:t>
            </w:r>
            <w:r w:rsidRPr="006C24BF">
              <w:rPr>
                <w:i/>
                <w:iCs/>
              </w:rPr>
              <w:t>]</w:t>
            </w:r>
          </w:p>
          <w:p w14:paraId="2813847B" w14:textId="7E385586" w:rsidR="00E631A8" w:rsidRPr="006C24BF" w:rsidRDefault="00E631A8" w:rsidP="00E631A8">
            <w:r w:rsidRPr="006C24BF">
              <w:t xml:space="preserve">Next, know whether your insurance requires authorization for the services you plan to get.  </w:t>
            </w:r>
            <w:r>
              <w:t>S</w:t>
            </w:r>
            <w:r w:rsidRPr="006C24BF">
              <w:t xml:space="preserve">ometimes </w:t>
            </w:r>
            <w:r>
              <w:t>called</w:t>
            </w:r>
            <w:r w:rsidRPr="006C24BF">
              <w:t xml:space="preserve"> “precertification,” </w:t>
            </w:r>
            <w:r w:rsidR="00B21E3B">
              <w:t>++</w:t>
            </w:r>
            <w:r>
              <w:t>authorization</w:t>
            </w:r>
            <w:r w:rsidRPr="006C24BF">
              <w:t xml:space="preserve"> is an approval given ahead of time by your insurance company for a specific service.  Some plans require </w:t>
            </w:r>
            <w:r>
              <w:t>you to get this</w:t>
            </w:r>
            <w:r w:rsidRPr="006C24BF">
              <w:t xml:space="preserve"> permission for certain services, and insurance will only pay if </w:t>
            </w:r>
            <w:r>
              <w:t xml:space="preserve">permission is given </w:t>
            </w:r>
            <w:r w:rsidRPr="006C24BF">
              <w:t>ahead of time.  Contact your insurance company to find out if the service you need requires authorization.  Then, follow their instructions for how to get it.</w:t>
            </w:r>
          </w:p>
          <w:p w14:paraId="0FCE3243" w14:textId="77777777" w:rsidR="00E631A8" w:rsidRPr="006C24BF" w:rsidRDefault="00E631A8" w:rsidP="00E631A8"/>
          <w:p w14:paraId="746AE411" w14:textId="32FE2CA0" w:rsidR="00E631A8" w:rsidRPr="006C24BF" w:rsidRDefault="00E631A8" w:rsidP="00E631A8">
            <w:r w:rsidRPr="006C24BF">
              <w:rPr>
                <w:i/>
                <w:iCs/>
              </w:rPr>
              <w:t>[4 - Know which costs you’re responsible for</w:t>
            </w:r>
            <w:r w:rsidRPr="006C24BF">
              <w:t>]</w:t>
            </w:r>
            <w:r w:rsidRPr="006C24BF">
              <w:br/>
              <w:t xml:space="preserve">Finally, understand which costs you’re responsible for according to the rules of your plan.  For example, you may be responsible for </w:t>
            </w:r>
            <w:r w:rsidR="00463FDF">
              <w:t>++</w:t>
            </w:r>
            <w:r w:rsidRPr="006C24BF">
              <w:t xml:space="preserve">copayments, each time you visit the doctor or receive a service.  You may also be responsible for a deductible and coinsurance.  These amounts are determined by your unique plan.  </w:t>
            </w:r>
          </w:p>
          <w:p w14:paraId="43BC5510" w14:textId="77777777" w:rsidR="00E631A8" w:rsidRPr="006C24BF" w:rsidRDefault="00E631A8" w:rsidP="00E631A8"/>
          <w:p w14:paraId="2B182E71" w14:textId="77777777" w:rsidR="00E631A8" w:rsidRPr="00414291" w:rsidRDefault="00E631A8" w:rsidP="00E631A8">
            <w:r w:rsidRPr="00414291">
              <w:t>In summary, before receiving care you should know 4 things:</w:t>
            </w:r>
          </w:p>
          <w:p w14:paraId="59BA608B" w14:textId="77777777" w:rsidR="00E631A8" w:rsidRPr="00414291" w:rsidRDefault="00E631A8" w:rsidP="000B1916">
            <w:pPr>
              <w:numPr>
                <w:ilvl w:val="0"/>
                <w:numId w:val="40"/>
              </w:numPr>
            </w:pPr>
            <w:r w:rsidRPr="00414291">
              <w:t>#1 – know whether your provider is in-network</w:t>
            </w:r>
          </w:p>
          <w:p w14:paraId="5E1696E0" w14:textId="77777777" w:rsidR="00E631A8" w:rsidRPr="00414291" w:rsidRDefault="00E631A8" w:rsidP="000B1916">
            <w:pPr>
              <w:numPr>
                <w:ilvl w:val="0"/>
                <w:numId w:val="40"/>
              </w:numPr>
            </w:pPr>
            <w:r w:rsidRPr="00414291">
              <w:t>#2 – know whether the services you plan to receive are covered</w:t>
            </w:r>
          </w:p>
          <w:p w14:paraId="23A6FC2C" w14:textId="77777777" w:rsidR="00E631A8" w:rsidRPr="00414291" w:rsidRDefault="00E631A8" w:rsidP="000B1916">
            <w:pPr>
              <w:numPr>
                <w:ilvl w:val="0"/>
                <w:numId w:val="40"/>
              </w:numPr>
            </w:pPr>
            <w:r w:rsidRPr="00414291">
              <w:t>#3 – know whether your insurance requires authorization for the services you plan to receive</w:t>
            </w:r>
          </w:p>
          <w:p w14:paraId="5824F3EF" w14:textId="77777777" w:rsidR="00E631A8" w:rsidRPr="00414291" w:rsidRDefault="00E631A8" w:rsidP="000B1916">
            <w:pPr>
              <w:numPr>
                <w:ilvl w:val="0"/>
                <w:numId w:val="40"/>
              </w:numPr>
            </w:pPr>
            <w:r w:rsidRPr="00414291">
              <w:t>And, #4 - know which costs you’ll be responsible for paying</w:t>
            </w:r>
          </w:p>
          <w:p w14:paraId="1CAEEA66" w14:textId="77777777" w:rsidR="00E631A8" w:rsidRDefault="00E631A8" w:rsidP="00E631A8"/>
          <w:p w14:paraId="16D6509B" w14:textId="32DE873E" w:rsidR="00E631A8" w:rsidRPr="00E631A8" w:rsidRDefault="00E631A8" w:rsidP="00F1185B">
            <w:pPr>
              <w:rPr>
                <w:i/>
                <w:iCs/>
              </w:rPr>
            </w:pPr>
            <w:r w:rsidRPr="006C24BF">
              <w:rPr>
                <w:i/>
                <w:iCs/>
              </w:rPr>
              <w:t>When in Doubt, Contact your Insurance</w:t>
            </w:r>
            <w:r>
              <w:rPr>
                <w:i/>
                <w:iCs/>
              </w:rPr>
              <w:t xml:space="preserve"> plan! </w:t>
            </w:r>
            <w:r w:rsidRPr="006C24BF">
              <w:t xml:space="preserve">Often, you can find details about your insurance plan by visiting the plan’s website.  However, if you can’t find the information you need, call your insurance company at the </w:t>
            </w:r>
            <w:r w:rsidR="00203F29">
              <w:t>gu</w:t>
            </w:r>
            <w:r w:rsidRPr="006C24BF">
              <w:t xml:space="preserve"> number listed on your insurance card. [END SCRIPT]</w:t>
            </w:r>
          </w:p>
        </w:tc>
        <w:tc>
          <w:tcPr>
            <w:tcW w:w="5395" w:type="dxa"/>
          </w:tcPr>
          <w:p w14:paraId="0724153E" w14:textId="33AEDB8A" w:rsidR="00E631A8" w:rsidRPr="00487916" w:rsidRDefault="585D73FA" w:rsidP="00F1185B">
            <w:pPr>
              <w:rPr>
                <w:lang w:val="es-US"/>
              </w:rPr>
            </w:pPr>
            <w:r w:rsidRPr="66B4697F">
              <w:rPr>
                <w:lang w:val="es-ES"/>
              </w:rPr>
              <w:t xml:space="preserve">Video </w:t>
            </w:r>
            <w:r w:rsidRPr="191102CE">
              <w:rPr>
                <w:lang w:val="es-ES"/>
              </w:rPr>
              <w:t>«</w:t>
            </w:r>
            <w:r w:rsidR="1738CA52" w:rsidRPr="7B5D5622">
              <w:rPr>
                <w:lang w:val="es-ES"/>
              </w:rPr>
              <w:t>Descifran</w:t>
            </w:r>
            <w:r w:rsidR="2746CDAE" w:rsidRPr="7B5D5622">
              <w:rPr>
                <w:lang w:val="es-ES"/>
              </w:rPr>
              <w:t>do</w:t>
            </w:r>
            <w:r w:rsidRPr="66B4697F">
              <w:rPr>
                <w:lang w:val="es-ES"/>
              </w:rPr>
              <w:t xml:space="preserve"> su Seguro: </w:t>
            </w:r>
            <w:r w:rsidR="602A60E9" w:rsidRPr="2D42116F">
              <w:rPr>
                <w:lang w:val="es-ES"/>
              </w:rPr>
              <w:t>Infórmese</w:t>
            </w:r>
            <w:r w:rsidRPr="66B4697F">
              <w:rPr>
                <w:lang w:val="es-ES"/>
              </w:rPr>
              <w:t xml:space="preserve"> </w:t>
            </w:r>
            <w:r w:rsidR="1665358A" w:rsidRPr="18E54B06">
              <w:rPr>
                <w:lang w:val="es-ES"/>
              </w:rPr>
              <w:t>A</w:t>
            </w:r>
            <w:r w:rsidRPr="18E54B06">
              <w:rPr>
                <w:lang w:val="es-ES"/>
              </w:rPr>
              <w:t>ntes</w:t>
            </w:r>
            <w:r w:rsidRPr="66B4697F">
              <w:rPr>
                <w:lang w:val="es-ES"/>
              </w:rPr>
              <w:t xml:space="preserve"> de </w:t>
            </w:r>
            <w:r w:rsidR="22E3A5CE" w:rsidRPr="5F971661">
              <w:rPr>
                <w:lang w:val="es-ES"/>
              </w:rPr>
              <w:t>Obtener un</w:t>
            </w:r>
            <w:r w:rsidR="22E3A5CE" w:rsidRPr="0A7843C2">
              <w:rPr>
                <w:lang w:val="es-ES"/>
              </w:rPr>
              <w:t xml:space="preserve"> Servicio</w:t>
            </w:r>
            <w:r w:rsidRPr="66B4697F">
              <w:rPr>
                <w:lang w:val="es-ES"/>
              </w:rPr>
              <w:t xml:space="preserve">»  </w:t>
            </w:r>
          </w:p>
          <w:p w14:paraId="58285B0E" w14:textId="2474144D" w:rsidR="00E631A8" w:rsidRPr="00487916" w:rsidRDefault="585D73FA" w:rsidP="4696CF84">
            <w:pPr>
              <w:rPr>
                <w:lang w:val="es-US"/>
              </w:rPr>
            </w:pPr>
            <w:r w:rsidRPr="00487916">
              <w:rPr>
                <w:lang w:val="es-US"/>
              </w:rPr>
              <w:t xml:space="preserve"> </w:t>
            </w:r>
          </w:p>
          <w:p w14:paraId="2B7F83EC" w14:textId="1E347D8B" w:rsidR="00E631A8" w:rsidRDefault="1E01D4D7" w:rsidP="4696CF84">
            <w:pPr>
              <w:rPr>
                <w:lang w:val="es-ES"/>
              </w:rPr>
            </w:pPr>
            <w:r w:rsidRPr="1EC4216C">
              <w:rPr>
                <w:lang w:val="es-ES"/>
              </w:rPr>
              <w:t>Sabemos bien</w:t>
            </w:r>
            <w:r w:rsidR="585D73FA" w:rsidRPr="1EC4216C">
              <w:rPr>
                <w:lang w:val="es-ES"/>
              </w:rPr>
              <w:t xml:space="preserve"> </w:t>
            </w:r>
            <w:r w:rsidRPr="1EC4216C">
              <w:rPr>
                <w:lang w:val="es-ES"/>
              </w:rPr>
              <w:t>que l</w:t>
            </w:r>
            <w:r w:rsidR="585D73FA" w:rsidRPr="1EC4216C">
              <w:rPr>
                <w:lang w:val="es-ES"/>
              </w:rPr>
              <w:t xml:space="preserve">a cobertura de los seguros es complicada. Hay más de 900 compañías de seguros en Estados Unidos, y cada una de ellas es única.  Cada compañía tiene varios planes que cubren diferentes servicios, y cada plan tiene diferentes </w:t>
            </w:r>
            <w:r w:rsidR="24047A02" w:rsidRPr="1EC4216C">
              <w:rPr>
                <w:lang w:val="es-ES"/>
              </w:rPr>
              <w:t>regla</w:t>
            </w:r>
            <w:r w:rsidR="585D73FA" w:rsidRPr="1EC4216C">
              <w:rPr>
                <w:lang w:val="es-ES"/>
              </w:rPr>
              <w:t xml:space="preserve">s que deben seguirse antes de que el seguro pague su parte de la </w:t>
            </w:r>
            <w:r w:rsidR="5CD86C4D" w:rsidRPr="1EC4216C">
              <w:rPr>
                <w:lang w:val="es-ES"/>
              </w:rPr>
              <w:t xml:space="preserve">cuenta </w:t>
            </w:r>
            <w:r w:rsidR="5CD86C4D" w:rsidRPr="1F65FD1B">
              <w:rPr>
                <w:lang w:val="es-ES"/>
              </w:rPr>
              <w:t>m</w:t>
            </w:r>
            <w:r w:rsidR="5CD86C4D" w:rsidRPr="1F65FD1B">
              <w:rPr>
                <w:rFonts w:ascii="Arial" w:eastAsia="Arial" w:hAnsi="Arial" w:cs="Arial"/>
                <w:color w:val="000000" w:themeColor="text1"/>
                <w:sz w:val="22"/>
                <w:szCs w:val="22"/>
                <w:lang w:val="es-ES"/>
              </w:rPr>
              <w:t>é</w:t>
            </w:r>
            <w:r w:rsidR="5CD86C4D" w:rsidRPr="1F65FD1B">
              <w:rPr>
                <w:lang w:val="es-ES"/>
              </w:rPr>
              <w:t>dica</w:t>
            </w:r>
            <w:r w:rsidR="585D73FA" w:rsidRPr="1F65FD1B">
              <w:rPr>
                <w:lang w:val="es-ES"/>
              </w:rPr>
              <w:t>.</w:t>
            </w:r>
            <w:r w:rsidR="585D73FA" w:rsidRPr="1EC4216C">
              <w:rPr>
                <w:lang w:val="es-ES"/>
              </w:rPr>
              <w:t xml:space="preserve"> </w:t>
            </w:r>
            <w:r w:rsidR="00551386">
              <w:rPr>
                <w:lang w:val="es-ES"/>
              </w:rPr>
              <w:t>++</w:t>
            </w:r>
            <w:r w:rsidR="585D73FA" w:rsidRPr="1EC4216C">
              <w:rPr>
                <w:lang w:val="es-ES"/>
              </w:rPr>
              <w:t xml:space="preserve"> Es importante conocer su plan </w:t>
            </w:r>
            <w:r w:rsidR="6AE4C3FC" w:rsidRPr="7969FE19">
              <w:rPr>
                <w:lang w:val="es-ES"/>
              </w:rPr>
              <w:t>y</w:t>
            </w:r>
            <w:r w:rsidR="585D73FA" w:rsidRPr="7969FE19">
              <w:rPr>
                <w:lang w:val="es-ES"/>
              </w:rPr>
              <w:t xml:space="preserve"> </w:t>
            </w:r>
            <w:r w:rsidR="6AE4C3FC" w:rsidRPr="7969FE19">
              <w:rPr>
                <w:lang w:val="es-ES"/>
              </w:rPr>
              <w:t>las</w:t>
            </w:r>
            <w:r w:rsidR="585D73FA" w:rsidRPr="1EC4216C">
              <w:rPr>
                <w:lang w:val="es-ES"/>
              </w:rPr>
              <w:t xml:space="preserve"> </w:t>
            </w:r>
            <w:r w:rsidR="7C0D7F51" w:rsidRPr="5D4CB381">
              <w:rPr>
                <w:lang w:val="es-ES"/>
              </w:rPr>
              <w:t>regl</w:t>
            </w:r>
            <w:r w:rsidR="585D73FA" w:rsidRPr="5D4CB381">
              <w:rPr>
                <w:lang w:val="es-ES"/>
              </w:rPr>
              <w:t>as</w:t>
            </w:r>
            <w:r w:rsidR="585D73FA" w:rsidRPr="1EC4216C">
              <w:rPr>
                <w:lang w:val="es-ES"/>
              </w:rPr>
              <w:t xml:space="preserve"> antes de recibir atención médica.  Puede </w:t>
            </w:r>
            <w:r w:rsidR="585D73FA" w:rsidRPr="0331F977">
              <w:rPr>
                <w:lang w:val="es-ES"/>
              </w:rPr>
              <w:t>ahorra</w:t>
            </w:r>
            <w:r w:rsidR="6ADBC0AD" w:rsidRPr="0331F977">
              <w:rPr>
                <w:lang w:val="es-ES"/>
              </w:rPr>
              <w:t>rse</w:t>
            </w:r>
            <w:r w:rsidR="585D73FA" w:rsidRPr="1EC4216C">
              <w:rPr>
                <w:lang w:val="es-ES"/>
              </w:rPr>
              <w:t xml:space="preserve"> dinero</w:t>
            </w:r>
            <w:r w:rsidR="585D73FA" w:rsidRPr="1CFA57F5">
              <w:rPr>
                <w:lang w:val="es-ES"/>
              </w:rPr>
              <w:t xml:space="preserve"> </w:t>
            </w:r>
            <w:r w:rsidR="74C6146E" w:rsidRPr="1CFA57F5">
              <w:rPr>
                <w:lang w:val="es-ES"/>
              </w:rPr>
              <w:t>si</w:t>
            </w:r>
            <w:r w:rsidR="585D73FA" w:rsidRPr="1EC4216C">
              <w:rPr>
                <w:lang w:val="es-ES"/>
              </w:rPr>
              <w:t xml:space="preserve"> </w:t>
            </w:r>
            <w:r w:rsidR="585D73FA" w:rsidRPr="0C7722A7">
              <w:rPr>
                <w:lang w:val="es-ES"/>
              </w:rPr>
              <w:t>elig</w:t>
            </w:r>
            <w:r w:rsidR="7C84F12A" w:rsidRPr="0C7722A7">
              <w:rPr>
                <w:lang w:val="es-ES"/>
              </w:rPr>
              <w:t>e</w:t>
            </w:r>
            <w:r w:rsidR="585D73FA" w:rsidRPr="1EC4216C">
              <w:rPr>
                <w:lang w:val="es-ES"/>
              </w:rPr>
              <w:t xml:space="preserve"> proveedores y servicios </w:t>
            </w:r>
            <w:r w:rsidR="00506F02">
              <w:rPr>
                <w:lang w:val="es-ES"/>
              </w:rPr>
              <w:t>++</w:t>
            </w:r>
            <w:r w:rsidR="585D73FA" w:rsidRPr="1EC4216C">
              <w:rPr>
                <w:lang w:val="es-ES"/>
              </w:rPr>
              <w:t>cubiertos por su plan. También</w:t>
            </w:r>
            <w:r w:rsidR="451AA89A" w:rsidRPr="40E84AEA">
              <w:rPr>
                <w:lang w:val="es-ES"/>
              </w:rPr>
              <w:t>, esto</w:t>
            </w:r>
            <w:r w:rsidR="585D73FA" w:rsidRPr="1EC4216C">
              <w:rPr>
                <w:lang w:val="es-ES"/>
              </w:rPr>
              <w:t xml:space="preserve"> le ayudará a </w:t>
            </w:r>
            <w:r w:rsidR="585D73FA" w:rsidRPr="4D6A5FA5">
              <w:rPr>
                <w:lang w:val="es-ES"/>
              </w:rPr>
              <w:t>anticipar</w:t>
            </w:r>
            <w:r w:rsidR="585D73FA" w:rsidRPr="1EC4216C">
              <w:rPr>
                <w:lang w:val="es-ES"/>
              </w:rPr>
              <w:t xml:space="preserve"> los </w:t>
            </w:r>
            <w:r w:rsidR="585D73FA" w:rsidRPr="34D03E11">
              <w:rPr>
                <w:lang w:val="es-ES"/>
              </w:rPr>
              <w:t>cost</w:t>
            </w:r>
            <w:r w:rsidR="6812C48F" w:rsidRPr="34D03E11">
              <w:rPr>
                <w:lang w:val="es-ES"/>
              </w:rPr>
              <w:t xml:space="preserve">os que sean su </w:t>
            </w:r>
            <w:r w:rsidR="6812C48F" w:rsidRPr="18727C65">
              <w:rPr>
                <w:lang w:val="es-ES"/>
              </w:rPr>
              <w:t xml:space="preserve">responsabilidad </w:t>
            </w:r>
            <w:r w:rsidR="6812C48F" w:rsidRPr="359B337A">
              <w:rPr>
                <w:lang w:val="es-ES"/>
              </w:rPr>
              <w:t>por</w:t>
            </w:r>
            <w:r w:rsidR="585D73FA" w:rsidRPr="18727C65">
              <w:rPr>
                <w:lang w:val="es-ES"/>
              </w:rPr>
              <w:t xml:space="preserve"> pagar. </w:t>
            </w:r>
          </w:p>
          <w:p w14:paraId="7155B58C" w14:textId="638246FE" w:rsidR="00E631A8" w:rsidRPr="00487916" w:rsidRDefault="00E631A8" w:rsidP="4696CF84">
            <w:pPr>
              <w:rPr>
                <w:lang w:val="es-US"/>
              </w:rPr>
            </w:pPr>
          </w:p>
          <w:p w14:paraId="0C6807CE" w14:textId="7594FE73" w:rsidR="00E631A8" w:rsidRPr="00487916" w:rsidRDefault="585D73FA" w:rsidP="4696CF84">
            <w:pPr>
              <w:rPr>
                <w:lang w:val="es-US"/>
              </w:rPr>
            </w:pPr>
            <w:r w:rsidRPr="00487916">
              <w:rPr>
                <w:lang w:val="es-US"/>
              </w:rPr>
              <w:t xml:space="preserve"> </w:t>
            </w:r>
          </w:p>
          <w:p w14:paraId="505514CD" w14:textId="58F564F4" w:rsidR="00E631A8" w:rsidRPr="00487916" w:rsidRDefault="585D73FA" w:rsidP="00F1185B">
            <w:pPr>
              <w:rPr>
                <w:lang w:val="es-US"/>
              </w:rPr>
            </w:pPr>
            <w:r w:rsidRPr="28B75DCA">
              <w:rPr>
                <w:lang w:val="es-ES"/>
              </w:rPr>
              <w:t xml:space="preserve">Antes de recibir atención </w:t>
            </w:r>
            <w:r w:rsidR="00CED560" w:rsidRPr="3F7B4A2C">
              <w:rPr>
                <w:lang w:val="es-ES"/>
              </w:rPr>
              <w:t>médica</w:t>
            </w:r>
            <w:r w:rsidRPr="28B75DCA">
              <w:rPr>
                <w:lang w:val="es-ES"/>
              </w:rPr>
              <w:t xml:space="preserve">, </w:t>
            </w:r>
            <w:r w:rsidR="00410D37">
              <w:rPr>
                <w:lang w:val="es-ES"/>
              </w:rPr>
              <w:t>++</w:t>
            </w:r>
            <w:r w:rsidRPr="28B75DCA">
              <w:rPr>
                <w:lang w:val="es-ES"/>
              </w:rPr>
              <w:t xml:space="preserve">aquí </w:t>
            </w:r>
            <w:r w:rsidR="02DA6B0E" w:rsidRPr="2C85B621">
              <w:rPr>
                <w:lang w:val="es-ES"/>
              </w:rPr>
              <w:t>le dejamos las</w:t>
            </w:r>
            <w:r w:rsidR="3F730A56" w:rsidRPr="2C85B621">
              <w:rPr>
                <w:lang w:val="es-ES"/>
              </w:rPr>
              <w:t xml:space="preserve"> </w:t>
            </w:r>
            <w:r w:rsidRPr="28B75DCA">
              <w:rPr>
                <w:lang w:val="es-ES"/>
              </w:rPr>
              <w:t>cuatro cosas que</w:t>
            </w:r>
            <w:r w:rsidR="0DA0C060" w:rsidRPr="28B75DCA">
              <w:rPr>
                <w:lang w:val="es-ES"/>
              </w:rPr>
              <w:t xml:space="preserve"> debe saber antes de obtener un servicio</w:t>
            </w:r>
            <w:r w:rsidR="015623F8" w:rsidRPr="2C85B621">
              <w:rPr>
                <w:lang w:val="es-ES"/>
              </w:rPr>
              <w:t xml:space="preserve"> m</w:t>
            </w:r>
            <w:r w:rsidR="015623F8" w:rsidRPr="2C85B621">
              <w:rPr>
                <w:rFonts w:ascii="Arial" w:eastAsia="Arial" w:hAnsi="Arial" w:cs="Arial"/>
                <w:color w:val="000000" w:themeColor="text1"/>
                <w:sz w:val="22"/>
                <w:szCs w:val="22"/>
                <w:lang w:val="es-ES"/>
              </w:rPr>
              <w:t>é</w:t>
            </w:r>
            <w:r w:rsidR="015623F8" w:rsidRPr="2C85B621">
              <w:rPr>
                <w:lang w:val="es-ES"/>
              </w:rPr>
              <w:t>dico</w:t>
            </w:r>
            <w:r w:rsidR="01D0B24D" w:rsidRPr="2C85B621">
              <w:rPr>
                <w:lang w:val="es-ES"/>
              </w:rPr>
              <w:t>.</w:t>
            </w:r>
            <w:r w:rsidR="107AA2B7" w:rsidRPr="2C85B621">
              <w:rPr>
                <w:rFonts w:ascii="Arial" w:eastAsia="Arial" w:hAnsi="Arial" w:cs="Arial"/>
                <w:color w:val="000000" w:themeColor="text1"/>
                <w:sz w:val="22"/>
                <w:szCs w:val="22"/>
                <w:lang w:val="es-ES"/>
              </w:rPr>
              <w:t xml:space="preserve"> </w:t>
            </w:r>
            <w:r w:rsidR="0009687E">
              <w:rPr>
                <w:rFonts w:ascii="Arial" w:eastAsia="Arial" w:hAnsi="Arial" w:cs="Arial"/>
                <w:color w:val="000000" w:themeColor="text1"/>
                <w:sz w:val="22"/>
                <w:szCs w:val="22"/>
                <w:lang w:val="es-ES"/>
              </w:rPr>
              <w:t>++</w:t>
            </w:r>
          </w:p>
          <w:p w14:paraId="246EB8E6" w14:textId="748E8C0A" w:rsidR="00E631A8" w:rsidRPr="00487916" w:rsidRDefault="00E631A8" w:rsidP="00F1185B">
            <w:pPr>
              <w:rPr>
                <w:lang w:val="es-US"/>
              </w:rPr>
            </w:pPr>
          </w:p>
          <w:p w14:paraId="0B0CA446" w14:textId="3F847862"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[1 - Infórmese si su proveedor está «dentro de la red» o «fuera de la red»]. </w:t>
            </w:r>
          </w:p>
          <w:p w14:paraId="446B0D2E" w14:textId="78E32406" w:rsidR="00E631A8" w:rsidRPr="00487916" w:rsidRDefault="00E631A8" w:rsidP="00F1185B">
            <w:pPr>
              <w:rPr>
                <w:lang w:val="es-US"/>
              </w:rPr>
            </w:pPr>
          </w:p>
          <w:p w14:paraId="3F9A51DA" w14:textId="6A8C7711"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En primer lugar, infórmese si su proveedor está «dentro de la red» o «fuera de la red».  Los proveedores que están «dentro de la red» tienen contratos con su plan de seguro y han acordado cierto </w:t>
            </w:r>
            <w:r w:rsidR="007604EE">
              <w:rPr>
                <w:rFonts w:ascii="Arial" w:eastAsia="Arial" w:hAnsi="Arial" w:cs="Arial"/>
                <w:color w:val="000000" w:themeColor="text1"/>
                <w:sz w:val="22"/>
                <w:szCs w:val="22"/>
                <w:lang w:val="es-ES"/>
              </w:rPr>
              <w:t>++</w:t>
            </w:r>
            <w:r w:rsidRPr="2C85B621">
              <w:rPr>
                <w:rFonts w:ascii="Arial" w:eastAsia="Arial" w:hAnsi="Arial" w:cs="Arial"/>
                <w:color w:val="000000" w:themeColor="text1"/>
                <w:sz w:val="22"/>
                <w:szCs w:val="22"/>
                <w:lang w:val="es-ES"/>
              </w:rPr>
              <w:t xml:space="preserve">pago por sus servicios.  La mayoría de las veces, usted paga menos cuando tiene consultas con los proveedores que están dentro de la red porque su seguro cubre la mayor parte del costo. </w:t>
            </w:r>
          </w:p>
          <w:p w14:paraId="3635AEAE" w14:textId="5B02813E"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 </w:t>
            </w:r>
          </w:p>
          <w:p w14:paraId="72007F9B" w14:textId="2C958F98" w:rsidR="00E631A8" w:rsidRPr="00487916" w:rsidRDefault="107AA2B7" w:rsidP="2C85B621">
            <w:pPr>
              <w:rPr>
                <w:lang w:val="es-US"/>
              </w:rPr>
            </w:pPr>
            <w:r w:rsidRPr="2C85B621">
              <w:rPr>
                <w:rFonts w:ascii="Arial" w:eastAsia="Arial" w:hAnsi="Arial" w:cs="Arial"/>
                <w:color w:val="000000" w:themeColor="text1"/>
                <w:sz w:val="22"/>
                <w:szCs w:val="22"/>
                <w:lang w:val="es-ES"/>
              </w:rPr>
              <w:t>La diferencia con los proveedores «fuera de la red» es que no tienen contrato con su compañía de seguros y no han acordado que se les pague una cantidad determinada.</w:t>
            </w:r>
            <w:r w:rsidR="008A2EE0">
              <w:rPr>
                <w:rFonts w:ascii="Arial" w:eastAsia="Arial" w:hAnsi="Arial" w:cs="Arial"/>
                <w:color w:val="000000" w:themeColor="text1"/>
                <w:sz w:val="22"/>
                <w:szCs w:val="22"/>
                <w:lang w:val="es-ES"/>
              </w:rPr>
              <w:t>++</w:t>
            </w:r>
            <w:r w:rsidRPr="2C85B621">
              <w:rPr>
                <w:rFonts w:ascii="Arial" w:eastAsia="Arial" w:hAnsi="Arial" w:cs="Arial"/>
                <w:color w:val="000000" w:themeColor="text1"/>
                <w:sz w:val="22"/>
                <w:szCs w:val="22"/>
                <w:lang w:val="es-ES"/>
              </w:rPr>
              <w:t xml:space="preserve">  La mayoría de las veces, usted paga más cuando tiene consultas con los proveedores fuera de la red.  El seguro puede cubrir una parte menor de los costos o no pagar nada en absoluto. </w:t>
            </w:r>
          </w:p>
          <w:p w14:paraId="58D3DB54" w14:textId="59895D12" w:rsidR="00E631A8" w:rsidRPr="00487916" w:rsidRDefault="00E631A8" w:rsidP="00F1185B">
            <w:pPr>
              <w:rPr>
                <w:lang w:val="es-US"/>
              </w:rPr>
            </w:pPr>
          </w:p>
          <w:p w14:paraId="7A43B972" w14:textId="66B6364B"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Elegir proveedores  dentro de la red es una buena elección, ya que le ahorra dinero.  Para saber si un proveedor se encuentra dentro de la red, siempre pregunte a su compañía de seguros.   </w:t>
            </w:r>
          </w:p>
          <w:p w14:paraId="14C20E96" w14:textId="4AC36071" w:rsidR="00E631A8" w:rsidRPr="00487916" w:rsidRDefault="00E631A8" w:rsidP="00F1185B">
            <w:pPr>
              <w:rPr>
                <w:lang w:val="es-US"/>
              </w:rPr>
            </w:pPr>
          </w:p>
          <w:p w14:paraId="1B05C580" w14:textId="4FB1DF9A" w:rsidR="00E631A8" w:rsidRDefault="107AA2B7" w:rsidP="2C85B621">
            <w:pPr>
              <w:rPr>
                <w:rFonts w:ascii="Arial" w:eastAsia="Arial" w:hAnsi="Arial" w:cs="Arial"/>
                <w:color w:val="000000" w:themeColor="text1"/>
                <w:sz w:val="22"/>
                <w:szCs w:val="22"/>
                <w:lang w:val="es-ES"/>
              </w:rPr>
            </w:pPr>
            <w:r w:rsidRPr="2C85B621">
              <w:rPr>
                <w:rFonts w:ascii="Arial" w:eastAsia="Arial" w:hAnsi="Arial" w:cs="Arial"/>
                <w:color w:val="000000" w:themeColor="text1"/>
                <w:sz w:val="22"/>
                <w:szCs w:val="22"/>
                <w:lang w:val="es-ES"/>
              </w:rPr>
              <w:t xml:space="preserve">[2 - Infórmese si los servicios que piensa recibir están </w:t>
            </w:r>
            <w:r w:rsidR="429400F4" w:rsidRPr="16DA26F1">
              <w:rPr>
                <w:rFonts w:ascii="Arial" w:eastAsia="Arial" w:hAnsi="Arial" w:cs="Arial"/>
                <w:color w:val="000000" w:themeColor="text1"/>
                <w:sz w:val="22"/>
                <w:szCs w:val="22"/>
                <w:lang w:val="es-ES"/>
              </w:rPr>
              <w:t>“</w:t>
            </w:r>
            <w:r w:rsidRPr="2C85B621">
              <w:rPr>
                <w:rFonts w:ascii="Arial" w:eastAsia="Arial" w:hAnsi="Arial" w:cs="Arial"/>
                <w:color w:val="000000" w:themeColor="text1"/>
                <w:sz w:val="22"/>
                <w:szCs w:val="22"/>
                <w:lang w:val="es-ES"/>
              </w:rPr>
              <w:t>cubiertos</w:t>
            </w:r>
            <w:r w:rsidR="646B9A69" w:rsidRPr="2BEEBA68">
              <w:rPr>
                <w:rFonts w:ascii="Arial" w:eastAsia="Arial" w:hAnsi="Arial" w:cs="Arial"/>
                <w:color w:val="000000" w:themeColor="text1"/>
                <w:sz w:val="22"/>
                <w:szCs w:val="22"/>
                <w:lang w:val="es-ES"/>
              </w:rPr>
              <w:t>”</w:t>
            </w:r>
            <w:r w:rsidRPr="2C85B621">
              <w:rPr>
                <w:rFonts w:ascii="Arial" w:eastAsia="Arial" w:hAnsi="Arial" w:cs="Arial"/>
                <w:color w:val="000000" w:themeColor="text1"/>
                <w:sz w:val="22"/>
                <w:szCs w:val="22"/>
                <w:lang w:val="es-ES"/>
              </w:rPr>
              <w:t xml:space="preserve"> o </w:t>
            </w:r>
            <w:r w:rsidR="7D63472F" w:rsidRPr="2BEEBA68">
              <w:rPr>
                <w:rFonts w:ascii="Arial" w:eastAsia="Arial" w:hAnsi="Arial" w:cs="Arial"/>
                <w:color w:val="000000" w:themeColor="text1"/>
                <w:sz w:val="22"/>
                <w:szCs w:val="22"/>
                <w:lang w:val="es-ES"/>
              </w:rPr>
              <w:t>“</w:t>
            </w:r>
            <w:r w:rsidRPr="2C85B621">
              <w:rPr>
                <w:rFonts w:ascii="Arial" w:eastAsia="Arial" w:hAnsi="Arial" w:cs="Arial"/>
                <w:color w:val="000000" w:themeColor="text1"/>
                <w:sz w:val="22"/>
                <w:szCs w:val="22"/>
                <w:lang w:val="es-ES"/>
              </w:rPr>
              <w:t>no cubiertos</w:t>
            </w:r>
            <w:r w:rsidR="62438AB6" w:rsidRPr="5CA93B15">
              <w:rPr>
                <w:rFonts w:ascii="Arial" w:eastAsia="Arial" w:hAnsi="Arial" w:cs="Arial"/>
                <w:color w:val="000000" w:themeColor="text1"/>
                <w:sz w:val="22"/>
                <w:szCs w:val="22"/>
                <w:lang w:val="es-ES"/>
              </w:rPr>
              <w:t>”</w:t>
            </w:r>
            <w:r w:rsidR="213E336A" w:rsidRPr="5CA93B15">
              <w:rPr>
                <w:rFonts w:ascii="Arial" w:eastAsia="Arial" w:hAnsi="Arial" w:cs="Arial"/>
                <w:color w:val="000000" w:themeColor="text1"/>
                <w:sz w:val="22"/>
                <w:szCs w:val="22"/>
                <w:lang w:val="es-ES"/>
              </w:rPr>
              <w:t>].</w:t>
            </w:r>
            <w:r w:rsidRPr="2C85B621">
              <w:rPr>
                <w:rFonts w:ascii="Arial" w:eastAsia="Arial" w:hAnsi="Arial" w:cs="Arial"/>
                <w:color w:val="000000" w:themeColor="text1"/>
                <w:sz w:val="22"/>
                <w:szCs w:val="22"/>
                <w:lang w:val="es-ES"/>
              </w:rPr>
              <w:t xml:space="preserve"> </w:t>
            </w:r>
          </w:p>
          <w:p w14:paraId="6172EB06" w14:textId="110545C4" w:rsidR="00E631A8" w:rsidRPr="00487916" w:rsidRDefault="107AA2B7" w:rsidP="2C85B621">
            <w:pPr>
              <w:rPr>
                <w:lang w:val="es-US"/>
              </w:rPr>
            </w:pPr>
            <w:r w:rsidRPr="7B5D5622">
              <w:rPr>
                <w:rFonts w:ascii="Arial" w:eastAsia="Arial" w:hAnsi="Arial" w:cs="Arial"/>
                <w:color w:val="000000" w:themeColor="text1"/>
                <w:sz w:val="22"/>
                <w:szCs w:val="22"/>
                <w:lang w:val="es-ES"/>
              </w:rPr>
              <w:t xml:space="preserve">En segundo lugar, asegúrese de que si los servicios que piensa recibir están </w:t>
            </w:r>
            <w:r w:rsidR="6EFF898A" w:rsidRPr="5CA93B15">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cubiertos</w:t>
            </w:r>
            <w:r w:rsidR="5B213BE7" w:rsidRPr="132BC9B7">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 xml:space="preserve"> o </w:t>
            </w:r>
            <w:r w:rsidR="26212156" w:rsidRPr="132BC9B7">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no cubiertos</w:t>
            </w:r>
            <w:r w:rsidR="11DA10FC" w:rsidRPr="1A089FC8">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 xml:space="preserve"> por su seguro.  Planes diferentes tienen reglas diferentes sobre lo que cubren y en qué circunstancias.  También pueden imponer límites</w:t>
            </w:r>
            <w:r w:rsidR="006104F2">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 xml:space="preserve"> a determinados servicios, como el número permitido de visitas de fisioterapia al año. Los servicios cubiertos </w:t>
            </w:r>
            <w:r w:rsidR="006C480E">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son los que están incluidos en su plan y que el seguro puede ayudarle a pagar.</w:t>
            </w:r>
            <w:r w:rsidR="006A5222">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  Los servicios no cubiertos son los que no están en su plan, por lo tanto, el seguro no los pagará. Si recibe servicios no cubiertos, su proveedor</w:t>
            </w:r>
            <w:r w:rsidR="11C29A25" w:rsidRPr="7B5D5622">
              <w:rPr>
                <w:rFonts w:ascii="Arial" w:eastAsia="Arial" w:hAnsi="Arial" w:cs="Arial"/>
                <w:color w:val="000000" w:themeColor="text1"/>
                <w:sz w:val="22"/>
                <w:szCs w:val="22"/>
                <w:lang w:val="es-ES"/>
              </w:rPr>
              <w:t xml:space="preserve"> de servicios médicos</w:t>
            </w:r>
            <w:r w:rsidRPr="7B5D5622">
              <w:rPr>
                <w:rFonts w:ascii="Arial" w:eastAsia="Arial" w:hAnsi="Arial" w:cs="Arial"/>
                <w:color w:val="000000" w:themeColor="text1"/>
                <w:sz w:val="22"/>
                <w:szCs w:val="22"/>
                <w:lang w:val="es-ES"/>
              </w:rPr>
              <w:t xml:space="preserve"> le cobrará el costo completo.  Para conocer lo que le cubre su seguro, consulte a su compañía de seguros. </w:t>
            </w:r>
          </w:p>
          <w:p w14:paraId="70BFC6A9" w14:textId="69DD5FC7" w:rsidR="00E631A8" w:rsidRPr="00487916" w:rsidRDefault="00E631A8" w:rsidP="00F1185B">
            <w:pPr>
              <w:rPr>
                <w:lang w:val="es-US"/>
              </w:rPr>
            </w:pPr>
          </w:p>
          <w:p w14:paraId="42B4DEBE" w14:textId="018607A1" w:rsidR="00E631A8" w:rsidRPr="00487916" w:rsidRDefault="26E729A8" w:rsidP="2C85B621">
            <w:pPr>
              <w:rPr>
                <w:lang w:val="es-US"/>
              </w:rPr>
            </w:pPr>
            <w:r w:rsidRPr="34290195">
              <w:rPr>
                <w:rFonts w:ascii="Arial" w:eastAsia="Arial" w:hAnsi="Arial" w:cs="Arial"/>
                <w:color w:val="000000" w:themeColor="text1"/>
                <w:sz w:val="22"/>
                <w:szCs w:val="22"/>
                <w:lang w:val="es-ES"/>
              </w:rPr>
              <w:t>[3 - Averigüe si su seguro requi</w:t>
            </w:r>
            <w:r w:rsidR="3BF48ADF" w:rsidRPr="34290195">
              <w:rPr>
                <w:rFonts w:ascii="Arial" w:eastAsia="Arial" w:hAnsi="Arial" w:cs="Arial"/>
                <w:color w:val="000000" w:themeColor="text1"/>
                <w:sz w:val="22"/>
                <w:szCs w:val="22"/>
                <w:lang w:val="es-ES"/>
              </w:rPr>
              <w:t>e</w:t>
            </w:r>
            <w:r w:rsidRPr="34290195">
              <w:rPr>
                <w:rFonts w:ascii="Arial" w:eastAsia="Arial" w:hAnsi="Arial" w:cs="Arial"/>
                <w:color w:val="000000" w:themeColor="text1"/>
                <w:sz w:val="22"/>
                <w:szCs w:val="22"/>
                <w:lang w:val="es-ES"/>
              </w:rPr>
              <w:t xml:space="preserve">re autorización para los servicios que piensa recibir]. </w:t>
            </w:r>
          </w:p>
          <w:p w14:paraId="720ECEB1" w14:textId="506FA4EF" w:rsidR="00E631A8" w:rsidRPr="00487916" w:rsidRDefault="00E631A8" w:rsidP="00F1185B">
            <w:pPr>
              <w:rPr>
                <w:lang w:val="es-US"/>
              </w:rPr>
            </w:pPr>
          </w:p>
          <w:p w14:paraId="50A94516" w14:textId="5EBFEB8C" w:rsidR="00E631A8" w:rsidRDefault="107AA2B7" w:rsidP="7B5D5622">
            <w:pPr>
              <w:rPr>
                <w:rFonts w:ascii="Arial" w:eastAsia="Arial" w:hAnsi="Arial" w:cs="Arial"/>
                <w:color w:val="000000" w:themeColor="text1"/>
                <w:sz w:val="22"/>
                <w:szCs w:val="22"/>
                <w:lang w:val="es-ES"/>
              </w:rPr>
            </w:pPr>
            <w:r w:rsidRPr="7B5D5622">
              <w:rPr>
                <w:rFonts w:ascii="Arial" w:eastAsia="Arial" w:hAnsi="Arial" w:cs="Arial"/>
                <w:color w:val="000000" w:themeColor="text1"/>
                <w:sz w:val="22"/>
                <w:szCs w:val="22"/>
                <w:lang w:val="es-ES"/>
              </w:rPr>
              <w:t xml:space="preserve">A continuación, averigüe si su seguro le </w:t>
            </w:r>
            <w:r w:rsidR="0B0EC896" w:rsidRPr="7B5D5622">
              <w:rPr>
                <w:rFonts w:ascii="Arial" w:eastAsia="Arial" w:hAnsi="Arial" w:cs="Arial"/>
                <w:color w:val="000000" w:themeColor="text1"/>
                <w:sz w:val="22"/>
                <w:szCs w:val="22"/>
                <w:lang w:val="es-ES"/>
              </w:rPr>
              <w:t>pide</w:t>
            </w:r>
            <w:r w:rsidRPr="7B5D5622">
              <w:rPr>
                <w:rFonts w:ascii="Arial" w:eastAsia="Arial" w:hAnsi="Arial" w:cs="Arial"/>
                <w:color w:val="000000" w:themeColor="text1"/>
                <w:sz w:val="22"/>
                <w:szCs w:val="22"/>
                <w:lang w:val="es-ES"/>
              </w:rPr>
              <w:t xml:space="preserve"> una autorización </w:t>
            </w:r>
            <w:r w:rsidR="06CFAB1C" w:rsidRPr="7B5D5622">
              <w:rPr>
                <w:rFonts w:ascii="Arial" w:eastAsia="Arial" w:hAnsi="Arial" w:cs="Arial"/>
                <w:color w:val="000000" w:themeColor="text1"/>
                <w:sz w:val="22"/>
                <w:szCs w:val="22"/>
                <w:lang w:val="es-ES"/>
              </w:rPr>
              <w:t>previa a</w:t>
            </w:r>
            <w:r w:rsidRPr="7B5D5622">
              <w:rPr>
                <w:rFonts w:ascii="Arial" w:eastAsia="Arial" w:hAnsi="Arial" w:cs="Arial"/>
                <w:color w:val="000000" w:themeColor="text1"/>
                <w:sz w:val="22"/>
                <w:szCs w:val="22"/>
                <w:lang w:val="es-ES"/>
              </w:rPr>
              <w:t xml:space="preserve"> los servicios que piensa recibir.  Algunas veces lo que se conoce como </w:t>
            </w:r>
            <w:r w:rsidR="69C84041" w:rsidRPr="2AED5C63">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precertificación</w:t>
            </w:r>
            <w:r w:rsidR="2837FBD1" w:rsidRPr="3E709E75">
              <w:rPr>
                <w:rFonts w:ascii="Arial" w:eastAsia="Arial" w:hAnsi="Arial" w:cs="Arial"/>
                <w:color w:val="000000" w:themeColor="text1"/>
                <w:sz w:val="22"/>
                <w:szCs w:val="22"/>
                <w:lang w:val="es-ES"/>
              </w:rPr>
              <w:t>”</w:t>
            </w:r>
            <w:r w:rsidR="213E336A" w:rsidRPr="3E709E75">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 xml:space="preserve"> </w:t>
            </w:r>
            <w:r w:rsidR="00B21E3B">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 xml:space="preserve">es la autorización o aprobación previa que da su compañía de seguros para un servicio definido.  Algunos planes piden que usted obtenga este permiso para determinados servicios, y el seguro sólo pagará si el permiso se le da con previa autorización. Póngase en contacto con su compañía de seguros para saber si el servicio que necesita requiere </w:t>
            </w:r>
            <w:r w:rsidR="03663D25" w:rsidRPr="7B5D5622">
              <w:rPr>
                <w:rFonts w:ascii="Arial" w:eastAsia="Arial" w:hAnsi="Arial" w:cs="Arial"/>
                <w:color w:val="000000" w:themeColor="text1"/>
                <w:sz w:val="22"/>
                <w:szCs w:val="22"/>
                <w:lang w:val="es-ES"/>
              </w:rPr>
              <w:t>esta</w:t>
            </w:r>
            <w:r w:rsidRPr="7B5D5622">
              <w:rPr>
                <w:rFonts w:ascii="Arial" w:eastAsia="Arial" w:hAnsi="Arial" w:cs="Arial"/>
                <w:color w:val="000000" w:themeColor="text1"/>
                <w:sz w:val="22"/>
                <w:szCs w:val="22"/>
                <w:lang w:val="es-ES"/>
              </w:rPr>
              <w:t xml:space="preserve"> autorización.  </w:t>
            </w:r>
            <w:r w:rsidR="0FE9044C" w:rsidRPr="7B5D5622">
              <w:rPr>
                <w:rFonts w:ascii="Arial" w:eastAsia="Arial" w:hAnsi="Arial" w:cs="Arial"/>
                <w:color w:val="000000" w:themeColor="text1"/>
                <w:sz w:val="22"/>
                <w:szCs w:val="22"/>
                <w:lang w:val="es-ES"/>
              </w:rPr>
              <w:t>S</w:t>
            </w:r>
            <w:r w:rsidRPr="7B5D5622">
              <w:rPr>
                <w:rFonts w:ascii="Arial" w:eastAsia="Arial" w:hAnsi="Arial" w:cs="Arial"/>
                <w:color w:val="000000" w:themeColor="text1"/>
                <w:sz w:val="22"/>
                <w:szCs w:val="22"/>
                <w:lang w:val="es-ES"/>
              </w:rPr>
              <w:t>iga las instrucciones para obtenerla</w:t>
            </w:r>
            <w:r w:rsidR="301DB766" w:rsidRPr="7B5D5622">
              <w:rPr>
                <w:rFonts w:ascii="Arial" w:eastAsia="Arial" w:hAnsi="Arial" w:cs="Arial"/>
                <w:color w:val="000000" w:themeColor="text1"/>
                <w:sz w:val="22"/>
                <w:szCs w:val="22"/>
                <w:lang w:val="es-ES"/>
              </w:rPr>
              <w:t xml:space="preserve"> si es el caso</w:t>
            </w:r>
            <w:r w:rsidRPr="7B5D5622">
              <w:rPr>
                <w:rFonts w:ascii="Arial" w:eastAsia="Arial" w:hAnsi="Arial" w:cs="Arial"/>
                <w:color w:val="000000" w:themeColor="text1"/>
                <w:sz w:val="22"/>
                <w:szCs w:val="22"/>
                <w:lang w:val="es-ES"/>
              </w:rPr>
              <w:t xml:space="preserve">. </w:t>
            </w:r>
          </w:p>
          <w:p w14:paraId="325931BE" w14:textId="0F722E59"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 </w:t>
            </w:r>
          </w:p>
          <w:p w14:paraId="1189AB14" w14:textId="61251F0E" w:rsidR="00E631A8" w:rsidRDefault="0575A260" w:rsidP="2C85B621">
            <w:pPr>
              <w:rPr>
                <w:rFonts w:ascii="Arial" w:eastAsia="Arial" w:hAnsi="Arial" w:cs="Arial"/>
                <w:color w:val="000000" w:themeColor="text1"/>
                <w:sz w:val="22"/>
                <w:szCs w:val="22"/>
                <w:lang w:val="es-ES"/>
              </w:rPr>
            </w:pPr>
            <w:r w:rsidRPr="58F249CE">
              <w:rPr>
                <w:rFonts w:ascii="Arial" w:eastAsia="Arial" w:hAnsi="Arial" w:cs="Arial"/>
                <w:color w:val="000000" w:themeColor="text1"/>
                <w:sz w:val="22"/>
                <w:szCs w:val="22"/>
                <w:lang w:val="es-ES"/>
              </w:rPr>
              <w:t xml:space="preserve">[4 - Infórmese </w:t>
            </w:r>
            <w:r w:rsidR="6C7BF016" w:rsidRPr="58F249CE">
              <w:rPr>
                <w:rFonts w:ascii="Arial" w:eastAsia="Arial" w:hAnsi="Arial" w:cs="Arial"/>
                <w:color w:val="000000" w:themeColor="text1"/>
                <w:sz w:val="22"/>
                <w:szCs w:val="22"/>
                <w:lang w:val="es-ES"/>
              </w:rPr>
              <w:t>de</w:t>
            </w:r>
            <w:r w:rsidRPr="58F249CE">
              <w:rPr>
                <w:rFonts w:ascii="Arial" w:eastAsia="Arial" w:hAnsi="Arial" w:cs="Arial"/>
                <w:color w:val="000000" w:themeColor="text1"/>
                <w:sz w:val="22"/>
                <w:szCs w:val="22"/>
                <w:lang w:val="es-ES"/>
              </w:rPr>
              <w:t xml:space="preserve"> qué </w:t>
            </w:r>
            <w:r w:rsidR="561E0258" w:rsidRPr="58F249CE">
              <w:rPr>
                <w:rFonts w:ascii="Arial" w:eastAsia="Arial" w:hAnsi="Arial" w:cs="Arial"/>
                <w:color w:val="000000" w:themeColor="text1"/>
                <w:sz w:val="22"/>
                <w:szCs w:val="22"/>
                <w:lang w:val="es-ES"/>
              </w:rPr>
              <w:t>co</w:t>
            </w:r>
            <w:r w:rsidRPr="58F249CE">
              <w:rPr>
                <w:rFonts w:ascii="Arial" w:eastAsia="Arial" w:hAnsi="Arial" w:cs="Arial"/>
                <w:color w:val="000000" w:themeColor="text1"/>
                <w:sz w:val="22"/>
                <w:szCs w:val="22"/>
                <w:lang w:val="es-ES"/>
              </w:rPr>
              <w:t xml:space="preserve">stos es usted responsable]. </w:t>
            </w:r>
          </w:p>
          <w:p w14:paraId="4154D3A5" w14:textId="6B46D895" w:rsidR="00E631A8" w:rsidRDefault="0575A260" w:rsidP="7B5D5622">
            <w:pPr>
              <w:rPr>
                <w:rFonts w:ascii="Arial" w:eastAsia="Arial" w:hAnsi="Arial" w:cs="Arial"/>
                <w:color w:val="000000" w:themeColor="text1"/>
                <w:sz w:val="22"/>
                <w:szCs w:val="22"/>
                <w:lang w:val="es-ES"/>
              </w:rPr>
            </w:pPr>
            <w:r w:rsidRPr="58F249CE">
              <w:rPr>
                <w:rFonts w:ascii="Arial" w:eastAsia="Arial" w:hAnsi="Arial" w:cs="Arial"/>
                <w:color w:val="000000" w:themeColor="text1"/>
                <w:sz w:val="22"/>
                <w:szCs w:val="22"/>
                <w:lang w:val="es-ES"/>
              </w:rPr>
              <w:t xml:space="preserve">Por último, </w:t>
            </w:r>
            <w:r w:rsidR="0CC49ACC" w:rsidRPr="58F249CE">
              <w:rPr>
                <w:rFonts w:ascii="Arial" w:eastAsia="Arial" w:hAnsi="Arial" w:cs="Arial"/>
                <w:color w:val="000000" w:themeColor="text1"/>
                <w:sz w:val="22"/>
                <w:szCs w:val="22"/>
                <w:lang w:val="es-ES"/>
              </w:rPr>
              <w:t>inf</w:t>
            </w:r>
            <w:r w:rsidR="6836E9A0" w:rsidRPr="58F249CE">
              <w:rPr>
                <w:rFonts w:ascii="Arial" w:eastAsia="Arial" w:hAnsi="Arial" w:cs="Arial"/>
                <w:sz w:val="22"/>
                <w:szCs w:val="22"/>
                <w:lang w:val="es-ES"/>
              </w:rPr>
              <w:t>ó</w:t>
            </w:r>
            <w:r w:rsidR="0CC49ACC" w:rsidRPr="58F249CE">
              <w:rPr>
                <w:rFonts w:ascii="Arial" w:eastAsia="Arial" w:hAnsi="Arial" w:cs="Arial"/>
                <w:color w:val="000000" w:themeColor="text1"/>
                <w:sz w:val="22"/>
                <w:szCs w:val="22"/>
                <w:lang w:val="es-ES"/>
              </w:rPr>
              <w:t>rmese</w:t>
            </w:r>
            <w:r w:rsidRPr="58F249CE">
              <w:rPr>
                <w:rFonts w:ascii="Arial" w:eastAsia="Arial" w:hAnsi="Arial" w:cs="Arial"/>
                <w:color w:val="000000" w:themeColor="text1"/>
                <w:sz w:val="22"/>
                <w:szCs w:val="22"/>
                <w:lang w:val="es-ES"/>
              </w:rPr>
              <w:t xml:space="preserve"> de qué </w:t>
            </w:r>
            <w:r w:rsidR="14E1B328" w:rsidRPr="58F249CE">
              <w:rPr>
                <w:rFonts w:ascii="Arial" w:eastAsia="Arial" w:hAnsi="Arial" w:cs="Arial"/>
                <w:color w:val="000000" w:themeColor="text1"/>
                <w:sz w:val="22"/>
                <w:szCs w:val="22"/>
                <w:lang w:val="es-ES"/>
              </w:rPr>
              <w:t>co</w:t>
            </w:r>
            <w:r w:rsidRPr="58F249CE">
              <w:rPr>
                <w:rFonts w:ascii="Arial" w:eastAsia="Arial" w:hAnsi="Arial" w:cs="Arial"/>
                <w:color w:val="000000" w:themeColor="text1"/>
                <w:sz w:val="22"/>
                <w:szCs w:val="22"/>
                <w:lang w:val="es-ES"/>
              </w:rPr>
              <w:t>stos es usted responsable según las reglas de su plan. Por ejemplo, puede que tenga que hacer</w:t>
            </w:r>
            <w:r w:rsidR="04398FD5" w:rsidRPr="58F249CE">
              <w:rPr>
                <w:rFonts w:ascii="Arial" w:eastAsia="Arial" w:hAnsi="Arial" w:cs="Arial"/>
                <w:color w:val="000000" w:themeColor="text1"/>
                <w:sz w:val="22"/>
                <w:szCs w:val="22"/>
                <w:lang w:val="es-ES"/>
              </w:rPr>
              <w:t>++</w:t>
            </w:r>
            <w:r w:rsidRPr="58F249CE">
              <w:rPr>
                <w:rFonts w:ascii="Arial" w:eastAsia="Arial" w:hAnsi="Arial" w:cs="Arial"/>
                <w:color w:val="000000" w:themeColor="text1"/>
                <w:sz w:val="22"/>
                <w:szCs w:val="22"/>
                <w:lang w:val="es-ES"/>
              </w:rPr>
              <w:t xml:space="preserve"> copagos</w:t>
            </w:r>
            <w:r w:rsidR="450D4C68" w:rsidRPr="58F249CE">
              <w:rPr>
                <w:rFonts w:ascii="Arial" w:eastAsia="Arial" w:hAnsi="Arial" w:cs="Arial"/>
                <w:color w:val="000000" w:themeColor="text1"/>
                <w:sz w:val="22"/>
                <w:szCs w:val="22"/>
                <w:lang w:val="es-ES"/>
              </w:rPr>
              <w:t xml:space="preserve"> (pagos al momento del servicio)</w:t>
            </w:r>
            <w:r w:rsidRPr="58F249CE">
              <w:rPr>
                <w:rFonts w:ascii="Arial" w:eastAsia="Arial" w:hAnsi="Arial" w:cs="Arial"/>
                <w:color w:val="000000" w:themeColor="text1"/>
                <w:sz w:val="22"/>
                <w:szCs w:val="22"/>
                <w:lang w:val="es-ES"/>
              </w:rPr>
              <w:t xml:space="preserve"> cada vez que vaya al médico o reciba un servicio. También puede </w:t>
            </w:r>
            <w:r w:rsidR="34EEBE1F" w:rsidRPr="58F249CE">
              <w:rPr>
                <w:rFonts w:ascii="Arial" w:eastAsia="Arial" w:hAnsi="Arial" w:cs="Arial"/>
                <w:color w:val="000000" w:themeColor="text1"/>
                <w:sz w:val="22"/>
                <w:szCs w:val="22"/>
                <w:lang w:val="es-ES"/>
              </w:rPr>
              <w:t>ser que tenga</w:t>
            </w:r>
            <w:r w:rsidRPr="58F249CE">
              <w:rPr>
                <w:rFonts w:ascii="Arial" w:eastAsia="Arial" w:hAnsi="Arial" w:cs="Arial"/>
                <w:color w:val="000000" w:themeColor="text1"/>
                <w:sz w:val="22"/>
                <w:szCs w:val="22"/>
                <w:lang w:val="es-ES"/>
              </w:rPr>
              <w:t xml:space="preserve"> que pagar un deducible y un coseguro. Estos pagos los determina su mismo plan.</w:t>
            </w:r>
          </w:p>
          <w:p w14:paraId="191ECA2A" w14:textId="4F80ACED" w:rsidR="00E631A8" w:rsidRPr="00487916" w:rsidRDefault="00E631A8" w:rsidP="00F1185B">
            <w:pPr>
              <w:rPr>
                <w:lang w:val="es-US"/>
              </w:rPr>
            </w:pPr>
          </w:p>
          <w:p w14:paraId="3C7DDE21" w14:textId="55A7D138"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En resumen, antes de recibir atención médica debe informarse de 4 cosas: </w:t>
            </w:r>
          </w:p>
          <w:p w14:paraId="51EC552C" w14:textId="7BA58CFF" w:rsidR="00E631A8" w:rsidRPr="00487916" w:rsidRDefault="00E631A8" w:rsidP="00F1185B">
            <w:pPr>
              <w:rPr>
                <w:lang w:val="es-US"/>
              </w:rPr>
            </w:pPr>
          </w:p>
          <w:p w14:paraId="5C27A8D0" w14:textId="771A37FE"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#1 -  si su proveedor está dentro de la red </w:t>
            </w:r>
          </w:p>
          <w:p w14:paraId="59DE8A8B" w14:textId="05780C58" w:rsidR="00E631A8" w:rsidRPr="00487916" w:rsidRDefault="00E631A8" w:rsidP="00F1185B">
            <w:pPr>
              <w:rPr>
                <w:lang w:val="es-US"/>
              </w:rPr>
            </w:pPr>
          </w:p>
          <w:p w14:paraId="45FACD1A" w14:textId="62DE20D2"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#2 - si los servicios que piensa recibir están cubiertos </w:t>
            </w:r>
          </w:p>
          <w:p w14:paraId="2597F6F5" w14:textId="429D820C" w:rsidR="00E631A8" w:rsidRPr="00487916" w:rsidRDefault="00E631A8" w:rsidP="00F1185B">
            <w:pPr>
              <w:rPr>
                <w:lang w:val="es-US"/>
              </w:rPr>
            </w:pPr>
          </w:p>
          <w:p w14:paraId="0B188014" w14:textId="47D75A8D"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#3 - si su seguro requiere previa autorización para los servicios que planea recibir </w:t>
            </w:r>
          </w:p>
          <w:p w14:paraId="15225ECB" w14:textId="71A61646" w:rsidR="00E631A8" w:rsidRPr="00487916" w:rsidRDefault="00E631A8" w:rsidP="00F1185B">
            <w:pPr>
              <w:rPr>
                <w:lang w:val="es-US"/>
              </w:rPr>
            </w:pPr>
          </w:p>
          <w:p w14:paraId="1D74441F" w14:textId="11711822" w:rsidR="00E631A8" w:rsidRPr="00487916" w:rsidRDefault="107AA2B7" w:rsidP="2C85B621">
            <w:pPr>
              <w:rPr>
                <w:lang w:val="es-US"/>
              </w:rPr>
            </w:pPr>
            <w:r w:rsidRPr="2C85B621">
              <w:rPr>
                <w:rFonts w:ascii="Arial" w:eastAsia="Arial" w:hAnsi="Arial" w:cs="Arial"/>
                <w:color w:val="000000" w:themeColor="text1"/>
                <w:sz w:val="22"/>
                <w:szCs w:val="22"/>
                <w:lang w:val="es-ES"/>
              </w:rPr>
              <w:t xml:space="preserve">Y, #4 - qué costos tendrá que cubrir usted. </w:t>
            </w:r>
          </w:p>
          <w:p w14:paraId="2FAB42E5" w14:textId="6577D4B7" w:rsidR="00E631A8" w:rsidRPr="00487916" w:rsidRDefault="00E631A8" w:rsidP="00F1185B">
            <w:pPr>
              <w:rPr>
                <w:lang w:val="es-US"/>
              </w:rPr>
            </w:pPr>
          </w:p>
          <w:p w14:paraId="1373F6E5" w14:textId="5D0F99FE" w:rsidR="00E631A8" w:rsidRPr="00487916" w:rsidRDefault="2BA5CF87" w:rsidP="2C85B621">
            <w:pPr>
              <w:rPr>
                <w:lang w:val="es-US"/>
              </w:rPr>
            </w:pPr>
            <w:r w:rsidRPr="46578602">
              <w:rPr>
                <w:rFonts w:ascii="Arial" w:eastAsia="Arial" w:hAnsi="Arial" w:cs="Arial"/>
                <w:color w:val="000000" w:themeColor="text1"/>
                <w:sz w:val="22"/>
                <w:szCs w:val="22"/>
                <w:lang w:val="es-ES"/>
              </w:rPr>
              <w:t xml:space="preserve"> </w:t>
            </w:r>
          </w:p>
          <w:p w14:paraId="1D20BCED" w14:textId="77777777" w:rsidR="00A75698" w:rsidRDefault="622DE7A2" w:rsidP="2C85B621">
            <w:pPr>
              <w:rPr>
                <w:rFonts w:ascii="Arial" w:eastAsia="Arial" w:hAnsi="Arial" w:cs="Arial"/>
                <w:color w:val="000000" w:themeColor="text1"/>
                <w:sz w:val="22"/>
                <w:szCs w:val="22"/>
                <w:lang w:val="es-ES"/>
              </w:rPr>
            </w:pPr>
            <w:r w:rsidRPr="46578602">
              <w:rPr>
                <w:rFonts w:ascii="Arial" w:eastAsia="Arial" w:hAnsi="Arial" w:cs="Arial"/>
                <w:color w:val="000000" w:themeColor="text1"/>
                <w:sz w:val="22"/>
                <w:szCs w:val="22"/>
                <w:lang w:val="es-ES"/>
              </w:rPr>
              <w:t>Cuando tenga dudas, ¡póngase en contacto con su seguro!</w:t>
            </w:r>
            <w:r w:rsidR="2BA5CF87" w:rsidRPr="46578602">
              <w:rPr>
                <w:rFonts w:ascii="Arial" w:eastAsia="Arial" w:hAnsi="Arial" w:cs="Arial"/>
                <w:color w:val="000000" w:themeColor="text1"/>
                <w:sz w:val="22"/>
                <w:szCs w:val="22"/>
                <w:lang w:val="es-ES"/>
              </w:rPr>
              <w:t xml:space="preserve"> Frecuentemente, puede encontrar información detallada sobre su plan de seguro visitando el sitio web del plan del seguro.  Sin embargo, si no encuentra la información que necesita, </w:t>
            </w:r>
          </w:p>
          <w:p w14:paraId="2E524FFC" w14:textId="75CE3C57" w:rsidR="00E631A8" w:rsidRDefault="00A75698" w:rsidP="2C85B621">
            <w:r>
              <w:rPr>
                <w:rFonts w:ascii="Arial" w:eastAsia="Arial" w:hAnsi="Arial" w:cs="Arial"/>
                <w:color w:val="000000" w:themeColor="text1"/>
                <w:sz w:val="22"/>
                <w:szCs w:val="22"/>
                <w:lang w:val="es-ES"/>
              </w:rPr>
              <w:t>==</w:t>
            </w:r>
            <w:r w:rsidR="2BA5CF87" w:rsidRPr="46578602">
              <w:rPr>
                <w:rFonts w:ascii="Arial" w:eastAsia="Arial" w:hAnsi="Arial" w:cs="Arial"/>
                <w:color w:val="000000" w:themeColor="text1"/>
                <w:sz w:val="22"/>
                <w:szCs w:val="22"/>
                <w:lang w:val="es-ES"/>
              </w:rPr>
              <w:t xml:space="preserve">llame a su compañía de seguros al número de teléfono que se le da en su tarjeta de seguro. [END SCRIPT] </w:t>
            </w:r>
          </w:p>
          <w:p w14:paraId="7B422D2D" w14:textId="08FA3A6B" w:rsidR="00E631A8" w:rsidRDefault="00E631A8" w:rsidP="2C85B621"/>
          <w:p w14:paraId="36DF0BA6" w14:textId="3D43859C" w:rsidR="00E631A8" w:rsidRDefault="00E631A8" w:rsidP="00F1185B">
            <w:pPr>
              <w:rPr>
                <w:lang w:val="es-ES"/>
              </w:rPr>
            </w:pPr>
          </w:p>
        </w:tc>
      </w:tr>
    </w:tbl>
    <w:p w14:paraId="5DF59E0C" w14:textId="77777777" w:rsidR="004F419B" w:rsidRDefault="004F419B" w:rsidP="00DE2D0A"/>
    <w:p w14:paraId="6BAC5201" w14:textId="2741EF2D" w:rsidR="009C26A3" w:rsidRPr="004348F7" w:rsidRDefault="009C26A3" w:rsidP="009C26A3">
      <w:pPr>
        <w:rPr>
          <w:b/>
          <w:bCs/>
        </w:rPr>
      </w:pPr>
      <w:r>
        <w:rPr>
          <w:b/>
          <w:bCs/>
        </w:rPr>
        <w:t>Understanding Insurance Coverage: Know Before You Go</w:t>
      </w:r>
      <w:r w:rsidRPr="004348F7">
        <w:rPr>
          <w:b/>
          <w:bCs/>
        </w:rPr>
        <w:t xml:space="preserve"> Video – Onscreen Text</w:t>
      </w:r>
    </w:p>
    <w:tbl>
      <w:tblPr>
        <w:tblStyle w:val="TableGrid"/>
        <w:tblW w:w="0" w:type="auto"/>
        <w:tblLook w:val="04A0" w:firstRow="1" w:lastRow="0" w:firstColumn="1" w:lastColumn="0" w:noHBand="0" w:noVBand="1"/>
      </w:tblPr>
      <w:tblGrid>
        <w:gridCol w:w="3596"/>
        <w:gridCol w:w="3597"/>
        <w:gridCol w:w="3597"/>
      </w:tblGrid>
      <w:tr w:rsidR="009C26A3" w14:paraId="50F29358" w14:textId="77777777" w:rsidTr="34290195">
        <w:tc>
          <w:tcPr>
            <w:tcW w:w="3596" w:type="dxa"/>
          </w:tcPr>
          <w:p w14:paraId="4CD2EBC5" w14:textId="77777777" w:rsidR="009C26A3" w:rsidRPr="009C26A3" w:rsidRDefault="009C26A3">
            <w:pPr>
              <w:rPr>
                <w:b/>
                <w:bCs/>
              </w:rPr>
            </w:pPr>
            <w:r w:rsidRPr="009C26A3">
              <w:rPr>
                <w:b/>
                <w:bCs/>
              </w:rPr>
              <w:t>Timestamp</w:t>
            </w:r>
          </w:p>
        </w:tc>
        <w:tc>
          <w:tcPr>
            <w:tcW w:w="3597" w:type="dxa"/>
          </w:tcPr>
          <w:p w14:paraId="52ABC4B3" w14:textId="77777777" w:rsidR="009C26A3" w:rsidRPr="009C26A3" w:rsidRDefault="009C26A3">
            <w:pPr>
              <w:rPr>
                <w:b/>
                <w:bCs/>
              </w:rPr>
            </w:pPr>
            <w:r w:rsidRPr="009C26A3">
              <w:rPr>
                <w:b/>
                <w:bCs/>
              </w:rPr>
              <w:t>English</w:t>
            </w:r>
          </w:p>
        </w:tc>
        <w:tc>
          <w:tcPr>
            <w:tcW w:w="3597" w:type="dxa"/>
          </w:tcPr>
          <w:p w14:paraId="22A5E298" w14:textId="77777777" w:rsidR="009C26A3" w:rsidRPr="009C26A3" w:rsidRDefault="009C26A3" w:rsidP="1AAE032A">
            <w:pPr>
              <w:rPr>
                <w:b/>
                <w:color w:val="00B050"/>
              </w:rPr>
            </w:pPr>
            <w:r w:rsidRPr="1239C916">
              <w:rPr>
                <w:b/>
                <w:color w:val="00B050"/>
              </w:rPr>
              <w:t>Spanish</w:t>
            </w:r>
          </w:p>
        </w:tc>
      </w:tr>
      <w:tr w:rsidR="009C26A3" w:rsidRPr="00DC3DAE" w14:paraId="4DF5BE22" w14:textId="77777777" w:rsidTr="34290195">
        <w:tc>
          <w:tcPr>
            <w:tcW w:w="3596" w:type="dxa"/>
          </w:tcPr>
          <w:p w14:paraId="53045D29" w14:textId="4DC67FFE" w:rsidR="009C26A3" w:rsidRPr="009C26A3" w:rsidRDefault="009C26A3">
            <w:r>
              <w:t>0:00 (Title)</w:t>
            </w:r>
          </w:p>
        </w:tc>
        <w:tc>
          <w:tcPr>
            <w:tcW w:w="3597" w:type="dxa"/>
          </w:tcPr>
          <w:p w14:paraId="6976BDB1" w14:textId="7678E972" w:rsidR="009C26A3" w:rsidRPr="009C26A3" w:rsidRDefault="009C26A3">
            <w:r>
              <w:t>Understanding Insurance Coverage: Know Before You Go</w:t>
            </w:r>
          </w:p>
        </w:tc>
        <w:tc>
          <w:tcPr>
            <w:tcW w:w="3597" w:type="dxa"/>
          </w:tcPr>
          <w:p w14:paraId="0B581A4D" w14:textId="31725A4B" w:rsidR="009C26A3" w:rsidRPr="00487916" w:rsidRDefault="7E79FE3D">
            <w:pPr>
              <w:rPr>
                <w:lang w:val="es-US"/>
              </w:rPr>
            </w:pPr>
            <w:r w:rsidRPr="7B5D5622">
              <w:rPr>
                <w:lang w:val="es-ES"/>
              </w:rPr>
              <w:t>Descifrando su Seguro: Infórmese Antes de Obtener un Servicio</w:t>
            </w:r>
          </w:p>
        </w:tc>
      </w:tr>
      <w:tr w:rsidR="009C26A3" w14:paraId="3F68758B" w14:textId="77777777" w:rsidTr="34290195">
        <w:tc>
          <w:tcPr>
            <w:tcW w:w="3596" w:type="dxa"/>
          </w:tcPr>
          <w:p w14:paraId="1F03A6EC" w14:textId="11FCCE76" w:rsidR="009C26A3" w:rsidRDefault="004428D1">
            <w:r>
              <w:t>0:03 (Header)</w:t>
            </w:r>
          </w:p>
        </w:tc>
        <w:tc>
          <w:tcPr>
            <w:tcW w:w="3597" w:type="dxa"/>
          </w:tcPr>
          <w:p w14:paraId="6A276AAC" w14:textId="3C2CE721" w:rsidR="009C26A3" w:rsidRDefault="004428D1">
            <w:r>
              <w:t>Understanding Insurance</w:t>
            </w:r>
          </w:p>
        </w:tc>
        <w:tc>
          <w:tcPr>
            <w:tcW w:w="3597" w:type="dxa"/>
          </w:tcPr>
          <w:p w14:paraId="05343882" w14:textId="66995936" w:rsidR="009C26A3" w:rsidRPr="009C26A3" w:rsidRDefault="465B172C">
            <w:r>
              <w:t>Descifrando su Seguro</w:t>
            </w:r>
          </w:p>
        </w:tc>
      </w:tr>
      <w:tr w:rsidR="00F36250" w14:paraId="73D36B71" w14:textId="77777777" w:rsidTr="34290195">
        <w:tc>
          <w:tcPr>
            <w:tcW w:w="3596" w:type="dxa"/>
          </w:tcPr>
          <w:p w14:paraId="1E73A29D" w14:textId="0AA85003" w:rsidR="00F36250" w:rsidRDefault="00CD4296">
            <w:r>
              <w:t>0:07 (Insurance card)</w:t>
            </w:r>
          </w:p>
        </w:tc>
        <w:tc>
          <w:tcPr>
            <w:tcW w:w="3597" w:type="dxa"/>
          </w:tcPr>
          <w:p w14:paraId="55322E0F" w14:textId="5BE0C654" w:rsidR="00F36250" w:rsidRDefault="00CD4296">
            <w:r>
              <w:t>N/A – language captured elsewhere</w:t>
            </w:r>
          </w:p>
        </w:tc>
        <w:tc>
          <w:tcPr>
            <w:tcW w:w="3597" w:type="dxa"/>
          </w:tcPr>
          <w:p w14:paraId="011DEB2A" w14:textId="440FF75B" w:rsidR="00F36250" w:rsidRPr="00CD4296" w:rsidRDefault="23581353">
            <w:r>
              <w:t>N/A -  translations captured elsewhere</w:t>
            </w:r>
          </w:p>
        </w:tc>
      </w:tr>
      <w:tr w:rsidR="00CD4296" w14:paraId="07FA388E" w14:textId="77777777" w:rsidTr="34290195">
        <w:tc>
          <w:tcPr>
            <w:tcW w:w="3596" w:type="dxa"/>
          </w:tcPr>
          <w:p w14:paraId="3887F90E" w14:textId="667AAF95" w:rsidR="00CD4296" w:rsidRDefault="00AD56B1">
            <w:r>
              <w:t xml:space="preserve">0:31 </w:t>
            </w:r>
            <w:r w:rsidR="00325426">
              <w:t>(Covered/not covered)</w:t>
            </w:r>
          </w:p>
        </w:tc>
        <w:tc>
          <w:tcPr>
            <w:tcW w:w="3597" w:type="dxa"/>
          </w:tcPr>
          <w:p w14:paraId="536A6993" w14:textId="131DBD92" w:rsidR="00CD4296" w:rsidRDefault="00325426">
            <w:r>
              <w:t>Service</w:t>
            </w:r>
            <w:r>
              <w:br/>
              <w:t>Covered/Non-covered</w:t>
            </w:r>
            <w:r>
              <w:br/>
              <w:t>Estimated Cost</w:t>
            </w:r>
          </w:p>
        </w:tc>
        <w:tc>
          <w:tcPr>
            <w:tcW w:w="3597" w:type="dxa"/>
          </w:tcPr>
          <w:p w14:paraId="1F2FF309" w14:textId="188D1C7F" w:rsidR="00CD4296" w:rsidRPr="00487916" w:rsidRDefault="467431C5">
            <w:pPr>
              <w:rPr>
                <w:lang w:val="es-US"/>
              </w:rPr>
            </w:pPr>
            <w:r w:rsidRPr="00487916">
              <w:rPr>
                <w:lang w:val="es-US"/>
              </w:rPr>
              <w:t>Servicio</w:t>
            </w:r>
          </w:p>
          <w:p w14:paraId="76ADDA47" w14:textId="29004F31" w:rsidR="00CD4296" w:rsidRPr="00487916" w:rsidRDefault="467431C5">
            <w:pPr>
              <w:rPr>
                <w:lang w:val="es-US"/>
              </w:rPr>
            </w:pPr>
            <w:r w:rsidRPr="00487916">
              <w:rPr>
                <w:lang w:val="es-US"/>
              </w:rPr>
              <w:t>Est</w:t>
            </w:r>
            <w:r w:rsidR="73EDD948" w:rsidRPr="00487916">
              <w:rPr>
                <w:rFonts w:ascii="Arial" w:eastAsia="Arial" w:hAnsi="Arial" w:cs="Arial"/>
                <w:color w:val="000000" w:themeColor="text1"/>
                <w:sz w:val="22"/>
                <w:szCs w:val="22"/>
                <w:lang w:val="es-US"/>
              </w:rPr>
              <w:t>á</w:t>
            </w:r>
            <w:r w:rsidRPr="00487916">
              <w:rPr>
                <w:lang w:val="es-US"/>
              </w:rPr>
              <w:t xml:space="preserve"> Cubierto/No est</w:t>
            </w:r>
            <w:r w:rsidR="43BE2F22" w:rsidRPr="00487916">
              <w:rPr>
                <w:rFonts w:ascii="Arial" w:eastAsia="Arial" w:hAnsi="Arial" w:cs="Arial"/>
                <w:color w:val="000000" w:themeColor="text1"/>
                <w:sz w:val="22"/>
                <w:szCs w:val="22"/>
                <w:lang w:val="es-US"/>
              </w:rPr>
              <w:t>á</w:t>
            </w:r>
            <w:r w:rsidRPr="00487916">
              <w:rPr>
                <w:lang w:val="es-US"/>
              </w:rPr>
              <w:t xml:space="preserve"> </w:t>
            </w:r>
            <w:r w:rsidR="45C45986" w:rsidRPr="00487916">
              <w:rPr>
                <w:lang w:val="es-US"/>
              </w:rPr>
              <w:t>C</w:t>
            </w:r>
            <w:r w:rsidRPr="00487916">
              <w:rPr>
                <w:lang w:val="es-US"/>
              </w:rPr>
              <w:t>ubierto</w:t>
            </w:r>
          </w:p>
          <w:p w14:paraId="3460FDED" w14:textId="21D99C08" w:rsidR="00CD4296" w:rsidRPr="00CD4296" w:rsidRDefault="1C8221E5">
            <w:r>
              <w:t>Costo Estimado</w:t>
            </w:r>
          </w:p>
        </w:tc>
      </w:tr>
      <w:tr w:rsidR="00325426" w:rsidRPr="00DC3DAE" w14:paraId="0D8E020E" w14:textId="77777777" w:rsidTr="34290195">
        <w:tc>
          <w:tcPr>
            <w:tcW w:w="3596" w:type="dxa"/>
          </w:tcPr>
          <w:p w14:paraId="56E8F894" w14:textId="5E76EBDD" w:rsidR="00325426" w:rsidRDefault="00313412">
            <w:r>
              <w:t>0:40 (Transition)</w:t>
            </w:r>
          </w:p>
        </w:tc>
        <w:tc>
          <w:tcPr>
            <w:tcW w:w="3597" w:type="dxa"/>
          </w:tcPr>
          <w:p w14:paraId="42952F0A" w14:textId="5B0ED5AC" w:rsidR="00325426" w:rsidRDefault="00313412">
            <w:r>
              <w:t>Know before you go…</w:t>
            </w:r>
          </w:p>
        </w:tc>
        <w:tc>
          <w:tcPr>
            <w:tcW w:w="3597" w:type="dxa"/>
          </w:tcPr>
          <w:p w14:paraId="703A7456" w14:textId="480B9358" w:rsidR="00325426" w:rsidRPr="00487916" w:rsidRDefault="108ACA32">
            <w:pPr>
              <w:rPr>
                <w:lang w:val="es-US"/>
              </w:rPr>
            </w:pPr>
            <w:r w:rsidRPr="7B5D5622">
              <w:rPr>
                <w:lang w:val="es-ES"/>
              </w:rPr>
              <w:t>Infórmese Antes de Obtener un Servicio</w:t>
            </w:r>
          </w:p>
        </w:tc>
      </w:tr>
      <w:tr w:rsidR="00313412" w:rsidRPr="00DC3DAE" w14:paraId="08417A4F" w14:textId="77777777" w:rsidTr="34290195">
        <w:tc>
          <w:tcPr>
            <w:tcW w:w="3596" w:type="dxa"/>
          </w:tcPr>
          <w:p w14:paraId="78EF844F" w14:textId="53758D46" w:rsidR="00313412" w:rsidRDefault="00FB475D">
            <w:r>
              <w:t>0:42</w:t>
            </w:r>
          </w:p>
        </w:tc>
        <w:tc>
          <w:tcPr>
            <w:tcW w:w="3597" w:type="dxa"/>
          </w:tcPr>
          <w:p w14:paraId="17B3CE33" w14:textId="0EEB0A4B" w:rsidR="00313412" w:rsidRDefault="00B86D21">
            <w:r>
              <w:t>1 Know whether your provider is “in-network” or “out-of-network”</w:t>
            </w:r>
          </w:p>
        </w:tc>
        <w:tc>
          <w:tcPr>
            <w:tcW w:w="3597" w:type="dxa"/>
          </w:tcPr>
          <w:p w14:paraId="67FA4BF9" w14:textId="215D3EA9" w:rsidR="00313412" w:rsidRPr="00CD4296" w:rsidRDefault="67F41522">
            <w:pPr>
              <w:rPr>
                <w:rFonts w:ascii="Arial" w:eastAsia="Arial" w:hAnsi="Arial" w:cs="Arial"/>
                <w:color w:val="000000" w:themeColor="text1"/>
                <w:sz w:val="22"/>
                <w:szCs w:val="22"/>
                <w:lang w:val="es-ES"/>
              </w:rPr>
            </w:pPr>
            <w:r w:rsidRPr="7B5D5622">
              <w:rPr>
                <w:lang w:val="es-ES"/>
              </w:rPr>
              <w:t xml:space="preserve">1 </w:t>
            </w:r>
            <w:r w:rsidRPr="7B5D5622">
              <w:rPr>
                <w:rFonts w:ascii="Arial" w:eastAsia="Arial" w:hAnsi="Arial" w:cs="Arial"/>
                <w:color w:val="000000" w:themeColor="text1"/>
                <w:sz w:val="22"/>
                <w:szCs w:val="22"/>
                <w:lang w:val="es-ES"/>
              </w:rPr>
              <w:t xml:space="preserve">Infórmese si su proveedor está </w:t>
            </w:r>
            <w:r w:rsidR="192BDF6A" w:rsidRPr="7B5D5622">
              <w:rPr>
                <w:rFonts w:ascii="Arial" w:eastAsia="Arial" w:hAnsi="Arial" w:cs="Arial"/>
                <w:color w:val="000000" w:themeColor="text1"/>
                <w:sz w:val="22"/>
                <w:szCs w:val="22"/>
                <w:lang w:val="es-ES"/>
              </w:rPr>
              <w:t>“</w:t>
            </w:r>
            <w:r w:rsidR="00F72956">
              <w:rPr>
                <w:rFonts w:ascii="Arial" w:eastAsia="Arial" w:hAnsi="Arial" w:cs="Arial"/>
                <w:color w:val="000000" w:themeColor="text1"/>
                <w:sz w:val="22"/>
                <w:szCs w:val="22"/>
                <w:lang w:val="es-ES"/>
              </w:rPr>
              <w:t>d</w:t>
            </w:r>
            <w:r w:rsidRPr="7B5D5622">
              <w:rPr>
                <w:rFonts w:ascii="Arial" w:eastAsia="Arial" w:hAnsi="Arial" w:cs="Arial"/>
                <w:color w:val="000000" w:themeColor="text1"/>
                <w:sz w:val="22"/>
                <w:szCs w:val="22"/>
                <w:lang w:val="es-ES"/>
              </w:rPr>
              <w:t xml:space="preserve">entro de la </w:t>
            </w:r>
            <w:r w:rsidR="00F72956">
              <w:rPr>
                <w:rFonts w:ascii="Arial" w:eastAsia="Arial" w:hAnsi="Arial" w:cs="Arial"/>
                <w:color w:val="000000" w:themeColor="text1"/>
                <w:sz w:val="22"/>
                <w:szCs w:val="22"/>
                <w:lang w:val="es-ES"/>
              </w:rPr>
              <w:t>r</w:t>
            </w:r>
            <w:r w:rsidRPr="7B5D5622">
              <w:rPr>
                <w:rFonts w:ascii="Arial" w:eastAsia="Arial" w:hAnsi="Arial" w:cs="Arial"/>
                <w:color w:val="000000" w:themeColor="text1"/>
                <w:sz w:val="22"/>
                <w:szCs w:val="22"/>
                <w:lang w:val="es-ES"/>
              </w:rPr>
              <w:t>ed</w:t>
            </w:r>
            <w:r w:rsidR="6F010C63" w:rsidRPr="7B5D5622">
              <w:rPr>
                <w:rFonts w:ascii="Arial" w:eastAsia="Arial" w:hAnsi="Arial" w:cs="Arial"/>
                <w:color w:val="000000" w:themeColor="text1"/>
                <w:sz w:val="22"/>
                <w:szCs w:val="22"/>
                <w:lang w:val="es-ES"/>
              </w:rPr>
              <w:t>”</w:t>
            </w:r>
            <w:r w:rsidRPr="7B5D5622">
              <w:rPr>
                <w:rFonts w:ascii="Arial" w:eastAsia="Arial" w:hAnsi="Arial" w:cs="Arial"/>
                <w:color w:val="000000" w:themeColor="text1"/>
                <w:sz w:val="22"/>
                <w:szCs w:val="22"/>
                <w:lang w:val="es-ES"/>
              </w:rPr>
              <w:t xml:space="preserve"> o </w:t>
            </w:r>
            <w:r w:rsidR="05EEDD45" w:rsidRPr="7B5D5622">
              <w:rPr>
                <w:rFonts w:ascii="Arial" w:eastAsia="Arial" w:hAnsi="Arial" w:cs="Arial"/>
                <w:color w:val="000000" w:themeColor="text1"/>
                <w:sz w:val="22"/>
                <w:szCs w:val="22"/>
                <w:lang w:val="es-ES"/>
              </w:rPr>
              <w:t>“</w:t>
            </w:r>
            <w:r w:rsidR="00485109">
              <w:rPr>
                <w:rFonts w:ascii="Arial" w:eastAsia="Arial" w:hAnsi="Arial" w:cs="Arial"/>
                <w:color w:val="000000" w:themeColor="text1"/>
                <w:sz w:val="22"/>
                <w:szCs w:val="22"/>
                <w:lang w:val="es-ES"/>
              </w:rPr>
              <w:t>f</w:t>
            </w:r>
            <w:r w:rsidRPr="7B5D5622">
              <w:rPr>
                <w:rFonts w:ascii="Arial" w:eastAsia="Arial" w:hAnsi="Arial" w:cs="Arial"/>
                <w:color w:val="000000" w:themeColor="text1"/>
                <w:sz w:val="22"/>
                <w:szCs w:val="22"/>
                <w:lang w:val="es-ES"/>
              </w:rPr>
              <w:t xml:space="preserve">uera de la </w:t>
            </w:r>
            <w:r w:rsidR="00485109">
              <w:rPr>
                <w:rFonts w:ascii="Arial" w:eastAsia="Arial" w:hAnsi="Arial" w:cs="Arial"/>
                <w:color w:val="000000" w:themeColor="text1"/>
                <w:sz w:val="22"/>
                <w:szCs w:val="22"/>
                <w:lang w:val="es-ES"/>
              </w:rPr>
              <w:t>r</w:t>
            </w:r>
            <w:r w:rsidRPr="7B5D5622">
              <w:rPr>
                <w:rFonts w:ascii="Arial" w:eastAsia="Arial" w:hAnsi="Arial" w:cs="Arial"/>
                <w:color w:val="000000" w:themeColor="text1"/>
                <w:sz w:val="22"/>
                <w:szCs w:val="22"/>
                <w:lang w:val="es-ES"/>
              </w:rPr>
              <w:t>ed</w:t>
            </w:r>
            <w:r w:rsidR="34AEE0E9" w:rsidRPr="7B5D5622">
              <w:rPr>
                <w:rFonts w:ascii="Arial" w:eastAsia="Arial" w:hAnsi="Arial" w:cs="Arial"/>
                <w:color w:val="000000" w:themeColor="text1"/>
                <w:sz w:val="22"/>
                <w:szCs w:val="22"/>
                <w:lang w:val="es-ES"/>
              </w:rPr>
              <w:t>”</w:t>
            </w:r>
          </w:p>
        </w:tc>
      </w:tr>
      <w:tr w:rsidR="00B86D21" w:rsidRPr="00DC3DAE" w14:paraId="6D300D6C" w14:textId="77777777" w:rsidTr="34290195">
        <w:tc>
          <w:tcPr>
            <w:tcW w:w="3596" w:type="dxa"/>
          </w:tcPr>
          <w:p w14:paraId="0B575781" w14:textId="0E985225" w:rsidR="00B86D21" w:rsidRDefault="00E12733">
            <w:r>
              <w:t>0:46 (graphic title)</w:t>
            </w:r>
          </w:p>
        </w:tc>
        <w:tc>
          <w:tcPr>
            <w:tcW w:w="3597" w:type="dxa"/>
          </w:tcPr>
          <w:p w14:paraId="30C49B2D" w14:textId="3779E623" w:rsidR="00B86D21" w:rsidRDefault="00E12733">
            <w:r>
              <w:t>In-Network Providers</w:t>
            </w:r>
          </w:p>
        </w:tc>
        <w:tc>
          <w:tcPr>
            <w:tcW w:w="3597" w:type="dxa"/>
          </w:tcPr>
          <w:p w14:paraId="0181D75F" w14:textId="1948B189" w:rsidR="00B86D21" w:rsidRPr="00487916" w:rsidRDefault="138EF804">
            <w:pPr>
              <w:rPr>
                <w:lang w:val="es-US"/>
              </w:rPr>
            </w:pPr>
            <w:r w:rsidRPr="00487916">
              <w:rPr>
                <w:lang w:val="es-US"/>
              </w:rPr>
              <w:t xml:space="preserve">Proveedores </w:t>
            </w:r>
            <w:r w:rsidR="00F72956">
              <w:rPr>
                <w:lang w:val="es-US"/>
              </w:rPr>
              <w:t>D</w:t>
            </w:r>
            <w:r w:rsidRPr="00487916">
              <w:rPr>
                <w:lang w:val="es-US"/>
              </w:rPr>
              <w:t>entro de la Red de Cobertura</w:t>
            </w:r>
          </w:p>
        </w:tc>
      </w:tr>
      <w:tr w:rsidR="00E12733" w14:paraId="72619D48" w14:textId="77777777" w:rsidTr="34290195">
        <w:tc>
          <w:tcPr>
            <w:tcW w:w="3596" w:type="dxa"/>
          </w:tcPr>
          <w:p w14:paraId="6D328315" w14:textId="37A08963" w:rsidR="00E12733" w:rsidRDefault="00995AD4">
            <w:r>
              <w:t xml:space="preserve">0:55 </w:t>
            </w:r>
          </w:p>
        </w:tc>
        <w:tc>
          <w:tcPr>
            <w:tcW w:w="3597" w:type="dxa"/>
          </w:tcPr>
          <w:p w14:paraId="45DBA3F4" w14:textId="4CAE25CD" w:rsidR="00E12733" w:rsidRDefault="00995AD4">
            <w:r>
              <w:t>You Pay</w:t>
            </w:r>
          </w:p>
        </w:tc>
        <w:tc>
          <w:tcPr>
            <w:tcW w:w="3597" w:type="dxa"/>
          </w:tcPr>
          <w:p w14:paraId="162DB411" w14:textId="7335B1DD" w:rsidR="00E12733" w:rsidRPr="00CD4296" w:rsidRDefault="79AEC0C1">
            <w:r>
              <w:t>Lo Que Usted Paga</w:t>
            </w:r>
          </w:p>
        </w:tc>
      </w:tr>
      <w:tr w:rsidR="00995AD4" w:rsidRPr="00DC3DAE" w14:paraId="683F7010" w14:textId="77777777" w:rsidTr="34290195">
        <w:tc>
          <w:tcPr>
            <w:tcW w:w="3596" w:type="dxa"/>
          </w:tcPr>
          <w:p w14:paraId="4BDF67BD" w14:textId="181D8E75" w:rsidR="00995AD4" w:rsidRDefault="00716747">
            <w:r>
              <w:t>1:02 (graphic title)</w:t>
            </w:r>
          </w:p>
        </w:tc>
        <w:tc>
          <w:tcPr>
            <w:tcW w:w="3597" w:type="dxa"/>
          </w:tcPr>
          <w:p w14:paraId="549B9D31" w14:textId="4282A757" w:rsidR="00995AD4" w:rsidRDefault="00716747">
            <w:r>
              <w:t>Out-of-Network Providers</w:t>
            </w:r>
          </w:p>
        </w:tc>
        <w:tc>
          <w:tcPr>
            <w:tcW w:w="3597" w:type="dxa"/>
          </w:tcPr>
          <w:p w14:paraId="70EA5157" w14:textId="5962EC60" w:rsidR="00995AD4" w:rsidRPr="00487916" w:rsidRDefault="6D7018E3">
            <w:pPr>
              <w:rPr>
                <w:lang w:val="es-US"/>
              </w:rPr>
            </w:pPr>
            <w:r w:rsidRPr="00487916">
              <w:rPr>
                <w:lang w:val="es-US"/>
              </w:rPr>
              <w:t>Proveedores Fuera de la Red de Cobertura</w:t>
            </w:r>
          </w:p>
        </w:tc>
      </w:tr>
      <w:tr w:rsidR="00716747" w14:paraId="666BE70E" w14:textId="77777777" w:rsidTr="34290195">
        <w:tc>
          <w:tcPr>
            <w:tcW w:w="3596" w:type="dxa"/>
          </w:tcPr>
          <w:p w14:paraId="1C833C45" w14:textId="040E3ECD" w:rsidR="00716747" w:rsidRDefault="00542825">
            <w:r>
              <w:t>1:14</w:t>
            </w:r>
          </w:p>
        </w:tc>
        <w:tc>
          <w:tcPr>
            <w:tcW w:w="3597" w:type="dxa"/>
          </w:tcPr>
          <w:p w14:paraId="71ABF4A9" w14:textId="6B90CE02" w:rsidR="00716747" w:rsidRDefault="00542825">
            <w:r>
              <w:t>You Pay</w:t>
            </w:r>
          </w:p>
        </w:tc>
        <w:tc>
          <w:tcPr>
            <w:tcW w:w="3597" w:type="dxa"/>
          </w:tcPr>
          <w:p w14:paraId="6CD5F02D" w14:textId="5BB06E93" w:rsidR="00716747" w:rsidRPr="00CD4296" w:rsidRDefault="782ECDF4">
            <w:r>
              <w:t>Lo Que Usted Paga</w:t>
            </w:r>
          </w:p>
        </w:tc>
      </w:tr>
      <w:tr w:rsidR="00542825" w:rsidRPr="00DC3DAE" w14:paraId="628DB299" w14:textId="77777777" w:rsidTr="34290195">
        <w:tc>
          <w:tcPr>
            <w:tcW w:w="3596" w:type="dxa"/>
          </w:tcPr>
          <w:p w14:paraId="7203EAF5" w14:textId="230AC5FC" w:rsidR="00542825" w:rsidRDefault="00937554">
            <w:r>
              <w:t>1:31</w:t>
            </w:r>
          </w:p>
        </w:tc>
        <w:tc>
          <w:tcPr>
            <w:tcW w:w="3597" w:type="dxa"/>
          </w:tcPr>
          <w:p w14:paraId="1B59A73A" w14:textId="54D81DA1" w:rsidR="00542825" w:rsidRDefault="00937554">
            <w:r>
              <w:t>2 Know whether the services you plan to get are “covered” or “non-covered.”</w:t>
            </w:r>
          </w:p>
        </w:tc>
        <w:tc>
          <w:tcPr>
            <w:tcW w:w="3597" w:type="dxa"/>
          </w:tcPr>
          <w:p w14:paraId="5971170A" w14:textId="2BB7E1D4" w:rsidR="00542825" w:rsidRPr="00487916" w:rsidRDefault="0D55A728">
            <w:pPr>
              <w:rPr>
                <w:rFonts w:ascii="Aptos" w:eastAsia="Aptos" w:hAnsi="Aptos" w:cs="Aptos"/>
                <w:lang w:val="es-US"/>
              </w:rPr>
            </w:pPr>
            <w:r w:rsidRPr="00487916">
              <w:rPr>
                <w:rFonts w:ascii="Arial" w:eastAsia="Arial" w:hAnsi="Arial" w:cs="Arial"/>
                <w:color w:val="000000" w:themeColor="text1"/>
                <w:sz w:val="22"/>
                <w:szCs w:val="22"/>
                <w:lang w:val="es-US"/>
              </w:rPr>
              <w:t>2 - Infórmese si los servicios que piensa recibir están “cubiertos” o “no cubiertos.”</w:t>
            </w:r>
          </w:p>
        </w:tc>
      </w:tr>
      <w:tr w:rsidR="00937554" w:rsidRPr="00DC3DAE" w14:paraId="007FC978" w14:textId="77777777" w:rsidTr="34290195">
        <w:tc>
          <w:tcPr>
            <w:tcW w:w="3596" w:type="dxa"/>
          </w:tcPr>
          <w:p w14:paraId="5635E2D6" w14:textId="23DD6A7C" w:rsidR="00937554" w:rsidRDefault="007565BD">
            <w:r>
              <w:t>1:43 (graphic titles)</w:t>
            </w:r>
          </w:p>
        </w:tc>
        <w:tc>
          <w:tcPr>
            <w:tcW w:w="3597" w:type="dxa"/>
          </w:tcPr>
          <w:p w14:paraId="6C4C1BD5" w14:textId="5B6E2A7F" w:rsidR="00937554" w:rsidRDefault="007565BD">
            <w:r>
              <w:t>Physical Therapy Coverage</w:t>
            </w:r>
            <w:r>
              <w:br/>
              <w:t>Up to 20 visits per year</w:t>
            </w:r>
          </w:p>
        </w:tc>
        <w:tc>
          <w:tcPr>
            <w:tcW w:w="3597" w:type="dxa"/>
          </w:tcPr>
          <w:p w14:paraId="62DC3497" w14:textId="77A405E4" w:rsidR="00937554" w:rsidRPr="00487916" w:rsidRDefault="7E7BB9AF" w:rsidP="7B5D5622">
            <w:pPr>
              <w:rPr>
                <w:rFonts w:ascii="Aptos" w:eastAsia="Aptos" w:hAnsi="Aptos" w:cs="Aptos"/>
                <w:lang w:val="es-US"/>
              </w:rPr>
            </w:pPr>
            <w:r w:rsidRPr="00487916">
              <w:rPr>
                <w:lang w:val="es-US"/>
              </w:rPr>
              <w:t>Cobertura de Te</w:t>
            </w:r>
            <w:r w:rsidR="6A3C51AA" w:rsidRPr="00487916">
              <w:rPr>
                <w:lang w:val="es-US"/>
              </w:rPr>
              <w:t>rap</w:t>
            </w:r>
            <w:r w:rsidRPr="00487916">
              <w:rPr>
                <w:lang w:val="es-US"/>
              </w:rPr>
              <w:t>ia F</w:t>
            </w:r>
            <w:r w:rsidR="13976C24" w:rsidRPr="00487916">
              <w:rPr>
                <w:rFonts w:ascii="Arial" w:eastAsia="Arial" w:hAnsi="Arial" w:cs="Arial"/>
                <w:color w:val="000000" w:themeColor="text1"/>
                <w:sz w:val="22"/>
                <w:szCs w:val="22"/>
                <w:lang w:val="es-US"/>
              </w:rPr>
              <w:t>ísica</w:t>
            </w:r>
          </w:p>
          <w:p w14:paraId="3ED4B064" w14:textId="7977AC31" w:rsidR="00937554" w:rsidRPr="00487916" w:rsidRDefault="13976C24">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Hasta 20 visitas por año</w:t>
            </w:r>
          </w:p>
        </w:tc>
      </w:tr>
      <w:tr w:rsidR="007565BD" w:rsidRPr="00DC3DAE" w14:paraId="48FD8F2C" w14:textId="77777777" w:rsidTr="34290195">
        <w:tc>
          <w:tcPr>
            <w:tcW w:w="3596" w:type="dxa"/>
          </w:tcPr>
          <w:p w14:paraId="02619FE9" w14:textId="6AAEF74E" w:rsidR="007565BD" w:rsidRDefault="007565BD">
            <w:r>
              <w:t>1:43 (graphic titles)</w:t>
            </w:r>
          </w:p>
        </w:tc>
        <w:tc>
          <w:tcPr>
            <w:tcW w:w="3597" w:type="dxa"/>
          </w:tcPr>
          <w:p w14:paraId="764068AF" w14:textId="46219609" w:rsidR="007565BD" w:rsidRDefault="007565BD">
            <w:r>
              <w:t>Physical Therapy Coverage</w:t>
            </w:r>
            <w:r>
              <w:br/>
              <w:t>Up to 36 visits per year</w:t>
            </w:r>
          </w:p>
        </w:tc>
        <w:tc>
          <w:tcPr>
            <w:tcW w:w="3597" w:type="dxa"/>
          </w:tcPr>
          <w:p w14:paraId="14DF3348" w14:textId="77A405E4" w:rsidR="007565BD" w:rsidRPr="00487916" w:rsidRDefault="18527317" w:rsidP="7B5D5622">
            <w:pPr>
              <w:rPr>
                <w:rFonts w:ascii="Aptos" w:eastAsia="Aptos" w:hAnsi="Aptos" w:cs="Aptos"/>
                <w:lang w:val="es-US"/>
              </w:rPr>
            </w:pPr>
            <w:r w:rsidRPr="00487916">
              <w:rPr>
                <w:lang w:val="es-US"/>
              </w:rPr>
              <w:t>Cobertura de Terapia F</w:t>
            </w:r>
            <w:r w:rsidRPr="00487916">
              <w:rPr>
                <w:rFonts w:ascii="Arial" w:eastAsia="Arial" w:hAnsi="Arial" w:cs="Arial"/>
                <w:color w:val="000000" w:themeColor="text1"/>
                <w:sz w:val="22"/>
                <w:szCs w:val="22"/>
                <w:lang w:val="es-US"/>
              </w:rPr>
              <w:t>ísica</w:t>
            </w:r>
          </w:p>
          <w:p w14:paraId="7196502B" w14:textId="01FE80AA" w:rsidR="007565BD" w:rsidRPr="00487916" w:rsidRDefault="18527317" w:rsidP="7B5D5622">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Hasta 36 visitas por año</w:t>
            </w:r>
          </w:p>
          <w:p w14:paraId="1FFD06E0" w14:textId="349CBA95" w:rsidR="007565BD" w:rsidRPr="00487916" w:rsidRDefault="007565BD">
            <w:pPr>
              <w:rPr>
                <w:rFonts w:ascii="Arial" w:eastAsia="Arial" w:hAnsi="Arial" w:cs="Arial"/>
                <w:color w:val="000000" w:themeColor="text1"/>
                <w:sz w:val="22"/>
                <w:szCs w:val="22"/>
                <w:lang w:val="es-US"/>
              </w:rPr>
            </w:pPr>
          </w:p>
        </w:tc>
      </w:tr>
      <w:tr w:rsidR="007565BD" w14:paraId="3300D914" w14:textId="77777777" w:rsidTr="34290195">
        <w:tc>
          <w:tcPr>
            <w:tcW w:w="3596" w:type="dxa"/>
          </w:tcPr>
          <w:p w14:paraId="5711E7D6" w14:textId="2CB2AA81" w:rsidR="007565BD" w:rsidRDefault="00DF2E5F">
            <w:r>
              <w:t>1:50</w:t>
            </w:r>
            <w:r w:rsidR="003912E2">
              <w:t xml:space="preserve"> (Service icon title)</w:t>
            </w:r>
          </w:p>
        </w:tc>
        <w:tc>
          <w:tcPr>
            <w:tcW w:w="3597" w:type="dxa"/>
          </w:tcPr>
          <w:p w14:paraId="64F7EDBB" w14:textId="5F176A78" w:rsidR="007565BD" w:rsidRDefault="003912E2">
            <w:r>
              <w:t>Service</w:t>
            </w:r>
          </w:p>
        </w:tc>
        <w:tc>
          <w:tcPr>
            <w:tcW w:w="3597" w:type="dxa"/>
          </w:tcPr>
          <w:p w14:paraId="16681BD8" w14:textId="0A7A9EF1" w:rsidR="007565BD" w:rsidRPr="00CD4296" w:rsidRDefault="1EE84504">
            <w:r>
              <w:t>Servicio</w:t>
            </w:r>
          </w:p>
        </w:tc>
      </w:tr>
      <w:tr w:rsidR="003912E2" w14:paraId="5A2BC52C" w14:textId="77777777" w:rsidTr="34290195">
        <w:tc>
          <w:tcPr>
            <w:tcW w:w="3596" w:type="dxa"/>
          </w:tcPr>
          <w:p w14:paraId="22BCECD3" w14:textId="5BA7D3A0" w:rsidR="003912E2" w:rsidRDefault="003912E2">
            <w:r>
              <w:t>1:50 (Covered stamp)</w:t>
            </w:r>
          </w:p>
        </w:tc>
        <w:tc>
          <w:tcPr>
            <w:tcW w:w="3597" w:type="dxa"/>
          </w:tcPr>
          <w:p w14:paraId="44D62CB3" w14:textId="379990C4" w:rsidR="003912E2" w:rsidRDefault="003912E2">
            <w:r>
              <w:t>Covered</w:t>
            </w:r>
          </w:p>
        </w:tc>
        <w:tc>
          <w:tcPr>
            <w:tcW w:w="3597" w:type="dxa"/>
          </w:tcPr>
          <w:p w14:paraId="677DA4E5" w14:textId="01BAA0DD" w:rsidR="003912E2" w:rsidRPr="00CD4296" w:rsidRDefault="23195D50">
            <w:r>
              <w:t>Est</w:t>
            </w:r>
            <w:r w:rsidRPr="7B5D5622">
              <w:rPr>
                <w:rFonts w:ascii="Arial" w:eastAsia="Arial" w:hAnsi="Arial" w:cs="Arial"/>
                <w:color w:val="000000" w:themeColor="text1"/>
                <w:sz w:val="22"/>
                <w:szCs w:val="22"/>
              </w:rPr>
              <w:t>á</w:t>
            </w:r>
            <w:r>
              <w:t xml:space="preserve"> Cubierto</w:t>
            </w:r>
          </w:p>
        </w:tc>
      </w:tr>
      <w:tr w:rsidR="003912E2" w14:paraId="57C63B04" w14:textId="77777777" w:rsidTr="34290195">
        <w:tc>
          <w:tcPr>
            <w:tcW w:w="3596" w:type="dxa"/>
          </w:tcPr>
          <w:p w14:paraId="7905880E" w14:textId="7C8D655C" w:rsidR="003912E2" w:rsidRDefault="00A054C1">
            <w:r>
              <w:t>1:54 (non-covered stamp)</w:t>
            </w:r>
          </w:p>
        </w:tc>
        <w:tc>
          <w:tcPr>
            <w:tcW w:w="3597" w:type="dxa"/>
          </w:tcPr>
          <w:p w14:paraId="64418482" w14:textId="4A0CEFF1" w:rsidR="003912E2" w:rsidRDefault="00A054C1">
            <w:r>
              <w:t>Non-</w:t>
            </w:r>
            <w:r w:rsidR="00101AB4">
              <w:t>Covered</w:t>
            </w:r>
          </w:p>
        </w:tc>
        <w:tc>
          <w:tcPr>
            <w:tcW w:w="3597" w:type="dxa"/>
          </w:tcPr>
          <w:p w14:paraId="40856025" w14:textId="65B55292" w:rsidR="003912E2" w:rsidRPr="00CD4296" w:rsidRDefault="4A9D9282">
            <w:r>
              <w:t>No est</w:t>
            </w:r>
            <w:r w:rsidRPr="7B5D5622">
              <w:rPr>
                <w:rFonts w:ascii="Arial" w:eastAsia="Arial" w:hAnsi="Arial" w:cs="Arial"/>
                <w:color w:val="000000" w:themeColor="text1"/>
                <w:sz w:val="22"/>
                <w:szCs w:val="22"/>
              </w:rPr>
              <w:t>á</w:t>
            </w:r>
            <w:r>
              <w:t xml:space="preserve"> Cubierto</w:t>
            </w:r>
          </w:p>
        </w:tc>
      </w:tr>
      <w:tr w:rsidR="00101AB4" w:rsidRPr="00DC3DAE" w14:paraId="43827750" w14:textId="77777777" w:rsidTr="34290195">
        <w:tc>
          <w:tcPr>
            <w:tcW w:w="3596" w:type="dxa"/>
          </w:tcPr>
          <w:p w14:paraId="70DCA9CD" w14:textId="620384B8" w:rsidR="00101AB4" w:rsidRDefault="009D5415">
            <w:r>
              <w:t>2:13</w:t>
            </w:r>
          </w:p>
        </w:tc>
        <w:tc>
          <w:tcPr>
            <w:tcW w:w="3597" w:type="dxa"/>
          </w:tcPr>
          <w:p w14:paraId="5C6B047F" w14:textId="7F902D04" w:rsidR="00101AB4" w:rsidRDefault="009D5415">
            <w:r>
              <w:t>3 Know whether your insurance requires authorization for the services you plan to get</w:t>
            </w:r>
          </w:p>
        </w:tc>
        <w:tc>
          <w:tcPr>
            <w:tcW w:w="3597" w:type="dxa"/>
          </w:tcPr>
          <w:p w14:paraId="2846B392" w14:textId="5E78889A" w:rsidR="00101AB4" w:rsidRPr="00487916" w:rsidRDefault="0418ECDE" w:rsidP="7B5D5622">
            <w:pPr>
              <w:rPr>
                <w:lang w:val="es-US"/>
              </w:rPr>
            </w:pPr>
            <w:r w:rsidRPr="34290195">
              <w:rPr>
                <w:rFonts w:ascii="Arial" w:eastAsia="Arial" w:hAnsi="Arial" w:cs="Arial"/>
                <w:color w:val="000000" w:themeColor="text1"/>
                <w:sz w:val="22"/>
                <w:szCs w:val="22"/>
                <w:lang w:val="es-US"/>
              </w:rPr>
              <w:t>3 - Averigüe si su seguro requi</w:t>
            </w:r>
            <w:r w:rsidR="0C47890E" w:rsidRPr="34290195">
              <w:rPr>
                <w:rFonts w:ascii="Arial" w:eastAsia="Arial" w:hAnsi="Arial" w:cs="Arial"/>
                <w:color w:val="000000" w:themeColor="text1"/>
                <w:sz w:val="22"/>
                <w:szCs w:val="22"/>
                <w:lang w:val="es-US"/>
              </w:rPr>
              <w:t>e</w:t>
            </w:r>
            <w:r w:rsidRPr="34290195">
              <w:rPr>
                <w:rFonts w:ascii="Arial" w:eastAsia="Arial" w:hAnsi="Arial" w:cs="Arial"/>
                <w:color w:val="000000" w:themeColor="text1"/>
                <w:sz w:val="22"/>
                <w:szCs w:val="22"/>
                <w:lang w:val="es-US"/>
              </w:rPr>
              <w:t xml:space="preserve">re autorización para los servicios que piensa recibir. </w:t>
            </w:r>
          </w:p>
          <w:p w14:paraId="036E267D" w14:textId="526258E9" w:rsidR="00101AB4" w:rsidRPr="00487916" w:rsidRDefault="00101AB4">
            <w:pPr>
              <w:rPr>
                <w:lang w:val="es-US"/>
              </w:rPr>
            </w:pPr>
          </w:p>
          <w:p w14:paraId="1098730D" w14:textId="37330DE0" w:rsidR="00101AB4" w:rsidRPr="00487916" w:rsidRDefault="00101AB4">
            <w:pPr>
              <w:rPr>
                <w:lang w:val="es-US"/>
              </w:rPr>
            </w:pPr>
          </w:p>
        </w:tc>
      </w:tr>
      <w:tr w:rsidR="009D5415" w14:paraId="1565125D" w14:textId="77777777" w:rsidTr="34290195">
        <w:tc>
          <w:tcPr>
            <w:tcW w:w="3596" w:type="dxa"/>
          </w:tcPr>
          <w:p w14:paraId="426027E8" w14:textId="0C5F6372" w:rsidR="009D5415" w:rsidRDefault="00341A64">
            <w:r>
              <w:t>2:19 (Authorized stamp)</w:t>
            </w:r>
          </w:p>
        </w:tc>
        <w:tc>
          <w:tcPr>
            <w:tcW w:w="3597" w:type="dxa"/>
          </w:tcPr>
          <w:p w14:paraId="7DE7B94F" w14:textId="0BD343B8" w:rsidR="009D5415" w:rsidRDefault="00341A64">
            <w:r>
              <w:t>Authorized</w:t>
            </w:r>
          </w:p>
        </w:tc>
        <w:tc>
          <w:tcPr>
            <w:tcW w:w="3597" w:type="dxa"/>
          </w:tcPr>
          <w:p w14:paraId="3DBCF739" w14:textId="352E5AAA" w:rsidR="009D5415" w:rsidRPr="00CD4296" w:rsidRDefault="283B16EE">
            <w:r>
              <w:t>Autorizado</w:t>
            </w:r>
          </w:p>
        </w:tc>
      </w:tr>
      <w:tr w:rsidR="00341A64" w:rsidRPr="00DC3DAE" w14:paraId="5FFBF6A1" w14:textId="77777777" w:rsidTr="34290195">
        <w:tc>
          <w:tcPr>
            <w:tcW w:w="3596" w:type="dxa"/>
          </w:tcPr>
          <w:p w14:paraId="77323B57" w14:textId="22F173ED" w:rsidR="00341A64" w:rsidRDefault="006A534B">
            <w:r>
              <w:t xml:space="preserve">2:43 </w:t>
            </w:r>
          </w:p>
        </w:tc>
        <w:tc>
          <w:tcPr>
            <w:tcW w:w="3597" w:type="dxa"/>
          </w:tcPr>
          <w:p w14:paraId="5D1B7F53" w14:textId="70A5BADA" w:rsidR="00341A64" w:rsidRDefault="006A534B">
            <w:r>
              <w:t>4 Know which costs you’re responsible for paying</w:t>
            </w:r>
          </w:p>
        </w:tc>
        <w:tc>
          <w:tcPr>
            <w:tcW w:w="3597" w:type="dxa"/>
          </w:tcPr>
          <w:p w14:paraId="02F083C6" w14:textId="32FFB6B2" w:rsidR="00341A64" w:rsidRPr="00487916" w:rsidRDefault="06993D6B">
            <w:pPr>
              <w:rPr>
                <w:rFonts w:ascii="Aptos" w:eastAsia="Aptos" w:hAnsi="Aptos" w:cs="Aptos"/>
                <w:lang w:val="es-US"/>
              </w:rPr>
            </w:pPr>
            <w:r w:rsidRPr="58F249CE">
              <w:rPr>
                <w:rFonts w:ascii="Arial" w:eastAsia="Arial" w:hAnsi="Arial" w:cs="Arial"/>
                <w:color w:val="000000" w:themeColor="text1"/>
                <w:sz w:val="22"/>
                <w:szCs w:val="22"/>
                <w:lang w:val="es-US"/>
              </w:rPr>
              <w:t xml:space="preserve">4 - Infórmese sobre qué </w:t>
            </w:r>
            <w:r w:rsidR="22E73F24" w:rsidRPr="58F249CE">
              <w:rPr>
                <w:rFonts w:ascii="Arial" w:eastAsia="Arial" w:hAnsi="Arial" w:cs="Arial"/>
                <w:color w:val="000000" w:themeColor="text1"/>
                <w:sz w:val="22"/>
                <w:szCs w:val="22"/>
                <w:lang w:val="es-US"/>
              </w:rPr>
              <w:t>co</w:t>
            </w:r>
            <w:r w:rsidRPr="58F249CE">
              <w:rPr>
                <w:rFonts w:ascii="Arial" w:eastAsia="Arial" w:hAnsi="Arial" w:cs="Arial"/>
                <w:color w:val="000000" w:themeColor="text1"/>
                <w:sz w:val="22"/>
                <w:szCs w:val="22"/>
                <w:lang w:val="es-US"/>
              </w:rPr>
              <w:t>stos es usted responsable</w:t>
            </w:r>
          </w:p>
        </w:tc>
      </w:tr>
      <w:tr w:rsidR="006A534B" w14:paraId="3C07A152" w14:textId="77777777" w:rsidTr="34290195">
        <w:tc>
          <w:tcPr>
            <w:tcW w:w="3596" w:type="dxa"/>
          </w:tcPr>
          <w:p w14:paraId="0E72B831" w14:textId="3258450F" w:rsidR="006A534B" w:rsidRDefault="008D750E">
            <w:r>
              <w:t>2:51-</w:t>
            </w:r>
            <w:r w:rsidR="00B86522">
              <w:t>3:00</w:t>
            </w:r>
            <w:r w:rsidR="001C7FFD">
              <w:t xml:space="preserve"> (Icon titles)</w:t>
            </w:r>
          </w:p>
        </w:tc>
        <w:tc>
          <w:tcPr>
            <w:tcW w:w="3597" w:type="dxa"/>
          </w:tcPr>
          <w:p w14:paraId="6210E00E" w14:textId="776F30D0" w:rsidR="006A534B" w:rsidRDefault="001C7FFD">
            <w:r>
              <w:t>Copayments</w:t>
            </w:r>
            <w:r>
              <w:br/>
              <w:t>Deductible</w:t>
            </w:r>
            <w:r>
              <w:br/>
              <w:t>Coinsurance</w:t>
            </w:r>
          </w:p>
        </w:tc>
        <w:tc>
          <w:tcPr>
            <w:tcW w:w="3597" w:type="dxa"/>
          </w:tcPr>
          <w:p w14:paraId="4165B33A" w14:textId="4B1DD7DB" w:rsidR="006A534B" w:rsidRPr="00CD4296" w:rsidRDefault="42962188">
            <w:r>
              <w:t>Copagos</w:t>
            </w:r>
          </w:p>
          <w:p w14:paraId="08E6ACFE" w14:textId="7609C7B5" w:rsidR="006A534B" w:rsidRPr="00CD4296" w:rsidRDefault="42962188">
            <w:r>
              <w:t>Deducible</w:t>
            </w:r>
          </w:p>
          <w:p w14:paraId="3C705207" w14:textId="3BA4BF90" w:rsidR="006A534B" w:rsidRPr="00CD4296" w:rsidRDefault="42962188">
            <w:r>
              <w:t>Coseguro</w:t>
            </w:r>
          </w:p>
        </w:tc>
      </w:tr>
      <w:tr w:rsidR="001C7FFD" w14:paraId="65DC8E78" w14:textId="77777777" w:rsidTr="34290195">
        <w:tc>
          <w:tcPr>
            <w:tcW w:w="3596" w:type="dxa"/>
          </w:tcPr>
          <w:p w14:paraId="4B2C3197" w14:textId="1BABC96E" w:rsidR="001C7FFD" w:rsidRDefault="00EA1AB8">
            <w:r>
              <w:t>3:37 (Back of insurance card)</w:t>
            </w:r>
          </w:p>
        </w:tc>
        <w:tc>
          <w:tcPr>
            <w:tcW w:w="3597" w:type="dxa"/>
          </w:tcPr>
          <w:p w14:paraId="2D60C2CD" w14:textId="77777777" w:rsidR="001C7FFD" w:rsidRDefault="00EA1AB8">
            <w:r>
              <w:t>MEMBERS: When submitting inquiries, always</w:t>
            </w:r>
            <w:r w:rsidR="00B90708">
              <w:t xml:space="preserve"> include your member number from the face of this card. Possession or use of this card does not guarantee payment.</w:t>
            </w:r>
            <w:r w:rsidR="00B90708">
              <w:br/>
            </w:r>
            <w:r w:rsidR="00B90708">
              <w:br/>
              <w:t>PROVIDERS: Please submit claims to your local Health Insurance plan. To ensure prompt claims processing, include the 3-digit prefix that precedes the patient’s identification number listed on the front of this card.</w:t>
            </w:r>
            <w:r w:rsidR="00B90708">
              <w:br/>
            </w:r>
            <w:r w:rsidR="00B90708">
              <w:br/>
              <w:t>For services rendered in CA, send medical claims to: P.O. Box 555, Los Angeles, CA 55555</w:t>
            </w:r>
            <w:r w:rsidR="00B07611">
              <w:br/>
            </w:r>
            <w:r w:rsidR="00B07611">
              <w:br/>
              <w:t>healthinsurance.com</w:t>
            </w:r>
            <w:r w:rsidR="00B07611">
              <w:br/>
            </w:r>
            <w:r w:rsidR="00B07611">
              <w:br/>
              <w:t>Member Services</w:t>
            </w:r>
          </w:p>
          <w:p w14:paraId="33406E89" w14:textId="77777777" w:rsidR="00B07611" w:rsidRDefault="00B07611">
            <w:r>
              <w:t>Provider Services</w:t>
            </w:r>
          </w:p>
          <w:p w14:paraId="778C815F" w14:textId="77777777" w:rsidR="00B07611" w:rsidRDefault="00B07611">
            <w:r>
              <w:t>24/7 Nurse Line</w:t>
            </w:r>
          </w:p>
          <w:p w14:paraId="076F467A" w14:textId="77777777" w:rsidR="00B07611" w:rsidRDefault="00B07611">
            <w:r>
              <w:t>Help for Pharmacists</w:t>
            </w:r>
          </w:p>
          <w:p w14:paraId="138B8DD8" w14:textId="77777777" w:rsidR="00B07611" w:rsidRDefault="00B07611">
            <w:r>
              <w:t>Pharmacy Member Services</w:t>
            </w:r>
          </w:p>
          <w:p w14:paraId="14117525" w14:textId="77777777" w:rsidR="00B07611" w:rsidRDefault="00B07611">
            <w:r>
              <w:t>Coverage While Traveling</w:t>
            </w:r>
          </w:p>
          <w:p w14:paraId="0DF2D6D1" w14:textId="77777777" w:rsidR="00B07611" w:rsidRDefault="00B07611">
            <w:r>
              <w:t>Pre-Authorization Review</w:t>
            </w:r>
          </w:p>
          <w:p w14:paraId="79773C27" w14:textId="6FD0B0AD" w:rsidR="00B07611" w:rsidRDefault="00B07611">
            <w:r>
              <w:t>Behavioral Health</w:t>
            </w:r>
            <w:r>
              <w:br/>
              <w:t>TTY</w:t>
            </w:r>
          </w:p>
        </w:tc>
        <w:tc>
          <w:tcPr>
            <w:tcW w:w="3597" w:type="dxa"/>
          </w:tcPr>
          <w:p w14:paraId="5BC2B426" w14:textId="7C42B37F" w:rsidR="001C7FFD" w:rsidRPr="00487916" w:rsidRDefault="1D151D0A" w:rsidP="7B5D5622">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MIEMBROS: Cuando pida información, incluya siempre el número de miembro que se muestra al </w:t>
            </w:r>
            <w:r w:rsidR="5B495ADB" w:rsidRPr="00487916">
              <w:rPr>
                <w:rFonts w:ascii="Arial" w:eastAsia="Arial" w:hAnsi="Arial" w:cs="Arial"/>
                <w:color w:val="000000" w:themeColor="text1"/>
                <w:sz w:val="22"/>
                <w:szCs w:val="22"/>
                <w:lang w:val="es-US"/>
              </w:rPr>
              <w:t>frente</w:t>
            </w:r>
            <w:r w:rsidRPr="00487916">
              <w:rPr>
                <w:rFonts w:ascii="Arial" w:eastAsia="Arial" w:hAnsi="Arial" w:cs="Arial"/>
                <w:color w:val="000000" w:themeColor="text1"/>
                <w:sz w:val="22"/>
                <w:szCs w:val="22"/>
                <w:lang w:val="es-US"/>
              </w:rPr>
              <w:t xml:space="preserve"> de esta tarjeta. El tener o usar esta tarjeta no garantiza el pago. </w:t>
            </w:r>
          </w:p>
          <w:p w14:paraId="16A64557" w14:textId="22BF00B9"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 </w:t>
            </w:r>
          </w:p>
          <w:p w14:paraId="491143EA" w14:textId="6EEB467D" w:rsidR="001C7FFD" w:rsidRPr="00487916" w:rsidRDefault="1D151D0A" w:rsidP="7B5D5622">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PROVEEDORES: Les pedimos que mande las solicitudes de reembolso a su plan de </w:t>
            </w:r>
            <w:r w:rsidR="00403E73">
              <w:rPr>
                <w:rFonts w:ascii="Arial" w:eastAsia="Arial" w:hAnsi="Arial" w:cs="Arial"/>
                <w:color w:val="000000" w:themeColor="text1"/>
                <w:sz w:val="22"/>
                <w:szCs w:val="22"/>
                <w:lang w:val="es-US"/>
              </w:rPr>
              <w:t>s</w:t>
            </w:r>
            <w:r w:rsidRPr="00487916">
              <w:rPr>
                <w:rFonts w:ascii="Arial" w:eastAsia="Arial" w:hAnsi="Arial" w:cs="Arial"/>
                <w:color w:val="000000" w:themeColor="text1"/>
                <w:sz w:val="22"/>
                <w:szCs w:val="22"/>
                <w:lang w:val="es-US"/>
              </w:rPr>
              <w:t xml:space="preserve">eguro </w:t>
            </w:r>
            <w:r w:rsidR="00403E73">
              <w:rPr>
                <w:rFonts w:ascii="Arial" w:eastAsia="Arial" w:hAnsi="Arial" w:cs="Arial"/>
                <w:color w:val="000000" w:themeColor="text1"/>
                <w:sz w:val="22"/>
                <w:szCs w:val="22"/>
                <w:lang w:val="es-US"/>
              </w:rPr>
              <w:t>m</w:t>
            </w:r>
            <w:r w:rsidRPr="00487916">
              <w:rPr>
                <w:rFonts w:ascii="Arial" w:eastAsia="Arial" w:hAnsi="Arial" w:cs="Arial"/>
                <w:color w:val="000000" w:themeColor="text1"/>
                <w:sz w:val="22"/>
                <w:szCs w:val="22"/>
                <w:lang w:val="es-US"/>
              </w:rPr>
              <w:t xml:space="preserve">édico local. Para garantizar un trámite rápido de los reclamos, incluya </w:t>
            </w:r>
            <w:r w:rsidR="2803D673" w:rsidRPr="00487916">
              <w:rPr>
                <w:rFonts w:ascii="Arial" w:eastAsia="Arial" w:hAnsi="Arial" w:cs="Arial"/>
                <w:color w:val="000000" w:themeColor="text1"/>
                <w:sz w:val="22"/>
                <w:szCs w:val="22"/>
                <w:lang w:val="es-US"/>
              </w:rPr>
              <w:t>los</w:t>
            </w:r>
            <w:r w:rsidRPr="00487916">
              <w:rPr>
                <w:rFonts w:ascii="Arial" w:eastAsia="Arial" w:hAnsi="Arial" w:cs="Arial"/>
                <w:color w:val="000000" w:themeColor="text1"/>
                <w:sz w:val="22"/>
                <w:szCs w:val="22"/>
                <w:lang w:val="es-US"/>
              </w:rPr>
              <w:t xml:space="preserve"> 3</w:t>
            </w:r>
            <w:r w:rsidR="6F384EA8" w:rsidRPr="00487916">
              <w:rPr>
                <w:rFonts w:ascii="Arial" w:eastAsia="Arial" w:hAnsi="Arial" w:cs="Arial"/>
                <w:color w:val="000000" w:themeColor="text1"/>
                <w:sz w:val="22"/>
                <w:szCs w:val="22"/>
                <w:lang w:val="es-US"/>
              </w:rPr>
              <w:t xml:space="preserve"> primeros</w:t>
            </w:r>
            <w:r w:rsidRPr="00487916">
              <w:rPr>
                <w:rFonts w:ascii="Arial" w:eastAsia="Arial" w:hAnsi="Arial" w:cs="Arial"/>
                <w:color w:val="000000" w:themeColor="text1"/>
                <w:sz w:val="22"/>
                <w:szCs w:val="22"/>
                <w:lang w:val="es-US"/>
              </w:rPr>
              <w:t xml:space="preserve"> dígitos que está antes del número de identificación del paciente localizado en la parte de enfrente de esta tarjeta.</w:t>
            </w:r>
          </w:p>
          <w:p w14:paraId="3339E62D" w14:textId="0939D8F8"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 </w:t>
            </w:r>
          </w:p>
          <w:p w14:paraId="1604B31E" w14:textId="4C801A16"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Para los servicios proporcionados en CA, envíe los reclamos médicos a: P.O. Box 555, Los </w:t>
            </w:r>
            <w:r w:rsidR="0001401F" w:rsidRPr="00487916">
              <w:rPr>
                <w:rFonts w:ascii="Arial" w:eastAsia="Arial" w:hAnsi="Arial" w:cs="Arial"/>
                <w:color w:val="000000" w:themeColor="text1"/>
                <w:sz w:val="22"/>
                <w:szCs w:val="22"/>
                <w:lang w:val="es-US"/>
              </w:rPr>
              <w:t>Ángeles</w:t>
            </w:r>
            <w:r w:rsidRPr="00487916">
              <w:rPr>
                <w:rFonts w:ascii="Arial" w:eastAsia="Arial" w:hAnsi="Arial" w:cs="Arial"/>
                <w:color w:val="000000" w:themeColor="text1"/>
                <w:sz w:val="22"/>
                <w:szCs w:val="22"/>
                <w:lang w:val="es-US"/>
              </w:rPr>
              <w:t xml:space="preserve">, CA 55555 </w:t>
            </w:r>
          </w:p>
          <w:p w14:paraId="675E6D5F" w14:textId="0407531F"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 </w:t>
            </w:r>
          </w:p>
          <w:p w14:paraId="794323F4" w14:textId="799AA630"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healthinsurance.com </w:t>
            </w:r>
          </w:p>
          <w:p w14:paraId="640FEB6A" w14:textId="63E23871"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 </w:t>
            </w:r>
          </w:p>
          <w:p w14:paraId="660B2755" w14:textId="4D4E9D3E"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Servicios para Miembros </w:t>
            </w:r>
          </w:p>
          <w:p w14:paraId="61C7BEF7" w14:textId="4E74DCC6" w:rsidR="001C7FFD" w:rsidRPr="00487916" w:rsidRDefault="001C7FFD">
            <w:pPr>
              <w:rPr>
                <w:lang w:val="es-US"/>
              </w:rPr>
            </w:pPr>
          </w:p>
          <w:p w14:paraId="7B800751" w14:textId="1DAE82C5"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Servicios para Proveedores </w:t>
            </w:r>
          </w:p>
          <w:p w14:paraId="2193D8C8" w14:textId="5634F6D4" w:rsidR="001C7FFD" w:rsidRPr="00487916" w:rsidRDefault="001C7FFD">
            <w:pPr>
              <w:rPr>
                <w:lang w:val="es-US"/>
              </w:rPr>
            </w:pPr>
          </w:p>
          <w:p w14:paraId="4EA2B750" w14:textId="5BBA32E0"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Línea de Enfermería 24/7 </w:t>
            </w:r>
          </w:p>
          <w:p w14:paraId="4AD89AEA" w14:textId="0DBBB63A" w:rsidR="001C7FFD" w:rsidRPr="00487916" w:rsidRDefault="001C7FFD">
            <w:pPr>
              <w:rPr>
                <w:lang w:val="es-US"/>
              </w:rPr>
            </w:pPr>
          </w:p>
          <w:p w14:paraId="25E8F688" w14:textId="6A3E1D2E"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Ayuda para Farmacéuticos </w:t>
            </w:r>
          </w:p>
          <w:p w14:paraId="45234D1A" w14:textId="04015257" w:rsidR="001C7FFD" w:rsidRPr="00487916" w:rsidRDefault="001C7FFD">
            <w:pPr>
              <w:rPr>
                <w:lang w:val="es-US"/>
              </w:rPr>
            </w:pPr>
          </w:p>
          <w:p w14:paraId="5FCFF4DA" w14:textId="62699FD2"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Servicios para Miembros Farmacéuticos </w:t>
            </w:r>
          </w:p>
          <w:p w14:paraId="6AE9C163" w14:textId="785E98E1" w:rsidR="001C7FFD" w:rsidRPr="00487916" w:rsidRDefault="001C7FFD">
            <w:pPr>
              <w:rPr>
                <w:lang w:val="es-US"/>
              </w:rPr>
            </w:pPr>
          </w:p>
          <w:p w14:paraId="27CB543F" w14:textId="435E09F9"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Cobertura Durante Viajes </w:t>
            </w:r>
          </w:p>
          <w:p w14:paraId="2A7C6DAC" w14:textId="658C64C0" w:rsidR="001C7FFD" w:rsidRPr="00487916" w:rsidRDefault="001C7FFD">
            <w:pPr>
              <w:rPr>
                <w:lang w:val="es-US"/>
              </w:rPr>
            </w:pPr>
          </w:p>
          <w:p w14:paraId="12ED7193" w14:textId="64EA3960"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Revisión de la Pre-autorización </w:t>
            </w:r>
          </w:p>
          <w:p w14:paraId="65D97D02" w14:textId="03A09406" w:rsidR="001C7FFD" w:rsidRPr="00487916" w:rsidRDefault="001C7FFD">
            <w:pPr>
              <w:rPr>
                <w:lang w:val="es-US"/>
              </w:rPr>
            </w:pPr>
          </w:p>
          <w:p w14:paraId="34D8CEAE" w14:textId="685CEC52" w:rsidR="001C7FFD" w:rsidRPr="00487916" w:rsidRDefault="1D151D0A" w:rsidP="7B5D5622">
            <w:pPr>
              <w:rPr>
                <w:lang w:val="es-US"/>
              </w:rPr>
            </w:pPr>
            <w:r w:rsidRPr="00487916">
              <w:rPr>
                <w:rFonts w:ascii="Arial" w:eastAsia="Arial" w:hAnsi="Arial" w:cs="Arial"/>
                <w:color w:val="000000" w:themeColor="text1"/>
                <w:sz w:val="22"/>
                <w:szCs w:val="22"/>
                <w:lang w:val="es-US"/>
              </w:rPr>
              <w:t xml:space="preserve">Salud Mental </w:t>
            </w:r>
          </w:p>
          <w:p w14:paraId="29BBA6B1" w14:textId="3F1B7432" w:rsidR="001C7FFD" w:rsidRPr="00CD4296" w:rsidRDefault="1D151D0A" w:rsidP="7B5D5622">
            <w:r w:rsidRPr="7B5D5622">
              <w:rPr>
                <w:rFonts w:ascii="Arial" w:eastAsia="Arial" w:hAnsi="Arial" w:cs="Arial"/>
                <w:color w:val="000000" w:themeColor="text1"/>
                <w:sz w:val="22"/>
                <w:szCs w:val="22"/>
              </w:rPr>
              <w:t xml:space="preserve">TTY </w:t>
            </w:r>
          </w:p>
          <w:p w14:paraId="3880A13F" w14:textId="0822A620" w:rsidR="001C7FFD" w:rsidRPr="00CD4296" w:rsidRDefault="001C7FFD"/>
          <w:p w14:paraId="6E4B9D40" w14:textId="6933831B" w:rsidR="001C7FFD" w:rsidRPr="00CD4296" w:rsidRDefault="001C7FFD"/>
        </w:tc>
      </w:tr>
      <w:tr w:rsidR="00B07611" w14:paraId="5A5CC0EC" w14:textId="77777777" w:rsidTr="34290195">
        <w:tc>
          <w:tcPr>
            <w:tcW w:w="3596" w:type="dxa"/>
          </w:tcPr>
          <w:p w14:paraId="67B4BF13" w14:textId="77777777" w:rsidR="00B07611" w:rsidRDefault="00B07611"/>
        </w:tc>
        <w:tc>
          <w:tcPr>
            <w:tcW w:w="3597" w:type="dxa"/>
          </w:tcPr>
          <w:p w14:paraId="1C1327A7" w14:textId="77777777" w:rsidR="00B07611" w:rsidRDefault="00B07611"/>
        </w:tc>
        <w:tc>
          <w:tcPr>
            <w:tcW w:w="3597" w:type="dxa"/>
          </w:tcPr>
          <w:p w14:paraId="25E4ECCA" w14:textId="77777777" w:rsidR="00B07611" w:rsidRPr="00CD4296" w:rsidRDefault="00B07611"/>
        </w:tc>
      </w:tr>
    </w:tbl>
    <w:p w14:paraId="10857A2A" w14:textId="77777777" w:rsidR="009C26A3" w:rsidRDefault="009C26A3" w:rsidP="00DE2D0A"/>
    <w:p w14:paraId="13AC7EF2" w14:textId="77777777" w:rsidR="009C26A3" w:rsidRPr="006C24BF" w:rsidRDefault="009C26A3" w:rsidP="00DE2D0A"/>
    <w:p w14:paraId="4632103C" w14:textId="7FA7B69F" w:rsidR="004F419B" w:rsidRDefault="004F419B" w:rsidP="00DE2D0A">
      <w:pPr>
        <w:pStyle w:val="Heading3"/>
        <w:spacing w:before="0" w:after="0"/>
      </w:pPr>
      <w:r w:rsidRPr="006C24BF">
        <w:t xml:space="preserve">Common </w:t>
      </w:r>
      <w:r w:rsidR="005223CC" w:rsidRPr="006C24BF">
        <w:t>Insurance Q</w:t>
      </w:r>
      <w:r w:rsidRPr="006C24BF">
        <w:t>uestions</w:t>
      </w:r>
      <w:r w:rsidR="00457CC3" w:rsidRPr="006C24BF">
        <w:t xml:space="preserve"> </w:t>
      </w:r>
      <w:r w:rsidR="007E7F5E">
        <w:t>(text)</w:t>
      </w:r>
    </w:p>
    <w:tbl>
      <w:tblPr>
        <w:tblStyle w:val="TableGrid"/>
        <w:tblW w:w="0" w:type="auto"/>
        <w:tblLook w:val="04A0" w:firstRow="1" w:lastRow="0" w:firstColumn="1" w:lastColumn="0" w:noHBand="0" w:noVBand="1"/>
      </w:tblPr>
      <w:tblGrid>
        <w:gridCol w:w="5395"/>
        <w:gridCol w:w="5395"/>
      </w:tblGrid>
      <w:tr w:rsidR="007E7F5E" w14:paraId="3B87C943" w14:textId="77777777" w:rsidTr="00B155FA">
        <w:tc>
          <w:tcPr>
            <w:tcW w:w="5395" w:type="dxa"/>
          </w:tcPr>
          <w:p w14:paraId="168CBF50" w14:textId="6AB7360F" w:rsidR="007E7F5E" w:rsidRDefault="007E7F5E" w:rsidP="007E7F5E">
            <w:r>
              <w:t>English</w:t>
            </w:r>
          </w:p>
        </w:tc>
        <w:tc>
          <w:tcPr>
            <w:tcW w:w="5395" w:type="dxa"/>
          </w:tcPr>
          <w:p w14:paraId="3094121E" w14:textId="7266557D" w:rsidR="007E7F5E" w:rsidRDefault="007E7F5E" w:rsidP="1AAE032A">
            <w:pPr>
              <w:rPr>
                <w:highlight w:val="cyan"/>
              </w:rPr>
            </w:pPr>
            <w:r w:rsidRPr="1AAE032A">
              <w:rPr>
                <w:highlight w:val="cyan"/>
              </w:rPr>
              <w:t>Spanish</w:t>
            </w:r>
          </w:p>
        </w:tc>
      </w:tr>
      <w:tr w:rsidR="007E7F5E" w:rsidRPr="00DC3DAE" w14:paraId="0564CC5B" w14:textId="77777777" w:rsidTr="00B155FA">
        <w:tc>
          <w:tcPr>
            <w:tcW w:w="5395" w:type="dxa"/>
          </w:tcPr>
          <w:p w14:paraId="6E6C690E" w14:textId="7E771E98" w:rsidR="007E7F5E" w:rsidRDefault="007E7F5E" w:rsidP="007E7F5E">
            <w:r>
              <w:t>Common Insurance Questions</w:t>
            </w:r>
          </w:p>
          <w:p w14:paraId="3DDF5F9B" w14:textId="77777777" w:rsidR="007E7F5E" w:rsidRDefault="007E7F5E" w:rsidP="007E7F5E"/>
          <w:p w14:paraId="48C444DB" w14:textId="77777777" w:rsidR="007E7F5E" w:rsidRPr="006C24BF" w:rsidRDefault="007E7F5E" w:rsidP="007E7F5E">
            <w:pPr>
              <w:rPr>
                <w:color w:val="FF0000"/>
                <w:u w:val="single"/>
              </w:rPr>
            </w:pPr>
            <w:r w:rsidRPr="006C24BF">
              <w:t xml:space="preserve">Here are three questions to ask to help determine whether insurance will help pay for your care.  </w:t>
            </w:r>
            <w:r w:rsidRPr="00F936AA">
              <w:t>You can learn more about these topics by logging in and visiting the “</w:t>
            </w:r>
            <w:r w:rsidRPr="00F936AA">
              <w:rPr>
                <w:highlight w:val="green"/>
                <w:u w:val="single"/>
              </w:rPr>
              <w:t>Learning Library.”</w:t>
            </w:r>
          </w:p>
          <w:p w14:paraId="2C9263BF" w14:textId="77777777" w:rsidR="007E7F5E" w:rsidRPr="006C24BF" w:rsidRDefault="007E7F5E" w:rsidP="007E7F5E"/>
          <w:p w14:paraId="0709563B" w14:textId="77777777" w:rsidR="007E7F5E" w:rsidRPr="006C24BF" w:rsidRDefault="007E7F5E" w:rsidP="007E7F5E">
            <w:pPr>
              <w:pStyle w:val="Heading4"/>
              <w:spacing w:before="0" w:after="0"/>
            </w:pPr>
            <w:r w:rsidRPr="006C24BF">
              <w:t xml:space="preserve"> Is my insurance “in-network”?  </w:t>
            </w:r>
          </w:p>
          <w:p w14:paraId="0C3DBF9F" w14:textId="77777777" w:rsidR="007E7F5E" w:rsidRPr="006C24BF" w:rsidRDefault="007E7F5E" w:rsidP="007E7F5E">
            <w:r w:rsidRPr="006C24BF">
              <w:t>When a healthcare provider is “</w:t>
            </w:r>
            <w:r w:rsidRPr="00F223D9">
              <w:rPr>
                <w:highlight w:val="yellow"/>
              </w:rPr>
              <w:t>in-network</w:t>
            </w:r>
            <w:r w:rsidRPr="006C24BF">
              <w:t>,” they have a contract with your insurance company and have agreed to be paid a certain amount for their services. Typically, you pay less when you visit in-network providers because your insurance covers a higher portion of the cost.</w:t>
            </w:r>
          </w:p>
          <w:p w14:paraId="37ECF45B" w14:textId="77777777" w:rsidR="007E7F5E" w:rsidRPr="006C24BF" w:rsidRDefault="007E7F5E" w:rsidP="007E7F5E"/>
          <w:p w14:paraId="18670660" w14:textId="77777777" w:rsidR="007E7F5E" w:rsidRDefault="007E7F5E" w:rsidP="007E7F5E">
            <w:r w:rsidRPr="006C24BF">
              <w:t>An “</w:t>
            </w:r>
            <w:r w:rsidRPr="00F223D9">
              <w:rPr>
                <w:highlight w:val="yellow"/>
              </w:rPr>
              <w:t>out-of-network</w:t>
            </w:r>
            <w:r w:rsidRPr="006C24BF">
              <w:t>” provider does not have a contract with your insurance company and ha</w:t>
            </w:r>
            <w:r>
              <w:t>s</w:t>
            </w:r>
            <w:r w:rsidRPr="006C24BF">
              <w:t xml:space="preserve"> not agreed to a set rate.  Your insurance may cover a smaller portion of the costs or none at all.  You typically pay more out of pocket when you visit out-of-network providers.</w:t>
            </w:r>
          </w:p>
          <w:p w14:paraId="6C6415B1" w14:textId="77777777" w:rsidR="007E7F5E" w:rsidRPr="006C24BF" w:rsidRDefault="007E7F5E" w:rsidP="007E7F5E"/>
          <w:p w14:paraId="436C5702" w14:textId="77777777" w:rsidR="007E7F5E" w:rsidRPr="006C24BF" w:rsidRDefault="007E7F5E" w:rsidP="007E7F5E">
            <w:pPr>
              <w:rPr>
                <w:color w:val="FF0000"/>
              </w:rPr>
            </w:pPr>
            <w:r w:rsidRPr="006C24BF">
              <w:t>The only way to be sure</w:t>
            </w:r>
            <w:commentRangeStart w:id="75"/>
            <w:commentRangeStart w:id="76"/>
            <w:r w:rsidRPr="006C24BF">
              <w:t xml:space="preserve"> which providers are “in-network” for your plan is contact your insurance company.</w:t>
            </w:r>
            <w:commentRangeEnd w:id="75"/>
            <w:r w:rsidRPr="006C24BF">
              <w:rPr>
                <w:rStyle w:val="CommentReference"/>
                <w:sz w:val="24"/>
                <w:szCs w:val="24"/>
              </w:rPr>
              <w:commentReference w:id="75"/>
            </w:r>
            <w:commentRangeEnd w:id="76"/>
            <w:r>
              <w:rPr>
                <w:rStyle w:val="CommentReference"/>
              </w:rPr>
              <w:commentReference w:id="76"/>
            </w:r>
            <w:r w:rsidRPr="006C24BF">
              <w:t xml:space="preserve">  </w:t>
            </w:r>
            <w:r w:rsidRPr="00F223D9">
              <w:t xml:space="preserve">You can view a list of the most commonly accepted insurance plans at [INSERT CLIENT NAME] by visiting the </w:t>
            </w:r>
            <w:r w:rsidRPr="00F223D9">
              <w:rPr>
                <w:highlight w:val="green"/>
                <w:u w:val="single"/>
              </w:rPr>
              <w:t>Accepted Insurances</w:t>
            </w:r>
            <w:r w:rsidRPr="00F223D9">
              <w:t xml:space="preserve"> page.</w:t>
            </w:r>
          </w:p>
          <w:p w14:paraId="2E52C22B" w14:textId="77777777" w:rsidR="007E7F5E" w:rsidRPr="006C24BF" w:rsidRDefault="007E7F5E" w:rsidP="007E7F5E"/>
          <w:p w14:paraId="37EFA850" w14:textId="77777777" w:rsidR="007E7F5E" w:rsidRPr="006C24BF" w:rsidRDefault="007E7F5E" w:rsidP="007E7F5E">
            <w:pPr>
              <w:pStyle w:val="Heading4"/>
              <w:spacing w:before="0" w:after="0"/>
            </w:pPr>
            <w:r w:rsidRPr="006C24BF">
              <w:t xml:space="preserve">Does my insurance cover the service I want to receive? </w:t>
            </w:r>
          </w:p>
          <w:p w14:paraId="0018E3DA" w14:textId="77777777" w:rsidR="007E7F5E" w:rsidRPr="006C24BF" w:rsidRDefault="007E7F5E" w:rsidP="007E7F5E">
            <w:r w:rsidRPr="006C24BF">
              <w:t xml:space="preserve">Each health insurance plan has its own rules about which services are allowed and in which situation.  </w:t>
            </w:r>
            <w:r w:rsidRPr="00F223D9">
              <w:rPr>
                <w:highlight w:val="yellow"/>
              </w:rPr>
              <w:t>Covered services</w:t>
            </w:r>
            <w:r w:rsidRPr="006C24BF">
              <w:t xml:space="preserve"> are those that are included in your plan and for which insurance may help pay.  </w:t>
            </w:r>
          </w:p>
          <w:p w14:paraId="55E9CD0E" w14:textId="77777777" w:rsidR="007E7F5E" w:rsidRPr="006C24BF" w:rsidRDefault="007E7F5E" w:rsidP="007E7F5E"/>
          <w:p w14:paraId="056C6809" w14:textId="77777777" w:rsidR="007E7F5E" w:rsidRDefault="007E7F5E" w:rsidP="007E7F5E">
            <w:r w:rsidRPr="00F223D9">
              <w:rPr>
                <w:highlight w:val="yellow"/>
              </w:rPr>
              <w:t>Non-covered services</w:t>
            </w:r>
            <w:r w:rsidRPr="006C24BF">
              <w:t xml:space="preserve"> are those that are not included in your plan.  Insurance will not pay for non-covered services, so your provider will bill you for the full cost.</w:t>
            </w:r>
          </w:p>
          <w:p w14:paraId="2ADFC922" w14:textId="77777777" w:rsidR="007E7F5E" w:rsidRPr="006C24BF" w:rsidRDefault="007E7F5E" w:rsidP="007E7F5E"/>
          <w:p w14:paraId="6633E91A" w14:textId="77777777" w:rsidR="007E7F5E" w:rsidRPr="006C24BF" w:rsidRDefault="007E7F5E" w:rsidP="007E7F5E">
            <w:r w:rsidRPr="006C24BF">
              <w:t>Before you visit your doctor, contact your insurance plan to confirm which services are covered.</w:t>
            </w:r>
          </w:p>
          <w:p w14:paraId="70827CC9" w14:textId="77777777" w:rsidR="007E7F5E" w:rsidRPr="006C24BF" w:rsidRDefault="007E7F5E" w:rsidP="007E7F5E"/>
          <w:p w14:paraId="58FA0BE7" w14:textId="77777777" w:rsidR="007E7F5E" w:rsidRPr="006C24BF" w:rsidRDefault="007E7F5E" w:rsidP="007E7F5E">
            <w:pPr>
              <w:pStyle w:val="Heading4"/>
              <w:spacing w:before="0" w:after="0"/>
            </w:pPr>
            <w:r>
              <w:t>When d</w:t>
            </w:r>
            <w:r w:rsidRPr="006C24BF">
              <w:t>oes my insurance require me to notify them or get an authorization?</w:t>
            </w:r>
          </w:p>
          <w:p w14:paraId="0BA77184" w14:textId="77777777" w:rsidR="007E7F5E" w:rsidRDefault="007E7F5E" w:rsidP="007E7F5E">
            <w:r w:rsidRPr="006C24BF" w:rsidDel="000B0336">
              <w:t>In some cases</w:t>
            </w:r>
            <w:r w:rsidRPr="006C24BF">
              <w:t>, insurance will only pay for a service</w:t>
            </w:r>
            <w:r w:rsidRPr="006C24BF" w:rsidDel="00911913">
              <w:t xml:space="preserve"> if </w:t>
            </w:r>
            <w:r w:rsidRPr="006C24BF">
              <w:t>they approve it first.  This approval is called “</w:t>
            </w:r>
            <w:r w:rsidRPr="00F223D9">
              <w:rPr>
                <w:highlight w:val="yellow"/>
              </w:rPr>
              <w:t>authorization</w:t>
            </w:r>
            <w:commentRangeStart w:id="77"/>
            <w:commentRangeEnd w:id="77"/>
            <w:r w:rsidRPr="006C24BF">
              <w:rPr>
                <w:rStyle w:val="CommentReference"/>
                <w:sz w:val="24"/>
                <w:szCs w:val="24"/>
              </w:rPr>
              <w:commentReference w:id="77"/>
            </w:r>
            <w:r w:rsidRPr="006C24BF">
              <w:t>.</w:t>
            </w:r>
            <w:r>
              <w:t xml:space="preserve">”  To determine which services require authorization, contact your insurance plan before receiving </w:t>
            </w:r>
            <w:commentRangeStart w:id="78"/>
            <w:commentRangeStart w:id="79"/>
            <w:r>
              <w:t>care</w:t>
            </w:r>
            <w:commentRangeEnd w:id="78"/>
            <w:r>
              <w:rPr>
                <w:rStyle w:val="CommentReference"/>
                <w:sz w:val="24"/>
                <w:szCs w:val="24"/>
              </w:rPr>
              <w:commentReference w:id="78"/>
            </w:r>
            <w:commentRangeEnd w:id="79"/>
            <w:r>
              <w:rPr>
                <w:rStyle w:val="CommentReference"/>
              </w:rPr>
              <w:commentReference w:id="79"/>
            </w:r>
            <w:r>
              <w:t>.</w:t>
            </w:r>
          </w:p>
          <w:p w14:paraId="31BA8B34" w14:textId="77777777" w:rsidR="007E7F5E" w:rsidRDefault="007E7F5E" w:rsidP="007E7F5E"/>
          <w:p w14:paraId="5C7B10D9" w14:textId="77777777" w:rsidR="007E7F5E" w:rsidRDefault="007E7F5E" w:rsidP="007E7F5E">
            <w:r>
              <w:t xml:space="preserve">In addition, some plans may require you to notify them within a certain timeframe after you visit an emergency room.  </w:t>
            </w:r>
          </w:p>
          <w:p w14:paraId="6340EA4D" w14:textId="698BE4FD" w:rsidR="007E7F5E" w:rsidRDefault="007E7F5E" w:rsidP="007E7F5E"/>
        </w:tc>
        <w:tc>
          <w:tcPr>
            <w:tcW w:w="5395" w:type="dxa"/>
          </w:tcPr>
          <w:p w14:paraId="7394610A" w14:textId="032FD580" w:rsidR="007E7F5E" w:rsidRPr="00487916" w:rsidRDefault="04D200C7" w:rsidP="007E7F5E">
            <w:pPr>
              <w:rPr>
                <w:lang w:val="es-US"/>
              </w:rPr>
            </w:pPr>
            <w:r w:rsidRPr="00487916">
              <w:rPr>
                <w:lang w:val="es-US"/>
              </w:rPr>
              <w:t xml:space="preserve">Preguntas Comunes sobre los Seguros </w:t>
            </w:r>
            <w:r w:rsidR="4EE88ACD" w:rsidRPr="00487916">
              <w:rPr>
                <w:rFonts w:ascii="Arial" w:eastAsia="Arial" w:hAnsi="Arial" w:cs="Arial"/>
                <w:color w:val="000000" w:themeColor="text1"/>
                <w:sz w:val="22"/>
                <w:szCs w:val="22"/>
                <w:lang w:val="es-US"/>
              </w:rPr>
              <w:t>Médicos</w:t>
            </w:r>
          </w:p>
          <w:p w14:paraId="0A256B36" w14:textId="73E30628" w:rsidR="007E7F5E" w:rsidRPr="00487916" w:rsidRDefault="007E7F5E" w:rsidP="007E7F5E">
            <w:pPr>
              <w:rPr>
                <w:lang w:val="es-US"/>
              </w:rPr>
            </w:pPr>
          </w:p>
          <w:p w14:paraId="55DFE235" w14:textId="76FA4601" w:rsidR="007E7F5E" w:rsidRPr="00487916" w:rsidRDefault="6CB599A5" w:rsidP="46578602">
            <w:pPr>
              <w:rPr>
                <w:lang w:val="es-US"/>
              </w:rPr>
            </w:pPr>
            <w:r w:rsidRPr="00487916">
              <w:rPr>
                <w:rFonts w:ascii="Arial" w:eastAsia="Arial" w:hAnsi="Arial" w:cs="Arial"/>
                <w:color w:val="000000" w:themeColor="text1"/>
                <w:sz w:val="22"/>
                <w:szCs w:val="22"/>
                <w:lang w:val="es-US"/>
              </w:rPr>
              <w:t>Aquí le dejamos tres preguntas que debe hacer para determinar si el seguro le ayudará a pagar sus cuidados médicos. Puede obtener más información sobre estos temas ingresando a su cuenta y visitando “</w:t>
            </w:r>
            <w:r w:rsidRPr="00487916">
              <w:rPr>
                <w:rFonts w:ascii="Arial" w:eastAsia="Arial" w:hAnsi="Arial" w:cs="Arial"/>
                <w:color w:val="000000" w:themeColor="text1"/>
                <w:sz w:val="22"/>
                <w:szCs w:val="22"/>
                <w:highlight w:val="green"/>
                <w:u w:val="single"/>
                <w:lang w:val="es-US"/>
              </w:rPr>
              <w:t>La Biblioteca de Aprendizaje”</w:t>
            </w:r>
            <w:r w:rsidRPr="00487916">
              <w:rPr>
                <w:rFonts w:ascii="Arial" w:eastAsia="Arial" w:hAnsi="Arial" w:cs="Arial"/>
                <w:color w:val="000000" w:themeColor="text1"/>
                <w:sz w:val="22"/>
                <w:szCs w:val="22"/>
                <w:lang w:val="es-US"/>
              </w:rPr>
              <w:t>.</w:t>
            </w:r>
          </w:p>
          <w:p w14:paraId="26449DFD" w14:textId="1848B56B" w:rsidR="007E7F5E" w:rsidRPr="00487916" w:rsidRDefault="007E7F5E" w:rsidP="46578602">
            <w:pPr>
              <w:shd w:val="clear" w:color="auto" w:fill="FFFFFF" w:themeFill="background1"/>
              <w:rPr>
                <w:rFonts w:ascii="Arial" w:eastAsia="Arial" w:hAnsi="Arial" w:cs="Arial"/>
                <w:color w:val="000000" w:themeColor="text1"/>
                <w:lang w:val="es-US"/>
              </w:rPr>
            </w:pPr>
          </w:p>
          <w:p w14:paraId="0D570AE6" w14:textId="01F0A9B5" w:rsidR="007E7F5E" w:rsidRPr="00487916" w:rsidRDefault="007E7F5E" w:rsidP="46578602">
            <w:pPr>
              <w:shd w:val="clear" w:color="auto" w:fill="FFFFFF" w:themeFill="background1"/>
              <w:rPr>
                <w:rFonts w:ascii="Arial" w:eastAsia="Arial" w:hAnsi="Arial" w:cs="Arial"/>
                <w:color w:val="000000" w:themeColor="text1"/>
                <w:lang w:val="es-US"/>
              </w:rPr>
            </w:pPr>
          </w:p>
          <w:p w14:paraId="3C8F9E11" w14:textId="473C85F2" w:rsidR="007E7F5E" w:rsidRPr="00487916" w:rsidRDefault="18D98233" w:rsidP="46578602">
            <w:pPr>
              <w:shd w:val="clear" w:color="auto" w:fill="FFFFFF" w:themeFill="background1"/>
              <w:rPr>
                <w:lang w:val="es-US"/>
              </w:rPr>
            </w:pPr>
            <w:r w:rsidRPr="00487916">
              <w:rPr>
                <w:rFonts w:ascii="Arial" w:eastAsia="Arial" w:hAnsi="Arial" w:cs="Arial"/>
                <w:i/>
                <w:color w:val="156082" w:themeColor="accent1"/>
                <w:lang w:val="es-US"/>
              </w:rPr>
              <w:t xml:space="preserve">¿Está mi seguro “dentro de la red”?  </w:t>
            </w:r>
            <w:r w:rsidRPr="00487916">
              <w:rPr>
                <w:rFonts w:ascii="Arial" w:eastAsia="Arial" w:hAnsi="Arial" w:cs="Arial"/>
                <w:color w:val="000000" w:themeColor="text1"/>
                <w:lang w:val="es-US"/>
              </w:rPr>
              <w:t xml:space="preserve"> </w:t>
            </w:r>
          </w:p>
          <w:p w14:paraId="1F3AF9EA" w14:textId="616E8B5C" w:rsidR="007E7F5E" w:rsidRPr="00487916" w:rsidRDefault="18D98233" w:rsidP="46578602">
            <w:pPr>
              <w:shd w:val="clear" w:color="auto" w:fill="FFFFFF" w:themeFill="background1"/>
              <w:rPr>
                <w:lang w:val="es-US"/>
              </w:rPr>
            </w:pPr>
            <w:r w:rsidRPr="00487916">
              <w:rPr>
                <w:rFonts w:ascii="Arial" w:eastAsia="Arial" w:hAnsi="Arial" w:cs="Arial"/>
                <w:color w:val="000000" w:themeColor="text1"/>
                <w:lang w:val="es-US"/>
              </w:rPr>
              <w:t xml:space="preserve">Cuando un proveedor de atención médica está “dentro de la red”, tiene un contrato con su compañía de seguros y ha acordado que se le pague una determinada cantidad por sus servicios. Normalmente, usted paga menos cuando acude a un proveedor en la red porque su seguro cubre una mayor parte del costo. </w:t>
            </w:r>
          </w:p>
          <w:p w14:paraId="284E724D" w14:textId="3247CA1F" w:rsidR="007E7F5E" w:rsidRPr="00487916" w:rsidRDefault="18D98233" w:rsidP="46578602">
            <w:pPr>
              <w:shd w:val="clear" w:color="auto" w:fill="FFFFFF" w:themeFill="background1"/>
              <w:rPr>
                <w:lang w:val="es-US"/>
              </w:rPr>
            </w:pPr>
            <w:r w:rsidRPr="00487916">
              <w:rPr>
                <w:rFonts w:ascii="Arial" w:eastAsia="Arial" w:hAnsi="Arial" w:cs="Arial"/>
                <w:color w:val="000000" w:themeColor="text1"/>
                <w:lang w:val="es-US"/>
              </w:rPr>
              <w:t xml:space="preserve"> </w:t>
            </w:r>
          </w:p>
          <w:p w14:paraId="705FEC1F" w14:textId="598EB0A0" w:rsidR="007E7F5E" w:rsidRPr="00487916" w:rsidRDefault="18D98233" w:rsidP="46578602">
            <w:pPr>
              <w:shd w:val="clear" w:color="auto" w:fill="FFFFFF" w:themeFill="background1"/>
              <w:rPr>
                <w:rFonts w:ascii="Arial" w:eastAsia="Arial" w:hAnsi="Arial" w:cs="Arial"/>
                <w:color w:val="000000" w:themeColor="text1"/>
                <w:lang w:val="es-US"/>
              </w:rPr>
            </w:pPr>
            <w:r w:rsidRPr="00487916">
              <w:rPr>
                <w:rFonts w:ascii="Arial" w:eastAsia="Arial" w:hAnsi="Arial" w:cs="Arial"/>
                <w:color w:val="000000" w:themeColor="text1"/>
                <w:lang w:val="es-US"/>
              </w:rPr>
              <w:t>Un proveedor “fuera de la red” no tiene contrato con su compañía de seguros y no ha acordado una tarifa fija. Es posible que su seguro cubra una parte menor de los costos o que no cubra n</w:t>
            </w:r>
            <w:r w:rsidR="35C0105F" w:rsidRPr="00487916">
              <w:rPr>
                <w:rFonts w:ascii="Arial" w:eastAsia="Arial" w:hAnsi="Arial" w:cs="Arial"/>
                <w:color w:val="000000" w:themeColor="text1"/>
                <w:lang w:val="es-US"/>
              </w:rPr>
              <w:t>ada en absoluto</w:t>
            </w:r>
            <w:r w:rsidRPr="00487916">
              <w:rPr>
                <w:rFonts w:ascii="Arial" w:eastAsia="Arial" w:hAnsi="Arial" w:cs="Arial"/>
                <w:color w:val="000000" w:themeColor="text1"/>
                <w:lang w:val="es-US"/>
              </w:rPr>
              <w:t>. Cuando</w:t>
            </w:r>
            <w:r w:rsidR="26DE71F8" w:rsidRPr="00487916">
              <w:rPr>
                <w:rFonts w:ascii="Arial" w:eastAsia="Arial" w:hAnsi="Arial" w:cs="Arial"/>
                <w:color w:val="000000" w:themeColor="text1"/>
                <w:lang w:val="es-US"/>
              </w:rPr>
              <w:t xml:space="preserve"> usted</w:t>
            </w:r>
            <w:r w:rsidRPr="00487916">
              <w:rPr>
                <w:rFonts w:ascii="Arial" w:eastAsia="Arial" w:hAnsi="Arial" w:cs="Arial"/>
                <w:color w:val="000000" w:themeColor="text1"/>
                <w:lang w:val="es-US"/>
              </w:rPr>
              <w:t xml:space="preserve"> acude a un proveedor fuera de la red, suele pagar más de su bolsillo.</w:t>
            </w:r>
          </w:p>
          <w:p w14:paraId="233599A9" w14:textId="29CD0699" w:rsidR="007E7F5E" w:rsidRPr="00487916" w:rsidRDefault="007E7F5E" w:rsidP="007E7F5E">
            <w:pPr>
              <w:rPr>
                <w:lang w:val="es-US"/>
              </w:rPr>
            </w:pPr>
          </w:p>
          <w:p w14:paraId="61D9D788" w14:textId="4294D7F6" w:rsidR="007E7F5E" w:rsidRPr="00487916" w:rsidRDefault="18D98233" w:rsidP="46578602">
            <w:pPr>
              <w:shd w:val="clear" w:color="auto" w:fill="FFFFFF" w:themeFill="background1"/>
              <w:rPr>
                <w:rFonts w:ascii="Arial" w:eastAsia="Arial" w:hAnsi="Arial" w:cs="Arial"/>
                <w:color w:val="000000" w:themeColor="text1"/>
                <w:lang w:val="es-US"/>
              </w:rPr>
            </w:pPr>
            <w:r w:rsidRPr="00487916">
              <w:rPr>
                <w:rFonts w:ascii="Arial" w:eastAsia="Arial" w:hAnsi="Arial" w:cs="Arial"/>
                <w:color w:val="000000" w:themeColor="text1"/>
                <w:lang w:val="es-US"/>
              </w:rPr>
              <w:t>La única forma de estar seguro sobre qué proveedores están “dentro de la red” de su plan</w:t>
            </w:r>
            <w:r w:rsidR="558DB214" w:rsidRPr="00487916">
              <w:rPr>
                <w:rFonts w:ascii="Arial" w:eastAsia="Arial" w:hAnsi="Arial" w:cs="Arial"/>
                <w:color w:val="000000" w:themeColor="text1"/>
                <w:lang w:val="es-US"/>
              </w:rPr>
              <w:t>,</w:t>
            </w:r>
            <w:r w:rsidRPr="00487916">
              <w:rPr>
                <w:rFonts w:ascii="Arial" w:eastAsia="Arial" w:hAnsi="Arial" w:cs="Arial"/>
                <w:color w:val="000000" w:themeColor="text1"/>
                <w:lang w:val="es-US"/>
              </w:rPr>
              <w:t xml:space="preserve"> es ponerse en contacto con su compañía de seguros. Puede </w:t>
            </w:r>
            <w:r w:rsidR="5683D2AE" w:rsidRPr="00487916">
              <w:rPr>
                <w:rFonts w:ascii="Arial" w:eastAsia="Arial" w:hAnsi="Arial" w:cs="Arial"/>
                <w:color w:val="000000" w:themeColor="text1"/>
                <w:lang w:val="es-US"/>
              </w:rPr>
              <w:t>ver</w:t>
            </w:r>
            <w:r w:rsidRPr="00487916">
              <w:rPr>
                <w:rFonts w:ascii="Arial" w:eastAsia="Arial" w:hAnsi="Arial" w:cs="Arial"/>
                <w:color w:val="000000" w:themeColor="text1"/>
                <w:lang w:val="es-US"/>
              </w:rPr>
              <w:t xml:space="preserve"> una lista de los planes de seguro más comúnmente aceptados en [INSERTAR NOMBRE DEL CLIENTE] visitando la página de </w:t>
            </w:r>
            <w:r w:rsidR="71A31ADD" w:rsidRPr="00487916">
              <w:rPr>
                <w:rFonts w:ascii="Arial" w:eastAsia="Arial" w:hAnsi="Arial" w:cs="Arial"/>
                <w:color w:val="000000" w:themeColor="text1"/>
                <w:highlight w:val="green"/>
                <w:u w:val="single"/>
                <w:lang w:val="es-US"/>
              </w:rPr>
              <w:t>S</w:t>
            </w:r>
            <w:r w:rsidRPr="00487916">
              <w:rPr>
                <w:rFonts w:ascii="Arial" w:eastAsia="Arial" w:hAnsi="Arial" w:cs="Arial"/>
                <w:color w:val="000000" w:themeColor="text1"/>
                <w:highlight w:val="green"/>
                <w:u w:val="single"/>
                <w:lang w:val="es-US"/>
              </w:rPr>
              <w:t xml:space="preserve">eguros </w:t>
            </w:r>
            <w:r w:rsidR="142BB546" w:rsidRPr="00487916">
              <w:rPr>
                <w:rFonts w:ascii="Arial" w:eastAsia="Arial" w:hAnsi="Arial" w:cs="Arial"/>
                <w:color w:val="000000" w:themeColor="text1"/>
                <w:highlight w:val="green"/>
                <w:u w:val="single"/>
                <w:lang w:val="es-US"/>
              </w:rPr>
              <w:t>A</w:t>
            </w:r>
            <w:r w:rsidRPr="00487916">
              <w:rPr>
                <w:rFonts w:ascii="Arial" w:eastAsia="Arial" w:hAnsi="Arial" w:cs="Arial"/>
                <w:color w:val="000000" w:themeColor="text1"/>
                <w:highlight w:val="green"/>
                <w:u w:val="single"/>
                <w:lang w:val="es-US"/>
              </w:rPr>
              <w:t>ceptados</w:t>
            </w:r>
            <w:r w:rsidRPr="00487916">
              <w:rPr>
                <w:rFonts w:ascii="Arial" w:eastAsia="Arial" w:hAnsi="Arial" w:cs="Arial"/>
                <w:color w:val="000000" w:themeColor="text1"/>
                <w:u w:val="single"/>
                <w:lang w:val="es-US"/>
              </w:rPr>
              <w:t>.</w:t>
            </w:r>
          </w:p>
          <w:p w14:paraId="560D4AEA" w14:textId="5D6EEB10" w:rsidR="007E7F5E" w:rsidRPr="00487916" w:rsidRDefault="18D98233" w:rsidP="46578602">
            <w:pPr>
              <w:shd w:val="clear" w:color="auto" w:fill="FFFFFF" w:themeFill="background1"/>
              <w:rPr>
                <w:lang w:val="es-US"/>
              </w:rPr>
            </w:pPr>
            <w:r w:rsidRPr="00487916">
              <w:rPr>
                <w:rFonts w:ascii="Arial" w:eastAsia="Arial" w:hAnsi="Arial" w:cs="Arial"/>
                <w:color w:val="000000" w:themeColor="text1"/>
                <w:lang w:val="es-US"/>
              </w:rPr>
              <w:t xml:space="preserve"> </w:t>
            </w:r>
          </w:p>
          <w:p w14:paraId="7D15A548" w14:textId="69FF64A1" w:rsidR="007E7F5E" w:rsidRPr="00487916" w:rsidRDefault="18D98233" w:rsidP="46578602">
            <w:pPr>
              <w:shd w:val="clear" w:color="auto" w:fill="FFFFFF" w:themeFill="background1"/>
              <w:rPr>
                <w:lang w:val="es-US"/>
              </w:rPr>
            </w:pPr>
            <w:r w:rsidRPr="00487916">
              <w:rPr>
                <w:rFonts w:ascii="Arial" w:eastAsia="Arial" w:hAnsi="Arial" w:cs="Arial"/>
                <w:color w:val="000000" w:themeColor="text1"/>
                <w:lang w:val="es-US"/>
              </w:rPr>
              <w:t xml:space="preserve">¿Cubre mi seguro el servicio que quiero recibir?  </w:t>
            </w:r>
          </w:p>
          <w:p w14:paraId="622CA9A3" w14:textId="0E789867" w:rsidR="007E7F5E" w:rsidRPr="00487916" w:rsidRDefault="18D98233" w:rsidP="46578602">
            <w:pPr>
              <w:shd w:val="clear" w:color="auto" w:fill="FFFFFF" w:themeFill="background1"/>
              <w:rPr>
                <w:lang w:val="es-US"/>
              </w:rPr>
            </w:pPr>
            <w:r w:rsidRPr="00487916">
              <w:rPr>
                <w:rFonts w:ascii="Arial" w:eastAsia="Arial" w:hAnsi="Arial" w:cs="Arial"/>
                <w:color w:val="000000" w:themeColor="text1"/>
                <w:lang w:val="es-US"/>
              </w:rPr>
              <w:t xml:space="preserve">Cada plan de seguro médico tiene sus propias normas sobre qué servicios están permitidos y en qué situación. Los servicios cubiertos son aquellos que están incluidos en su plan y que el seguro puede ayudarle a pagar.   </w:t>
            </w:r>
          </w:p>
          <w:p w14:paraId="5DA790F5" w14:textId="145BDE89" w:rsidR="007E7F5E" w:rsidRPr="00487916" w:rsidRDefault="18D98233" w:rsidP="46578602">
            <w:pPr>
              <w:shd w:val="clear" w:color="auto" w:fill="FFFFFF" w:themeFill="background1"/>
              <w:rPr>
                <w:lang w:val="es-US"/>
              </w:rPr>
            </w:pPr>
            <w:r w:rsidRPr="00487916">
              <w:rPr>
                <w:rFonts w:ascii="Arial" w:eastAsia="Arial" w:hAnsi="Arial" w:cs="Arial"/>
                <w:color w:val="000000" w:themeColor="text1"/>
                <w:lang w:val="es-US"/>
              </w:rPr>
              <w:t xml:space="preserve"> </w:t>
            </w:r>
          </w:p>
          <w:p w14:paraId="4DA8796A" w14:textId="28D9E423" w:rsidR="007E7F5E" w:rsidRPr="00487916" w:rsidRDefault="18D98233" w:rsidP="46578602">
            <w:pPr>
              <w:shd w:val="clear" w:color="auto" w:fill="FFFFFF" w:themeFill="background1"/>
              <w:rPr>
                <w:lang w:val="es-US"/>
              </w:rPr>
            </w:pPr>
            <w:r w:rsidRPr="00487916">
              <w:rPr>
                <w:rFonts w:ascii="Arial" w:eastAsia="Arial" w:hAnsi="Arial" w:cs="Arial"/>
                <w:color w:val="000000" w:themeColor="text1"/>
                <w:lang w:val="es-US"/>
              </w:rPr>
              <w:t xml:space="preserve">Los servicios no cubiertos son los que no están incluidos en su plan. El seguro no pagará los servicios no cubiertos, por lo que su proveedor le enviará el costo total a usted. </w:t>
            </w:r>
          </w:p>
          <w:p w14:paraId="4D0DF4D1" w14:textId="459E3BEA" w:rsidR="007E7F5E" w:rsidRPr="00487916" w:rsidRDefault="007E7F5E" w:rsidP="007E7F5E">
            <w:pPr>
              <w:rPr>
                <w:lang w:val="es-US"/>
              </w:rPr>
            </w:pPr>
          </w:p>
          <w:p w14:paraId="00039821" w14:textId="2B01CBFD" w:rsidR="007E7F5E" w:rsidRPr="00487916" w:rsidRDefault="18D98233" w:rsidP="46578602">
            <w:pPr>
              <w:rPr>
                <w:rFonts w:ascii="Arial" w:eastAsia="Arial" w:hAnsi="Arial" w:cs="Arial"/>
                <w:i/>
                <w:color w:val="156082" w:themeColor="accent1"/>
                <w:sz w:val="22"/>
                <w:szCs w:val="22"/>
                <w:lang w:val="es-US"/>
              </w:rPr>
            </w:pPr>
            <w:r w:rsidRPr="00487916">
              <w:rPr>
                <w:rFonts w:ascii="Arial" w:eastAsia="Arial" w:hAnsi="Arial" w:cs="Arial"/>
                <w:i/>
                <w:color w:val="156082" w:themeColor="accent1"/>
                <w:sz w:val="22"/>
                <w:szCs w:val="22"/>
                <w:lang w:val="es-US"/>
              </w:rPr>
              <w:t xml:space="preserve">¿Cuándo me pide mi seguro que les notifique o que obtenga una autorización? </w:t>
            </w:r>
          </w:p>
          <w:p w14:paraId="03F4F89A" w14:textId="48F407E9" w:rsidR="007E7F5E" w:rsidRPr="00487916" w:rsidRDefault="18D98233" w:rsidP="46578602">
            <w:pPr>
              <w:rPr>
                <w:lang w:val="es-US"/>
              </w:rPr>
            </w:pPr>
            <w:r w:rsidRPr="00487916">
              <w:rPr>
                <w:rFonts w:ascii="Arial" w:eastAsia="Arial" w:hAnsi="Arial" w:cs="Arial"/>
                <w:color w:val="000000" w:themeColor="text1"/>
                <w:sz w:val="22"/>
                <w:szCs w:val="22"/>
                <w:lang w:val="es-US"/>
              </w:rPr>
              <w:t xml:space="preserve">En algunos casos, el seguro sólo pagará un servicio si lo aprueba antes de que usted lo reciba.  Esta aprobación se llama “autorización”.  Para determinar qué servicios requieren autorización, póngase en contacto con su seguro antes de recibir la atención médica. </w:t>
            </w:r>
          </w:p>
          <w:p w14:paraId="3C1A5BBE" w14:textId="0B0E4800" w:rsidR="007E7F5E" w:rsidRPr="00487916" w:rsidRDefault="007E7F5E" w:rsidP="007E7F5E">
            <w:pPr>
              <w:rPr>
                <w:lang w:val="es-US"/>
              </w:rPr>
            </w:pPr>
          </w:p>
          <w:p w14:paraId="60422DA8" w14:textId="5B8E9A0F" w:rsidR="007E7F5E" w:rsidRPr="00487916" w:rsidRDefault="18D98233" w:rsidP="46578602">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Además, algunos planes de seguros pueden pedirle que les avise en un plazo determinado después de acudir a </w:t>
            </w:r>
            <w:r w:rsidR="1F9CB32B" w:rsidRPr="00487916">
              <w:rPr>
                <w:rFonts w:ascii="Arial" w:eastAsia="Arial" w:hAnsi="Arial" w:cs="Arial"/>
                <w:color w:val="000000" w:themeColor="text1"/>
                <w:sz w:val="22"/>
                <w:szCs w:val="22"/>
                <w:lang w:val="es-US"/>
              </w:rPr>
              <w:t xml:space="preserve">una sala de </w:t>
            </w:r>
            <w:r w:rsidRPr="00487916">
              <w:rPr>
                <w:rFonts w:ascii="Arial" w:eastAsia="Arial" w:hAnsi="Arial" w:cs="Arial"/>
                <w:color w:val="000000" w:themeColor="text1"/>
                <w:sz w:val="22"/>
                <w:szCs w:val="22"/>
                <w:lang w:val="es-US"/>
              </w:rPr>
              <w:t>urgencias.</w:t>
            </w:r>
          </w:p>
          <w:p w14:paraId="4A753B80" w14:textId="3645ECDA" w:rsidR="007E7F5E" w:rsidRPr="00487916" w:rsidRDefault="007E7F5E" w:rsidP="007E7F5E">
            <w:pPr>
              <w:rPr>
                <w:lang w:val="es-US"/>
              </w:rPr>
            </w:pPr>
          </w:p>
          <w:p w14:paraId="4C697971" w14:textId="7A4C3EC8" w:rsidR="007E7F5E" w:rsidRPr="00487916" w:rsidRDefault="007E7F5E" w:rsidP="007E7F5E">
            <w:pPr>
              <w:rPr>
                <w:lang w:val="es-US"/>
              </w:rPr>
            </w:pPr>
          </w:p>
        </w:tc>
      </w:tr>
    </w:tbl>
    <w:p w14:paraId="16B47ABE" w14:textId="77777777" w:rsidR="00DE2D0A" w:rsidRPr="00487916" w:rsidRDefault="00DE2D0A" w:rsidP="00DE2D0A">
      <w:pPr>
        <w:rPr>
          <w:lang w:val="es-US"/>
        </w:rPr>
      </w:pPr>
    </w:p>
    <w:p w14:paraId="1A665224" w14:textId="02E81325" w:rsidR="00835B02" w:rsidRDefault="00835B02" w:rsidP="00E33ADC">
      <w:pPr>
        <w:pStyle w:val="Heading1"/>
        <w:spacing w:before="0" w:after="0"/>
        <w:rPr>
          <w:rFonts w:asciiTheme="minorHAnsi" w:hAnsiTheme="minorHAnsi"/>
        </w:rPr>
      </w:pPr>
      <w:bookmarkStart w:id="80" w:name="HowBillingandInsuranceWork"/>
      <w:bookmarkStart w:id="81" w:name="HowtoReadYourStatement"/>
      <w:bookmarkStart w:id="82" w:name="_Toc200962891"/>
      <w:bookmarkEnd w:id="80"/>
      <w:bookmarkEnd w:id="81"/>
      <w:r>
        <w:rPr>
          <w:rFonts w:asciiTheme="minorHAnsi" w:hAnsiTheme="minorHAnsi"/>
        </w:rPr>
        <w:t>HOW TO READ YOUR STATEMENT</w:t>
      </w:r>
      <w:r w:rsidR="006C3BCA">
        <w:rPr>
          <w:rFonts w:asciiTheme="minorHAnsi" w:hAnsiTheme="minorHAnsi"/>
        </w:rPr>
        <w:t xml:space="preserve"> PAGE</w:t>
      </w:r>
      <w:bookmarkEnd w:id="82"/>
    </w:p>
    <w:p w14:paraId="44A62A70" w14:textId="77777777" w:rsidR="0000238D" w:rsidRDefault="0000238D" w:rsidP="0000238D">
      <w:pPr>
        <w:shd w:val="clear" w:color="auto" w:fill="E8E8E8" w:themeFill="background2"/>
        <w:rPr>
          <w:b/>
          <w:bCs/>
        </w:rPr>
      </w:pPr>
      <w:r>
        <w:rPr>
          <w:b/>
          <w:bCs/>
        </w:rPr>
        <w:t>Page Outline</w:t>
      </w:r>
    </w:p>
    <w:p w14:paraId="30CC75C7" w14:textId="1E8F7A11" w:rsidR="0000238D" w:rsidRPr="00DA781F" w:rsidRDefault="00DA781F" w:rsidP="000B1916">
      <w:pPr>
        <w:pStyle w:val="ListParagraph"/>
        <w:numPr>
          <w:ilvl w:val="0"/>
          <w:numId w:val="18"/>
        </w:numPr>
        <w:shd w:val="clear" w:color="auto" w:fill="E8E8E8" w:themeFill="background2"/>
      </w:pPr>
      <w:r w:rsidRPr="00DA781F">
        <w:t>Page Intro</w:t>
      </w:r>
    </w:p>
    <w:p w14:paraId="288C354A" w14:textId="6DE7EAB8" w:rsidR="00DA781F" w:rsidRPr="00DA781F" w:rsidRDefault="00DA781F" w:rsidP="000B1916">
      <w:pPr>
        <w:pStyle w:val="ListParagraph"/>
        <w:numPr>
          <w:ilvl w:val="0"/>
          <w:numId w:val="18"/>
        </w:numPr>
        <w:shd w:val="clear" w:color="auto" w:fill="E8E8E8" w:themeFill="background2"/>
      </w:pPr>
      <w:r w:rsidRPr="00DA781F">
        <w:t>Interactive Statement</w:t>
      </w:r>
    </w:p>
    <w:p w14:paraId="36D1252F" w14:textId="77777777" w:rsidR="0000238D" w:rsidRDefault="0000238D" w:rsidP="0000238D">
      <w:pPr>
        <w:shd w:val="clear" w:color="auto" w:fill="E8E8E8" w:themeFill="background2"/>
        <w:rPr>
          <w:b/>
          <w:bCs/>
        </w:rPr>
      </w:pPr>
    </w:p>
    <w:p w14:paraId="408B562C" w14:textId="73FF0877" w:rsidR="00075D5C" w:rsidRDefault="00075D5C" w:rsidP="0000238D">
      <w:pPr>
        <w:shd w:val="clear" w:color="auto" w:fill="E8E8E8" w:themeFill="background2"/>
      </w:pPr>
      <w:r>
        <w:rPr>
          <w:b/>
          <w:bCs/>
        </w:rPr>
        <w:t xml:space="preserve">Availability: </w:t>
      </w:r>
      <w:r>
        <w:t>Before login</w:t>
      </w:r>
    </w:p>
    <w:p w14:paraId="0413C9D2" w14:textId="77777777" w:rsidR="00075D5C" w:rsidRPr="00075D5C" w:rsidRDefault="00075D5C" w:rsidP="0000238D">
      <w:pPr>
        <w:shd w:val="clear" w:color="auto" w:fill="E8E8E8" w:themeFill="background2"/>
      </w:pPr>
    </w:p>
    <w:p w14:paraId="1BF36903" w14:textId="5F18D17F" w:rsidR="0000238D" w:rsidRPr="00DA781F" w:rsidRDefault="0000238D" w:rsidP="00DA781F">
      <w:pPr>
        <w:shd w:val="clear" w:color="auto" w:fill="E8E8E8" w:themeFill="background2"/>
        <w:rPr>
          <w:b/>
          <w:bCs/>
        </w:rPr>
      </w:pPr>
      <w:r w:rsidRPr="0000238D">
        <w:rPr>
          <w:b/>
          <w:bCs/>
        </w:rPr>
        <w:t xml:space="preserve">Dev Notes: </w:t>
      </w:r>
    </w:p>
    <w:p w14:paraId="54325162" w14:textId="77777777" w:rsidR="0000238D" w:rsidRPr="000B64A4" w:rsidRDefault="0000238D" w:rsidP="0000238D">
      <w:pPr>
        <w:shd w:val="clear" w:color="auto" w:fill="E8E8E8" w:themeFill="background2"/>
      </w:pPr>
    </w:p>
    <w:p w14:paraId="641057C7" w14:textId="77777777" w:rsidR="0000238D" w:rsidRDefault="0000238D" w:rsidP="0000238D">
      <w:pPr>
        <w:shd w:val="clear" w:color="auto" w:fill="E8E8E8" w:themeFill="background2"/>
        <w:rPr>
          <w:b/>
          <w:bCs/>
        </w:rPr>
      </w:pPr>
      <w:r w:rsidRPr="00F31035">
        <w:rPr>
          <w:b/>
          <w:bCs/>
        </w:rPr>
        <w:t>Objectives: patient will be able to</w:t>
      </w:r>
      <w:r>
        <w:rPr>
          <w:b/>
          <w:bCs/>
        </w:rPr>
        <w:t>…</w:t>
      </w:r>
    </w:p>
    <w:p w14:paraId="57B17940" w14:textId="77777777" w:rsidR="009B2875" w:rsidRDefault="009B2875" w:rsidP="0000238D">
      <w:pPr>
        <w:shd w:val="clear" w:color="auto" w:fill="E8E8E8" w:themeFill="background2"/>
        <w:rPr>
          <w:b/>
          <w:bCs/>
        </w:rPr>
      </w:pPr>
    </w:p>
    <w:p w14:paraId="15A4A33A" w14:textId="417E5FB0" w:rsidR="009B2875" w:rsidRDefault="009B2875" w:rsidP="0000238D">
      <w:pPr>
        <w:shd w:val="clear" w:color="auto" w:fill="E8E8E8" w:themeFill="background2"/>
        <w:rPr>
          <w:b/>
          <w:bCs/>
        </w:rPr>
      </w:pPr>
      <w:r>
        <w:rPr>
          <w:b/>
          <w:bCs/>
        </w:rPr>
        <w:t>Glossary Terms in this Page</w:t>
      </w:r>
    </w:p>
    <w:p w14:paraId="2ABD49B8" w14:textId="77777777" w:rsidR="0000238D" w:rsidRDefault="0000238D" w:rsidP="0000238D">
      <w:pPr>
        <w:shd w:val="clear" w:color="auto" w:fill="E8E8E8" w:themeFill="background2"/>
      </w:pPr>
    </w:p>
    <w:p w14:paraId="3AC1E2C6" w14:textId="06AF0869" w:rsidR="0000238D" w:rsidRDefault="0000238D" w:rsidP="0000238D">
      <w:pPr>
        <w:shd w:val="clear" w:color="auto" w:fill="E8E8E8" w:themeFill="background2"/>
        <w:rPr>
          <w:b/>
          <w:bCs/>
        </w:rPr>
      </w:pPr>
      <w:r>
        <w:rPr>
          <w:b/>
          <w:bCs/>
        </w:rPr>
        <w:t>Date Page Content Sent for Review:</w:t>
      </w:r>
    </w:p>
    <w:p w14:paraId="3B2591FC" w14:textId="3F209547" w:rsidR="0000238D" w:rsidRDefault="0000238D" w:rsidP="0000238D">
      <w:pPr>
        <w:shd w:val="clear" w:color="auto" w:fill="E8E8E8" w:themeFill="background2"/>
        <w:rPr>
          <w:b/>
          <w:bCs/>
        </w:rPr>
      </w:pPr>
      <w:r>
        <w:rPr>
          <w:b/>
          <w:bCs/>
        </w:rPr>
        <w:t>Date Page Content Sent for Inclusion:</w:t>
      </w:r>
    </w:p>
    <w:p w14:paraId="716310FA" w14:textId="77777777" w:rsidR="00A54855" w:rsidRDefault="00A54855" w:rsidP="0000238D">
      <w:pPr>
        <w:shd w:val="clear" w:color="auto" w:fill="E8E8E8" w:themeFill="background2"/>
        <w:rPr>
          <w:b/>
          <w:bCs/>
        </w:rPr>
      </w:pPr>
    </w:p>
    <w:p w14:paraId="5212C673" w14:textId="6C53BDCB" w:rsidR="00A54855" w:rsidRDefault="00A54855" w:rsidP="00A54855">
      <w:pPr>
        <w:shd w:val="clear" w:color="auto" w:fill="E8E8E8" w:themeFill="background2"/>
        <w:rPr>
          <w:b/>
          <w:bCs/>
        </w:rPr>
      </w:pPr>
      <w:r>
        <w:rPr>
          <w:b/>
          <w:bCs/>
        </w:rPr>
        <w:t xml:space="preserve">Ready for Spanish Translations? </w:t>
      </w:r>
      <w:r w:rsidRPr="00765A4B">
        <w:rPr>
          <w:b/>
          <w:bCs/>
          <w:color w:val="4EA72E" w:themeColor="accent6"/>
        </w:rPr>
        <w:t xml:space="preserve"> </w:t>
      </w:r>
      <w:r w:rsidR="00765A4B" w:rsidRPr="00765A4B">
        <w:rPr>
          <w:b/>
          <w:bCs/>
          <w:color w:val="4EA72E" w:themeColor="accent6"/>
        </w:rPr>
        <w:t>Yes (6/2/2025)</w:t>
      </w:r>
    </w:p>
    <w:p w14:paraId="65ADCE1E" w14:textId="752979B3" w:rsidR="00096D42" w:rsidRDefault="00096D42" w:rsidP="00096D42">
      <w:pPr>
        <w:shd w:val="clear" w:color="auto" w:fill="E8E8E8" w:themeFill="background2"/>
        <w:rPr>
          <w:b/>
          <w:bCs/>
        </w:rPr>
      </w:pPr>
      <w:r>
        <w:rPr>
          <w:b/>
          <w:bCs/>
        </w:rPr>
        <w:t xml:space="preserve">Translations in Portal? </w:t>
      </w:r>
      <w:r w:rsidR="00E46526">
        <w:rPr>
          <w:rStyle w:val="NormalSpanishChar"/>
          <w:b/>
          <w:bCs/>
        </w:rPr>
        <w:t>Yes (6/24/2025),</w:t>
      </w:r>
      <w:r w:rsidR="00E46526" w:rsidRPr="00E46526">
        <w:rPr>
          <w:rStyle w:val="NormalSpanishChar"/>
          <w:b/>
          <w:bCs/>
          <w:color w:val="000000" w:themeColor="text1"/>
        </w:rPr>
        <w:t xml:space="preserve"> </w:t>
      </w:r>
      <w:r w:rsidR="00E46526" w:rsidRPr="00E46526">
        <w:rPr>
          <w:rStyle w:val="NormalSpanishChar"/>
          <w:b/>
          <w:bCs/>
          <w:color w:val="000000" w:themeColor="text1"/>
          <w:highlight w:val="yellow"/>
        </w:rPr>
        <w:t>but not the statement descriptions.</w:t>
      </w:r>
    </w:p>
    <w:p w14:paraId="2B5E3209" w14:textId="77777777" w:rsidR="0000238D" w:rsidRDefault="0000238D" w:rsidP="0000238D">
      <w:pPr>
        <w:shd w:val="clear" w:color="auto" w:fill="E8E8E8" w:themeFill="background2"/>
        <w:rPr>
          <w:b/>
          <w:bCs/>
        </w:rPr>
      </w:pPr>
    </w:p>
    <w:p w14:paraId="376D0E90" w14:textId="55FBAD33" w:rsidR="0000238D" w:rsidRPr="00D47359" w:rsidRDefault="0000238D" w:rsidP="0000238D">
      <w:pPr>
        <w:shd w:val="clear" w:color="auto" w:fill="E8E8E8" w:themeFill="background2"/>
        <w:rPr>
          <w:b/>
          <w:bCs/>
        </w:rPr>
      </w:pPr>
      <w:r>
        <w:rPr>
          <w:b/>
          <w:bCs/>
        </w:rPr>
        <w:t>General Notes:</w:t>
      </w:r>
    </w:p>
    <w:p w14:paraId="61F612E9" w14:textId="77777777" w:rsidR="0000238D" w:rsidRDefault="0000238D" w:rsidP="00E33ADC"/>
    <w:p w14:paraId="1A84E961" w14:textId="52A38C65" w:rsidR="0000238D" w:rsidRDefault="00DA781F" w:rsidP="00A93226">
      <w:pPr>
        <w:pStyle w:val="Heading3"/>
      </w:pPr>
      <w:r>
        <w:t>How to Read Your Statement</w:t>
      </w:r>
      <w:r w:rsidR="00572FA8">
        <w:t xml:space="preserve"> – Page Intro</w:t>
      </w:r>
    </w:p>
    <w:tbl>
      <w:tblPr>
        <w:tblStyle w:val="TableGrid"/>
        <w:tblW w:w="0" w:type="auto"/>
        <w:tblLook w:val="04A0" w:firstRow="1" w:lastRow="0" w:firstColumn="1" w:lastColumn="0" w:noHBand="0" w:noVBand="1"/>
      </w:tblPr>
      <w:tblGrid>
        <w:gridCol w:w="5395"/>
        <w:gridCol w:w="5395"/>
      </w:tblGrid>
      <w:tr w:rsidR="00027440" w14:paraId="136E998D" w14:textId="77777777" w:rsidTr="00B155FA">
        <w:tc>
          <w:tcPr>
            <w:tcW w:w="5395" w:type="dxa"/>
          </w:tcPr>
          <w:p w14:paraId="13847EB7" w14:textId="536EE9A9" w:rsidR="00027440" w:rsidRDefault="00027440" w:rsidP="00E33ADC">
            <w:r>
              <w:t>English</w:t>
            </w:r>
          </w:p>
        </w:tc>
        <w:tc>
          <w:tcPr>
            <w:tcW w:w="5395" w:type="dxa"/>
          </w:tcPr>
          <w:p w14:paraId="5CFDE608" w14:textId="780925C2" w:rsidR="00027440" w:rsidRDefault="00027440" w:rsidP="1AAE032A">
            <w:pPr>
              <w:rPr>
                <w:highlight w:val="cyan"/>
              </w:rPr>
            </w:pPr>
            <w:r w:rsidRPr="1AAE032A">
              <w:rPr>
                <w:highlight w:val="cyan"/>
              </w:rPr>
              <w:t>Spanish</w:t>
            </w:r>
          </w:p>
        </w:tc>
      </w:tr>
      <w:tr w:rsidR="00027440" w:rsidRPr="00DC3DAE" w14:paraId="6AE37616" w14:textId="77777777" w:rsidTr="00B155FA">
        <w:tc>
          <w:tcPr>
            <w:tcW w:w="5395" w:type="dxa"/>
          </w:tcPr>
          <w:p w14:paraId="1AF8CEC1" w14:textId="77777777" w:rsidR="00027440" w:rsidRDefault="00027440" w:rsidP="00E33ADC">
            <w:r>
              <w:t>How to Read Your Statement</w:t>
            </w:r>
          </w:p>
          <w:p w14:paraId="7F092D00" w14:textId="77777777" w:rsidR="00027440" w:rsidRDefault="00027440" w:rsidP="00E33ADC"/>
          <w:p w14:paraId="15056521" w14:textId="3B358E3B" w:rsidR="00027440" w:rsidRDefault="00027440" w:rsidP="00E33ADC">
            <w:r>
              <w:t>Below is a sample statement from [HOSPITAL NAME].  Select any part of the statement to learn more about that section.</w:t>
            </w:r>
          </w:p>
        </w:tc>
        <w:tc>
          <w:tcPr>
            <w:tcW w:w="5395" w:type="dxa"/>
          </w:tcPr>
          <w:p w14:paraId="79F72391" w14:textId="2558A386" w:rsidR="00027440" w:rsidRPr="00487916" w:rsidRDefault="574617A2" w:rsidP="071D4655">
            <w:pPr>
              <w:rPr>
                <w:lang w:val="es-US"/>
              </w:rPr>
            </w:pPr>
            <w:r w:rsidRPr="00487916">
              <w:rPr>
                <w:rFonts w:ascii="Arial" w:eastAsia="Arial" w:hAnsi="Arial" w:cs="Arial"/>
                <w:color w:val="000000" w:themeColor="text1"/>
                <w:sz w:val="22"/>
                <w:szCs w:val="22"/>
                <w:lang w:val="es-US"/>
              </w:rPr>
              <w:t xml:space="preserve">Cómo Leer su Estado de Cuenta </w:t>
            </w:r>
          </w:p>
          <w:p w14:paraId="2FC21276" w14:textId="3B9DFD62" w:rsidR="00027440" w:rsidRPr="00487916" w:rsidRDefault="00027440" w:rsidP="00E33ADC">
            <w:pPr>
              <w:rPr>
                <w:lang w:val="es-US"/>
              </w:rPr>
            </w:pPr>
          </w:p>
          <w:p w14:paraId="1F6B5ACE" w14:textId="4D46DFD2" w:rsidR="00027440" w:rsidRPr="00487916" w:rsidRDefault="574617A2" w:rsidP="071D4655">
            <w:pPr>
              <w:rPr>
                <w:lang w:val="es-US"/>
              </w:rPr>
            </w:pPr>
            <w:r w:rsidRPr="00487916">
              <w:rPr>
                <w:rFonts w:ascii="Arial" w:eastAsia="Arial" w:hAnsi="Arial" w:cs="Arial"/>
                <w:color w:val="000000" w:themeColor="text1"/>
                <w:sz w:val="22"/>
                <w:szCs w:val="22"/>
                <w:lang w:val="es-US"/>
              </w:rPr>
              <w:t>A continuación</w:t>
            </w:r>
            <w:r w:rsidR="1B671048" w:rsidRPr="724FC517">
              <w:rPr>
                <w:rFonts w:ascii="Arial" w:eastAsia="Arial" w:hAnsi="Arial" w:cs="Arial"/>
                <w:color w:val="000000" w:themeColor="text1"/>
                <w:sz w:val="22"/>
                <w:szCs w:val="22"/>
                <w:lang w:val="es-US"/>
              </w:rPr>
              <w:t>,</w:t>
            </w:r>
            <w:r w:rsidRPr="00487916">
              <w:rPr>
                <w:rFonts w:ascii="Arial" w:eastAsia="Arial" w:hAnsi="Arial" w:cs="Arial"/>
                <w:color w:val="000000" w:themeColor="text1"/>
                <w:sz w:val="22"/>
                <w:szCs w:val="22"/>
                <w:lang w:val="es-US"/>
              </w:rPr>
              <w:t xml:space="preserve"> encontrará un ejemplo de un estado de cuenta de [NOMBRE DEL HOSPITAL].  Seleccione cualquier parte del estado de cuenta para obtener más información sobre esa sección.</w:t>
            </w:r>
          </w:p>
          <w:p w14:paraId="0B057197" w14:textId="1F81FCAB" w:rsidR="00027440" w:rsidRPr="00487916" w:rsidRDefault="00027440" w:rsidP="071D4655">
            <w:pPr>
              <w:rPr>
                <w:lang w:val="es-US"/>
              </w:rPr>
            </w:pPr>
          </w:p>
        </w:tc>
      </w:tr>
    </w:tbl>
    <w:p w14:paraId="2F7434A3" w14:textId="77777777" w:rsidR="00027440" w:rsidRPr="00487916" w:rsidRDefault="00027440" w:rsidP="00E33ADC">
      <w:pPr>
        <w:rPr>
          <w:lang w:val="es-US"/>
        </w:rPr>
      </w:pPr>
    </w:p>
    <w:p w14:paraId="6F04E7E1" w14:textId="07DAC78F" w:rsidR="000134CA" w:rsidRDefault="00027440" w:rsidP="00A93226">
      <w:pPr>
        <w:pStyle w:val="Heading3"/>
      </w:pPr>
      <w:r>
        <w:t>Statement Descriptions for Interactive Statement</w:t>
      </w:r>
      <w:r w:rsidR="00B119A3">
        <w:t xml:space="preserve"> – HUMBOLDT PARK</w:t>
      </w:r>
    </w:p>
    <w:tbl>
      <w:tblPr>
        <w:tblStyle w:val="TableGrid"/>
        <w:tblW w:w="0" w:type="auto"/>
        <w:tblLook w:val="04A0" w:firstRow="1" w:lastRow="0" w:firstColumn="1" w:lastColumn="0" w:noHBand="0" w:noVBand="1"/>
      </w:tblPr>
      <w:tblGrid>
        <w:gridCol w:w="5395"/>
        <w:gridCol w:w="5395"/>
      </w:tblGrid>
      <w:tr w:rsidR="00BA280B" w14:paraId="7528B32E" w14:textId="77777777" w:rsidTr="34290195">
        <w:tc>
          <w:tcPr>
            <w:tcW w:w="5395" w:type="dxa"/>
          </w:tcPr>
          <w:p w14:paraId="3C8E3E50" w14:textId="5A766B31" w:rsidR="00BA280B" w:rsidRDefault="00BA280B" w:rsidP="00E33ADC">
            <w:r>
              <w:t>English</w:t>
            </w:r>
          </w:p>
        </w:tc>
        <w:tc>
          <w:tcPr>
            <w:tcW w:w="5395" w:type="dxa"/>
          </w:tcPr>
          <w:p w14:paraId="37F961C6" w14:textId="14CF40BF" w:rsidR="00BA280B" w:rsidRDefault="189424E1" w:rsidP="1AAE032A">
            <w:pPr>
              <w:rPr>
                <w:highlight w:val="cyan"/>
              </w:rPr>
            </w:pPr>
            <w:r w:rsidRPr="1AAE032A">
              <w:rPr>
                <w:highlight w:val="cyan"/>
              </w:rPr>
              <w:t>Spanish</w:t>
            </w:r>
          </w:p>
        </w:tc>
      </w:tr>
      <w:tr w:rsidR="00BA280B" w14:paraId="0E868704" w14:textId="77777777" w:rsidTr="34290195">
        <w:tc>
          <w:tcPr>
            <w:tcW w:w="5395" w:type="dxa"/>
          </w:tcPr>
          <w:p w14:paraId="356EEC24" w14:textId="1499DBF0" w:rsidR="00BA280B" w:rsidRPr="00BA280B" w:rsidRDefault="00BA280B" w:rsidP="00E33ADC">
            <w:r w:rsidRPr="00BA280B">
              <w:rPr>
                <w:b/>
                <w:bCs/>
              </w:rPr>
              <w:t>T_BILLING_STATEMENT_ABOUT_1</w:t>
            </w:r>
            <w:r>
              <w:rPr>
                <w:b/>
                <w:bCs/>
              </w:rPr>
              <w:br/>
            </w:r>
            <w:r w:rsidR="00D404FD" w:rsidRPr="00D404FD">
              <w:t>Provider name</w:t>
            </w:r>
          </w:p>
        </w:tc>
        <w:tc>
          <w:tcPr>
            <w:tcW w:w="5395" w:type="dxa"/>
          </w:tcPr>
          <w:p w14:paraId="7B65E170" w14:textId="7775C22E" w:rsidR="00BA280B" w:rsidRDefault="17E338B0" w:rsidP="00E33ADC">
            <w:r>
              <w:t>Nombre del Proveedor</w:t>
            </w:r>
          </w:p>
        </w:tc>
      </w:tr>
      <w:tr w:rsidR="00D404FD" w:rsidRPr="00DC3DAE" w14:paraId="5EA99363" w14:textId="77777777" w:rsidTr="34290195">
        <w:tc>
          <w:tcPr>
            <w:tcW w:w="5395" w:type="dxa"/>
          </w:tcPr>
          <w:p w14:paraId="0EA93944" w14:textId="77777777" w:rsidR="00D404FD" w:rsidRDefault="004B53EE" w:rsidP="00E33ADC">
            <w:pPr>
              <w:rPr>
                <w:b/>
                <w:bCs/>
              </w:rPr>
            </w:pPr>
            <w:r w:rsidRPr="004B53EE">
              <w:rPr>
                <w:b/>
                <w:bCs/>
              </w:rPr>
              <w:t>T_BILLING_STATEMENT_ABOUT_2</w:t>
            </w:r>
          </w:p>
          <w:p w14:paraId="3F456322" w14:textId="1471162E" w:rsidR="004B53EE" w:rsidRPr="00B119A3" w:rsidRDefault="00B119A3" w:rsidP="00E33ADC">
            <w:r w:rsidRPr="00B119A3">
              <w:t>This box shows the total amount you owe Humboldt Park Health for your care.</w:t>
            </w:r>
          </w:p>
        </w:tc>
        <w:tc>
          <w:tcPr>
            <w:tcW w:w="5395" w:type="dxa"/>
          </w:tcPr>
          <w:p w14:paraId="63F8E657" w14:textId="67FDCF76" w:rsidR="00D404FD" w:rsidRDefault="56711914" w:rsidP="071D4655">
            <w:pPr>
              <w:rPr>
                <w:rFonts w:ascii="Aptos" w:eastAsia="Aptos" w:hAnsi="Aptos" w:cs="Aptos"/>
                <w:lang w:val="es-ES"/>
              </w:rPr>
            </w:pPr>
            <w:r w:rsidRPr="071D4655">
              <w:rPr>
                <w:rFonts w:ascii="Arial" w:eastAsia="Arial" w:hAnsi="Arial" w:cs="Arial"/>
                <w:color w:val="000000" w:themeColor="text1"/>
                <w:sz w:val="22"/>
                <w:szCs w:val="22"/>
                <w:lang w:val="es-ES"/>
              </w:rPr>
              <w:t>Esta casilla muestra el costo total de lo que usted debe a Humboldt Park Health por su atención médica.</w:t>
            </w:r>
          </w:p>
        </w:tc>
      </w:tr>
      <w:tr w:rsidR="00B119A3" w:rsidRPr="00DC3DAE" w14:paraId="1FE44E4F" w14:textId="77777777" w:rsidTr="34290195">
        <w:tc>
          <w:tcPr>
            <w:tcW w:w="5395" w:type="dxa"/>
          </w:tcPr>
          <w:p w14:paraId="670815AC" w14:textId="77777777" w:rsidR="00583C20" w:rsidRDefault="00BD206A" w:rsidP="00583C20">
            <w:r w:rsidRPr="00BD206A">
              <w:rPr>
                <w:b/>
                <w:bCs/>
              </w:rPr>
              <w:t>T_BILLING_STATEMENT_ABOUT_3</w:t>
            </w:r>
            <w:r>
              <w:rPr>
                <w:b/>
                <w:bCs/>
              </w:rPr>
              <w:br/>
            </w:r>
            <w:r w:rsidR="00583C20">
              <w:t>The Accounts Summary shows the total charges, payments, and balances for all unpaid accounts.</w:t>
            </w:r>
          </w:p>
          <w:p w14:paraId="3C34539B" w14:textId="77777777" w:rsidR="00583C20" w:rsidRDefault="00583C20" w:rsidP="00583C20"/>
          <w:p w14:paraId="4B7C7DEE" w14:textId="3E783F45" w:rsidR="00B119A3" w:rsidRPr="00BD206A" w:rsidRDefault="00583C20" w:rsidP="00583C20">
            <w:r>
              <w:t>On the back of the statement, you can see details about each account.</w:t>
            </w:r>
          </w:p>
        </w:tc>
        <w:tc>
          <w:tcPr>
            <w:tcW w:w="5395" w:type="dxa"/>
          </w:tcPr>
          <w:p w14:paraId="6D51490C" w14:textId="41C940E6" w:rsidR="00B119A3" w:rsidRPr="00487916" w:rsidRDefault="7A671F96" w:rsidP="071D4655">
            <w:pPr>
              <w:rPr>
                <w:lang w:val="es-US"/>
              </w:rPr>
            </w:pPr>
            <w:r w:rsidRPr="00487916">
              <w:rPr>
                <w:rFonts w:ascii="Arial" w:eastAsia="Arial" w:hAnsi="Arial" w:cs="Arial"/>
                <w:color w:val="000000" w:themeColor="text1"/>
                <w:sz w:val="22"/>
                <w:szCs w:val="22"/>
                <w:lang w:val="es-US"/>
              </w:rPr>
              <w:t xml:space="preserve">El Resumen de </w:t>
            </w:r>
            <w:r w:rsidR="1494F5D8" w:rsidRPr="323A5805">
              <w:rPr>
                <w:rFonts w:ascii="Arial" w:eastAsia="Arial" w:hAnsi="Arial" w:cs="Arial"/>
                <w:color w:val="000000" w:themeColor="text1"/>
                <w:sz w:val="22"/>
                <w:szCs w:val="22"/>
                <w:lang w:val="es-US"/>
              </w:rPr>
              <w:t xml:space="preserve">las </w:t>
            </w:r>
            <w:r w:rsidRPr="00487916">
              <w:rPr>
                <w:rFonts w:ascii="Arial" w:eastAsia="Arial" w:hAnsi="Arial" w:cs="Arial"/>
                <w:color w:val="000000" w:themeColor="text1"/>
                <w:sz w:val="22"/>
                <w:szCs w:val="22"/>
                <w:lang w:val="es-US"/>
              </w:rPr>
              <w:t xml:space="preserve">Cuentas muestra los cargos totales, los pagos y los saldos de todas las cuentas no liquidadas. </w:t>
            </w:r>
          </w:p>
          <w:p w14:paraId="387075DE" w14:textId="07538F83" w:rsidR="00B119A3" w:rsidRPr="00487916" w:rsidRDefault="00B119A3" w:rsidP="00E33ADC">
            <w:pPr>
              <w:rPr>
                <w:lang w:val="es-US"/>
              </w:rPr>
            </w:pPr>
          </w:p>
          <w:p w14:paraId="01F7F0FA" w14:textId="1AC73AF1" w:rsidR="00B119A3" w:rsidRPr="00487916" w:rsidRDefault="7A671F96" w:rsidP="071D4655">
            <w:pPr>
              <w:rPr>
                <w:lang w:val="es-US"/>
              </w:rPr>
            </w:pPr>
            <w:r w:rsidRPr="00487916">
              <w:rPr>
                <w:rFonts w:ascii="Arial" w:eastAsia="Arial" w:hAnsi="Arial" w:cs="Arial"/>
                <w:color w:val="000000" w:themeColor="text1"/>
                <w:sz w:val="22"/>
                <w:szCs w:val="22"/>
                <w:lang w:val="es-US"/>
              </w:rPr>
              <w:t xml:space="preserve">En el reverso del estado de cuenta puede ver los detalles de cada cuenta. </w:t>
            </w:r>
          </w:p>
        </w:tc>
      </w:tr>
      <w:tr w:rsidR="00820F71" w:rsidRPr="00DC3DAE" w14:paraId="643D81BE" w14:textId="77777777" w:rsidTr="34290195">
        <w:tc>
          <w:tcPr>
            <w:tcW w:w="5395" w:type="dxa"/>
          </w:tcPr>
          <w:p w14:paraId="2D381A1C" w14:textId="77777777" w:rsidR="008B7B42" w:rsidRPr="008B7B42" w:rsidRDefault="008B7B42" w:rsidP="008B7B42">
            <w:pPr>
              <w:rPr>
                <w:b/>
                <w:bCs/>
              </w:rPr>
            </w:pPr>
            <w:r w:rsidRPr="008B7B42">
              <w:rPr>
                <w:b/>
                <w:bCs/>
              </w:rPr>
              <w:t>T_BILLING_STATEMENT_ABOUT_4</w:t>
            </w:r>
          </w:p>
          <w:p w14:paraId="16B8C630" w14:textId="2FFBD2B6" w:rsidR="00820F71" w:rsidRPr="008B7B42" w:rsidRDefault="008B7B42" w:rsidP="008B7B42">
            <w:r w:rsidRPr="008B7B42">
              <w:t>This area gives you multiple ways to reach out to our customer service to make payments, ask questions, and learn about discounts that you can receive. </w:t>
            </w:r>
          </w:p>
        </w:tc>
        <w:tc>
          <w:tcPr>
            <w:tcW w:w="5395" w:type="dxa"/>
          </w:tcPr>
          <w:p w14:paraId="4997EBCA" w14:textId="5012CFA3" w:rsidR="00820F71" w:rsidRDefault="248C9309" w:rsidP="071D4655">
            <w:pPr>
              <w:rPr>
                <w:rFonts w:ascii="Aptos" w:eastAsia="Aptos" w:hAnsi="Aptos" w:cs="Aptos"/>
                <w:lang w:val="es-ES"/>
              </w:rPr>
            </w:pPr>
            <w:r w:rsidRPr="071D4655">
              <w:rPr>
                <w:rFonts w:ascii="Arial" w:eastAsia="Arial" w:hAnsi="Arial" w:cs="Arial"/>
                <w:color w:val="000000" w:themeColor="text1"/>
                <w:sz w:val="22"/>
                <w:szCs w:val="22"/>
                <w:lang w:val="es-ES"/>
              </w:rPr>
              <w:t>Esta área le ofrece múltiples formas de ponerse en contacto con nuestro servicio de atención al cliente para realizar pagos, hacer preguntas e informarse sobre los descuentos que puede recibir. </w:t>
            </w:r>
          </w:p>
        </w:tc>
      </w:tr>
      <w:tr w:rsidR="008B7B42" w:rsidRPr="00DC3DAE" w14:paraId="2F31B756" w14:textId="77777777" w:rsidTr="34290195">
        <w:tc>
          <w:tcPr>
            <w:tcW w:w="5395" w:type="dxa"/>
          </w:tcPr>
          <w:p w14:paraId="1AA0940E" w14:textId="77777777" w:rsidR="008B7B42" w:rsidRDefault="00AE2B0F" w:rsidP="008B7B42">
            <w:pPr>
              <w:rPr>
                <w:b/>
                <w:bCs/>
              </w:rPr>
            </w:pPr>
            <w:r w:rsidRPr="00AE2B0F">
              <w:rPr>
                <w:b/>
                <w:bCs/>
              </w:rPr>
              <w:t>T_BILLING_STATEMENT_ABOUT_5</w:t>
            </w:r>
          </w:p>
          <w:p w14:paraId="43E23CD4" w14:textId="75C9C3BB" w:rsidR="00A148AA" w:rsidRPr="00A148AA" w:rsidRDefault="00A148AA" w:rsidP="008B7B42">
            <w:r w:rsidRPr="00A148AA">
              <w:t>We will send you messages regarding the billing process. </w:t>
            </w:r>
          </w:p>
        </w:tc>
        <w:tc>
          <w:tcPr>
            <w:tcW w:w="5395" w:type="dxa"/>
          </w:tcPr>
          <w:p w14:paraId="5944605D" w14:textId="4F14DC73" w:rsidR="008B7B42" w:rsidRPr="00487916" w:rsidRDefault="3712DA77" w:rsidP="00E33ADC">
            <w:pPr>
              <w:rPr>
                <w:lang w:val="es-US"/>
              </w:rPr>
            </w:pPr>
            <w:r w:rsidRPr="00487916">
              <w:rPr>
                <w:lang w:val="es-US"/>
              </w:rPr>
              <w:t>Le enviaremos mensajes sobre el proceso de las cuentas. </w:t>
            </w:r>
          </w:p>
        </w:tc>
      </w:tr>
      <w:tr w:rsidR="00A148AA" w:rsidRPr="00DC3DAE" w14:paraId="68D16883" w14:textId="77777777" w:rsidTr="34290195">
        <w:tc>
          <w:tcPr>
            <w:tcW w:w="5395" w:type="dxa"/>
          </w:tcPr>
          <w:p w14:paraId="206E0F81" w14:textId="77777777" w:rsidR="00A148AA" w:rsidRDefault="006C7143" w:rsidP="008B7B42">
            <w:pPr>
              <w:rPr>
                <w:b/>
                <w:bCs/>
              </w:rPr>
            </w:pPr>
            <w:r w:rsidRPr="006C7143">
              <w:rPr>
                <w:b/>
                <w:bCs/>
              </w:rPr>
              <w:t>T_BILLING_STATEMENT_ABOUT_6</w:t>
            </w:r>
          </w:p>
          <w:p w14:paraId="03D17229" w14:textId="0BAEC146" w:rsidR="006C7143" w:rsidRPr="006C7143" w:rsidRDefault="00401350" w:rsidP="008B7B42">
            <w:r w:rsidRPr="00401350">
              <w:t>If you‘re mailing a check, cut off this portion and put it in the envelope with your payment.</w:t>
            </w:r>
          </w:p>
        </w:tc>
        <w:tc>
          <w:tcPr>
            <w:tcW w:w="5395" w:type="dxa"/>
          </w:tcPr>
          <w:p w14:paraId="15152FA4" w14:textId="40CFA1F6" w:rsidR="00A148AA" w:rsidRPr="00487916" w:rsidRDefault="6D0CE328" w:rsidP="071D4655">
            <w:pPr>
              <w:rPr>
                <w:rFonts w:ascii="Aptos" w:eastAsia="Aptos" w:hAnsi="Aptos" w:cs="Arial"/>
                <w:lang w:val="es-US"/>
              </w:rPr>
            </w:pPr>
            <w:r w:rsidRPr="00487916">
              <w:rPr>
                <w:rFonts w:ascii="Aptos" w:eastAsia="Aptos" w:hAnsi="Aptos" w:cs="Arial"/>
                <w:color w:val="000000" w:themeColor="text1"/>
                <w:lang w:val="es-US"/>
              </w:rPr>
              <w:t>Si usted envía un cheque por correo, recorte esta parte y mándela en el sobre junto con el pago.</w:t>
            </w:r>
          </w:p>
        </w:tc>
      </w:tr>
      <w:tr w:rsidR="006C7143" w:rsidRPr="00DC3DAE" w14:paraId="4A861F87" w14:textId="77777777" w:rsidTr="34290195">
        <w:tc>
          <w:tcPr>
            <w:tcW w:w="5395" w:type="dxa"/>
          </w:tcPr>
          <w:p w14:paraId="3C35E56E" w14:textId="77777777" w:rsidR="006C7143" w:rsidRDefault="006F1AC6" w:rsidP="008B7B42">
            <w:pPr>
              <w:rPr>
                <w:b/>
                <w:bCs/>
              </w:rPr>
            </w:pPr>
            <w:r w:rsidRPr="006F1AC6">
              <w:rPr>
                <w:b/>
                <w:bCs/>
              </w:rPr>
              <w:t>T_BILLING_STATEMENT_ABOUT_7</w:t>
            </w:r>
          </w:p>
          <w:p w14:paraId="266A764A" w14:textId="670ED6BE" w:rsidR="006F1AC6" w:rsidRPr="006F1AC6" w:rsidRDefault="00855D45" w:rsidP="008B7B42">
            <w:r w:rsidRPr="00855D45">
              <w:t>You may receive separate bills from the facility and from the doctors. To help you recognize different types of bills, the details are categorized into facility and physician services. Below are explanations of the other pieces of information you can review. </w:t>
            </w:r>
          </w:p>
        </w:tc>
        <w:tc>
          <w:tcPr>
            <w:tcW w:w="5395" w:type="dxa"/>
          </w:tcPr>
          <w:p w14:paraId="5D48BCF6" w14:textId="071B478D" w:rsidR="006C7143" w:rsidRDefault="6F49FCFE" w:rsidP="0F01F4FB">
            <w:pPr>
              <w:rPr>
                <w:rFonts w:ascii="Aptos" w:eastAsia="Aptos" w:hAnsi="Aptos" w:cs="Aptos"/>
                <w:lang w:val="es-ES"/>
              </w:rPr>
            </w:pPr>
            <w:r w:rsidRPr="2BD9B0BD">
              <w:rPr>
                <w:rFonts w:ascii="Arial" w:eastAsia="Arial" w:hAnsi="Arial" w:cs="Arial"/>
                <w:color w:val="000000" w:themeColor="text1"/>
                <w:lang w:val="es-ES"/>
              </w:rPr>
              <w:t>Es posible que reciba cuentas separadas del lugar donde reciba el servicio y de los médicos. Para ayudarle a reconocer los distintos tipos de cuentas, los detalles se clasifican en el lugar de los servicios y el del médico. A continuación</w:t>
            </w:r>
            <w:r w:rsidR="569AC30C" w:rsidRPr="2BD9B0BD">
              <w:rPr>
                <w:rFonts w:ascii="Arial" w:eastAsia="Arial" w:hAnsi="Arial" w:cs="Arial"/>
                <w:color w:val="000000" w:themeColor="text1"/>
                <w:lang w:val="es-ES"/>
              </w:rPr>
              <w:t>,</w:t>
            </w:r>
            <w:r w:rsidRPr="2BD9B0BD">
              <w:rPr>
                <w:rFonts w:ascii="Arial" w:eastAsia="Arial" w:hAnsi="Arial" w:cs="Arial"/>
                <w:color w:val="000000" w:themeColor="text1"/>
                <w:lang w:val="es-ES"/>
              </w:rPr>
              <w:t xml:space="preserve"> se explican </w:t>
            </w:r>
            <w:r w:rsidR="2C0EE3D1" w:rsidRPr="2BD9B0BD">
              <w:rPr>
                <w:rFonts w:ascii="Arial" w:eastAsia="Arial" w:hAnsi="Arial" w:cs="Arial"/>
                <w:color w:val="000000" w:themeColor="text1"/>
                <w:lang w:val="es-ES"/>
              </w:rPr>
              <w:t>la</w:t>
            </w:r>
            <w:r w:rsidRPr="2BD9B0BD">
              <w:rPr>
                <w:rFonts w:ascii="Arial" w:eastAsia="Arial" w:hAnsi="Arial" w:cs="Arial"/>
                <w:color w:val="000000" w:themeColor="text1"/>
                <w:lang w:val="es-ES"/>
              </w:rPr>
              <w:t>s demás piezas de información que puede consultar. </w:t>
            </w:r>
          </w:p>
        </w:tc>
      </w:tr>
      <w:tr w:rsidR="007572AF" w:rsidRPr="00DC3DAE" w14:paraId="535E3D0A" w14:textId="77777777" w:rsidTr="34290195">
        <w:tc>
          <w:tcPr>
            <w:tcW w:w="5395" w:type="dxa"/>
          </w:tcPr>
          <w:p w14:paraId="458D3B3E" w14:textId="77777777" w:rsidR="007572AF" w:rsidRDefault="007572AF" w:rsidP="008B7B42">
            <w:pPr>
              <w:rPr>
                <w:b/>
                <w:bCs/>
              </w:rPr>
            </w:pPr>
            <w:r w:rsidRPr="007572AF">
              <w:rPr>
                <w:b/>
                <w:bCs/>
              </w:rPr>
              <w:t>T_BILLING_STATEMENT_ABOUT_8</w:t>
            </w:r>
          </w:p>
          <w:p w14:paraId="5B9F0E2E" w14:textId="77777777" w:rsidR="00FA63EC" w:rsidRDefault="00FA63EC" w:rsidP="00FA63EC">
            <w:r w:rsidRPr="00FA63EC">
              <w:rPr>
                <w:b/>
                <w:bCs/>
              </w:rPr>
              <w:t>Account/ID</w:t>
            </w:r>
            <w:r w:rsidRPr="00FA63EC">
              <w:t>: Each service you receive gets associated with a unique number, the Account identifier. If you have a question about a specific visit, it is helpful to refer to that visit by the Account number. </w:t>
            </w:r>
          </w:p>
          <w:p w14:paraId="2428A83A" w14:textId="77777777" w:rsidR="00FA63EC" w:rsidRPr="00FA63EC" w:rsidRDefault="00FA63EC" w:rsidP="00FA63EC"/>
          <w:p w14:paraId="7FEFD5F8" w14:textId="77777777" w:rsidR="00FA63EC" w:rsidRDefault="00FA63EC" w:rsidP="00FA63EC">
            <w:r w:rsidRPr="00487916">
              <w:rPr>
                <w:b/>
              </w:rPr>
              <w:t>Service Date(s):</w:t>
            </w:r>
            <w:r w:rsidRPr="00487916">
              <w:t xml:space="preserve"> </w:t>
            </w:r>
            <w:r>
              <w:t>The date of your visit. If your visit lasted more than one day, the Service Date is the last day of your visit. </w:t>
            </w:r>
          </w:p>
          <w:p w14:paraId="7479EA45" w14:textId="77777777" w:rsidR="00FA63EC" w:rsidRPr="00FA63EC" w:rsidRDefault="00FA63EC" w:rsidP="00FA63EC"/>
          <w:p w14:paraId="2EF09470" w14:textId="77777777" w:rsidR="00FA63EC" w:rsidRDefault="00FA63EC" w:rsidP="00FA63EC">
            <w:r w:rsidRPr="00FA63EC">
              <w:rPr>
                <w:b/>
                <w:bCs/>
              </w:rPr>
              <w:t>Service Type</w:t>
            </w:r>
            <w:r w:rsidRPr="00FA63EC">
              <w:t>: The department that provided you service. </w:t>
            </w:r>
          </w:p>
          <w:p w14:paraId="0A53B0DD" w14:textId="77777777" w:rsidR="00FA63EC" w:rsidRPr="00FA63EC" w:rsidRDefault="00FA63EC" w:rsidP="00FA63EC"/>
          <w:p w14:paraId="3D694B46" w14:textId="4ED1B7B0" w:rsidR="007572AF" w:rsidRPr="00FA63EC" w:rsidRDefault="00FA63EC" w:rsidP="008B7B42">
            <w:r w:rsidRPr="00FA63EC">
              <w:rPr>
                <w:b/>
                <w:bCs/>
              </w:rPr>
              <w:t xml:space="preserve">Payments/Adjustments Applied: </w:t>
            </w:r>
            <w:r w:rsidRPr="00FA63EC">
              <w:t>The statement shows the Total amounts of payments and adjustments that reduce your account balance. Insurances sometimes make multiple payments so the statement summarizes all those payments</w:t>
            </w:r>
          </w:p>
        </w:tc>
        <w:tc>
          <w:tcPr>
            <w:tcW w:w="5395" w:type="dxa"/>
          </w:tcPr>
          <w:p w14:paraId="4AEACD86" w14:textId="7C129D7F" w:rsidR="007572AF" w:rsidRDefault="4335CC64" w:rsidP="444DA0BB">
            <w:pPr>
              <w:rPr>
                <w:rFonts w:ascii="Aptos" w:eastAsia="Aptos" w:hAnsi="Aptos" w:cs="Aptos"/>
                <w:lang w:val="es-ES"/>
              </w:rPr>
            </w:pPr>
            <w:r w:rsidRPr="34290195">
              <w:rPr>
                <w:rFonts w:ascii="Arial" w:eastAsia="Arial" w:hAnsi="Arial" w:cs="Arial"/>
                <w:b/>
                <w:bCs/>
                <w:color w:val="000000" w:themeColor="text1"/>
                <w:lang w:val="es-ES"/>
              </w:rPr>
              <w:t xml:space="preserve">ID de </w:t>
            </w:r>
            <w:r w:rsidR="26F20DA5" w:rsidRPr="34290195">
              <w:rPr>
                <w:rFonts w:ascii="Arial" w:eastAsia="Arial" w:hAnsi="Arial" w:cs="Arial"/>
                <w:b/>
                <w:bCs/>
                <w:color w:val="000000" w:themeColor="text1"/>
                <w:lang w:val="es-ES"/>
              </w:rPr>
              <w:t xml:space="preserve">la </w:t>
            </w:r>
            <w:r w:rsidRPr="34290195">
              <w:rPr>
                <w:rFonts w:ascii="Arial" w:eastAsia="Arial" w:hAnsi="Arial" w:cs="Arial"/>
                <w:b/>
                <w:bCs/>
                <w:color w:val="000000" w:themeColor="text1"/>
                <w:lang w:val="es-ES"/>
              </w:rPr>
              <w:t>Cuenta</w:t>
            </w:r>
            <w:r w:rsidRPr="34290195">
              <w:rPr>
                <w:rFonts w:ascii="Arial" w:eastAsia="Arial" w:hAnsi="Arial" w:cs="Arial"/>
                <w:color w:val="000000" w:themeColor="text1"/>
                <w:lang w:val="es-ES"/>
              </w:rPr>
              <w:t xml:space="preserve">: </w:t>
            </w:r>
            <w:commentRangeStart w:id="83"/>
            <w:r w:rsidR="02D3D62D" w:rsidRPr="34290195">
              <w:rPr>
                <w:rFonts w:ascii="Arial" w:eastAsia="Arial" w:hAnsi="Arial" w:cs="Arial"/>
                <w:color w:val="000000" w:themeColor="text1"/>
                <w:lang w:val="es-ES"/>
              </w:rPr>
              <w:t>Cada servicio que recibe un número único, el identificador de la Cuenta. Si tiene alguna pregunta sobre una visita concreta, le resultará más fácil ubicarla con el número de Cuenta.</w:t>
            </w:r>
            <w:commentRangeEnd w:id="83"/>
            <w:r>
              <w:rPr>
                <w:rStyle w:val="CommentReference"/>
                <w:rFonts w:ascii="Aptos" w:eastAsia="Aptos" w:hAnsi="Aptos" w:cs="Aptos"/>
                <w:sz w:val="24"/>
                <w:szCs w:val="24"/>
                <w:lang w:val="es-ES"/>
              </w:rPr>
              <w:commentReference w:id="83"/>
            </w:r>
          </w:p>
          <w:p w14:paraId="0A832042" w14:textId="4C58944E" w:rsidR="007572AF" w:rsidRDefault="007572AF" w:rsidP="444DA0BB">
            <w:pPr>
              <w:rPr>
                <w:rFonts w:ascii="Arial" w:eastAsia="Arial" w:hAnsi="Arial" w:cs="Arial"/>
                <w:color w:val="000000" w:themeColor="text1"/>
                <w:lang w:val="es-ES"/>
              </w:rPr>
            </w:pPr>
          </w:p>
          <w:p w14:paraId="400A270E" w14:textId="3B16BAEC" w:rsidR="007572AF" w:rsidRDefault="3CC828C4" w:rsidP="444DA0BB">
            <w:pPr>
              <w:rPr>
                <w:rFonts w:ascii="Arial" w:eastAsia="Arial" w:hAnsi="Arial" w:cs="Arial"/>
                <w:lang w:val="es-ES"/>
              </w:rPr>
            </w:pPr>
            <w:r w:rsidRPr="1A24F6E9">
              <w:rPr>
                <w:rFonts w:ascii="Arial" w:eastAsia="Arial" w:hAnsi="Arial" w:cs="Arial"/>
                <w:b/>
                <w:bCs/>
                <w:color w:val="000000" w:themeColor="text1"/>
                <w:lang w:val="es-ES"/>
              </w:rPr>
              <w:t>Fecha(s) de Servicio:</w:t>
            </w:r>
            <w:r w:rsidRPr="1A24F6E9">
              <w:rPr>
                <w:rFonts w:ascii="Arial" w:eastAsia="Arial" w:hAnsi="Arial" w:cs="Arial"/>
                <w:color w:val="000000" w:themeColor="text1"/>
                <w:lang w:val="es-ES"/>
              </w:rPr>
              <w:t xml:space="preserve"> La fecha de su visita. Si su visita duró más de un día, la Fecha de Servicio es el último día de su visita.</w:t>
            </w:r>
          </w:p>
          <w:p w14:paraId="37EC7D44" w14:textId="18EF28C3" w:rsidR="007572AF" w:rsidRDefault="007572AF" w:rsidP="1A24F6E9">
            <w:pPr>
              <w:rPr>
                <w:rFonts w:ascii="Arial" w:eastAsia="Arial" w:hAnsi="Arial" w:cs="Arial"/>
                <w:color w:val="000000" w:themeColor="text1"/>
                <w:lang w:val="es-ES"/>
              </w:rPr>
            </w:pPr>
          </w:p>
          <w:p w14:paraId="3761D535" w14:textId="322479E1" w:rsidR="007572AF" w:rsidRDefault="3CC828C4" w:rsidP="5E5C7E51">
            <w:pPr>
              <w:rPr>
                <w:rFonts w:ascii="Arial" w:eastAsia="Arial" w:hAnsi="Arial" w:cs="Arial"/>
                <w:color w:val="000000" w:themeColor="text1"/>
                <w:lang w:val="es-ES"/>
              </w:rPr>
            </w:pPr>
            <w:r w:rsidRPr="6F7BA197">
              <w:rPr>
                <w:rFonts w:ascii="Arial" w:eastAsia="Arial" w:hAnsi="Arial" w:cs="Arial"/>
                <w:b/>
                <w:bCs/>
                <w:color w:val="000000" w:themeColor="text1"/>
                <w:lang w:val="es-ES"/>
              </w:rPr>
              <w:t>Tipo de Servicio:</w:t>
            </w:r>
            <w:r w:rsidRPr="6F7BA197">
              <w:rPr>
                <w:rFonts w:ascii="Arial" w:eastAsia="Arial" w:hAnsi="Arial" w:cs="Arial"/>
                <w:color w:val="000000" w:themeColor="text1"/>
                <w:lang w:val="es-ES"/>
              </w:rPr>
              <w:t xml:space="preserve"> El departamento que le proporciono el servicio.</w:t>
            </w:r>
          </w:p>
          <w:p w14:paraId="61F2C116" w14:textId="4CE8A2C4" w:rsidR="007572AF" w:rsidRDefault="007572AF" w:rsidP="5E5C7E51">
            <w:pPr>
              <w:rPr>
                <w:rFonts w:ascii="Arial" w:eastAsia="Arial" w:hAnsi="Arial" w:cs="Arial"/>
                <w:color w:val="000000" w:themeColor="text1"/>
                <w:lang w:val="es-ES"/>
              </w:rPr>
            </w:pPr>
          </w:p>
          <w:p w14:paraId="0B799BE4" w14:textId="7C20C16D" w:rsidR="007572AF" w:rsidRDefault="3CC828C4" w:rsidP="139C9661">
            <w:pPr>
              <w:rPr>
                <w:rFonts w:ascii="Arial" w:eastAsia="Arial" w:hAnsi="Arial" w:cs="Arial"/>
                <w:lang w:val="es-ES"/>
              </w:rPr>
            </w:pPr>
            <w:r w:rsidRPr="139C9661">
              <w:rPr>
                <w:rFonts w:ascii="Arial" w:eastAsia="Arial" w:hAnsi="Arial" w:cs="Arial"/>
                <w:b/>
                <w:bCs/>
                <w:color w:val="000000" w:themeColor="text1"/>
                <w:lang w:val="es-ES"/>
              </w:rPr>
              <w:t xml:space="preserve">Pagos/Ajustes Aplicados: </w:t>
            </w:r>
            <w:r w:rsidR="5B5E7ABE" w:rsidRPr="139C9661">
              <w:rPr>
                <w:rFonts w:ascii="Arial" w:eastAsia="Arial" w:hAnsi="Arial" w:cs="Arial"/>
                <w:color w:val="000000" w:themeColor="text1"/>
                <w:lang w:val="es-ES"/>
              </w:rPr>
              <w:t>El estado de cuenta muestra el total de los pagos y los ajustes que reducen el saldo de su cuenta. Los seguros a veces realizan múltiples pagos, por lo que el estado de cuenta le muestra todos esos pagos.</w:t>
            </w:r>
          </w:p>
        </w:tc>
      </w:tr>
      <w:tr w:rsidR="00DD5F83" w:rsidRPr="00DC3DAE" w14:paraId="421908D7" w14:textId="77777777" w:rsidTr="34290195">
        <w:tc>
          <w:tcPr>
            <w:tcW w:w="5395" w:type="dxa"/>
          </w:tcPr>
          <w:p w14:paraId="1F9A144E" w14:textId="77777777" w:rsidR="00DD5F83" w:rsidRDefault="00DD5F83" w:rsidP="008B7B42">
            <w:pPr>
              <w:rPr>
                <w:b/>
                <w:bCs/>
              </w:rPr>
            </w:pPr>
            <w:r w:rsidRPr="00DD5F83">
              <w:rPr>
                <w:b/>
                <w:bCs/>
              </w:rPr>
              <w:t>T_BILLING_STATEMENT_ABOUT_9</w:t>
            </w:r>
          </w:p>
          <w:p w14:paraId="7883D187" w14:textId="28FABE10" w:rsidR="00DD5F83" w:rsidRPr="00DD5F83" w:rsidRDefault="00C50356" w:rsidP="008B7B42">
            <w:r w:rsidRPr="00C50356">
              <w:t>This will show any information pertaining to your balances.</w:t>
            </w:r>
          </w:p>
        </w:tc>
        <w:tc>
          <w:tcPr>
            <w:tcW w:w="5395" w:type="dxa"/>
          </w:tcPr>
          <w:p w14:paraId="740A16C9" w14:textId="65C89AE6" w:rsidR="00DD5F83" w:rsidRPr="00487916" w:rsidRDefault="5E506D56" w:rsidP="00E33ADC">
            <w:pPr>
              <w:rPr>
                <w:lang w:val="es-US"/>
              </w:rPr>
            </w:pPr>
            <w:r w:rsidRPr="00487916">
              <w:rPr>
                <w:lang w:val="es-US"/>
              </w:rPr>
              <w:t>Esto mostrará cualquier información sobre sus saldos.</w:t>
            </w:r>
          </w:p>
        </w:tc>
      </w:tr>
      <w:tr w:rsidR="00292DE1" w:rsidRPr="00DC3DAE" w14:paraId="7E2E7367" w14:textId="77777777" w:rsidTr="34290195">
        <w:tc>
          <w:tcPr>
            <w:tcW w:w="5395" w:type="dxa"/>
          </w:tcPr>
          <w:p w14:paraId="3CF299FE" w14:textId="77777777" w:rsidR="00292DE1" w:rsidRDefault="00292DE1" w:rsidP="008B7B42">
            <w:pPr>
              <w:rPr>
                <w:b/>
                <w:bCs/>
              </w:rPr>
            </w:pPr>
            <w:r w:rsidRPr="00292DE1">
              <w:rPr>
                <w:b/>
                <w:bCs/>
              </w:rPr>
              <w:t>T_BILLING_STATEMENT_ABOUT_10</w:t>
            </w:r>
          </w:p>
          <w:p w14:paraId="3F8C3484" w14:textId="21924D8A" w:rsidR="00292DE1" w:rsidRPr="00292DE1" w:rsidRDefault="007432F8" w:rsidP="008B7B42">
            <w:r w:rsidRPr="007432F8">
              <w:t>The legend explains symbols that describe each account.  The Final Notice warns you that a balance may be sent to collections because it is overdue. It reminds you to pay your bill immediately or contact us if you need assistance. </w:t>
            </w:r>
          </w:p>
        </w:tc>
        <w:tc>
          <w:tcPr>
            <w:tcW w:w="5395" w:type="dxa"/>
          </w:tcPr>
          <w:p w14:paraId="00C7705E" w14:textId="3888B174" w:rsidR="00292DE1" w:rsidRDefault="1CA74B6D" w:rsidP="3A83EB40">
            <w:pPr>
              <w:rPr>
                <w:lang w:val="es-ES"/>
              </w:rPr>
            </w:pPr>
            <w:r w:rsidRPr="3578DDF8">
              <w:rPr>
                <w:lang w:val="es-ES"/>
              </w:rPr>
              <w:t xml:space="preserve">La </w:t>
            </w:r>
            <w:r w:rsidR="339002B6" w:rsidRPr="3578DDF8">
              <w:rPr>
                <w:lang w:val="es-ES"/>
              </w:rPr>
              <w:t>clave</w:t>
            </w:r>
            <w:r w:rsidRPr="3578DDF8">
              <w:rPr>
                <w:lang w:val="es-ES"/>
              </w:rPr>
              <w:t xml:space="preserve"> </w:t>
            </w:r>
            <w:r w:rsidR="02F4B8C3" w:rsidRPr="3578DDF8">
              <w:rPr>
                <w:lang w:val="es-ES"/>
              </w:rPr>
              <w:t xml:space="preserve">le </w:t>
            </w:r>
            <w:r w:rsidRPr="3578DDF8">
              <w:rPr>
                <w:lang w:val="es-ES"/>
              </w:rPr>
              <w:t xml:space="preserve">explica los símbolos que describen cada cuenta.  </w:t>
            </w:r>
            <w:r w:rsidR="531EB730" w:rsidRPr="3578DDF8">
              <w:rPr>
                <w:lang w:val="es-ES"/>
              </w:rPr>
              <w:t xml:space="preserve">La </w:t>
            </w:r>
            <w:r w:rsidR="531EB730" w:rsidRPr="3578DDF8">
              <w:rPr>
                <w:rFonts w:eastAsiaTheme="minorEastAsia"/>
                <w:lang w:val="es-ES"/>
              </w:rPr>
              <w:t>Notificación Final</w:t>
            </w:r>
            <w:r w:rsidRPr="3578DDF8">
              <w:rPr>
                <w:lang w:val="es-ES"/>
              </w:rPr>
              <w:t xml:space="preserve"> le advierte que un saldo puede ser enviado a</w:t>
            </w:r>
            <w:r w:rsidR="6BAB540D" w:rsidRPr="3578DDF8">
              <w:rPr>
                <w:lang w:val="es-ES"/>
              </w:rPr>
              <w:t>l departamento de</w:t>
            </w:r>
            <w:r w:rsidRPr="3578DDF8">
              <w:rPr>
                <w:lang w:val="es-ES"/>
              </w:rPr>
              <w:t xml:space="preserve"> cobra</w:t>
            </w:r>
            <w:r w:rsidR="3905349C" w:rsidRPr="3578DDF8">
              <w:rPr>
                <w:lang w:val="es-ES"/>
              </w:rPr>
              <w:t xml:space="preserve">dor de morosos </w:t>
            </w:r>
            <w:r w:rsidR="063CEAB5" w:rsidRPr="724FC517">
              <w:rPr>
                <w:lang w:val="es-ES"/>
              </w:rPr>
              <w:t>o</w:t>
            </w:r>
            <w:r w:rsidRPr="3578DDF8">
              <w:rPr>
                <w:lang w:val="es-ES"/>
              </w:rPr>
              <w:t xml:space="preserve"> estar vencido. Le recuerda que debe pagar </w:t>
            </w:r>
            <w:r w:rsidR="00D54337" w:rsidRPr="3578DDF8">
              <w:rPr>
                <w:lang w:val="es-ES"/>
              </w:rPr>
              <w:t xml:space="preserve">su cuenta </w:t>
            </w:r>
            <w:r w:rsidRPr="3578DDF8">
              <w:rPr>
                <w:lang w:val="es-ES"/>
              </w:rPr>
              <w:t xml:space="preserve">inmediatamente o </w:t>
            </w:r>
            <w:r w:rsidR="250394AF" w:rsidRPr="242E034C">
              <w:rPr>
                <w:lang w:val="es-ES"/>
              </w:rPr>
              <w:t>c</w:t>
            </w:r>
            <w:r w:rsidR="250394AF" w:rsidRPr="242E034C">
              <w:rPr>
                <w:rFonts w:ascii="Arial" w:eastAsia="Arial" w:hAnsi="Arial" w:cs="Arial"/>
                <w:color w:val="000000" w:themeColor="text1"/>
                <w:sz w:val="22"/>
                <w:szCs w:val="22"/>
                <w:lang w:val="es-ES"/>
              </w:rPr>
              <w:t>ontáctenos</w:t>
            </w:r>
            <w:r w:rsidR="72E8E18C" w:rsidRPr="3578DDF8">
              <w:rPr>
                <w:lang w:val="es-ES"/>
              </w:rPr>
              <w:t xml:space="preserve"> por</w:t>
            </w:r>
            <w:r w:rsidRPr="3578DDF8">
              <w:rPr>
                <w:lang w:val="es-ES"/>
              </w:rPr>
              <w:t xml:space="preserve"> si necesita ayuda. </w:t>
            </w:r>
          </w:p>
        </w:tc>
      </w:tr>
      <w:tr w:rsidR="00A93226" w:rsidRPr="00DC3DAE" w14:paraId="1CE1C49D" w14:textId="77777777" w:rsidTr="34290195">
        <w:tc>
          <w:tcPr>
            <w:tcW w:w="5395" w:type="dxa"/>
          </w:tcPr>
          <w:p w14:paraId="3517D00E" w14:textId="77777777" w:rsidR="00A93226" w:rsidRDefault="00A93226" w:rsidP="008B7B42">
            <w:pPr>
              <w:rPr>
                <w:b/>
                <w:bCs/>
              </w:rPr>
            </w:pPr>
            <w:r w:rsidRPr="00A93226">
              <w:rPr>
                <w:b/>
                <w:bCs/>
              </w:rPr>
              <w:t>T_BILLING_STATEMENT_ABOUT_11</w:t>
            </w:r>
          </w:p>
          <w:p w14:paraId="0E7EB10E" w14:textId="5CDDE257" w:rsidR="00A93226" w:rsidRPr="00A93226" w:rsidRDefault="00A93226" w:rsidP="008B7B42">
            <w:r w:rsidRPr="00A93226">
              <w:t>You may change your address or insurance information here. When you mail in a check and include this portion, a representative will check this for changes.</w:t>
            </w:r>
          </w:p>
        </w:tc>
        <w:tc>
          <w:tcPr>
            <w:tcW w:w="5395" w:type="dxa"/>
          </w:tcPr>
          <w:p w14:paraId="2D5B2687" w14:textId="42607CCD" w:rsidR="00A93226" w:rsidRPr="00487916" w:rsidRDefault="2BF4C11E" w:rsidP="00E33ADC">
            <w:pPr>
              <w:rPr>
                <w:lang w:val="es-US"/>
              </w:rPr>
            </w:pPr>
            <w:r w:rsidRPr="00487916">
              <w:rPr>
                <w:lang w:val="es-US"/>
              </w:rPr>
              <w:t>Aquí puede cambiar su dirección o los datos del seguro. Cuando envíe un cheque por correo e incluya esta parte, un representante comprobará si ha</w:t>
            </w:r>
            <w:r w:rsidR="7957D057" w:rsidRPr="00487916">
              <w:rPr>
                <w:lang w:val="es-US"/>
              </w:rPr>
              <w:t xml:space="preserve"> habido</w:t>
            </w:r>
            <w:r w:rsidRPr="00487916">
              <w:rPr>
                <w:lang w:val="es-US"/>
              </w:rPr>
              <w:t xml:space="preserve"> cambios.</w:t>
            </w:r>
          </w:p>
        </w:tc>
      </w:tr>
    </w:tbl>
    <w:p w14:paraId="0E58F5EF" w14:textId="77777777" w:rsidR="00027440" w:rsidRPr="00487916" w:rsidRDefault="00027440" w:rsidP="00E33ADC">
      <w:pPr>
        <w:rPr>
          <w:lang w:val="es-US"/>
        </w:rPr>
      </w:pPr>
    </w:p>
    <w:p w14:paraId="26F74664" w14:textId="77777777" w:rsidR="00133213" w:rsidRPr="00487916" w:rsidRDefault="00133213" w:rsidP="00E33ADC">
      <w:pPr>
        <w:rPr>
          <w:lang w:val="es-US"/>
        </w:rPr>
      </w:pPr>
    </w:p>
    <w:p w14:paraId="45D21EC3" w14:textId="2B68BD08" w:rsidR="00835B02" w:rsidRDefault="00835B02" w:rsidP="00E33ADC">
      <w:pPr>
        <w:pStyle w:val="Heading1"/>
        <w:spacing w:before="0" w:after="0"/>
        <w:rPr>
          <w:rFonts w:asciiTheme="minorHAnsi" w:hAnsiTheme="minorHAnsi"/>
        </w:rPr>
      </w:pPr>
      <w:bookmarkStart w:id="84" w:name="_Toc200962892"/>
      <w:r>
        <w:rPr>
          <w:rFonts w:asciiTheme="minorHAnsi" w:hAnsiTheme="minorHAnsi"/>
        </w:rPr>
        <w:t>YOUR RIGHTS AND RESPONSIBILITIES</w:t>
      </w:r>
      <w:r w:rsidR="006C3BCA">
        <w:rPr>
          <w:rFonts w:asciiTheme="minorHAnsi" w:hAnsiTheme="minorHAnsi"/>
        </w:rPr>
        <w:t xml:space="preserve"> PAGE</w:t>
      </w:r>
      <w:bookmarkEnd w:id="84"/>
    </w:p>
    <w:p w14:paraId="775404CB" w14:textId="77777777" w:rsidR="0000238D" w:rsidRDefault="0000238D" w:rsidP="0000238D">
      <w:pPr>
        <w:shd w:val="clear" w:color="auto" w:fill="E8E8E8" w:themeFill="background2"/>
        <w:rPr>
          <w:b/>
          <w:bCs/>
        </w:rPr>
      </w:pPr>
      <w:r>
        <w:rPr>
          <w:b/>
          <w:bCs/>
        </w:rPr>
        <w:t>Page Outline</w:t>
      </w:r>
    </w:p>
    <w:p w14:paraId="6D48C964" w14:textId="7E8A59DE" w:rsidR="0000238D" w:rsidRDefault="000B7ADF" w:rsidP="000B1916">
      <w:pPr>
        <w:pStyle w:val="ListParagraph"/>
        <w:numPr>
          <w:ilvl w:val="0"/>
          <w:numId w:val="18"/>
        </w:numPr>
        <w:shd w:val="clear" w:color="auto" w:fill="E8E8E8" w:themeFill="background2"/>
        <w:rPr>
          <w:b/>
          <w:bCs/>
        </w:rPr>
      </w:pPr>
      <w:r>
        <w:t>Short Intro (text)</w:t>
      </w:r>
    </w:p>
    <w:p w14:paraId="4E897B97" w14:textId="2561D251" w:rsidR="000B7ADF" w:rsidRPr="000B7ADF" w:rsidRDefault="000B7ADF" w:rsidP="000B1916">
      <w:pPr>
        <w:pStyle w:val="ListParagraph"/>
        <w:numPr>
          <w:ilvl w:val="0"/>
          <w:numId w:val="18"/>
        </w:numPr>
        <w:shd w:val="clear" w:color="auto" w:fill="E8E8E8" w:themeFill="background2"/>
        <w:rPr>
          <w:b/>
          <w:bCs/>
        </w:rPr>
      </w:pPr>
      <w:r>
        <w:t>Your Rights (text)</w:t>
      </w:r>
    </w:p>
    <w:p w14:paraId="6DA82BF1" w14:textId="7973587C" w:rsidR="000B7ADF" w:rsidRPr="00CC2BDC" w:rsidRDefault="000B7ADF" w:rsidP="000B1916">
      <w:pPr>
        <w:pStyle w:val="ListParagraph"/>
        <w:numPr>
          <w:ilvl w:val="0"/>
          <w:numId w:val="18"/>
        </w:numPr>
        <w:shd w:val="clear" w:color="auto" w:fill="E8E8E8" w:themeFill="background2"/>
        <w:rPr>
          <w:b/>
          <w:bCs/>
        </w:rPr>
      </w:pPr>
      <w:r>
        <w:t>Your Responsibilities (text)</w:t>
      </w:r>
    </w:p>
    <w:p w14:paraId="42966662" w14:textId="016FAC70" w:rsidR="00CC2BDC" w:rsidRDefault="00CC2BDC" w:rsidP="000B1916">
      <w:pPr>
        <w:pStyle w:val="ListParagraph"/>
        <w:numPr>
          <w:ilvl w:val="0"/>
          <w:numId w:val="18"/>
        </w:numPr>
        <w:shd w:val="clear" w:color="auto" w:fill="E8E8E8" w:themeFill="background2"/>
        <w:rPr>
          <w:b/>
          <w:bCs/>
        </w:rPr>
      </w:pPr>
      <w:r>
        <w:t>Closing/contact info for users needing more help</w:t>
      </w:r>
    </w:p>
    <w:p w14:paraId="1C630607" w14:textId="77777777" w:rsidR="0000238D" w:rsidRDefault="0000238D" w:rsidP="0000238D">
      <w:pPr>
        <w:shd w:val="clear" w:color="auto" w:fill="E8E8E8" w:themeFill="background2"/>
        <w:rPr>
          <w:b/>
          <w:bCs/>
        </w:rPr>
      </w:pPr>
    </w:p>
    <w:p w14:paraId="7EA6C759" w14:textId="77777777" w:rsidR="00075D5C" w:rsidRDefault="00075D5C" w:rsidP="0000238D">
      <w:pPr>
        <w:shd w:val="clear" w:color="auto" w:fill="E8E8E8" w:themeFill="background2"/>
      </w:pPr>
      <w:r>
        <w:rPr>
          <w:b/>
          <w:bCs/>
        </w:rPr>
        <w:t xml:space="preserve">Availability: </w:t>
      </w:r>
      <w:r>
        <w:t>Before login</w:t>
      </w:r>
    </w:p>
    <w:p w14:paraId="135D2AA2" w14:textId="77777777" w:rsidR="00075D5C" w:rsidRDefault="00075D5C" w:rsidP="0000238D">
      <w:pPr>
        <w:shd w:val="clear" w:color="auto" w:fill="E8E8E8" w:themeFill="background2"/>
      </w:pPr>
    </w:p>
    <w:p w14:paraId="148FB951" w14:textId="50EC4699" w:rsidR="0000238D" w:rsidRPr="000B64A4" w:rsidRDefault="0000238D" w:rsidP="0000238D">
      <w:pPr>
        <w:shd w:val="clear" w:color="auto" w:fill="E8E8E8" w:themeFill="background2"/>
      </w:pPr>
      <w:r w:rsidRPr="0000238D">
        <w:rPr>
          <w:b/>
          <w:bCs/>
        </w:rPr>
        <w:t xml:space="preserve">Dev Notes: </w:t>
      </w:r>
      <w:r w:rsidR="000B7ADF">
        <w:t>N/A</w:t>
      </w:r>
    </w:p>
    <w:p w14:paraId="3AC22D77" w14:textId="77777777" w:rsidR="000B7ADF" w:rsidRPr="000B64A4" w:rsidRDefault="000B7ADF" w:rsidP="0000238D">
      <w:pPr>
        <w:shd w:val="clear" w:color="auto" w:fill="E8E8E8" w:themeFill="background2"/>
      </w:pPr>
    </w:p>
    <w:p w14:paraId="68C51112" w14:textId="77777777" w:rsidR="0000238D" w:rsidRDefault="0000238D" w:rsidP="0000238D">
      <w:pPr>
        <w:shd w:val="clear" w:color="auto" w:fill="E8E8E8" w:themeFill="background2"/>
        <w:rPr>
          <w:b/>
          <w:bCs/>
        </w:rPr>
      </w:pPr>
      <w:r w:rsidRPr="00F31035">
        <w:rPr>
          <w:b/>
          <w:bCs/>
        </w:rPr>
        <w:t>Objectives: patient will be able to</w:t>
      </w:r>
      <w:r>
        <w:rPr>
          <w:b/>
          <w:bCs/>
        </w:rPr>
        <w:t>…</w:t>
      </w:r>
    </w:p>
    <w:p w14:paraId="3C70AE35" w14:textId="2B2A774C" w:rsidR="00CC2BDC" w:rsidRDefault="00CC2BDC" w:rsidP="000B1916">
      <w:pPr>
        <w:pStyle w:val="ListParagraph"/>
        <w:numPr>
          <w:ilvl w:val="0"/>
          <w:numId w:val="23"/>
        </w:numPr>
        <w:shd w:val="clear" w:color="auto" w:fill="E8E8E8" w:themeFill="background2"/>
      </w:pPr>
      <w:r>
        <w:t>Know their rights and responsibilities related to medical billing</w:t>
      </w:r>
    </w:p>
    <w:p w14:paraId="1066A565" w14:textId="3AA26D53" w:rsidR="00CC2BDC" w:rsidRPr="00CC2BDC" w:rsidRDefault="002423DA" w:rsidP="000B1916">
      <w:pPr>
        <w:pStyle w:val="ListParagraph"/>
        <w:numPr>
          <w:ilvl w:val="0"/>
          <w:numId w:val="23"/>
        </w:numPr>
        <w:shd w:val="clear" w:color="auto" w:fill="E8E8E8" w:themeFill="background2"/>
      </w:pPr>
      <w:r>
        <w:t>Get additional help by contacting the appropriate person</w:t>
      </w:r>
    </w:p>
    <w:p w14:paraId="7C292877" w14:textId="77777777" w:rsidR="009B2875" w:rsidRDefault="009B2875" w:rsidP="0000238D">
      <w:pPr>
        <w:shd w:val="clear" w:color="auto" w:fill="E8E8E8" w:themeFill="background2"/>
        <w:rPr>
          <w:b/>
          <w:bCs/>
        </w:rPr>
      </w:pPr>
    </w:p>
    <w:p w14:paraId="27671B47" w14:textId="6388F341" w:rsidR="009B2875" w:rsidRDefault="009B2875" w:rsidP="0000238D">
      <w:pPr>
        <w:shd w:val="clear" w:color="auto" w:fill="E8E8E8" w:themeFill="background2"/>
        <w:rPr>
          <w:b/>
          <w:bCs/>
        </w:rPr>
      </w:pPr>
      <w:r>
        <w:rPr>
          <w:b/>
          <w:bCs/>
        </w:rPr>
        <w:t>Glossary Terms in this Page</w:t>
      </w:r>
    </w:p>
    <w:p w14:paraId="2128A0E4" w14:textId="77777777" w:rsidR="006E5673" w:rsidRPr="006E5673" w:rsidRDefault="006E5673" w:rsidP="000B1916">
      <w:pPr>
        <w:pStyle w:val="ListParagraph"/>
        <w:numPr>
          <w:ilvl w:val="0"/>
          <w:numId w:val="22"/>
        </w:numPr>
        <w:shd w:val="clear" w:color="auto" w:fill="E8E8E8" w:themeFill="background2"/>
        <w:rPr>
          <w:highlight w:val="yellow"/>
        </w:rPr>
      </w:pPr>
      <w:r w:rsidRPr="006E5673">
        <w:rPr>
          <w:highlight w:val="yellow"/>
        </w:rPr>
        <w:t>Adjustment</w:t>
      </w:r>
    </w:p>
    <w:p w14:paraId="2EB1177B" w14:textId="77777777" w:rsidR="006E5673" w:rsidRPr="006E5673" w:rsidRDefault="006E5673" w:rsidP="000B1916">
      <w:pPr>
        <w:pStyle w:val="ListParagraph"/>
        <w:numPr>
          <w:ilvl w:val="0"/>
          <w:numId w:val="22"/>
        </w:numPr>
        <w:shd w:val="clear" w:color="auto" w:fill="E8E8E8" w:themeFill="background2"/>
        <w:rPr>
          <w:highlight w:val="yellow"/>
        </w:rPr>
      </w:pPr>
      <w:r w:rsidRPr="006E5673">
        <w:rPr>
          <w:highlight w:val="yellow"/>
        </w:rPr>
        <w:t>Copayment</w:t>
      </w:r>
    </w:p>
    <w:p w14:paraId="5ADE9C8E" w14:textId="77777777" w:rsidR="006E5673" w:rsidRPr="006E5673" w:rsidRDefault="006E5673" w:rsidP="000B1916">
      <w:pPr>
        <w:pStyle w:val="ListParagraph"/>
        <w:numPr>
          <w:ilvl w:val="0"/>
          <w:numId w:val="22"/>
        </w:numPr>
        <w:shd w:val="clear" w:color="auto" w:fill="E8E8E8" w:themeFill="background2"/>
        <w:rPr>
          <w:highlight w:val="yellow"/>
        </w:rPr>
      </w:pPr>
      <w:r w:rsidRPr="006E5673">
        <w:rPr>
          <w:highlight w:val="yellow"/>
        </w:rPr>
        <w:t>Deductible</w:t>
      </w:r>
    </w:p>
    <w:p w14:paraId="2928C961" w14:textId="77777777" w:rsidR="006E5673" w:rsidRPr="006E5673" w:rsidRDefault="006E5673" w:rsidP="000B1916">
      <w:pPr>
        <w:pStyle w:val="ListParagraph"/>
        <w:numPr>
          <w:ilvl w:val="0"/>
          <w:numId w:val="22"/>
        </w:numPr>
        <w:shd w:val="clear" w:color="auto" w:fill="E8E8E8" w:themeFill="background2"/>
        <w:rPr>
          <w:highlight w:val="yellow"/>
        </w:rPr>
      </w:pPr>
      <w:r w:rsidRPr="006E5673">
        <w:rPr>
          <w:highlight w:val="yellow"/>
        </w:rPr>
        <w:t>Financial Assistance</w:t>
      </w:r>
    </w:p>
    <w:p w14:paraId="6B2CC5AA" w14:textId="77777777" w:rsidR="0000238D" w:rsidRDefault="0000238D" w:rsidP="0000238D">
      <w:pPr>
        <w:shd w:val="clear" w:color="auto" w:fill="E8E8E8" w:themeFill="background2"/>
      </w:pPr>
    </w:p>
    <w:p w14:paraId="2FA7FAB4" w14:textId="2D68C77E" w:rsidR="0000238D" w:rsidRDefault="0000238D" w:rsidP="0000238D">
      <w:pPr>
        <w:shd w:val="clear" w:color="auto" w:fill="E8E8E8" w:themeFill="background2"/>
        <w:rPr>
          <w:b/>
          <w:bCs/>
        </w:rPr>
      </w:pPr>
      <w:r>
        <w:rPr>
          <w:b/>
          <w:bCs/>
        </w:rPr>
        <w:t>Date Page Content Sent for Review:</w:t>
      </w:r>
      <w:r w:rsidR="004B2F51">
        <w:rPr>
          <w:b/>
          <w:bCs/>
        </w:rPr>
        <w:t xml:space="preserve"> 12/11/2024</w:t>
      </w:r>
    </w:p>
    <w:p w14:paraId="5A498D40" w14:textId="6616FCEB" w:rsidR="0000238D" w:rsidRDefault="0000238D" w:rsidP="0000238D">
      <w:pPr>
        <w:shd w:val="clear" w:color="auto" w:fill="E8E8E8" w:themeFill="background2"/>
        <w:rPr>
          <w:b/>
          <w:bCs/>
        </w:rPr>
      </w:pPr>
      <w:r>
        <w:rPr>
          <w:b/>
          <w:bCs/>
        </w:rPr>
        <w:t>Date Page Content Sent for Inclusion:</w:t>
      </w:r>
      <w:r w:rsidR="00954279">
        <w:rPr>
          <w:b/>
          <w:bCs/>
        </w:rPr>
        <w:t xml:space="preserve"> 12/19/2024</w:t>
      </w:r>
    </w:p>
    <w:p w14:paraId="63822B41" w14:textId="77777777" w:rsidR="00C24CD8" w:rsidRDefault="00C24CD8" w:rsidP="0000238D">
      <w:pPr>
        <w:shd w:val="clear" w:color="auto" w:fill="E8E8E8" w:themeFill="background2"/>
        <w:rPr>
          <w:b/>
          <w:bCs/>
        </w:rPr>
      </w:pPr>
    </w:p>
    <w:p w14:paraId="1A458AE9" w14:textId="72AFD377" w:rsidR="00C24CD8" w:rsidRDefault="00C24CD8" w:rsidP="0000238D">
      <w:pPr>
        <w:shd w:val="clear" w:color="auto" w:fill="E8E8E8" w:themeFill="background2"/>
        <w:rPr>
          <w:b/>
          <w:bCs/>
        </w:rPr>
      </w:pPr>
      <w:r>
        <w:rPr>
          <w:b/>
          <w:bCs/>
        </w:rPr>
        <w:t xml:space="preserve">Ready for Spanish Translations?  </w:t>
      </w:r>
      <w:r w:rsidRPr="00C24CD8">
        <w:rPr>
          <w:b/>
          <w:bCs/>
          <w:color w:val="4EA72E" w:themeColor="accent6"/>
        </w:rPr>
        <w:t>Yes (5/12/2025)</w:t>
      </w:r>
    </w:p>
    <w:p w14:paraId="5D0FCEF3" w14:textId="74A2D8E8" w:rsidR="00096D42" w:rsidRDefault="00096D42" w:rsidP="00096D42">
      <w:pPr>
        <w:shd w:val="clear" w:color="auto" w:fill="E8E8E8" w:themeFill="background2"/>
        <w:rPr>
          <w:b/>
          <w:bCs/>
        </w:rPr>
      </w:pPr>
      <w:r>
        <w:rPr>
          <w:b/>
          <w:bCs/>
        </w:rPr>
        <w:t xml:space="preserve">Translations in Portal? </w:t>
      </w:r>
      <w:r w:rsidR="00BD116D">
        <w:rPr>
          <w:rStyle w:val="NormalSpanishChar"/>
          <w:b/>
          <w:bCs/>
        </w:rPr>
        <w:t>Yes (6/24/2025)</w:t>
      </w:r>
    </w:p>
    <w:p w14:paraId="52BCC37D" w14:textId="77777777" w:rsidR="0000238D" w:rsidRDefault="0000238D" w:rsidP="0000238D">
      <w:pPr>
        <w:shd w:val="clear" w:color="auto" w:fill="E8E8E8" w:themeFill="background2"/>
        <w:rPr>
          <w:b/>
          <w:bCs/>
        </w:rPr>
      </w:pPr>
    </w:p>
    <w:p w14:paraId="2EA47A30" w14:textId="415DF7BF" w:rsidR="0000238D" w:rsidRPr="006E5673" w:rsidRDefault="0000238D" w:rsidP="0000238D">
      <w:pPr>
        <w:shd w:val="clear" w:color="auto" w:fill="E8E8E8" w:themeFill="background2"/>
      </w:pPr>
      <w:r>
        <w:rPr>
          <w:b/>
          <w:bCs/>
        </w:rPr>
        <w:t>General Notes:</w:t>
      </w:r>
      <w:r w:rsidR="006E5673">
        <w:rPr>
          <w:b/>
          <w:bCs/>
        </w:rPr>
        <w:t xml:space="preserve"> </w:t>
      </w:r>
    </w:p>
    <w:p w14:paraId="1111EA3E" w14:textId="77777777" w:rsidR="0000238D" w:rsidRPr="0000238D" w:rsidRDefault="0000238D" w:rsidP="0000238D"/>
    <w:p w14:paraId="36ED0CB4" w14:textId="271AE607" w:rsidR="009A4021" w:rsidRDefault="009A4021" w:rsidP="00E33ADC">
      <w:pPr>
        <w:pStyle w:val="Heading3"/>
        <w:spacing w:before="0" w:after="0"/>
        <w:rPr>
          <w:rStyle w:val="Heading2Char"/>
        </w:rPr>
      </w:pPr>
      <w:bookmarkStart w:id="85" w:name="_Toc200962893"/>
      <w:bookmarkStart w:id="86" w:name="_Toc187047911"/>
      <w:bookmarkStart w:id="87" w:name="_Toc187047962"/>
      <w:bookmarkStart w:id="88" w:name="_Toc187220766"/>
      <w:r w:rsidRPr="000849F9">
        <w:rPr>
          <w:rStyle w:val="Heading2Char"/>
        </w:rPr>
        <w:t>Your Rights and R</w:t>
      </w:r>
      <w:commentRangeStart w:id="89"/>
      <w:commentRangeStart w:id="90"/>
      <w:commentRangeStart w:id="91"/>
      <w:r w:rsidRPr="000849F9">
        <w:rPr>
          <w:rStyle w:val="Heading2Char"/>
        </w:rPr>
        <w:t>esponsibilities</w:t>
      </w:r>
      <w:bookmarkEnd w:id="85"/>
      <w:commentRangeEnd w:id="89"/>
      <w:r w:rsidRPr="000849F9">
        <w:rPr>
          <w:rStyle w:val="CommentReference"/>
          <w:rFonts w:asciiTheme="majorHAnsi" w:hAnsiTheme="majorHAnsi"/>
          <w:sz w:val="32"/>
          <w:szCs w:val="32"/>
        </w:rPr>
        <w:commentReference w:id="89"/>
      </w:r>
      <w:commentRangeEnd w:id="90"/>
      <w:r>
        <w:rPr>
          <w:rStyle w:val="CommentReference"/>
        </w:rPr>
        <w:commentReference w:id="90"/>
      </w:r>
      <w:commentRangeEnd w:id="91"/>
      <w:r>
        <w:rPr>
          <w:rStyle w:val="CommentReference"/>
        </w:rPr>
        <w:commentReference w:id="91"/>
      </w:r>
      <w:r w:rsidRPr="000849F9">
        <w:rPr>
          <w:rStyle w:val="Heading2Char"/>
        </w:rPr>
        <w:t xml:space="preserve"> in Healthcare Billing</w:t>
      </w:r>
      <w:bookmarkEnd w:id="86"/>
      <w:bookmarkEnd w:id="87"/>
      <w:bookmarkEnd w:id="88"/>
      <w:r w:rsidRPr="000849F9">
        <w:rPr>
          <w:rStyle w:val="Heading2Char"/>
        </w:rPr>
        <w:t xml:space="preserve"> </w:t>
      </w:r>
      <w:r w:rsidR="00C24CD8">
        <w:rPr>
          <w:rStyle w:val="Heading2Char"/>
        </w:rPr>
        <w:t>– Short Intro (text)</w:t>
      </w:r>
    </w:p>
    <w:tbl>
      <w:tblPr>
        <w:tblStyle w:val="TableGrid"/>
        <w:tblW w:w="0" w:type="auto"/>
        <w:tblLook w:val="04A0" w:firstRow="1" w:lastRow="0" w:firstColumn="1" w:lastColumn="0" w:noHBand="0" w:noVBand="1"/>
      </w:tblPr>
      <w:tblGrid>
        <w:gridCol w:w="5395"/>
        <w:gridCol w:w="5395"/>
      </w:tblGrid>
      <w:tr w:rsidR="00C24CD8" w14:paraId="437FD8CD" w14:textId="77777777" w:rsidTr="00B155FA">
        <w:tc>
          <w:tcPr>
            <w:tcW w:w="5395" w:type="dxa"/>
          </w:tcPr>
          <w:p w14:paraId="2AA3ECEE" w14:textId="132B0C71" w:rsidR="00C24CD8" w:rsidRDefault="00C24CD8" w:rsidP="00C24CD8">
            <w:r>
              <w:t>English</w:t>
            </w:r>
          </w:p>
        </w:tc>
        <w:tc>
          <w:tcPr>
            <w:tcW w:w="5395" w:type="dxa"/>
          </w:tcPr>
          <w:p w14:paraId="6DC541F2" w14:textId="55A0D9B0" w:rsidR="00C24CD8" w:rsidRDefault="00C24CD8" w:rsidP="1AAE032A">
            <w:pPr>
              <w:rPr>
                <w:highlight w:val="cyan"/>
              </w:rPr>
            </w:pPr>
            <w:r w:rsidRPr="1AAE032A">
              <w:rPr>
                <w:highlight w:val="cyan"/>
              </w:rPr>
              <w:t>Spanish</w:t>
            </w:r>
          </w:p>
        </w:tc>
      </w:tr>
      <w:tr w:rsidR="00C24CD8" w14:paraId="152F4AAF" w14:textId="77777777" w:rsidTr="00B155FA">
        <w:tc>
          <w:tcPr>
            <w:tcW w:w="5395" w:type="dxa"/>
          </w:tcPr>
          <w:p w14:paraId="3D035B73" w14:textId="77777777" w:rsidR="00C24CD8" w:rsidRDefault="00C24CD8" w:rsidP="00C24CD8">
            <w:commentRangeStart w:id="92"/>
            <w:r w:rsidRPr="009757DD">
              <w:t xml:space="preserve">At [Hospital Name], we want to make sure </w:t>
            </w:r>
            <w:r>
              <w:t>the billing process is easy to understand and is as stress-free as possible</w:t>
            </w:r>
            <w:r w:rsidRPr="009757DD">
              <w:t>. Here are some important points about your rights and responsibilities when it comes to paying for your healthcare.</w:t>
            </w:r>
            <w:commentRangeEnd w:id="92"/>
            <w:r>
              <w:rPr>
                <w:rStyle w:val="CommentReference"/>
                <w:sz w:val="24"/>
                <w:szCs w:val="24"/>
              </w:rPr>
              <w:commentReference w:id="92"/>
            </w:r>
          </w:p>
          <w:p w14:paraId="44D81E06" w14:textId="77777777" w:rsidR="00C24CD8" w:rsidRPr="009757DD" w:rsidRDefault="00C24CD8" w:rsidP="00C24CD8"/>
          <w:p w14:paraId="32049E74" w14:textId="77777777" w:rsidR="00C24CD8" w:rsidRPr="001279C7" w:rsidRDefault="00C24CD8" w:rsidP="00C24CD8">
            <w:pPr>
              <w:pStyle w:val="Heading4"/>
              <w:spacing w:before="0" w:after="0"/>
            </w:pPr>
            <w:r w:rsidRPr="001279C7">
              <w:t>Your Rights</w:t>
            </w:r>
          </w:p>
          <w:p w14:paraId="763F8C8C" w14:textId="77777777" w:rsidR="00C24CD8" w:rsidRPr="0023061E" w:rsidRDefault="00C24CD8" w:rsidP="00C24CD8">
            <w:pPr>
              <w:pStyle w:val="ListParagraph"/>
            </w:pPr>
            <w:r w:rsidRPr="0023061E">
              <w:rPr>
                <w:b/>
                <w:bCs/>
              </w:rPr>
              <w:t>Clear Billing Information</w:t>
            </w:r>
            <w:r w:rsidRPr="0023061E">
              <w:br/>
              <w:t xml:space="preserve">You have the right to receive a detailed bill that clearly lists the services you received, the charges for each, and any payments or </w:t>
            </w:r>
            <w:r w:rsidRPr="00C114C7">
              <w:rPr>
                <w:highlight w:val="yellow"/>
              </w:rPr>
              <w:t>adjustments</w:t>
            </w:r>
            <w:r w:rsidRPr="0023061E">
              <w:t>.</w:t>
            </w:r>
            <w:r>
              <w:br/>
            </w:r>
          </w:p>
          <w:p w14:paraId="7EFFD0D7" w14:textId="77777777" w:rsidR="00C24CD8" w:rsidRPr="00A73869" w:rsidRDefault="00C24CD8" w:rsidP="00C24CD8">
            <w:pPr>
              <w:pStyle w:val="ListParagraph"/>
            </w:pPr>
            <w:r>
              <w:rPr>
                <w:b/>
                <w:bCs/>
              </w:rPr>
              <w:t xml:space="preserve">Help </w:t>
            </w:r>
            <w:r w:rsidRPr="0023061E">
              <w:rPr>
                <w:b/>
                <w:bCs/>
              </w:rPr>
              <w:t>Understanding Your Bill</w:t>
            </w:r>
            <w:r w:rsidRPr="0023061E">
              <w:br/>
            </w:r>
            <w:r>
              <w:t>Our team can answer questions about charges, what your insurance covers, and how you can pay.</w:t>
            </w:r>
            <w:r>
              <w:br/>
            </w:r>
          </w:p>
          <w:p w14:paraId="36FBBD38" w14:textId="77777777" w:rsidR="00C24CD8" w:rsidRPr="0023061E" w:rsidRDefault="00C24CD8" w:rsidP="00C24CD8">
            <w:pPr>
              <w:pStyle w:val="ListParagraph"/>
            </w:pPr>
            <w:r w:rsidRPr="0023061E">
              <w:rPr>
                <w:b/>
                <w:bCs/>
              </w:rPr>
              <w:t>Privacy and Confidentiality</w:t>
            </w:r>
            <w:r w:rsidRPr="0023061E">
              <w:br/>
              <w:t xml:space="preserve">Your privacy matters to us. We follow strict guidelines to </w:t>
            </w:r>
            <w:r>
              <w:t>keep</w:t>
            </w:r>
            <w:r w:rsidRPr="0023061E">
              <w:t xml:space="preserve"> your financial and medical information secure.</w:t>
            </w:r>
            <w:r>
              <w:br/>
            </w:r>
          </w:p>
          <w:p w14:paraId="7296E395" w14:textId="77777777" w:rsidR="00C24CD8" w:rsidRDefault="00C24CD8" w:rsidP="00C24CD8">
            <w:pPr>
              <w:pStyle w:val="ListParagraph"/>
            </w:pPr>
            <w:r w:rsidRPr="0023061E">
              <w:rPr>
                <w:b/>
                <w:bCs/>
              </w:rPr>
              <w:t>Financial Support Options</w:t>
            </w:r>
            <w:r>
              <w:br/>
            </w:r>
            <w:r w:rsidRPr="00B549FC">
              <w:t xml:space="preserve">If you can’t pay your whole bill at once, we have ways to help you. We offer options for </w:t>
            </w:r>
            <w:r w:rsidRPr="004F183B">
              <w:rPr>
                <w:highlight w:val="yellow"/>
              </w:rPr>
              <w:t>financial assistance</w:t>
            </w:r>
            <w:r w:rsidRPr="00B549FC">
              <w:t>, including payment plans and other support.</w:t>
            </w:r>
          </w:p>
          <w:p w14:paraId="21A5CDF5" w14:textId="77777777" w:rsidR="00C24CD8" w:rsidRDefault="00C24CD8" w:rsidP="00C24CD8">
            <w:pPr>
              <w:pStyle w:val="ListParagraph"/>
            </w:pPr>
          </w:p>
          <w:p w14:paraId="70DAE92C" w14:textId="77777777" w:rsidR="00C24CD8" w:rsidRDefault="00C24CD8" w:rsidP="00C24CD8">
            <w:pPr>
              <w:pStyle w:val="ListParagraph"/>
            </w:pPr>
            <w:r w:rsidRPr="0023061E">
              <w:rPr>
                <w:b/>
                <w:bCs/>
              </w:rPr>
              <w:t>Accessible Pricing Information</w:t>
            </w:r>
            <w:r w:rsidRPr="0023061E">
              <w:br/>
            </w:r>
            <w:r w:rsidRPr="00AA19FF">
              <w:t>We will provide you with clear pricing information so you can understand how much our healthcare services cost.</w:t>
            </w:r>
          </w:p>
          <w:p w14:paraId="19302D88" w14:textId="77777777" w:rsidR="00C24CD8" w:rsidRDefault="00C24CD8" w:rsidP="00C24CD8">
            <w:pPr>
              <w:pStyle w:val="ListParagraph"/>
            </w:pPr>
          </w:p>
          <w:p w14:paraId="684F6749" w14:textId="77777777" w:rsidR="00C24CD8" w:rsidRPr="001279C7" w:rsidRDefault="00C24CD8" w:rsidP="00C24CD8">
            <w:pPr>
              <w:pStyle w:val="Heading4"/>
              <w:spacing w:before="0" w:after="0"/>
            </w:pPr>
            <w:r w:rsidRPr="001279C7">
              <w:t>Your Responsibilities</w:t>
            </w:r>
          </w:p>
          <w:p w14:paraId="493A5427" w14:textId="77777777" w:rsidR="00C24CD8" w:rsidRPr="0023061E" w:rsidRDefault="00C24CD8" w:rsidP="00C24CD8">
            <w:pPr>
              <w:pStyle w:val="ListParagraph"/>
            </w:pPr>
            <w:r w:rsidRPr="0023061E">
              <w:rPr>
                <w:b/>
                <w:bCs/>
              </w:rPr>
              <w:t>Provide Accurate Information</w:t>
            </w:r>
            <w:r>
              <w:br/>
            </w:r>
            <w:r w:rsidRPr="00527DC6">
              <w:t>Please provide us with complete and accurate information.  This helps us process your bill correctly.  Your contact information and details about your insurance are very important.</w:t>
            </w:r>
            <w:r>
              <w:br/>
            </w:r>
          </w:p>
          <w:p w14:paraId="5DBB46F0" w14:textId="77777777" w:rsidR="00C24CD8" w:rsidRDefault="00C24CD8" w:rsidP="00C24CD8">
            <w:pPr>
              <w:pStyle w:val="ListParagraph"/>
            </w:pPr>
            <w:r w:rsidRPr="00E0060E">
              <w:rPr>
                <w:b/>
                <w:bCs/>
              </w:rPr>
              <w:t>Understand Your Insurance Coverage</w:t>
            </w:r>
            <w:r w:rsidRPr="0023061E">
              <w:br/>
            </w:r>
            <w:r w:rsidRPr="00BC4D34">
              <w:t xml:space="preserve">Learn about your insurance plan. This includes knowing what you </w:t>
            </w:r>
            <w:r>
              <w:t>may have</w:t>
            </w:r>
            <w:r w:rsidRPr="00BC4D34">
              <w:t xml:space="preserve"> to pay, like </w:t>
            </w:r>
            <w:r w:rsidRPr="009C4BF3">
              <w:rPr>
                <w:highlight w:val="yellow"/>
              </w:rPr>
              <w:t>deductibles</w:t>
            </w:r>
            <w:r w:rsidRPr="00BC4D34">
              <w:t xml:space="preserve"> and </w:t>
            </w:r>
            <w:r>
              <w:rPr>
                <w:highlight w:val="yellow"/>
              </w:rPr>
              <w:t>copay</w:t>
            </w:r>
            <w:r w:rsidRPr="009C4BF3">
              <w:rPr>
                <w:highlight w:val="yellow"/>
              </w:rPr>
              <w:t>s</w:t>
            </w:r>
            <w:r w:rsidRPr="00BC4D34">
              <w:t xml:space="preserve">, and </w:t>
            </w:r>
            <w:r>
              <w:t>understanding which</w:t>
            </w:r>
            <w:r w:rsidRPr="00BC4D34">
              <w:t xml:space="preserve"> services are covered. </w:t>
            </w:r>
            <w:r>
              <w:t>Knowing this information can help prevent unexpected</w:t>
            </w:r>
            <w:r w:rsidRPr="00BC4D34">
              <w:t xml:space="preserve"> bills.</w:t>
            </w:r>
          </w:p>
          <w:p w14:paraId="749D5F2B" w14:textId="77777777" w:rsidR="00C24CD8" w:rsidRPr="00BC4D34" w:rsidRDefault="00C24CD8" w:rsidP="00C24CD8">
            <w:pPr>
              <w:pStyle w:val="ListParagraph"/>
            </w:pPr>
          </w:p>
          <w:p w14:paraId="5458E9BC" w14:textId="77777777" w:rsidR="00C24CD8" w:rsidRDefault="00C24CD8" w:rsidP="00C24CD8">
            <w:pPr>
              <w:pStyle w:val="ListParagraph"/>
            </w:pPr>
            <w:r>
              <w:rPr>
                <w:b/>
                <w:bCs/>
              </w:rPr>
              <w:t>Pay Your Bill on Time</w:t>
            </w:r>
            <w:r w:rsidRPr="0023061E">
              <w:br/>
            </w:r>
            <w:r w:rsidRPr="00193D28">
              <w:t>After insurance</w:t>
            </w:r>
            <w:r>
              <w:t xml:space="preserve"> and financial adjustments</w:t>
            </w:r>
            <w:r w:rsidRPr="00193D28">
              <w:t xml:space="preserve"> help pay for your medical bill, you must pay the balance that is left. If you need help, our billing office can talk to you about ways to pay.</w:t>
            </w:r>
          </w:p>
          <w:p w14:paraId="720BA789" w14:textId="77777777" w:rsidR="00C24CD8" w:rsidRPr="006B6928" w:rsidRDefault="00C24CD8" w:rsidP="00C24CD8">
            <w:pPr>
              <w:pStyle w:val="ListParagraph"/>
            </w:pPr>
          </w:p>
          <w:p w14:paraId="44273598" w14:textId="77777777" w:rsidR="00C24CD8" w:rsidRDefault="00C24CD8" w:rsidP="00C24CD8">
            <w:pPr>
              <w:pStyle w:val="ListParagraph"/>
            </w:pPr>
            <w:r w:rsidRPr="0023061E">
              <w:rPr>
                <w:b/>
                <w:bCs/>
              </w:rPr>
              <w:t>Ask Questions</w:t>
            </w:r>
            <w:r w:rsidRPr="0023061E">
              <w:br/>
              <w:t>If you have questions or concerns about your bill, please reach out to our billing team. We’re here to help.</w:t>
            </w:r>
          </w:p>
          <w:p w14:paraId="2F3FE7C1" w14:textId="77777777" w:rsidR="00C24CD8" w:rsidRPr="0023061E" w:rsidRDefault="00C24CD8" w:rsidP="00C24CD8">
            <w:pPr>
              <w:pStyle w:val="ListParagraph"/>
            </w:pPr>
          </w:p>
          <w:p w14:paraId="41AAA14B" w14:textId="77777777" w:rsidR="00C24CD8" w:rsidRDefault="00C24CD8" w:rsidP="00C24CD8">
            <w:pPr>
              <w:pStyle w:val="ListParagraph"/>
            </w:pPr>
            <w:r w:rsidRPr="0023061E">
              <w:rPr>
                <w:b/>
                <w:bCs/>
              </w:rPr>
              <w:t>Provide Required Documentation</w:t>
            </w:r>
            <w:r>
              <w:br/>
            </w:r>
            <w:r w:rsidRPr="00E42A2F">
              <w:t xml:space="preserve">Sometimes, we may need more information from you so we can process your bill accurately.  </w:t>
            </w:r>
            <w:r>
              <w:t>Provide</w:t>
            </w:r>
            <w:r w:rsidRPr="00E42A2F">
              <w:t xml:space="preserve"> this promptly </w:t>
            </w:r>
            <w:r>
              <w:t>to</w:t>
            </w:r>
            <w:r w:rsidRPr="00E42A2F">
              <w:t xml:space="preserve"> help avoid delays.</w:t>
            </w:r>
          </w:p>
          <w:p w14:paraId="49FA8D57" w14:textId="77777777" w:rsidR="00C24CD8" w:rsidRPr="0023061E" w:rsidRDefault="00C24CD8" w:rsidP="00C24CD8">
            <w:pPr>
              <w:pStyle w:val="ListParagraph"/>
            </w:pPr>
          </w:p>
          <w:p w14:paraId="2C0D2D4E" w14:textId="77777777" w:rsidR="00C24CD8" w:rsidRDefault="00C24CD8" w:rsidP="00C24CD8">
            <w:pPr>
              <w:pStyle w:val="Heading3"/>
            </w:pPr>
            <w:r>
              <w:t>Need Help?</w:t>
            </w:r>
          </w:p>
          <w:p w14:paraId="1AACFBEE" w14:textId="4A8727F2" w:rsidR="00C24CD8" w:rsidRDefault="00C24CD8" w:rsidP="00C24CD8">
            <w:r w:rsidRPr="0023061E">
              <w:t xml:space="preserve">We hope this information helps you feel informed and supported throughout your billing process. If you need further assistance, please </w:t>
            </w:r>
            <w:r w:rsidRPr="00D77D01">
              <w:rPr>
                <w:highlight w:val="green"/>
                <w:u w:val="single"/>
              </w:rPr>
              <w:t>contact us</w:t>
            </w:r>
            <w:r>
              <w:t>.</w:t>
            </w:r>
          </w:p>
        </w:tc>
        <w:tc>
          <w:tcPr>
            <w:tcW w:w="5395" w:type="dxa"/>
          </w:tcPr>
          <w:p w14:paraId="7E3E0991" w14:textId="12A976E4" w:rsidR="00C24CD8" w:rsidRPr="00487916" w:rsidRDefault="6644B020" w:rsidP="00C24CD8">
            <w:pPr>
              <w:rPr>
                <w:rFonts w:ascii="Arial" w:eastAsia="Arial" w:hAnsi="Arial" w:cs="Arial"/>
                <w:color w:val="000000" w:themeColor="text1"/>
                <w:lang w:val="es-US"/>
              </w:rPr>
            </w:pPr>
            <w:r w:rsidRPr="00487916">
              <w:rPr>
                <w:rFonts w:ascii="Arial" w:eastAsia="Arial" w:hAnsi="Arial" w:cs="Arial"/>
                <w:color w:val="000000" w:themeColor="text1"/>
                <w:lang w:val="es-US"/>
              </w:rPr>
              <w:t>En [Nombre del hospital] queremos asegurarnos de que el proceso de su cuenta sea fácil de entender y lo menos estresante posible. Estos son algunos puntos importantes sobre sus derechos y responsabilidades a la hora de pagar sus servicios médicos.</w:t>
            </w:r>
          </w:p>
          <w:p w14:paraId="4072D696" w14:textId="6C299EB0" w:rsidR="00C24CD8" w:rsidRPr="00487916" w:rsidRDefault="6D449B27" w:rsidP="3A9679D9">
            <w:pPr>
              <w:spacing w:before="240" w:after="240"/>
              <w:rPr>
                <w:rFonts w:ascii="Arial" w:eastAsia="Arial" w:hAnsi="Arial" w:cs="Arial"/>
                <w:i/>
                <w:color w:val="156082" w:themeColor="accent1"/>
                <w:lang w:val="es-US"/>
              </w:rPr>
            </w:pPr>
            <w:r w:rsidRPr="00487916">
              <w:rPr>
                <w:rFonts w:ascii="Arial" w:eastAsia="Arial" w:hAnsi="Arial" w:cs="Arial"/>
                <w:i/>
                <w:color w:val="156082" w:themeColor="accent1"/>
                <w:lang w:val="es-US"/>
              </w:rPr>
              <w:t>Sus derechos</w:t>
            </w:r>
          </w:p>
          <w:p w14:paraId="6534BF86" w14:textId="5382B226" w:rsidR="00C24CD8" w:rsidRPr="00487916" w:rsidRDefault="6D449B27"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 xml:space="preserve">Información </w:t>
            </w:r>
            <w:r w:rsidR="29AE98CD" w:rsidRPr="00487916">
              <w:rPr>
                <w:rFonts w:ascii="Arial" w:eastAsia="Arial" w:hAnsi="Arial" w:cs="Arial"/>
                <w:b/>
                <w:color w:val="000000" w:themeColor="text1"/>
                <w:lang w:val="es-US"/>
              </w:rPr>
              <w:t>C</w:t>
            </w:r>
            <w:r w:rsidRPr="00487916">
              <w:rPr>
                <w:rFonts w:ascii="Arial" w:eastAsia="Arial" w:hAnsi="Arial" w:cs="Arial"/>
                <w:b/>
                <w:color w:val="000000" w:themeColor="text1"/>
                <w:lang w:val="es-US"/>
              </w:rPr>
              <w:t xml:space="preserve">lara </w:t>
            </w:r>
            <w:r w:rsidR="5CEE5235" w:rsidRPr="00487916">
              <w:rPr>
                <w:rFonts w:ascii="Arial" w:eastAsia="Arial" w:hAnsi="Arial" w:cs="Arial"/>
                <w:b/>
                <w:color w:val="000000" w:themeColor="text1"/>
                <w:lang w:val="es-US"/>
              </w:rPr>
              <w:t>S</w:t>
            </w:r>
            <w:r w:rsidRPr="00487916">
              <w:rPr>
                <w:rFonts w:ascii="Arial" w:eastAsia="Arial" w:hAnsi="Arial" w:cs="Arial"/>
                <w:b/>
                <w:color w:val="000000" w:themeColor="text1"/>
                <w:lang w:val="es-US"/>
              </w:rPr>
              <w:t>obre l</w:t>
            </w:r>
            <w:r w:rsidR="3364C221" w:rsidRPr="00487916">
              <w:rPr>
                <w:rFonts w:ascii="Arial" w:eastAsia="Arial" w:hAnsi="Arial" w:cs="Arial"/>
                <w:b/>
                <w:color w:val="000000" w:themeColor="text1"/>
                <w:lang w:val="es-US"/>
              </w:rPr>
              <w:t>os Estados de</w:t>
            </w:r>
            <w:r w:rsidRPr="00487916">
              <w:rPr>
                <w:rFonts w:ascii="Arial" w:eastAsia="Arial" w:hAnsi="Arial" w:cs="Arial"/>
                <w:b/>
                <w:color w:val="000000" w:themeColor="text1"/>
                <w:lang w:val="es-US"/>
              </w:rPr>
              <w:t xml:space="preserve"> </w:t>
            </w:r>
            <w:r w:rsidR="5867A8EF" w:rsidRPr="00487916">
              <w:rPr>
                <w:rFonts w:ascii="Arial" w:eastAsia="Arial" w:hAnsi="Arial" w:cs="Arial"/>
                <w:b/>
                <w:color w:val="000000" w:themeColor="text1"/>
                <w:lang w:val="es-US"/>
              </w:rPr>
              <w:t>C</w:t>
            </w:r>
            <w:r w:rsidRPr="00487916">
              <w:rPr>
                <w:rFonts w:ascii="Arial" w:eastAsia="Arial" w:hAnsi="Arial" w:cs="Arial"/>
                <w:b/>
                <w:color w:val="000000" w:themeColor="text1"/>
                <w:lang w:val="es-US"/>
              </w:rPr>
              <w:t>uentas</w:t>
            </w:r>
          </w:p>
          <w:p w14:paraId="00CC412C" w14:textId="0B1455E6" w:rsidR="00C24CD8" w:rsidRPr="00487916" w:rsidRDefault="6D449B27" w:rsidP="3A9679D9">
            <w:pPr>
              <w:spacing w:before="240" w:after="240"/>
              <w:rPr>
                <w:lang w:val="es-US"/>
              </w:rPr>
            </w:pPr>
            <w:r w:rsidRPr="00487916">
              <w:rPr>
                <w:rFonts w:ascii="Arial" w:eastAsia="Arial" w:hAnsi="Arial" w:cs="Arial"/>
                <w:color w:val="000000" w:themeColor="text1"/>
                <w:lang w:val="es-US"/>
              </w:rPr>
              <w:t>Tiene derecho a recibir una cuenta detallada en la que se indiquen claramente los servicios que ha recibido, los cargos correspondientes a cada uno y los pagos o ajustes.</w:t>
            </w:r>
          </w:p>
          <w:p w14:paraId="118634E0" w14:textId="40DC3BE1" w:rsidR="00C24CD8" w:rsidRPr="00487916" w:rsidRDefault="6D449B27"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 xml:space="preserve">Ayuda para </w:t>
            </w:r>
            <w:r w:rsidR="59683BA9" w:rsidRPr="00487916">
              <w:rPr>
                <w:rFonts w:ascii="Arial" w:eastAsia="Arial" w:hAnsi="Arial" w:cs="Arial"/>
                <w:b/>
                <w:color w:val="000000" w:themeColor="text1"/>
                <w:lang w:val="es-US"/>
              </w:rPr>
              <w:t>E</w:t>
            </w:r>
            <w:r w:rsidRPr="00487916">
              <w:rPr>
                <w:rFonts w:ascii="Arial" w:eastAsia="Arial" w:hAnsi="Arial" w:cs="Arial"/>
                <w:b/>
                <w:color w:val="000000" w:themeColor="text1"/>
                <w:lang w:val="es-US"/>
              </w:rPr>
              <w:t xml:space="preserve">ntender su </w:t>
            </w:r>
            <w:r w:rsidR="4F4E4250" w:rsidRPr="00487916">
              <w:rPr>
                <w:rFonts w:ascii="Arial" w:eastAsia="Arial" w:hAnsi="Arial" w:cs="Arial"/>
                <w:b/>
                <w:color w:val="000000" w:themeColor="text1"/>
                <w:lang w:val="es-US"/>
              </w:rPr>
              <w:t>Estado de Cuenta</w:t>
            </w:r>
          </w:p>
          <w:p w14:paraId="4FE42645" w14:textId="5814E96D" w:rsidR="00C24CD8" w:rsidRPr="00487916" w:rsidRDefault="6D449B27" w:rsidP="3A9679D9">
            <w:p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 xml:space="preserve">Nuestro equipo puede responder a sus preguntas sobre los cargos, lo que su seguro </w:t>
            </w:r>
            <w:r w:rsidR="739F0E58" w:rsidRPr="00487916">
              <w:rPr>
                <w:rFonts w:ascii="Arial" w:eastAsia="Arial" w:hAnsi="Arial" w:cs="Arial"/>
                <w:color w:val="000000" w:themeColor="text1"/>
                <w:lang w:val="es-US"/>
              </w:rPr>
              <w:t>cubre</w:t>
            </w:r>
            <w:r w:rsidRPr="00487916">
              <w:rPr>
                <w:rFonts w:ascii="Arial" w:eastAsia="Arial" w:hAnsi="Arial" w:cs="Arial"/>
                <w:color w:val="000000" w:themeColor="text1"/>
                <w:lang w:val="es-US"/>
              </w:rPr>
              <w:t xml:space="preserve"> y cómo puede pagar.</w:t>
            </w:r>
          </w:p>
          <w:p w14:paraId="1C7D8207" w14:textId="21A432B9" w:rsidR="00C24CD8" w:rsidRPr="00487916" w:rsidRDefault="702C0B15"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Privacidad y Confidencialidad</w:t>
            </w:r>
          </w:p>
          <w:p w14:paraId="4ED2D098" w14:textId="67ECEB5E" w:rsidR="00C24CD8" w:rsidRPr="00487916" w:rsidRDefault="702C0B15" w:rsidP="3A9679D9">
            <w:p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 xml:space="preserve">Su privacidad es importante para nosotros. Nosotros seguimos reglas estrictas para mantener segura su información </w:t>
            </w:r>
            <w:r w:rsidR="61A8EFFF" w:rsidRPr="00487916">
              <w:rPr>
                <w:rFonts w:ascii="Arial" w:eastAsia="Arial" w:hAnsi="Arial" w:cs="Arial"/>
                <w:color w:val="000000" w:themeColor="text1"/>
                <w:lang w:val="es-US"/>
              </w:rPr>
              <w:t>médica y</w:t>
            </w:r>
            <w:r w:rsidRPr="00487916">
              <w:rPr>
                <w:rFonts w:ascii="Arial" w:eastAsia="Arial" w:hAnsi="Arial" w:cs="Arial"/>
                <w:color w:val="000000" w:themeColor="text1"/>
                <w:lang w:val="es-US"/>
              </w:rPr>
              <w:t xml:space="preserve"> de finanzas.</w:t>
            </w:r>
          </w:p>
          <w:p w14:paraId="32B6F024" w14:textId="2DC54542" w:rsidR="00C24CD8" w:rsidRPr="00487916" w:rsidRDefault="702C0B15"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Opciones de Ayuda Financiera</w:t>
            </w:r>
          </w:p>
          <w:p w14:paraId="4F708676" w14:textId="3DBBFC8C" w:rsidR="00C24CD8" w:rsidRPr="00487916" w:rsidRDefault="702C0B15" w:rsidP="3A9679D9">
            <w:p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 xml:space="preserve">Si no puede liquidar su cuenta total en un solo pago, tenemos formas de ayudarle. Ofrecemos opciones de </w:t>
            </w:r>
            <w:r w:rsidRPr="00487916">
              <w:rPr>
                <w:rFonts w:ascii="Arial" w:eastAsia="Arial" w:hAnsi="Arial" w:cs="Arial"/>
                <w:color w:val="000000" w:themeColor="text1"/>
                <w:highlight w:val="yellow"/>
                <w:lang w:val="es-US"/>
              </w:rPr>
              <w:t>asistencia financiera</w:t>
            </w:r>
            <w:r w:rsidRPr="00487916">
              <w:rPr>
                <w:rFonts w:ascii="Arial" w:eastAsia="Arial" w:hAnsi="Arial" w:cs="Arial"/>
                <w:color w:val="000000" w:themeColor="text1"/>
                <w:lang w:val="es-US"/>
              </w:rPr>
              <w:t>, inclu</w:t>
            </w:r>
            <w:r w:rsidR="12B5D6EB" w:rsidRPr="00487916">
              <w:rPr>
                <w:rFonts w:ascii="Arial" w:eastAsia="Arial" w:hAnsi="Arial" w:cs="Arial"/>
                <w:color w:val="000000" w:themeColor="text1"/>
                <w:lang w:val="es-US"/>
              </w:rPr>
              <w:t>yendo</w:t>
            </w:r>
            <w:r w:rsidRPr="00487916">
              <w:rPr>
                <w:rFonts w:ascii="Arial" w:eastAsia="Arial" w:hAnsi="Arial" w:cs="Arial"/>
                <w:color w:val="000000" w:themeColor="text1"/>
                <w:lang w:val="es-US"/>
              </w:rPr>
              <w:t xml:space="preserve"> planes de pago y otro tipo de ayudas.</w:t>
            </w:r>
          </w:p>
          <w:p w14:paraId="6B285AF6" w14:textId="209C9739" w:rsidR="00C24CD8" w:rsidRPr="00487916" w:rsidRDefault="702C0B15"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 xml:space="preserve">Información Accesible Sobre </w:t>
            </w:r>
            <w:r w:rsidR="07CF9B4A" w:rsidRPr="00487916">
              <w:rPr>
                <w:rFonts w:ascii="Arial" w:eastAsia="Arial" w:hAnsi="Arial" w:cs="Arial"/>
                <w:b/>
                <w:color w:val="000000" w:themeColor="text1"/>
                <w:lang w:val="es-US"/>
              </w:rPr>
              <w:t xml:space="preserve">los </w:t>
            </w:r>
            <w:r w:rsidRPr="00487916">
              <w:rPr>
                <w:rFonts w:ascii="Arial" w:eastAsia="Arial" w:hAnsi="Arial" w:cs="Arial"/>
                <w:b/>
                <w:color w:val="000000" w:themeColor="text1"/>
                <w:lang w:val="es-US"/>
              </w:rPr>
              <w:t>Precios</w:t>
            </w:r>
          </w:p>
          <w:p w14:paraId="57AEFDAF" w14:textId="6A7C196B" w:rsidR="00C24CD8" w:rsidRDefault="702C0B15" w:rsidP="3A9679D9">
            <w:pPr>
              <w:spacing w:before="240" w:after="240"/>
              <w:rPr>
                <w:rFonts w:ascii="Arial" w:eastAsia="Arial" w:hAnsi="Arial" w:cs="Arial"/>
                <w:b/>
                <w:bCs/>
                <w:color w:val="000000" w:themeColor="text1"/>
                <w:lang w:val="es-ES"/>
              </w:rPr>
            </w:pPr>
            <w:r w:rsidRPr="00487916">
              <w:rPr>
                <w:rFonts w:ascii="Arial" w:eastAsia="Arial" w:hAnsi="Arial" w:cs="Arial"/>
                <w:color w:val="000000" w:themeColor="text1"/>
                <w:lang w:val="es-US"/>
              </w:rPr>
              <w:t xml:space="preserve">Le proporcionaremos información clara sobre los precios para que pueda entender los costos </w:t>
            </w:r>
            <w:r w:rsidR="04D18BC2" w:rsidRPr="00487916">
              <w:rPr>
                <w:rFonts w:ascii="Arial" w:eastAsia="Arial" w:hAnsi="Arial" w:cs="Arial"/>
                <w:color w:val="000000" w:themeColor="text1"/>
                <w:lang w:val="es-US"/>
              </w:rPr>
              <w:t xml:space="preserve">de </w:t>
            </w:r>
            <w:r w:rsidRPr="00487916">
              <w:rPr>
                <w:rFonts w:ascii="Arial" w:eastAsia="Arial" w:hAnsi="Arial" w:cs="Arial"/>
                <w:color w:val="000000" w:themeColor="text1"/>
                <w:lang w:val="es-US"/>
              </w:rPr>
              <w:t>nuestros servicios médicos.</w:t>
            </w:r>
            <w:r w:rsidR="63D0C1CF" w:rsidRPr="00487916">
              <w:rPr>
                <w:rFonts w:ascii="Arial" w:eastAsia="Arial" w:hAnsi="Arial" w:cs="Arial"/>
                <w:color w:val="000000" w:themeColor="text1"/>
                <w:lang w:val="es-US"/>
              </w:rPr>
              <w:t xml:space="preserve">                      </w:t>
            </w:r>
          </w:p>
          <w:p w14:paraId="780ECDCA" w14:textId="08338A4C" w:rsidR="00C24CD8" w:rsidRDefault="12007686" w:rsidP="3A9679D9">
            <w:pPr>
              <w:spacing w:before="240" w:after="240"/>
              <w:rPr>
                <w:rFonts w:ascii="Arial" w:eastAsia="Arial" w:hAnsi="Arial" w:cs="Arial"/>
                <w:b/>
                <w:bCs/>
                <w:color w:val="000000" w:themeColor="text1"/>
                <w:lang w:val="es-ES"/>
              </w:rPr>
            </w:pPr>
            <w:r w:rsidRPr="3A9679D9">
              <w:rPr>
                <w:rFonts w:ascii="Arial" w:eastAsia="Arial" w:hAnsi="Arial" w:cs="Arial"/>
                <w:i/>
                <w:iCs/>
                <w:color w:val="156082" w:themeColor="accent1"/>
                <w:lang w:val="es-ES"/>
              </w:rPr>
              <w:t>Sus Responsabilidades</w:t>
            </w:r>
            <w:r w:rsidR="174C2F8B" w:rsidRPr="3A9679D9">
              <w:rPr>
                <w:rFonts w:ascii="Arial" w:eastAsia="Arial" w:hAnsi="Arial" w:cs="Arial"/>
                <w:i/>
                <w:iCs/>
                <w:color w:val="156082" w:themeColor="accent1"/>
                <w:lang w:val="es-ES"/>
              </w:rPr>
              <w:t xml:space="preserve">                   </w:t>
            </w:r>
            <w:r w:rsidRPr="3A9679D9">
              <w:rPr>
                <w:rFonts w:ascii="Arial" w:eastAsia="Arial" w:hAnsi="Arial" w:cs="Arial"/>
                <w:b/>
                <w:bCs/>
                <w:color w:val="000000" w:themeColor="text1"/>
                <w:lang w:val="es-ES"/>
              </w:rPr>
              <w:t>Proporcione</w:t>
            </w:r>
            <w:r w:rsidR="59553AB5" w:rsidRPr="3A9679D9">
              <w:rPr>
                <w:rFonts w:ascii="Arial" w:eastAsia="Arial" w:hAnsi="Arial" w:cs="Arial"/>
                <w:b/>
                <w:bCs/>
                <w:color w:val="000000" w:themeColor="text1"/>
                <w:lang w:val="es-ES"/>
              </w:rPr>
              <w:t xml:space="preserve"> la</w:t>
            </w:r>
            <w:r w:rsidRPr="3A9679D9">
              <w:rPr>
                <w:rFonts w:ascii="Arial" w:eastAsia="Arial" w:hAnsi="Arial" w:cs="Arial"/>
                <w:b/>
                <w:bCs/>
                <w:color w:val="000000" w:themeColor="text1"/>
                <w:lang w:val="es-ES"/>
              </w:rPr>
              <w:t xml:space="preserve"> Información Correcta</w:t>
            </w:r>
            <w:r w:rsidR="307EA16D" w:rsidRPr="3A9679D9">
              <w:rPr>
                <w:rFonts w:ascii="Arial" w:eastAsia="Arial" w:hAnsi="Arial" w:cs="Arial"/>
                <w:b/>
                <w:bCs/>
                <w:color w:val="000000" w:themeColor="text1"/>
                <w:lang w:val="es-ES"/>
              </w:rPr>
              <w:t xml:space="preserve">          </w:t>
            </w:r>
            <w:r w:rsidRPr="00487916">
              <w:rPr>
                <w:rFonts w:ascii="Arial" w:eastAsia="Arial" w:hAnsi="Arial" w:cs="Arial"/>
                <w:color w:val="000000" w:themeColor="text1"/>
                <w:lang w:val="es-US"/>
              </w:rPr>
              <w:t xml:space="preserve">Por favor, proporcione información completa y </w:t>
            </w:r>
            <w:r w:rsidR="55B21A82" w:rsidRPr="00487916">
              <w:rPr>
                <w:rFonts w:ascii="Arial" w:eastAsia="Arial" w:hAnsi="Arial" w:cs="Arial"/>
                <w:color w:val="000000" w:themeColor="text1"/>
                <w:lang w:val="es-US"/>
              </w:rPr>
              <w:t>precisa</w:t>
            </w:r>
            <w:r w:rsidRPr="00487916">
              <w:rPr>
                <w:rFonts w:ascii="Arial" w:eastAsia="Arial" w:hAnsi="Arial" w:cs="Arial"/>
                <w:color w:val="000000" w:themeColor="text1"/>
                <w:lang w:val="es-US"/>
              </w:rPr>
              <w:t>. Esto nos ayuda a procesar su cuenta de manera correcta. Su información de contacto y los detalles sobre su seguro son muy importantes.</w:t>
            </w:r>
          </w:p>
          <w:p w14:paraId="1B74A936" w14:textId="53810FD1" w:rsidR="00C24CD8" w:rsidRPr="00487916" w:rsidRDefault="12007686"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Conozca la Cobertura de su Seguro</w:t>
            </w:r>
          </w:p>
          <w:p w14:paraId="7B13AC63" w14:textId="10EC1EC4" w:rsidR="00C24CD8" w:rsidRPr="00487916" w:rsidRDefault="12007686" w:rsidP="3A9679D9">
            <w:pPr>
              <w:spacing w:before="240" w:after="240"/>
              <w:rPr>
                <w:rFonts w:ascii="Arial" w:eastAsia="Arial" w:hAnsi="Arial" w:cs="Arial"/>
                <w:color w:val="000000" w:themeColor="text1"/>
                <w:lang w:val="es-US"/>
              </w:rPr>
            </w:pPr>
            <w:r w:rsidRPr="070372F8">
              <w:rPr>
                <w:rFonts w:ascii="Arial" w:eastAsia="Arial" w:hAnsi="Arial" w:cs="Arial"/>
                <w:color w:val="000000" w:themeColor="text1"/>
                <w:lang w:val="es-US"/>
              </w:rPr>
              <w:t>Infórmese sobre su plan de seguro. Esto incluye saber lo que tal vez</w:t>
            </w:r>
            <w:r w:rsidR="4F1CEE3F" w:rsidRPr="070372F8">
              <w:rPr>
                <w:rFonts w:ascii="Arial" w:eastAsia="Arial" w:hAnsi="Arial" w:cs="Arial"/>
                <w:color w:val="000000" w:themeColor="text1"/>
                <w:lang w:val="es-US"/>
              </w:rPr>
              <w:t xml:space="preserve"> le toque</w:t>
            </w:r>
            <w:r w:rsidRPr="070372F8">
              <w:rPr>
                <w:rFonts w:ascii="Arial" w:eastAsia="Arial" w:hAnsi="Arial" w:cs="Arial"/>
                <w:color w:val="000000" w:themeColor="text1"/>
                <w:lang w:val="es-US"/>
              </w:rPr>
              <w:t xml:space="preserve"> pagar</w:t>
            </w:r>
            <w:r w:rsidR="4C12EFCD" w:rsidRPr="070372F8">
              <w:rPr>
                <w:rFonts w:ascii="Arial" w:eastAsia="Arial" w:hAnsi="Arial" w:cs="Arial"/>
                <w:color w:val="000000" w:themeColor="text1"/>
                <w:lang w:val="es-US"/>
              </w:rPr>
              <w:t xml:space="preserve"> de su bolsillo</w:t>
            </w:r>
            <w:r w:rsidRPr="070372F8">
              <w:rPr>
                <w:rFonts w:ascii="Arial" w:eastAsia="Arial" w:hAnsi="Arial" w:cs="Arial"/>
                <w:color w:val="000000" w:themeColor="text1"/>
                <w:lang w:val="es-US"/>
              </w:rPr>
              <w:t xml:space="preserve">, como deducibles y copagos, y conozca qué servicios están cubiertos. </w:t>
            </w:r>
            <w:r w:rsidR="48863D72" w:rsidRPr="070372F8">
              <w:rPr>
                <w:rFonts w:ascii="Arial" w:eastAsia="Arial" w:hAnsi="Arial" w:cs="Arial"/>
                <w:color w:val="000000" w:themeColor="text1"/>
                <w:lang w:val="es-US"/>
              </w:rPr>
              <w:t>P</w:t>
            </w:r>
            <w:r w:rsidRPr="070372F8">
              <w:rPr>
                <w:rFonts w:ascii="Arial" w:eastAsia="Arial" w:hAnsi="Arial" w:cs="Arial"/>
                <w:color w:val="000000" w:themeColor="text1"/>
                <w:lang w:val="es-US"/>
              </w:rPr>
              <w:t>uede ayudarle a evitar cargos inesperados</w:t>
            </w:r>
            <w:r w:rsidR="44EB1295" w:rsidRPr="070372F8">
              <w:rPr>
                <w:rFonts w:ascii="Arial" w:eastAsia="Arial" w:hAnsi="Arial" w:cs="Arial"/>
                <w:color w:val="000000" w:themeColor="text1"/>
                <w:lang w:val="es-US"/>
              </w:rPr>
              <w:t xml:space="preserve"> si conoce esta información.</w:t>
            </w:r>
          </w:p>
          <w:p w14:paraId="4601B76C" w14:textId="034C0433" w:rsidR="00C24CD8" w:rsidRPr="00487916" w:rsidRDefault="685E6D3F"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 xml:space="preserve">Pague su </w:t>
            </w:r>
            <w:r w:rsidR="7EAE498F" w:rsidRPr="00487916">
              <w:rPr>
                <w:rFonts w:ascii="Arial" w:eastAsia="Arial" w:hAnsi="Arial" w:cs="Arial"/>
                <w:b/>
                <w:color w:val="000000" w:themeColor="text1"/>
                <w:lang w:val="es-US"/>
              </w:rPr>
              <w:t>Cuenta</w:t>
            </w:r>
            <w:r w:rsidRPr="00487916">
              <w:rPr>
                <w:rFonts w:ascii="Arial" w:eastAsia="Arial" w:hAnsi="Arial" w:cs="Arial"/>
                <w:b/>
                <w:color w:val="000000" w:themeColor="text1"/>
                <w:lang w:val="es-US"/>
              </w:rPr>
              <w:t xml:space="preserve"> a Tiempo</w:t>
            </w:r>
          </w:p>
          <w:p w14:paraId="18110159" w14:textId="04A770AF" w:rsidR="00C24CD8" w:rsidRPr="00487916" w:rsidRDefault="685E6D3F" w:rsidP="3A9679D9">
            <w:p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 xml:space="preserve">Después de que el seguro y los ajustes financieros le ayuden con su cuenta médica, usted debe pagar el saldo </w:t>
            </w:r>
            <w:r w:rsidR="7FBFAE53" w:rsidRPr="00487916">
              <w:rPr>
                <w:rFonts w:ascii="Arial" w:eastAsia="Arial" w:hAnsi="Arial" w:cs="Arial"/>
                <w:color w:val="000000" w:themeColor="text1"/>
                <w:lang w:val="es-US"/>
              </w:rPr>
              <w:t>restante</w:t>
            </w:r>
            <w:r w:rsidRPr="00487916">
              <w:rPr>
                <w:rFonts w:ascii="Arial" w:eastAsia="Arial" w:hAnsi="Arial" w:cs="Arial"/>
                <w:color w:val="000000" w:themeColor="text1"/>
                <w:lang w:val="es-US"/>
              </w:rPr>
              <w:t>. Si necesita ayuda, nuestra oficina encargada de las cuentas puede hablar con usted sobre las formas de pago.</w:t>
            </w:r>
          </w:p>
          <w:p w14:paraId="7C4CC6A2" w14:textId="526115DE" w:rsidR="00C24CD8" w:rsidRPr="00487916" w:rsidRDefault="685E6D3F"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Haga Preguntas</w:t>
            </w:r>
          </w:p>
          <w:p w14:paraId="0F718DC1" w14:textId="724F3904" w:rsidR="00C24CD8" w:rsidRPr="00487916" w:rsidRDefault="685E6D3F" w:rsidP="3A9679D9">
            <w:pPr>
              <w:spacing w:before="240" w:after="240"/>
              <w:rPr>
                <w:lang w:val="es-US"/>
              </w:rPr>
            </w:pPr>
            <w:r w:rsidRPr="00487916">
              <w:rPr>
                <w:rFonts w:ascii="Arial" w:eastAsia="Arial" w:hAnsi="Arial" w:cs="Arial"/>
                <w:color w:val="000000" w:themeColor="text1"/>
                <w:lang w:val="es-US"/>
              </w:rPr>
              <w:t>Si tiene preguntas o dudas sobre su cuenta, póngase en contacto con nuestro equipo encargado de las cuentas. Estamos aquí para ayudarle.</w:t>
            </w:r>
          </w:p>
          <w:p w14:paraId="19A1747E" w14:textId="2A47E20F" w:rsidR="00C24CD8" w:rsidRPr="00487916" w:rsidRDefault="685E6D3F"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Proporcione la Documentación Requerida</w:t>
            </w:r>
          </w:p>
          <w:p w14:paraId="75C3A013" w14:textId="27E3DE5D" w:rsidR="00C24CD8" w:rsidRPr="00487916" w:rsidRDefault="685E6D3F" w:rsidP="3A9679D9">
            <w:p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 xml:space="preserve">A veces, es posible que necesitemos más información para que podamos procesar su estado de cuenta con precisión. </w:t>
            </w:r>
            <w:r w:rsidR="245C47A3" w:rsidRPr="00487916">
              <w:rPr>
                <w:rFonts w:ascii="Arial" w:eastAsia="Arial" w:hAnsi="Arial" w:cs="Arial"/>
                <w:color w:val="000000" w:themeColor="text1"/>
                <w:lang w:val="es-US"/>
              </w:rPr>
              <w:t>Entregue</w:t>
            </w:r>
            <w:r w:rsidR="2D3A6280" w:rsidRPr="00487916">
              <w:rPr>
                <w:rFonts w:ascii="Arial" w:eastAsia="Arial" w:hAnsi="Arial" w:cs="Arial"/>
                <w:color w:val="000000" w:themeColor="text1"/>
                <w:lang w:val="es-US"/>
              </w:rPr>
              <w:t xml:space="preserve"> esto</w:t>
            </w:r>
            <w:r w:rsidRPr="00487916">
              <w:rPr>
                <w:rFonts w:ascii="Arial" w:eastAsia="Arial" w:hAnsi="Arial" w:cs="Arial"/>
                <w:color w:val="000000" w:themeColor="text1"/>
                <w:lang w:val="es-US"/>
              </w:rPr>
              <w:t xml:space="preserve"> lo antes posible para evitar retrasos.</w:t>
            </w:r>
          </w:p>
          <w:p w14:paraId="3E29B6F4" w14:textId="6A12623A" w:rsidR="00C24CD8" w:rsidRPr="00487916" w:rsidRDefault="685E6D3F" w:rsidP="3A9679D9">
            <w:pPr>
              <w:spacing w:before="240" w:after="240"/>
              <w:rPr>
                <w:rFonts w:ascii="Arial" w:eastAsia="Arial" w:hAnsi="Arial" w:cs="Arial"/>
                <w:b/>
                <w:color w:val="000000" w:themeColor="text1"/>
                <w:lang w:val="es-US"/>
              </w:rPr>
            </w:pPr>
            <w:r w:rsidRPr="00487916">
              <w:rPr>
                <w:rFonts w:ascii="Arial" w:eastAsia="Arial" w:hAnsi="Arial" w:cs="Arial"/>
                <w:b/>
                <w:color w:val="000000" w:themeColor="text1"/>
                <w:lang w:val="es-US"/>
              </w:rPr>
              <w:t>¿Necesita ayuda?</w:t>
            </w:r>
          </w:p>
          <w:p w14:paraId="79498990" w14:textId="588A6601" w:rsidR="00C24CD8" w:rsidRDefault="685E6D3F" w:rsidP="4D97A100">
            <w:pPr>
              <w:spacing w:before="240" w:after="240"/>
              <w:rPr>
                <w:rFonts w:ascii="Arial" w:eastAsia="Arial" w:hAnsi="Arial" w:cs="Arial"/>
                <w:color w:val="000000" w:themeColor="text1"/>
              </w:rPr>
            </w:pPr>
            <w:r w:rsidRPr="00487916">
              <w:rPr>
                <w:rFonts w:ascii="Arial" w:eastAsia="Arial" w:hAnsi="Arial" w:cs="Arial"/>
                <w:color w:val="000000" w:themeColor="text1"/>
                <w:lang w:val="es-US"/>
              </w:rPr>
              <w:t xml:space="preserve">Esperamos que esta información le ayude a sentirse informado y respaldado durante todo el proceso de su estado de cuenta. </w:t>
            </w:r>
            <w:r w:rsidRPr="3A9679D9">
              <w:rPr>
                <w:rFonts w:ascii="Arial" w:eastAsia="Arial" w:hAnsi="Arial" w:cs="Arial"/>
                <w:color w:val="000000" w:themeColor="text1"/>
              </w:rPr>
              <w:t>Si necesita más ayuda,</w:t>
            </w:r>
            <w:r w:rsidR="72443289" w:rsidRPr="30491929">
              <w:rPr>
                <w:rFonts w:ascii="Arial" w:eastAsia="Arial" w:hAnsi="Arial" w:cs="Arial"/>
                <w:color w:val="000000" w:themeColor="text1"/>
              </w:rPr>
              <w:t xml:space="preserve"> </w:t>
            </w:r>
            <w:r w:rsidR="72443289" w:rsidRPr="253E81CC">
              <w:rPr>
                <w:rFonts w:ascii="Arial" w:eastAsia="Arial" w:hAnsi="Arial" w:cs="Arial"/>
                <w:color w:val="000000" w:themeColor="text1"/>
                <w:highlight w:val="green"/>
                <w:u w:val="single"/>
              </w:rPr>
              <w:t>contáctenos</w:t>
            </w:r>
            <w:r w:rsidR="72443289" w:rsidRPr="4D97A100">
              <w:rPr>
                <w:rFonts w:ascii="Arial" w:eastAsia="Arial" w:hAnsi="Arial" w:cs="Arial"/>
                <w:color w:val="000000" w:themeColor="text1"/>
                <w:highlight w:val="green"/>
                <w:u w:val="single"/>
              </w:rPr>
              <w:t xml:space="preserve"> </w:t>
            </w:r>
            <w:r w:rsidR="72443289" w:rsidRPr="534F7BD8">
              <w:rPr>
                <w:rFonts w:ascii="Arial" w:eastAsia="Arial" w:hAnsi="Arial" w:cs="Arial"/>
                <w:color w:val="000000" w:themeColor="text1"/>
              </w:rPr>
              <w:t>por favor</w:t>
            </w:r>
            <w:r w:rsidR="72443289" w:rsidRPr="26811601">
              <w:rPr>
                <w:rFonts w:ascii="Arial" w:eastAsia="Arial" w:hAnsi="Arial" w:cs="Arial"/>
                <w:color w:val="000000" w:themeColor="text1"/>
              </w:rPr>
              <w:t>.</w:t>
            </w:r>
          </w:p>
        </w:tc>
      </w:tr>
    </w:tbl>
    <w:p w14:paraId="273EFFEE" w14:textId="77777777" w:rsidR="009A4021" w:rsidRPr="009A4021" w:rsidRDefault="009A4021" w:rsidP="00E33ADC"/>
    <w:p w14:paraId="60A1365C" w14:textId="5F0453D1" w:rsidR="00835B02" w:rsidRDefault="00835B02" w:rsidP="00E33ADC">
      <w:pPr>
        <w:pStyle w:val="Heading1"/>
        <w:spacing w:before="0" w:after="0"/>
        <w:rPr>
          <w:rFonts w:asciiTheme="minorHAnsi" w:hAnsiTheme="minorHAnsi"/>
        </w:rPr>
      </w:pPr>
      <w:bookmarkStart w:id="93" w:name="_Toc200962894"/>
      <w:r>
        <w:rPr>
          <w:rFonts w:asciiTheme="minorHAnsi" w:hAnsiTheme="minorHAnsi"/>
        </w:rPr>
        <w:t>YOUR PROTECTION AGAINST SURPRISE MEDICAL BILLS</w:t>
      </w:r>
      <w:r w:rsidR="006C3BCA">
        <w:rPr>
          <w:rFonts w:asciiTheme="minorHAnsi" w:hAnsiTheme="minorHAnsi"/>
        </w:rPr>
        <w:t xml:space="preserve"> PAGE</w:t>
      </w:r>
      <w:bookmarkEnd w:id="93"/>
    </w:p>
    <w:p w14:paraId="0AB86FBE" w14:textId="19BCBB96" w:rsidR="00FF3AEF" w:rsidRPr="00FF3AEF" w:rsidRDefault="00A86626" w:rsidP="00FF3AEF">
      <w:pPr>
        <w:shd w:val="clear" w:color="auto" w:fill="E8E8E8" w:themeFill="background2"/>
      </w:pPr>
      <w:r>
        <w:rPr>
          <w:b/>
          <w:bCs/>
        </w:rPr>
        <w:t>Page Outline</w:t>
      </w:r>
      <w:r w:rsidR="00FF3AEF">
        <w:t xml:space="preserve"> – N/A</w:t>
      </w:r>
    </w:p>
    <w:p w14:paraId="21B92584" w14:textId="77777777" w:rsidR="00A86626" w:rsidRDefault="00A86626" w:rsidP="00A86626">
      <w:pPr>
        <w:shd w:val="clear" w:color="auto" w:fill="E8E8E8" w:themeFill="background2"/>
        <w:rPr>
          <w:b/>
          <w:bCs/>
        </w:rPr>
      </w:pPr>
    </w:p>
    <w:p w14:paraId="2A7B48B3" w14:textId="77777777" w:rsidR="00075D5C" w:rsidRDefault="00075D5C" w:rsidP="00FF3AEF">
      <w:pPr>
        <w:shd w:val="clear" w:color="auto" w:fill="E8E8E8" w:themeFill="background2"/>
        <w:rPr>
          <w:b/>
          <w:bCs/>
        </w:rPr>
      </w:pPr>
      <w:r>
        <w:rPr>
          <w:b/>
          <w:bCs/>
        </w:rPr>
        <w:t xml:space="preserve">Availability: </w:t>
      </w:r>
      <w:r w:rsidRPr="00075D5C">
        <w:t>Before login</w:t>
      </w:r>
    </w:p>
    <w:p w14:paraId="27736494" w14:textId="77777777" w:rsidR="00075D5C" w:rsidRDefault="00075D5C" w:rsidP="00FF3AEF">
      <w:pPr>
        <w:shd w:val="clear" w:color="auto" w:fill="E8E8E8" w:themeFill="background2"/>
        <w:rPr>
          <w:b/>
          <w:bCs/>
        </w:rPr>
      </w:pPr>
    </w:p>
    <w:p w14:paraId="127B545B" w14:textId="602C883D" w:rsidR="00A86626" w:rsidRPr="00075D5C" w:rsidRDefault="00A86626" w:rsidP="00FF3AEF">
      <w:pPr>
        <w:shd w:val="clear" w:color="auto" w:fill="E8E8E8" w:themeFill="background2"/>
        <w:rPr>
          <w:b/>
        </w:rPr>
      </w:pPr>
      <w:r w:rsidRPr="0000238D">
        <w:rPr>
          <w:b/>
          <w:bCs/>
        </w:rPr>
        <w:t>Dev Notes</w:t>
      </w:r>
      <w:r w:rsidR="00FF3AEF">
        <w:rPr>
          <w:b/>
          <w:bCs/>
        </w:rPr>
        <w:t xml:space="preserve"> </w:t>
      </w:r>
      <w:r w:rsidR="00FF3AEF">
        <w:t>– N/A</w:t>
      </w:r>
    </w:p>
    <w:p w14:paraId="205FD032" w14:textId="77777777" w:rsidR="00A86626" w:rsidRPr="000B64A4" w:rsidRDefault="00A86626" w:rsidP="00A86626">
      <w:pPr>
        <w:shd w:val="clear" w:color="auto" w:fill="E8E8E8" w:themeFill="background2"/>
      </w:pPr>
    </w:p>
    <w:p w14:paraId="5EB2D484" w14:textId="6EEFBA27" w:rsidR="00A86626" w:rsidRDefault="00A86626" w:rsidP="00B6593B">
      <w:pPr>
        <w:shd w:val="clear" w:color="auto" w:fill="E8E8E8" w:themeFill="background2"/>
        <w:rPr>
          <w:b/>
          <w:bCs/>
        </w:rPr>
      </w:pPr>
      <w:r w:rsidRPr="00F31035">
        <w:rPr>
          <w:b/>
          <w:bCs/>
        </w:rPr>
        <w:t>Objectives: patient will be able to</w:t>
      </w:r>
      <w:r>
        <w:rPr>
          <w:b/>
          <w:bCs/>
        </w:rPr>
        <w:t>…</w:t>
      </w:r>
    </w:p>
    <w:p w14:paraId="15727F98" w14:textId="6D520140" w:rsidR="00B6593B" w:rsidRDefault="00B6593B" w:rsidP="000B1916">
      <w:pPr>
        <w:pStyle w:val="ListParagraph"/>
        <w:numPr>
          <w:ilvl w:val="0"/>
          <w:numId w:val="21"/>
        </w:numPr>
        <w:shd w:val="clear" w:color="auto" w:fill="E8E8E8" w:themeFill="background2"/>
      </w:pPr>
      <w:r>
        <w:t>Explain the basic protections provided under the No Suprises Act</w:t>
      </w:r>
    </w:p>
    <w:p w14:paraId="685EE008" w14:textId="3185CCE9" w:rsidR="00B6593B" w:rsidRPr="00B6593B" w:rsidRDefault="00B6593B" w:rsidP="000B1916">
      <w:pPr>
        <w:pStyle w:val="ListParagraph"/>
        <w:numPr>
          <w:ilvl w:val="0"/>
          <w:numId w:val="21"/>
        </w:numPr>
        <w:shd w:val="clear" w:color="auto" w:fill="E8E8E8" w:themeFill="background2"/>
      </w:pPr>
      <w:r>
        <w:t>Find more information on the CMS website</w:t>
      </w:r>
    </w:p>
    <w:p w14:paraId="42A75400" w14:textId="77777777" w:rsidR="009B2875" w:rsidRDefault="009B2875" w:rsidP="00A86626">
      <w:pPr>
        <w:shd w:val="clear" w:color="auto" w:fill="E8E8E8" w:themeFill="background2"/>
        <w:rPr>
          <w:b/>
          <w:bCs/>
        </w:rPr>
      </w:pPr>
    </w:p>
    <w:p w14:paraId="026597E4" w14:textId="51462D2D" w:rsidR="009B2875" w:rsidRDefault="009B2875" w:rsidP="00A86626">
      <w:pPr>
        <w:shd w:val="clear" w:color="auto" w:fill="E8E8E8" w:themeFill="background2"/>
        <w:rPr>
          <w:b/>
          <w:bCs/>
        </w:rPr>
      </w:pPr>
      <w:r>
        <w:rPr>
          <w:b/>
          <w:bCs/>
        </w:rPr>
        <w:t>Glossary Terms in this Page</w:t>
      </w:r>
    </w:p>
    <w:p w14:paraId="51D8CD56" w14:textId="77777777" w:rsidR="000714E9" w:rsidRPr="000714E9" w:rsidRDefault="000714E9" w:rsidP="000B1916">
      <w:pPr>
        <w:pStyle w:val="ListParagraph"/>
        <w:numPr>
          <w:ilvl w:val="0"/>
          <w:numId w:val="18"/>
        </w:numPr>
        <w:shd w:val="clear" w:color="auto" w:fill="E8E8E8" w:themeFill="background2"/>
        <w:rPr>
          <w:b/>
          <w:bCs/>
          <w:highlight w:val="yellow"/>
        </w:rPr>
      </w:pPr>
      <w:r w:rsidRPr="000714E9">
        <w:rPr>
          <w:highlight w:val="yellow"/>
        </w:rPr>
        <w:t>In-network</w:t>
      </w:r>
    </w:p>
    <w:p w14:paraId="054A35C9" w14:textId="77777777" w:rsidR="000714E9" w:rsidRPr="000714E9" w:rsidRDefault="000714E9" w:rsidP="000B1916">
      <w:pPr>
        <w:pStyle w:val="ListParagraph"/>
        <w:numPr>
          <w:ilvl w:val="0"/>
          <w:numId w:val="18"/>
        </w:numPr>
        <w:shd w:val="clear" w:color="auto" w:fill="E8E8E8" w:themeFill="background2"/>
        <w:rPr>
          <w:b/>
          <w:bCs/>
          <w:highlight w:val="yellow"/>
        </w:rPr>
      </w:pPr>
      <w:r w:rsidRPr="000714E9">
        <w:rPr>
          <w:highlight w:val="yellow"/>
        </w:rPr>
        <w:t>No Surprises Act</w:t>
      </w:r>
    </w:p>
    <w:p w14:paraId="0AFE15D2" w14:textId="77777777" w:rsidR="000714E9" w:rsidRPr="000714E9" w:rsidRDefault="000714E9" w:rsidP="000B1916">
      <w:pPr>
        <w:pStyle w:val="ListParagraph"/>
        <w:numPr>
          <w:ilvl w:val="0"/>
          <w:numId w:val="18"/>
        </w:numPr>
        <w:shd w:val="clear" w:color="auto" w:fill="E8E8E8" w:themeFill="background2"/>
        <w:rPr>
          <w:b/>
          <w:bCs/>
          <w:highlight w:val="yellow"/>
        </w:rPr>
      </w:pPr>
      <w:r w:rsidRPr="000714E9">
        <w:rPr>
          <w:highlight w:val="yellow"/>
        </w:rPr>
        <w:t>Out-of-network</w:t>
      </w:r>
    </w:p>
    <w:p w14:paraId="4CB03287" w14:textId="77777777" w:rsidR="00A86626" w:rsidRDefault="00A86626" w:rsidP="00A86626">
      <w:pPr>
        <w:shd w:val="clear" w:color="auto" w:fill="E8E8E8" w:themeFill="background2"/>
      </w:pPr>
    </w:p>
    <w:p w14:paraId="1E8F4C4C" w14:textId="2B7A7DBA" w:rsidR="00A86626" w:rsidRDefault="00A86626" w:rsidP="00A86626">
      <w:pPr>
        <w:shd w:val="clear" w:color="auto" w:fill="E8E8E8" w:themeFill="background2"/>
        <w:rPr>
          <w:b/>
          <w:bCs/>
        </w:rPr>
      </w:pPr>
      <w:r>
        <w:rPr>
          <w:b/>
          <w:bCs/>
        </w:rPr>
        <w:t>Date Page Content Sent for Review:</w:t>
      </w:r>
      <w:r w:rsidR="004B2F51">
        <w:rPr>
          <w:b/>
          <w:bCs/>
        </w:rPr>
        <w:t xml:space="preserve"> 12/11/2024</w:t>
      </w:r>
    </w:p>
    <w:p w14:paraId="7A6EBE9F" w14:textId="0A6D35E3" w:rsidR="00A86626" w:rsidRDefault="00A86626" w:rsidP="00A86626">
      <w:pPr>
        <w:shd w:val="clear" w:color="auto" w:fill="E8E8E8" w:themeFill="background2"/>
        <w:rPr>
          <w:b/>
          <w:bCs/>
        </w:rPr>
      </w:pPr>
      <w:r>
        <w:rPr>
          <w:b/>
          <w:bCs/>
        </w:rPr>
        <w:t>Date Page Content Sent for Inclusion:</w:t>
      </w:r>
      <w:r w:rsidR="00954279">
        <w:rPr>
          <w:b/>
          <w:bCs/>
        </w:rPr>
        <w:t xml:space="preserve"> 12/19/2024</w:t>
      </w:r>
      <w:r w:rsidR="0049482F">
        <w:rPr>
          <w:b/>
          <w:bCs/>
        </w:rPr>
        <w:t>; 1/2/2024</w:t>
      </w:r>
    </w:p>
    <w:p w14:paraId="4F2072A5" w14:textId="60AFD8E1" w:rsidR="00604E97" w:rsidRDefault="00604E97" w:rsidP="00A86626">
      <w:pPr>
        <w:shd w:val="clear" w:color="auto" w:fill="E8E8E8" w:themeFill="background2"/>
        <w:rPr>
          <w:b/>
          <w:bCs/>
        </w:rPr>
      </w:pPr>
      <w:r>
        <w:rPr>
          <w:b/>
          <w:bCs/>
        </w:rPr>
        <w:t>Edits:</w:t>
      </w:r>
    </w:p>
    <w:p w14:paraId="15DBE9A7" w14:textId="59EFC3B0" w:rsidR="00604E97" w:rsidRDefault="00604E97" w:rsidP="000B1916">
      <w:pPr>
        <w:pStyle w:val="ListParagraph"/>
        <w:numPr>
          <w:ilvl w:val="0"/>
          <w:numId w:val="29"/>
        </w:numPr>
        <w:shd w:val="clear" w:color="auto" w:fill="E8E8E8" w:themeFill="background2"/>
      </w:pPr>
      <w:r w:rsidRPr="009C03B1">
        <w:t xml:space="preserve">12/30/2024 – </w:t>
      </w:r>
      <w:r w:rsidR="00684DE4" w:rsidRPr="009C03B1">
        <w:t xml:space="preserve">addition made </w:t>
      </w:r>
      <w:r w:rsidRPr="009C03B1">
        <w:t>re: what to do if billed incorrectly</w:t>
      </w:r>
    </w:p>
    <w:p w14:paraId="5F076296" w14:textId="77777777" w:rsidR="00A35235" w:rsidRDefault="00A35235" w:rsidP="00A35235">
      <w:pPr>
        <w:shd w:val="clear" w:color="auto" w:fill="E8E8E8" w:themeFill="background2"/>
      </w:pPr>
    </w:p>
    <w:p w14:paraId="57DE970B" w14:textId="77777777" w:rsidR="00A35235" w:rsidRDefault="00A35235" w:rsidP="00A35235">
      <w:pPr>
        <w:shd w:val="clear" w:color="auto" w:fill="E8E8E8" w:themeFill="background2"/>
        <w:rPr>
          <w:b/>
          <w:bCs/>
        </w:rPr>
      </w:pPr>
      <w:r>
        <w:rPr>
          <w:b/>
          <w:bCs/>
        </w:rPr>
        <w:t xml:space="preserve">Ready for Spanish Translations?  </w:t>
      </w:r>
      <w:r w:rsidRPr="00C24CD8">
        <w:rPr>
          <w:b/>
          <w:bCs/>
          <w:color w:val="4EA72E" w:themeColor="accent6"/>
        </w:rPr>
        <w:t>Yes (5/12/2025)</w:t>
      </w:r>
    </w:p>
    <w:p w14:paraId="3DA15F23" w14:textId="75847A32" w:rsidR="00096D42" w:rsidRPr="007A3E4E" w:rsidRDefault="00096D42" w:rsidP="00096D42">
      <w:pPr>
        <w:shd w:val="clear" w:color="auto" w:fill="E8E8E8" w:themeFill="background2"/>
        <w:rPr>
          <w:b/>
          <w:bCs/>
        </w:rPr>
      </w:pPr>
      <w:r>
        <w:rPr>
          <w:b/>
          <w:bCs/>
        </w:rPr>
        <w:t xml:space="preserve">Translations in Portal? </w:t>
      </w:r>
      <w:r w:rsidR="007A3E4E">
        <w:rPr>
          <w:rStyle w:val="NormalSpanishChar"/>
          <w:b/>
          <w:bCs/>
        </w:rPr>
        <w:t>Yes (6/24/2025)</w:t>
      </w:r>
    </w:p>
    <w:p w14:paraId="0593D0C0" w14:textId="77777777" w:rsidR="00A86626" w:rsidRDefault="00A86626" w:rsidP="00A86626">
      <w:pPr>
        <w:shd w:val="clear" w:color="auto" w:fill="E8E8E8" w:themeFill="background2"/>
        <w:rPr>
          <w:b/>
          <w:bCs/>
        </w:rPr>
      </w:pPr>
    </w:p>
    <w:p w14:paraId="12BC1A50" w14:textId="58A5011A" w:rsidR="00A86626" w:rsidRPr="000714E9" w:rsidRDefault="00A86626" w:rsidP="00A86626">
      <w:pPr>
        <w:shd w:val="clear" w:color="auto" w:fill="E8E8E8" w:themeFill="background2"/>
      </w:pPr>
      <w:r>
        <w:rPr>
          <w:b/>
          <w:bCs/>
        </w:rPr>
        <w:t>General Notes:</w:t>
      </w:r>
      <w:r w:rsidR="000714E9">
        <w:rPr>
          <w:b/>
          <w:bCs/>
        </w:rPr>
        <w:t xml:space="preserve"> </w:t>
      </w:r>
      <w:r w:rsidR="000714E9">
        <w:t>This is extremely simplified, with our target audience in mind.</w:t>
      </w:r>
    </w:p>
    <w:p w14:paraId="283FEA82" w14:textId="77777777" w:rsidR="00A35235" w:rsidRPr="00A86626" w:rsidRDefault="00A35235" w:rsidP="00A86626">
      <w:pPr>
        <w:rPr>
          <w:b/>
          <w:bCs/>
        </w:rPr>
      </w:pPr>
    </w:p>
    <w:p w14:paraId="38BD13D6" w14:textId="3768E0CF" w:rsidR="00872F18" w:rsidRDefault="00872F18" w:rsidP="00E33ADC">
      <w:pPr>
        <w:pStyle w:val="Heading3"/>
        <w:spacing w:before="0" w:after="0"/>
      </w:pPr>
      <w:r>
        <w:t>Your Protection Against Surprise Medical Bills</w:t>
      </w:r>
      <w:r w:rsidR="0018214A">
        <w:t xml:space="preserve"> (text)</w:t>
      </w:r>
    </w:p>
    <w:tbl>
      <w:tblPr>
        <w:tblStyle w:val="TableGrid"/>
        <w:tblW w:w="0" w:type="auto"/>
        <w:tblLook w:val="04A0" w:firstRow="1" w:lastRow="0" w:firstColumn="1" w:lastColumn="0" w:noHBand="0" w:noVBand="1"/>
      </w:tblPr>
      <w:tblGrid>
        <w:gridCol w:w="5395"/>
        <w:gridCol w:w="5395"/>
      </w:tblGrid>
      <w:tr w:rsidR="00287297" w14:paraId="19FDFD90" w14:textId="77777777" w:rsidTr="6DA5F71B">
        <w:tc>
          <w:tcPr>
            <w:tcW w:w="5395" w:type="dxa"/>
          </w:tcPr>
          <w:p w14:paraId="4FAEAEF1" w14:textId="6EBE2CD2" w:rsidR="00287297" w:rsidRDefault="00287297" w:rsidP="00E33ADC">
            <w:r>
              <w:t>English</w:t>
            </w:r>
          </w:p>
        </w:tc>
        <w:tc>
          <w:tcPr>
            <w:tcW w:w="5395" w:type="dxa"/>
          </w:tcPr>
          <w:p w14:paraId="7B7A32DB" w14:textId="2B5A0014" w:rsidR="00287297" w:rsidRDefault="3DF2E95B" w:rsidP="1AAE032A">
            <w:pPr>
              <w:rPr>
                <w:highlight w:val="cyan"/>
              </w:rPr>
            </w:pPr>
            <w:r w:rsidRPr="1AAE032A">
              <w:rPr>
                <w:highlight w:val="cyan"/>
              </w:rPr>
              <w:t>Spanish</w:t>
            </w:r>
          </w:p>
        </w:tc>
      </w:tr>
      <w:tr w:rsidR="00287297" w:rsidRPr="00DC3DAE" w14:paraId="27FA6D2B" w14:textId="77777777" w:rsidTr="6DA5F71B">
        <w:tc>
          <w:tcPr>
            <w:tcW w:w="5395" w:type="dxa"/>
          </w:tcPr>
          <w:p w14:paraId="498CA60A" w14:textId="77777777" w:rsidR="00287297" w:rsidRDefault="00287297" w:rsidP="00E33ADC">
            <w:r>
              <w:t>Your Protection Against Surprise Medical Bills</w:t>
            </w:r>
          </w:p>
          <w:p w14:paraId="27583CF3" w14:textId="77777777" w:rsidR="00287297" w:rsidRDefault="00287297" w:rsidP="00E33ADC"/>
          <w:p w14:paraId="642586A8" w14:textId="77777777" w:rsidR="00287297" w:rsidRPr="00DB37EF" w:rsidRDefault="00287297" w:rsidP="00287297">
            <w:r w:rsidRPr="00DB37EF">
              <w:t xml:space="preserve">The No Surprises Act provides protection against unexpected medical bills.  </w:t>
            </w:r>
          </w:p>
          <w:p w14:paraId="0EABCBF4" w14:textId="77777777" w:rsidR="00287297" w:rsidRDefault="00287297" w:rsidP="00287297">
            <w:pPr>
              <w:ind w:left="720"/>
              <w:rPr>
                <w:b/>
              </w:rPr>
            </w:pPr>
          </w:p>
          <w:p w14:paraId="6FBBF8D9" w14:textId="77777777" w:rsidR="00287297" w:rsidRDefault="00287297" w:rsidP="00287297">
            <w:pPr>
              <w:ind w:left="720"/>
            </w:pPr>
            <w:r w:rsidRPr="00DB37EF">
              <w:rPr>
                <w:b/>
              </w:rPr>
              <w:t>If you have health insurance</w:t>
            </w:r>
            <w:r w:rsidRPr="00DB37EF">
              <w:rPr>
                <w:b/>
              </w:rPr>
              <w:br/>
            </w:r>
            <w:r w:rsidRPr="00DB37EF">
              <w:t xml:space="preserve">You are protected from surprise </w:t>
            </w:r>
            <w:r w:rsidRPr="002C1DD4">
              <w:rPr>
                <w:highlight w:val="yellow"/>
              </w:rPr>
              <w:t>out-of-network</w:t>
            </w:r>
            <w:r w:rsidRPr="00DB37EF">
              <w:t xml:space="preserve"> bills from emergency room visits, treatment by an </w:t>
            </w:r>
            <w:r w:rsidRPr="002C1DD4">
              <w:rPr>
                <w:highlight w:val="yellow"/>
              </w:rPr>
              <w:t>out-of-network</w:t>
            </w:r>
            <w:r w:rsidRPr="00DB37EF">
              <w:t xml:space="preserve"> provider at an </w:t>
            </w:r>
            <w:r w:rsidRPr="002C1DD4">
              <w:rPr>
                <w:highlight w:val="yellow"/>
              </w:rPr>
              <w:t>in-network</w:t>
            </w:r>
            <w:r w:rsidRPr="00DB37EF">
              <w:t xml:space="preserve"> facility, and air ambulance services.</w:t>
            </w:r>
          </w:p>
          <w:p w14:paraId="1946994A" w14:textId="77777777" w:rsidR="00287297" w:rsidRPr="00DB37EF" w:rsidRDefault="00287297" w:rsidP="00287297">
            <w:pPr>
              <w:ind w:left="720"/>
              <w:rPr>
                <w:b/>
              </w:rPr>
            </w:pPr>
          </w:p>
          <w:p w14:paraId="44737A7C" w14:textId="77777777" w:rsidR="00287297" w:rsidRDefault="00287297" w:rsidP="00287297">
            <w:pPr>
              <w:ind w:left="720"/>
            </w:pPr>
            <w:r w:rsidRPr="00DB37EF">
              <w:rPr>
                <w:b/>
              </w:rPr>
              <w:t>If you don’t have health insurance</w:t>
            </w:r>
            <w:r w:rsidRPr="00DB37EF">
              <w:br/>
              <w:t>In most cases, providers must give you an estimate of expected charges ahead of time.</w:t>
            </w:r>
          </w:p>
          <w:p w14:paraId="1D2EAF48" w14:textId="77777777" w:rsidR="00287297" w:rsidRPr="00DB37EF" w:rsidRDefault="00287297" w:rsidP="00287297">
            <w:pPr>
              <w:ind w:left="720"/>
            </w:pPr>
          </w:p>
          <w:p w14:paraId="23071488" w14:textId="77777777" w:rsidR="00287297" w:rsidRPr="000849F9" w:rsidRDefault="00287297" w:rsidP="00287297">
            <w:r w:rsidRPr="00DB37EF">
              <w:t xml:space="preserve">For more information about the No Surprises Act and its protections, visit </w:t>
            </w:r>
            <w:hyperlink r:id="rId16" w:history="1">
              <w:r w:rsidRPr="00324F84">
                <w:rPr>
                  <w:rStyle w:val="Hyperlink"/>
                </w:rPr>
                <w:t>The No Surprises Act protects people from unexpected medical bills | CMS</w:t>
              </w:r>
            </w:hyperlink>
            <w:r>
              <w:rPr>
                <w:rStyle w:val="Hyperlink"/>
              </w:rPr>
              <w:t xml:space="preserve">  </w:t>
            </w:r>
            <w:commentRangeStart w:id="94"/>
            <w:commentRangeStart w:id="95"/>
            <w:commentRangeStart w:id="96"/>
            <w:commentRangeEnd w:id="94"/>
            <w:r w:rsidRPr="000849F9">
              <w:rPr>
                <w:rStyle w:val="CommentReference"/>
                <w:sz w:val="24"/>
                <w:szCs w:val="24"/>
              </w:rPr>
              <w:commentReference w:id="94"/>
            </w:r>
            <w:commentRangeEnd w:id="95"/>
            <w:r>
              <w:rPr>
                <w:rStyle w:val="CommentReference"/>
              </w:rPr>
              <w:commentReference w:id="95"/>
            </w:r>
            <w:commentRangeEnd w:id="96"/>
            <w:r>
              <w:rPr>
                <w:rStyle w:val="CommentReference"/>
              </w:rPr>
              <w:commentReference w:id="96"/>
            </w:r>
          </w:p>
          <w:p w14:paraId="61AB61CC" w14:textId="77777777" w:rsidR="00287297" w:rsidRPr="00872F18" w:rsidRDefault="00287297" w:rsidP="00287297"/>
          <w:p w14:paraId="3FF5367C" w14:textId="137260B9" w:rsidR="00287297" w:rsidRDefault="00287297" w:rsidP="00E33ADC">
            <w:r>
              <w:t xml:space="preserve">If you think you’ve been billed incorrectly, please </w:t>
            </w:r>
            <w:r w:rsidRPr="00FD77FA">
              <w:rPr>
                <w:highlight w:val="green"/>
                <w:u w:val="single"/>
              </w:rPr>
              <w:t>contact us</w:t>
            </w:r>
            <w:r>
              <w:t>.  If we are unable to resolve the issue, you may contact the US Department of Health and Human Services (HSS) or your State Insurance Department.</w:t>
            </w:r>
          </w:p>
        </w:tc>
        <w:tc>
          <w:tcPr>
            <w:tcW w:w="5395" w:type="dxa"/>
          </w:tcPr>
          <w:p w14:paraId="5B7EE881" w14:textId="447DE83D" w:rsidR="00287297" w:rsidRPr="00487916" w:rsidRDefault="0FEFA4B9" w:rsidP="00722C28">
            <w:pPr>
              <w:spacing w:before="240" w:after="240"/>
              <w:rPr>
                <w:lang w:val="es-US"/>
              </w:rPr>
            </w:pPr>
            <w:r w:rsidRPr="00487916">
              <w:rPr>
                <w:rFonts w:ascii="Arial" w:eastAsia="Arial" w:hAnsi="Arial" w:cs="Arial"/>
                <w:color w:val="000000" w:themeColor="text1"/>
                <w:lang w:val="es-US"/>
              </w:rPr>
              <w:t>Protección Contra Cuentas Médicas Inesperadas</w:t>
            </w:r>
          </w:p>
          <w:p w14:paraId="729ACD48" w14:textId="26D70D1C" w:rsidR="00287297" w:rsidRPr="00487916" w:rsidRDefault="0FEFA4B9" w:rsidP="00722C28">
            <w:pPr>
              <w:spacing w:before="240" w:after="240"/>
              <w:rPr>
                <w:lang w:val="es-US"/>
              </w:rPr>
            </w:pPr>
            <w:r w:rsidRPr="00487916">
              <w:rPr>
                <w:rFonts w:ascii="Arial" w:eastAsia="Arial" w:hAnsi="Arial" w:cs="Arial"/>
                <w:color w:val="000000" w:themeColor="text1"/>
                <w:lang w:val="es-US"/>
              </w:rPr>
              <w:t>La Ley de No-Sorpresas ofrece protección contra cuentas médicas inesperadas.</w:t>
            </w:r>
          </w:p>
          <w:p w14:paraId="68D11512" w14:textId="248166DE" w:rsidR="00287297" w:rsidRPr="00487916" w:rsidRDefault="0FEFA4B9" w:rsidP="0045776A">
            <w:pPr>
              <w:spacing w:before="240" w:after="240"/>
              <w:ind w:left="720"/>
              <w:rPr>
                <w:lang w:val="es-US"/>
              </w:rPr>
            </w:pPr>
            <w:r w:rsidRPr="00487916">
              <w:rPr>
                <w:rFonts w:ascii="Arial" w:eastAsia="Arial" w:hAnsi="Arial" w:cs="Arial"/>
                <w:b/>
                <w:color w:val="000000" w:themeColor="text1"/>
                <w:lang w:val="es-US"/>
              </w:rPr>
              <w:t>Si tiene seguro médico</w:t>
            </w:r>
          </w:p>
          <w:p w14:paraId="07689009" w14:textId="1E07AC84" w:rsidR="00287297" w:rsidRPr="00487916" w:rsidRDefault="0FEFA4B9" w:rsidP="0045776A">
            <w:pPr>
              <w:spacing w:before="240" w:after="240"/>
              <w:ind w:left="720"/>
              <w:rPr>
                <w:lang w:val="es-US"/>
              </w:rPr>
            </w:pPr>
            <w:r w:rsidRPr="00487916">
              <w:rPr>
                <w:rFonts w:ascii="Arial" w:eastAsia="Arial" w:hAnsi="Arial" w:cs="Arial"/>
                <w:color w:val="000000" w:themeColor="text1"/>
                <w:lang w:val="es-US"/>
              </w:rPr>
              <w:t>Está protegido contra cuentas sorpresa por obtener servicios “fuera de la red” en caso de visitas a la sala de urgencias, tratamiento dado por un proveedor que esté “fuera de la red” pero dentro de un sitio “dentro de la red”, y servicios de ambulancia aérea.</w:t>
            </w:r>
          </w:p>
          <w:p w14:paraId="42FA52B4" w14:textId="7D35AA81" w:rsidR="00287297" w:rsidRPr="00487916" w:rsidRDefault="015CB183" w:rsidP="0045776A">
            <w:pPr>
              <w:spacing w:before="240" w:after="240"/>
              <w:ind w:left="720"/>
              <w:rPr>
                <w:rFonts w:ascii="Arial" w:eastAsia="Arial" w:hAnsi="Arial" w:cs="Arial"/>
                <w:color w:val="000000" w:themeColor="text1"/>
                <w:lang w:val="es-US"/>
              </w:rPr>
            </w:pPr>
            <w:r w:rsidRPr="00487916">
              <w:rPr>
                <w:rFonts w:ascii="Arial" w:eastAsia="Arial" w:hAnsi="Arial" w:cs="Arial"/>
                <w:b/>
                <w:color w:val="000000" w:themeColor="text1"/>
                <w:lang w:val="es-US"/>
              </w:rPr>
              <w:t>Si no tiene seguro médico</w:t>
            </w:r>
          </w:p>
          <w:p w14:paraId="27BD381E" w14:textId="633B94EF" w:rsidR="00287297" w:rsidRPr="00487916" w:rsidRDefault="53A4A7B3" w:rsidP="0045776A">
            <w:pPr>
              <w:spacing w:before="240" w:after="240"/>
              <w:ind w:left="720"/>
              <w:rPr>
                <w:rFonts w:ascii="Arial" w:eastAsia="Arial" w:hAnsi="Arial" w:cs="Arial"/>
                <w:color w:val="000000" w:themeColor="text1"/>
                <w:lang w:val="es-US"/>
              </w:rPr>
            </w:pPr>
            <w:r w:rsidRPr="00487916">
              <w:rPr>
                <w:rFonts w:ascii="Arial" w:eastAsia="Arial" w:hAnsi="Arial" w:cs="Arial"/>
                <w:color w:val="000000" w:themeColor="text1"/>
                <w:lang w:val="es-US"/>
              </w:rPr>
              <w:t>En la mayoría de los casos, los proveedores deben enviarle por adelantado un</w:t>
            </w:r>
            <w:r w:rsidR="56CC80FB" w:rsidRPr="00487916">
              <w:rPr>
                <w:rFonts w:ascii="Arial" w:eastAsia="Arial" w:hAnsi="Arial" w:cs="Arial"/>
                <w:color w:val="000000" w:themeColor="text1"/>
                <w:lang w:val="es-US"/>
              </w:rPr>
              <w:t xml:space="preserve"> costo</w:t>
            </w:r>
            <w:r w:rsidRPr="00487916">
              <w:rPr>
                <w:rFonts w:ascii="Arial" w:eastAsia="Arial" w:hAnsi="Arial" w:cs="Arial"/>
                <w:color w:val="000000" w:themeColor="text1"/>
                <w:lang w:val="es-US"/>
              </w:rPr>
              <w:t xml:space="preserve"> estimado de los procedimientos médicos.</w:t>
            </w:r>
          </w:p>
          <w:p w14:paraId="7251CB15" w14:textId="4424E3C2" w:rsidR="00287297" w:rsidRPr="00487916" w:rsidRDefault="1DDDC959" w:rsidP="1FBFB592">
            <w:pPr>
              <w:spacing w:before="240" w:after="240"/>
              <w:rPr>
                <w:lang w:val="es-US"/>
              </w:rPr>
            </w:pPr>
            <w:r w:rsidRPr="6DA5F71B">
              <w:rPr>
                <w:rFonts w:ascii="Arial" w:eastAsia="Arial" w:hAnsi="Arial" w:cs="Arial"/>
                <w:color w:val="000000" w:themeColor="text1"/>
                <w:lang w:val="es-US"/>
              </w:rPr>
              <w:t xml:space="preserve">Para más información sobre la Ley </w:t>
            </w:r>
            <w:r w:rsidR="7B3BC9CB" w:rsidRPr="6DA5F71B">
              <w:rPr>
                <w:rFonts w:ascii="Arial" w:eastAsia="Arial" w:hAnsi="Arial" w:cs="Arial"/>
                <w:color w:val="000000" w:themeColor="text1"/>
                <w:lang w:val="es-US"/>
              </w:rPr>
              <w:t>de No-</w:t>
            </w:r>
            <w:r w:rsidRPr="6DA5F71B">
              <w:rPr>
                <w:rFonts w:ascii="Arial" w:eastAsia="Arial" w:hAnsi="Arial" w:cs="Arial"/>
                <w:color w:val="000000" w:themeColor="text1"/>
                <w:lang w:val="es-US"/>
              </w:rPr>
              <w:t xml:space="preserve">Sorpresas y sus protecciones, visite: La Ley </w:t>
            </w:r>
            <w:r w:rsidR="22A876A3" w:rsidRPr="6DA5F71B">
              <w:rPr>
                <w:rFonts w:ascii="Arial" w:eastAsia="Arial" w:hAnsi="Arial" w:cs="Arial"/>
                <w:color w:val="000000" w:themeColor="text1"/>
                <w:lang w:val="es-US"/>
              </w:rPr>
              <w:t>de No-</w:t>
            </w:r>
            <w:r w:rsidRPr="6DA5F71B">
              <w:rPr>
                <w:rFonts w:ascii="Arial" w:eastAsia="Arial" w:hAnsi="Arial" w:cs="Arial"/>
                <w:color w:val="000000" w:themeColor="text1"/>
                <w:lang w:val="es-US"/>
              </w:rPr>
              <w:t>Sorpresas protege a las personas de cuentas médicas inesperadas (</w:t>
            </w:r>
            <w:hyperlink r:id="rId17">
              <w:r w:rsidRPr="6DA5F71B">
                <w:rPr>
                  <w:rStyle w:val="Hyperlink"/>
                  <w:rFonts w:ascii="Arial" w:eastAsia="Arial" w:hAnsi="Arial" w:cs="Arial"/>
                  <w:color w:val="467886"/>
                  <w:u w:val="none"/>
                  <w:lang w:val="es-US"/>
                </w:rPr>
                <w:t>The No Surprises Act protects people from unexpected medical bills | CMS</w:t>
              </w:r>
            </w:hyperlink>
            <w:r w:rsidRPr="6DA5F71B">
              <w:rPr>
                <w:rFonts w:ascii="Arial" w:eastAsia="Arial" w:hAnsi="Arial" w:cs="Arial"/>
                <w:color w:val="467886"/>
                <w:lang w:val="es-US"/>
              </w:rPr>
              <w:t>).</w:t>
            </w:r>
          </w:p>
          <w:p w14:paraId="3D37FD3A" w14:textId="6B289D74" w:rsidR="00287297" w:rsidRDefault="015CB183" w:rsidP="31375775">
            <w:pPr>
              <w:spacing w:before="240" w:after="240"/>
              <w:rPr>
                <w:rFonts w:ascii="Arial" w:eastAsia="Arial" w:hAnsi="Arial" w:cs="Arial"/>
                <w:color w:val="000000" w:themeColor="text1"/>
                <w:lang w:val="es-ES"/>
              </w:rPr>
            </w:pPr>
            <w:r w:rsidRPr="31375775">
              <w:rPr>
                <w:rFonts w:ascii="Arial" w:eastAsia="Arial" w:hAnsi="Arial" w:cs="Arial"/>
                <w:color w:val="000000" w:themeColor="text1"/>
                <w:lang w:val="es-ES"/>
              </w:rPr>
              <w:t xml:space="preserve">Si cree que le están cobrando incorrectamente, </w:t>
            </w:r>
            <w:r w:rsidR="532FA48E" w:rsidRPr="100C9BAD">
              <w:rPr>
                <w:rFonts w:ascii="Arial" w:eastAsia="Arial" w:hAnsi="Arial" w:cs="Arial"/>
                <w:color w:val="000000" w:themeColor="text1"/>
                <w:highlight w:val="green"/>
                <w:u w:val="single"/>
                <w:lang w:val="es-ES"/>
              </w:rPr>
              <w:t>contáctenos</w:t>
            </w:r>
            <w:r w:rsidR="532FA48E" w:rsidRPr="20080D5A">
              <w:rPr>
                <w:rFonts w:ascii="Arial" w:eastAsia="Arial" w:hAnsi="Arial" w:cs="Arial"/>
                <w:color w:val="000000" w:themeColor="text1"/>
                <w:u w:val="single"/>
                <w:lang w:val="es-ES"/>
              </w:rPr>
              <w:t>,</w:t>
            </w:r>
            <w:r w:rsidR="532FA48E" w:rsidRPr="654B4984">
              <w:rPr>
                <w:rFonts w:ascii="Arial" w:eastAsia="Arial" w:hAnsi="Arial" w:cs="Arial"/>
                <w:color w:val="000000" w:themeColor="text1"/>
                <w:lang w:val="es-ES"/>
              </w:rPr>
              <w:t xml:space="preserve"> por favor</w:t>
            </w:r>
            <w:r w:rsidR="64833549" w:rsidRPr="654B4984">
              <w:rPr>
                <w:rFonts w:ascii="Arial" w:eastAsia="Arial" w:hAnsi="Arial" w:cs="Arial"/>
                <w:color w:val="000000" w:themeColor="text1"/>
                <w:lang w:val="es-ES"/>
              </w:rPr>
              <w:t>.</w:t>
            </w:r>
            <w:r w:rsidRPr="654B4984">
              <w:rPr>
                <w:rFonts w:ascii="Arial" w:eastAsia="Arial" w:hAnsi="Arial" w:cs="Arial"/>
                <w:color w:val="000000" w:themeColor="text1"/>
                <w:lang w:val="es-ES"/>
              </w:rPr>
              <w:t xml:space="preserve"> </w:t>
            </w:r>
            <w:r w:rsidRPr="31375775">
              <w:rPr>
                <w:rFonts w:ascii="Arial" w:eastAsia="Arial" w:hAnsi="Arial" w:cs="Arial"/>
                <w:color w:val="000000" w:themeColor="text1"/>
                <w:lang w:val="es-ES"/>
              </w:rPr>
              <w:t>Si no podemos resolver el problema, puede ponerse en contacto con el Departamento de Salud y Servicios Humanos de los EE. UU (HSS, por sus siglas en inglés) o con el Departamento de Seguros de su Estado (State Insurance Department).</w:t>
            </w:r>
          </w:p>
        </w:tc>
      </w:tr>
    </w:tbl>
    <w:p w14:paraId="0CA18CBC" w14:textId="77777777" w:rsidR="00287297" w:rsidRPr="00487916" w:rsidRDefault="00287297" w:rsidP="00E33ADC">
      <w:pPr>
        <w:rPr>
          <w:lang w:val="es-US"/>
        </w:rPr>
      </w:pPr>
    </w:p>
    <w:p w14:paraId="23553864" w14:textId="77777777" w:rsidR="00E41376" w:rsidRPr="00487916" w:rsidRDefault="00E41376" w:rsidP="00E41376">
      <w:pPr>
        <w:rPr>
          <w:lang w:val="es-US"/>
        </w:rPr>
      </w:pPr>
    </w:p>
    <w:p w14:paraId="5681A047" w14:textId="77777777" w:rsidR="003F156A" w:rsidRDefault="003F156A" w:rsidP="00741DFC">
      <w:pPr>
        <w:pStyle w:val="Heading1"/>
        <w:spacing w:before="0" w:after="0"/>
        <w:rPr>
          <w:rFonts w:asciiTheme="minorHAnsi" w:hAnsiTheme="minorHAnsi"/>
        </w:rPr>
      </w:pPr>
      <w:bookmarkStart w:id="97" w:name="_Toc200962895"/>
      <w:r>
        <w:rPr>
          <w:rFonts w:asciiTheme="minorHAnsi" w:hAnsiTheme="minorHAnsi"/>
        </w:rPr>
        <w:t>ACCEPTED INSURANCES PAGE</w:t>
      </w:r>
      <w:bookmarkEnd w:id="97"/>
    </w:p>
    <w:p w14:paraId="6C454A3A" w14:textId="77777777" w:rsidR="00075D5C" w:rsidRDefault="00075D5C" w:rsidP="00075D5C">
      <w:pPr>
        <w:shd w:val="clear" w:color="auto" w:fill="E8E8E8" w:themeFill="background2"/>
        <w:rPr>
          <w:b/>
          <w:bCs/>
        </w:rPr>
      </w:pPr>
      <w:r>
        <w:rPr>
          <w:b/>
          <w:bCs/>
        </w:rPr>
        <w:t>Page Outline</w:t>
      </w:r>
    </w:p>
    <w:p w14:paraId="393D73BB" w14:textId="0A350DC9" w:rsidR="00075D5C" w:rsidRPr="009C03B1" w:rsidRDefault="00075D5C" w:rsidP="000B1916">
      <w:pPr>
        <w:pStyle w:val="ListParagraph"/>
        <w:numPr>
          <w:ilvl w:val="0"/>
          <w:numId w:val="20"/>
        </w:numPr>
        <w:shd w:val="clear" w:color="auto" w:fill="E8E8E8" w:themeFill="background2"/>
        <w:rPr>
          <w:b/>
          <w:bCs/>
        </w:rPr>
      </w:pPr>
      <w:r>
        <w:t>S</w:t>
      </w:r>
      <w:r w:rsidR="00FA35FB">
        <w:t>hort introduction</w:t>
      </w:r>
    </w:p>
    <w:p w14:paraId="6E7D2714" w14:textId="7A7E8AAD" w:rsidR="00C24F65" w:rsidRPr="000A68DE" w:rsidRDefault="00C24F65" w:rsidP="000B1916">
      <w:pPr>
        <w:pStyle w:val="ListParagraph"/>
        <w:numPr>
          <w:ilvl w:val="0"/>
          <w:numId w:val="20"/>
        </w:numPr>
        <w:shd w:val="clear" w:color="auto" w:fill="E8E8E8" w:themeFill="background2"/>
        <w:rPr>
          <w:b/>
          <w:bCs/>
        </w:rPr>
      </w:pPr>
      <w:r>
        <w:t>List of accepted insurances</w:t>
      </w:r>
    </w:p>
    <w:p w14:paraId="058D8CB4" w14:textId="77777777" w:rsidR="00075D5C" w:rsidRPr="00075D5C" w:rsidRDefault="00075D5C" w:rsidP="00075D5C">
      <w:pPr>
        <w:shd w:val="clear" w:color="auto" w:fill="E8E8E8" w:themeFill="background2"/>
        <w:rPr>
          <w:b/>
          <w:bCs/>
        </w:rPr>
      </w:pPr>
    </w:p>
    <w:p w14:paraId="225B789C" w14:textId="77777777" w:rsidR="00075D5C" w:rsidRDefault="00075D5C" w:rsidP="00075D5C">
      <w:pPr>
        <w:shd w:val="clear" w:color="auto" w:fill="E8E8E8" w:themeFill="background2"/>
      </w:pPr>
      <w:r>
        <w:rPr>
          <w:b/>
          <w:bCs/>
        </w:rPr>
        <w:t xml:space="preserve">Availability: </w:t>
      </w:r>
      <w:r>
        <w:t>Before login</w:t>
      </w:r>
    </w:p>
    <w:p w14:paraId="2A2EBA63" w14:textId="77777777" w:rsidR="00075D5C" w:rsidRPr="000A68DE" w:rsidRDefault="00075D5C" w:rsidP="00075D5C">
      <w:pPr>
        <w:shd w:val="clear" w:color="auto" w:fill="E8E8E8" w:themeFill="background2"/>
      </w:pPr>
    </w:p>
    <w:p w14:paraId="702E5BEF" w14:textId="44EE368F" w:rsidR="00075D5C" w:rsidRDefault="00075D5C" w:rsidP="006374AA">
      <w:pPr>
        <w:shd w:val="clear" w:color="auto" w:fill="E8E8E8" w:themeFill="background2"/>
      </w:pPr>
      <w:r>
        <w:rPr>
          <w:b/>
          <w:bCs/>
        </w:rPr>
        <w:t xml:space="preserve">Dev Notes: </w:t>
      </w:r>
    </w:p>
    <w:p w14:paraId="3D89CEDE" w14:textId="77777777" w:rsidR="00075D5C" w:rsidRPr="000B64A4" w:rsidRDefault="00075D5C" w:rsidP="00075D5C">
      <w:pPr>
        <w:shd w:val="clear" w:color="auto" w:fill="E8E8E8" w:themeFill="background2"/>
      </w:pPr>
    </w:p>
    <w:p w14:paraId="6AD1FBFA" w14:textId="77777777" w:rsidR="00075D5C" w:rsidRDefault="00075D5C" w:rsidP="00075D5C">
      <w:pPr>
        <w:shd w:val="clear" w:color="auto" w:fill="E8E8E8" w:themeFill="background2"/>
        <w:rPr>
          <w:b/>
          <w:bCs/>
        </w:rPr>
      </w:pPr>
      <w:r w:rsidRPr="00F31035">
        <w:rPr>
          <w:b/>
          <w:bCs/>
        </w:rPr>
        <w:t>Objectives: patient will be able to</w:t>
      </w:r>
      <w:r>
        <w:rPr>
          <w:b/>
          <w:bCs/>
        </w:rPr>
        <w:t>…</w:t>
      </w:r>
    </w:p>
    <w:p w14:paraId="14BCA427" w14:textId="187073C3" w:rsidR="00075D5C" w:rsidRDefault="00C24F65" w:rsidP="000B1916">
      <w:pPr>
        <w:pStyle w:val="ListParagraph"/>
        <w:numPr>
          <w:ilvl w:val="0"/>
          <w:numId w:val="33"/>
        </w:numPr>
        <w:shd w:val="clear" w:color="auto" w:fill="E8E8E8" w:themeFill="background2"/>
      </w:pPr>
      <w:r>
        <w:t>Determine which insurance plans are accepted by the client</w:t>
      </w:r>
    </w:p>
    <w:p w14:paraId="23F2293D" w14:textId="77777777" w:rsidR="00075D5C" w:rsidRDefault="00075D5C" w:rsidP="00075D5C">
      <w:pPr>
        <w:shd w:val="clear" w:color="auto" w:fill="E8E8E8" w:themeFill="background2"/>
      </w:pPr>
    </w:p>
    <w:p w14:paraId="489C286E" w14:textId="5D525560" w:rsidR="00075D5C" w:rsidRPr="009C03B1" w:rsidRDefault="00075D5C" w:rsidP="006374AA">
      <w:pPr>
        <w:shd w:val="clear" w:color="auto" w:fill="E8E8E8" w:themeFill="background2"/>
        <w:rPr>
          <w:b/>
          <w:bCs/>
        </w:rPr>
      </w:pPr>
      <w:r>
        <w:rPr>
          <w:b/>
          <w:bCs/>
        </w:rPr>
        <w:t>Glossary Terms in this Page</w:t>
      </w:r>
    </w:p>
    <w:p w14:paraId="29C7DBC7" w14:textId="77777777" w:rsidR="00075D5C" w:rsidRPr="00075D5C" w:rsidRDefault="00075D5C" w:rsidP="00075D5C">
      <w:pPr>
        <w:shd w:val="clear" w:color="auto" w:fill="E8E8E8" w:themeFill="background2"/>
        <w:rPr>
          <w:b/>
          <w:bCs/>
        </w:rPr>
      </w:pPr>
    </w:p>
    <w:p w14:paraId="734736A2" w14:textId="0A69F6B8" w:rsidR="00075D5C" w:rsidRDefault="00075D5C" w:rsidP="00075D5C">
      <w:pPr>
        <w:shd w:val="clear" w:color="auto" w:fill="E8E8E8" w:themeFill="background2"/>
        <w:rPr>
          <w:b/>
          <w:bCs/>
        </w:rPr>
      </w:pPr>
      <w:r>
        <w:rPr>
          <w:b/>
          <w:bCs/>
        </w:rPr>
        <w:t xml:space="preserve">Date Sent for Review: </w:t>
      </w:r>
      <w:r w:rsidR="000136C9">
        <w:rPr>
          <w:b/>
          <w:bCs/>
        </w:rPr>
        <w:t>3/13/2025</w:t>
      </w:r>
    </w:p>
    <w:p w14:paraId="0E07E0C9" w14:textId="461C5739" w:rsidR="00075D5C" w:rsidRDefault="00075D5C" w:rsidP="00075D5C">
      <w:pPr>
        <w:shd w:val="clear" w:color="auto" w:fill="E8E8E8" w:themeFill="background2"/>
        <w:rPr>
          <w:b/>
          <w:bCs/>
        </w:rPr>
      </w:pPr>
      <w:r>
        <w:rPr>
          <w:b/>
          <w:bCs/>
        </w:rPr>
        <w:t xml:space="preserve">Date Sent for Inclusion: </w:t>
      </w:r>
      <w:r w:rsidR="00056358">
        <w:rPr>
          <w:b/>
          <w:bCs/>
        </w:rPr>
        <w:t>5/12/2025</w:t>
      </w:r>
    </w:p>
    <w:p w14:paraId="7573EC25" w14:textId="77777777" w:rsidR="009A4C68" w:rsidRDefault="009A4C68" w:rsidP="00075D5C">
      <w:pPr>
        <w:shd w:val="clear" w:color="auto" w:fill="E8E8E8" w:themeFill="background2"/>
        <w:rPr>
          <w:b/>
          <w:bCs/>
        </w:rPr>
      </w:pPr>
    </w:p>
    <w:p w14:paraId="414E9F9D" w14:textId="77777777" w:rsidR="009A4C68" w:rsidRDefault="009A4C68" w:rsidP="009A4C68">
      <w:pPr>
        <w:shd w:val="clear" w:color="auto" w:fill="E8E8E8" w:themeFill="background2"/>
        <w:rPr>
          <w:b/>
          <w:bCs/>
        </w:rPr>
      </w:pPr>
      <w:r>
        <w:rPr>
          <w:b/>
          <w:bCs/>
        </w:rPr>
        <w:t xml:space="preserve">Ready for Spanish Translations?  </w:t>
      </w:r>
      <w:r w:rsidRPr="00C24CD8">
        <w:rPr>
          <w:b/>
          <w:bCs/>
          <w:color w:val="4EA72E" w:themeColor="accent6"/>
        </w:rPr>
        <w:t>Yes (5/12/2025)</w:t>
      </w:r>
    </w:p>
    <w:p w14:paraId="058C05BF" w14:textId="3891F649" w:rsidR="00096D42" w:rsidRDefault="00096D42" w:rsidP="00096D42">
      <w:pPr>
        <w:shd w:val="clear" w:color="auto" w:fill="E8E8E8" w:themeFill="background2"/>
        <w:rPr>
          <w:b/>
          <w:bCs/>
        </w:rPr>
      </w:pPr>
      <w:r>
        <w:rPr>
          <w:b/>
          <w:bCs/>
        </w:rPr>
        <w:t xml:space="preserve">Translations in Portal? </w:t>
      </w:r>
      <w:r w:rsidR="00013F47" w:rsidRPr="00013F47">
        <w:rPr>
          <w:rStyle w:val="NormalSpanishChar"/>
          <w:b/>
          <w:bCs/>
        </w:rPr>
        <w:t>Yes (6/24/2025)</w:t>
      </w:r>
    </w:p>
    <w:p w14:paraId="5F474347" w14:textId="77777777" w:rsidR="00075D5C" w:rsidRDefault="00075D5C" w:rsidP="00075D5C">
      <w:pPr>
        <w:shd w:val="clear" w:color="auto" w:fill="E8E8E8" w:themeFill="background2"/>
        <w:rPr>
          <w:b/>
          <w:bCs/>
        </w:rPr>
      </w:pPr>
    </w:p>
    <w:p w14:paraId="4BECE6D7" w14:textId="276F921C" w:rsidR="00075D5C" w:rsidRPr="00986BC0" w:rsidRDefault="00075D5C" w:rsidP="00075D5C">
      <w:pPr>
        <w:shd w:val="clear" w:color="auto" w:fill="E8E8E8" w:themeFill="background2"/>
      </w:pPr>
      <w:r>
        <w:rPr>
          <w:b/>
          <w:bCs/>
        </w:rPr>
        <w:t>General Notes:</w:t>
      </w:r>
      <w:r w:rsidR="00C24F65">
        <w:rPr>
          <w:b/>
          <w:bCs/>
        </w:rPr>
        <w:t xml:space="preserve"> </w:t>
      </w:r>
      <w:r w:rsidR="00C24F65">
        <w:t>While we have the idea that eventually, we’ll have a list of all insurance plans and at implementation, the client can pick and choose which will appear onscreen, that’s a future development.  For now, we probably just need a list.</w:t>
      </w:r>
    </w:p>
    <w:p w14:paraId="30773330" w14:textId="77777777" w:rsidR="00075D5C" w:rsidRDefault="00075D5C" w:rsidP="00075D5C"/>
    <w:p w14:paraId="54CB81E6" w14:textId="7AE37AEA" w:rsidR="009A4C68" w:rsidRDefault="00056358" w:rsidP="00056358">
      <w:pPr>
        <w:pStyle w:val="Heading2"/>
      </w:pPr>
      <w:bookmarkStart w:id="98" w:name="_Toc200962896"/>
      <w:r>
        <w:t>Accepted Insurances Introduction (text)</w:t>
      </w:r>
      <w:bookmarkEnd w:id="98"/>
    </w:p>
    <w:tbl>
      <w:tblPr>
        <w:tblStyle w:val="TableGrid"/>
        <w:tblW w:w="0" w:type="auto"/>
        <w:tblLook w:val="04A0" w:firstRow="1" w:lastRow="0" w:firstColumn="1" w:lastColumn="0" w:noHBand="0" w:noVBand="1"/>
      </w:tblPr>
      <w:tblGrid>
        <w:gridCol w:w="5395"/>
        <w:gridCol w:w="5395"/>
      </w:tblGrid>
      <w:tr w:rsidR="00056358" w14:paraId="063ABA4D" w14:textId="77777777" w:rsidTr="00B155FA">
        <w:tc>
          <w:tcPr>
            <w:tcW w:w="5395" w:type="dxa"/>
          </w:tcPr>
          <w:p w14:paraId="41EA0799" w14:textId="4C484494" w:rsidR="00056358" w:rsidRDefault="00056358" w:rsidP="00075D5C">
            <w:r>
              <w:t>English</w:t>
            </w:r>
          </w:p>
        </w:tc>
        <w:tc>
          <w:tcPr>
            <w:tcW w:w="5395" w:type="dxa"/>
          </w:tcPr>
          <w:p w14:paraId="4A324981" w14:textId="6D0F4E11" w:rsidR="00056358" w:rsidRDefault="00056358" w:rsidP="1AAE032A">
            <w:pPr>
              <w:rPr>
                <w:highlight w:val="cyan"/>
              </w:rPr>
            </w:pPr>
            <w:r w:rsidRPr="1AAE032A">
              <w:rPr>
                <w:highlight w:val="cyan"/>
              </w:rPr>
              <w:t>Spanish</w:t>
            </w:r>
          </w:p>
        </w:tc>
      </w:tr>
      <w:tr w:rsidR="00056358" w:rsidRPr="00DC3DAE" w14:paraId="014EEFF7" w14:textId="77777777" w:rsidTr="00B155FA">
        <w:tc>
          <w:tcPr>
            <w:tcW w:w="5395" w:type="dxa"/>
          </w:tcPr>
          <w:p w14:paraId="1609C6AF" w14:textId="6DD3CFF9" w:rsidR="00056358" w:rsidRDefault="00056358" w:rsidP="00075D5C">
            <w:r>
              <w:t xml:space="preserve">We accept the insurance plans listed below.  To learn more about insurance, visit </w:t>
            </w:r>
            <w:r w:rsidRPr="009A4C68">
              <w:rPr>
                <w:highlight w:val="green"/>
                <w:u w:val="single"/>
              </w:rPr>
              <w:t>How Billing and Insurance Work</w:t>
            </w:r>
            <w:r w:rsidRPr="009A4C68">
              <w:rPr>
                <w:highlight w:val="green"/>
              </w:rPr>
              <w:t>.</w:t>
            </w:r>
          </w:p>
        </w:tc>
        <w:tc>
          <w:tcPr>
            <w:tcW w:w="5395" w:type="dxa"/>
          </w:tcPr>
          <w:p w14:paraId="1017EF95" w14:textId="0D222882" w:rsidR="00056358" w:rsidRPr="00487916" w:rsidRDefault="1CA11B1C" w:rsidP="00075D5C">
            <w:pPr>
              <w:rPr>
                <w:rFonts w:ascii="Aptos" w:eastAsia="Aptos" w:hAnsi="Aptos" w:cs="Aptos"/>
                <w:lang w:val="es-US"/>
              </w:rPr>
            </w:pPr>
            <w:r w:rsidRPr="00487916">
              <w:rPr>
                <w:rFonts w:ascii="Arial" w:eastAsia="Arial" w:hAnsi="Arial" w:cs="Arial"/>
                <w:color w:val="000000" w:themeColor="text1"/>
                <w:lang w:val="es-US"/>
              </w:rPr>
              <w:t xml:space="preserve">Aceptamos los planes de seguro que listamos a continuación.  Para obtener más información sobre los seguros, visite </w:t>
            </w:r>
            <w:r w:rsidRPr="00487916">
              <w:rPr>
                <w:rFonts w:ascii="Arial" w:eastAsia="Arial" w:hAnsi="Arial" w:cs="Arial"/>
                <w:color w:val="000000" w:themeColor="text1"/>
                <w:highlight w:val="green"/>
                <w:u w:val="single"/>
                <w:lang w:val="es-US"/>
              </w:rPr>
              <w:t xml:space="preserve">Cómo </w:t>
            </w:r>
            <w:r w:rsidR="73984126" w:rsidRPr="323A5805">
              <w:rPr>
                <w:rFonts w:ascii="Arial" w:eastAsia="Arial" w:hAnsi="Arial" w:cs="Arial"/>
                <w:color w:val="000000" w:themeColor="text1"/>
                <w:highlight w:val="green"/>
                <w:u w:val="single"/>
                <w:lang w:val="es-US"/>
              </w:rPr>
              <w:t>F</w:t>
            </w:r>
            <w:r w:rsidR="224E8CBB" w:rsidRPr="323A5805">
              <w:rPr>
                <w:rFonts w:ascii="Arial" w:eastAsia="Arial" w:hAnsi="Arial" w:cs="Arial"/>
                <w:color w:val="000000" w:themeColor="text1"/>
                <w:highlight w:val="green"/>
                <w:u w:val="single"/>
                <w:lang w:val="es-US"/>
              </w:rPr>
              <w:t>uncionan</w:t>
            </w:r>
            <w:r w:rsidRPr="00487916">
              <w:rPr>
                <w:rFonts w:ascii="Arial" w:eastAsia="Arial" w:hAnsi="Arial" w:cs="Arial"/>
                <w:color w:val="000000" w:themeColor="text1"/>
                <w:highlight w:val="green"/>
                <w:u w:val="single"/>
                <w:lang w:val="es-US"/>
              </w:rPr>
              <w:t xml:space="preserve"> las Cuentas y </w:t>
            </w:r>
            <w:r w:rsidR="086ED980" w:rsidRPr="323A5805">
              <w:rPr>
                <w:rFonts w:ascii="Arial" w:eastAsia="Arial" w:hAnsi="Arial" w:cs="Arial"/>
                <w:color w:val="000000" w:themeColor="text1"/>
                <w:highlight w:val="green"/>
                <w:u w:val="single"/>
                <w:lang w:val="es-US"/>
              </w:rPr>
              <w:t>l</w:t>
            </w:r>
            <w:r w:rsidR="224E8CBB" w:rsidRPr="323A5805">
              <w:rPr>
                <w:rFonts w:ascii="Arial" w:eastAsia="Arial" w:hAnsi="Arial" w:cs="Arial"/>
                <w:color w:val="000000" w:themeColor="text1"/>
                <w:highlight w:val="green"/>
                <w:u w:val="single"/>
                <w:lang w:val="es-US"/>
              </w:rPr>
              <w:t>os</w:t>
            </w:r>
            <w:r w:rsidRPr="00487916">
              <w:rPr>
                <w:rFonts w:ascii="Arial" w:eastAsia="Arial" w:hAnsi="Arial" w:cs="Arial"/>
                <w:color w:val="000000" w:themeColor="text1"/>
                <w:highlight w:val="green"/>
                <w:u w:val="single"/>
                <w:lang w:val="es-US"/>
              </w:rPr>
              <w:t xml:space="preserve"> Seguros</w:t>
            </w:r>
            <w:r w:rsidRPr="00487916">
              <w:rPr>
                <w:rFonts w:ascii="Arial" w:eastAsia="Arial" w:hAnsi="Arial" w:cs="Arial"/>
                <w:color w:val="000000" w:themeColor="text1"/>
                <w:lang w:val="es-US"/>
              </w:rPr>
              <w:t>.</w:t>
            </w:r>
          </w:p>
        </w:tc>
      </w:tr>
    </w:tbl>
    <w:p w14:paraId="1B05BD73" w14:textId="77777777" w:rsidR="00056358" w:rsidRPr="00487916" w:rsidRDefault="00056358" w:rsidP="00075D5C">
      <w:pPr>
        <w:rPr>
          <w:lang w:val="es-US"/>
        </w:rPr>
      </w:pPr>
    </w:p>
    <w:p w14:paraId="346234D4" w14:textId="3549DDC7" w:rsidR="00820366" w:rsidRDefault="00820366" w:rsidP="00075D5C">
      <w:r>
        <w:t>[INSERT CLIENT-SPECIFIC LIST</w:t>
      </w:r>
      <w:r w:rsidR="005118BB">
        <w:t>… Example:</w:t>
      </w:r>
    </w:p>
    <w:p w14:paraId="5FDA6BFB" w14:textId="77777777" w:rsidR="005118BB" w:rsidRDefault="005118BB" w:rsidP="00075D5C"/>
    <w:p w14:paraId="5C2AFE4D" w14:textId="77777777" w:rsidR="005118BB" w:rsidRDefault="005118BB" w:rsidP="000B1916">
      <w:pPr>
        <w:pStyle w:val="ListParagraph"/>
        <w:numPr>
          <w:ilvl w:val="0"/>
          <w:numId w:val="17"/>
        </w:numPr>
      </w:pPr>
      <w:r>
        <w:t>AARP/Amer Assoc of Retired</w:t>
      </w:r>
    </w:p>
    <w:p w14:paraId="7BCE5772" w14:textId="77777777" w:rsidR="005118BB" w:rsidRDefault="005118BB" w:rsidP="000B1916">
      <w:pPr>
        <w:pStyle w:val="ListParagraph"/>
        <w:numPr>
          <w:ilvl w:val="0"/>
          <w:numId w:val="17"/>
        </w:numPr>
      </w:pPr>
      <w:r>
        <w:t>Advocate Health Centers/Advocate Masonic Medical</w:t>
      </w:r>
    </w:p>
    <w:p w14:paraId="301275F3" w14:textId="2FE3AE9B" w:rsidR="005118BB" w:rsidRDefault="005118BB" w:rsidP="000B1916">
      <w:pPr>
        <w:pStyle w:val="ListParagraph"/>
        <w:numPr>
          <w:ilvl w:val="0"/>
          <w:numId w:val="17"/>
        </w:numPr>
      </w:pPr>
      <w:r>
        <w:t>Aetna</w:t>
      </w:r>
    </w:p>
    <w:p w14:paraId="4F43BCE0" w14:textId="47FAD870" w:rsidR="005118BB" w:rsidRDefault="005118BB" w:rsidP="000B1916">
      <w:pPr>
        <w:pStyle w:val="ListParagraph"/>
        <w:numPr>
          <w:ilvl w:val="0"/>
          <w:numId w:val="17"/>
        </w:numPr>
      </w:pPr>
      <w:r>
        <w:t>Aetna Better Health</w:t>
      </w:r>
    </w:p>
    <w:p w14:paraId="74B1AFCB" w14:textId="364E9FF9" w:rsidR="005118BB" w:rsidRDefault="005118BB" w:rsidP="000B1916">
      <w:pPr>
        <w:pStyle w:val="ListParagraph"/>
        <w:numPr>
          <w:ilvl w:val="0"/>
          <w:numId w:val="17"/>
        </w:numPr>
      </w:pPr>
      <w:r>
        <w:t>Allied Benefit Systems</w:t>
      </w:r>
    </w:p>
    <w:p w14:paraId="5FB1F774" w14:textId="5412009A" w:rsidR="005118BB" w:rsidRDefault="005118BB" w:rsidP="000B1916">
      <w:pPr>
        <w:pStyle w:val="ListParagraph"/>
        <w:numPr>
          <w:ilvl w:val="0"/>
          <w:numId w:val="17"/>
        </w:numPr>
      </w:pPr>
      <w:r>
        <w:t>Allstate Insurance</w:t>
      </w:r>
    </w:p>
    <w:p w14:paraId="496F0EF5" w14:textId="7669AA6C" w:rsidR="005118BB" w:rsidRDefault="005118BB" w:rsidP="000B1916">
      <w:pPr>
        <w:pStyle w:val="ListParagraph"/>
        <w:numPr>
          <w:ilvl w:val="0"/>
          <w:numId w:val="17"/>
        </w:numPr>
      </w:pPr>
      <w:r>
        <w:t>Ambetter IL</w:t>
      </w:r>
    </w:p>
    <w:p w14:paraId="449DA379" w14:textId="2E82011D" w:rsidR="005118BB" w:rsidRDefault="005118BB" w:rsidP="000B1916">
      <w:pPr>
        <w:pStyle w:val="ListParagraph"/>
        <w:numPr>
          <w:ilvl w:val="0"/>
          <w:numId w:val="17"/>
        </w:numPr>
      </w:pPr>
      <w:r>
        <w:t>Beacon Health Options</w:t>
      </w:r>
    </w:p>
    <w:p w14:paraId="6E9523F5" w14:textId="2BC7A71A" w:rsidR="005118BB" w:rsidRDefault="005118BB" w:rsidP="000B1916">
      <w:pPr>
        <w:pStyle w:val="ListParagraph"/>
        <w:numPr>
          <w:ilvl w:val="0"/>
          <w:numId w:val="17"/>
        </w:numPr>
      </w:pPr>
      <w:r>
        <w:t>Beacon Health Strategies</w:t>
      </w:r>
    </w:p>
    <w:p w14:paraId="6A916763" w14:textId="0B4EC5B7" w:rsidR="005118BB" w:rsidRDefault="005118BB" w:rsidP="000B1916">
      <w:pPr>
        <w:pStyle w:val="ListParagraph"/>
        <w:numPr>
          <w:ilvl w:val="0"/>
          <w:numId w:val="17"/>
        </w:numPr>
      </w:pPr>
      <w:r>
        <w:t>Blue Cross/ Blue Shield</w:t>
      </w:r>
    </w:p>
    <w:p w14:paraId="673824B1" w14:textId="6B170B7E" w:rsidR="005118BB" w:rsidRDefault="005118BB" w:rsidP="000B1916">
      <w:pPr>
        <w:pStyle w:val="ListParagraph"/>
        <w:numPr>
          <w:ilvl w:val="0"/>
          <w:numId w:val="17"/>
        </w:numPr>
      </w:pPr>
      <w:r>
        <w:t>Blue Shield</w:t>
      </w:r>
    </w:p>
    <w:p w14:paraId="6FE4916F" w14:textId="1B491782" w:rsidR="005118BB" w:rsidRDefault="005118BB" w:rsidP="000B1916">
      <w:pPr>
        <w:pStyle w:val="ListParagraph"/>
        <w:numPr>
          <w:ilvl w:val="0"/>
          <w:numId w:val="17"/>
        </w:numPr>
      </w:pPr>
      <w:r>
        <w:t>Blue Cross Community</w:t>
      </w:r>
    </w:p>
    <w:p w14:paraId="2EAC482F" w14:textId="0CFD23F6" w:rsidR="005118BB" w:rsidRDefault="005118BB" w:rsidP="000B1916">
      <w:pPr>
        <w:pStyle w:val="ListParagraph"/>
        <w:numPr>
          <w:ilvl w:val="0"/>
          <w:numId w:val="17"/>
        </w:numPr>
      </w:pPr>
      <w:r>
        <w:t>CHAMP VA</w:t>
      </w:r>
    </w:p>
    <w:p w14:paraId="225A0C77" w14:textId="3157AD06" w:rsidR="005118BB" w:rsidRDefault="005118BB" w:rsidP="000B1916">
      <w:pPr>
        <w:pStyle w:val="ListParagraph"/>
        <w:numPr>
          <w:ilvl w:val="0"/>
          <w:numId w:val="17"/>
        </w:numPr>
      </w:pPr>
      <w:r>
        <w:t>Cigna</w:t>
      </w:r>
    </w:p>
    <w:p w14:paraId="739CFF74" w14:textId="1ED7177A" w:rsidR="005118BB" w:rsidRDefault="005118BB" w:rsidP="000B1916">
      <w:pPr>
        <w:pStyle w:val="ListParagraph"/>
        <w:numPr>
          <w:ilvl w:val="0"/>
          <w:numId w:val="17"/>
        </w:numPr>
      </w:pPr>
      <w:r>
        <w:t>Cigna Healthspring</w:t>
      </w:r>
    </w:p>
    <w:p w14:paraId="6900F741" w14:textId="4395DD08" w:rsidR="005118BB" w:rsidRDefault="005118BB" w:rsidP="000B1916">
      <w:pPr>
        <w:pStyle w:val="ListParagraph"/>
        <w:numPr>
          <w:ilvl w:val="0"/>
          <w:numId w:val="17"/>
        </w:numPr>
      </w:pPr>
      <w:r>
        <w:t>Community Care Alliance of IL</w:t>
      </w:r>
    </w:p>
    <w:p w14:paraId="651A6B07" w14:textId="1ABDD47E" w:rsidR="005118BB" w:rsidRDefault="005118BB" w:rsidP="000B1916">
      <w:pPr>
        <w:pStyle w:val="ListParagraph"/>
        <w:numPr>
          <w:ilvl w:val="0"/>
          <w:numId w:val="17"/>
        </w:numPr>
      </w:pPr>
      <w:r>
        <w:t>County Care</w:t>
      </w:r>
    </w:p>
    <w:p w14:paraId="4188D365" w14:textId="637667B0" w:rsidR="005118BB" w:rsidRDefault="005118BB" w:rsidP="000B1916">
      <w:pPr>
        <w:pStyle w:val="ListParagraph"/>
        <w:numPr>
          <w:ilvl w:val="0"/>
          <w:numId w:val="17"/>
        </w:numPr>
      </w:pPr>
      <w:r>
        <w:t>Coventry</w:t>
      </w:r>
    </w:p>
    <w:p w14:paraId="39229A17" w14:textId="5A9F8BEC" w:rsidR="005118BB" w:rsidRDefault="005118BB" w:rsidP="000B1916">
      <w:pPr>
        <w:pStyle w:val="ListParagraph"/>
        <w:numPr>
          <w:ilvl w:val="0"/>
          <w:numId w:val="17"/>
        </w:numPr>
      </w:pPr>
      <w:r>
        <w:t>Family Health/Wellcare</w:t>
      </w:r>
    </w:p>
    <w:p w14:paraId="7F7E3A5F" w14:textId="70892DDC" w:rsidR="005118BB" w:rsidRDefault="005118BB" w:rsidP="000B1916">
      <w:pPr>
        <w:pStyle w:val="ListParagraph"/>
        <w:numPr>
          <w:ilvl w:val="0"/>
          <w:numId w:val="17"/>
        </w:numPr>
      </w:pPr>
      <w:r>
        <w:t>Gallagher Bassett/Claimedix</w:t>
      </w:r>
    </w:p>
    <w:p w14:paraId="28923C6F" w14:textId="6F39162D" w:rsidR="005118BB" w:rsidRDefault="005118BB" w:rsidP="000B1916">
      <w:pPr>
        <w:pStyle w:val="ListParagraph"/>
        <w:numPr>
          <w:ilvl w:val="0"/>
          <w:numId w:val="17"/>
        </w:numPr>
      </w:pPr>
      <w:r>
        <w:t>Harmony Health/Wellcare</w:t>
      </w:r>
    </w:p>
    <w:p w14:paraId="0D2533C9" w14:textId="7DE8E40A" w:rsidR="005118BB" w:rsidRDefault="005118BB" w:rsidP="000B1916">
      <w:pPr>
        <w:pStyle w:val="ListParagraph"/>
        <w:numPr>
          <w:ilvl w:val="0"/>
          <w:numId w:val="17"/>
        </w:numPr>
      </w:pPr>
      <w:r>
        <w:t>Healthlink HMO</w:t>
      </w:r>
    </w:p>
    <w:p w14:paraId="6740681B" w14:textId="1CB60ABF" w:rsidR="005118BB" w:rsidRDefault="005118BB" w:rsidP="000B1916">
      <w:pPr>
        <w:pStyle w:val="ListParagraph"/>
        <w:numPr>
          <w:ilvl w:val="0"/>
          <w:numId w:val="17"/>
        </w:numPr>
      </w:pPr>
      <w:r>
        <w:t>HealthSCOPE Benefits</w:t>
      </w:r>
    </w:p>
    <w:p w14:paraId="2CE6B597" w14:textId="28169CEA" w:rsidR="005118BB" w:rsidRDefault="005118BB" w:rsidP="000B1916">
      <w:pPr>
        <w:pStyle w:val="ListParagraph"/>
        <w:numPr>
          <w:ilvl w:val="0"/>
          <w:numId w:val="17"/>
        </w:numPr>
      </w:pPr>
      <w:r>
        <w:t>Health Springs</w:t>
      </w:r>
    </w:p>
    <w:p w14:paraId="29D13D45" w14:textId="69678070" w:rsidR="005118BB" w:rsidRDefault="005118BB" w:rsidP="000B1916">
      <w:pPr>
        <w:pStyle w:val="ListParagraph"/>
        <w:numPr>
          <w:ilvl w:val="0"/>
          <w:numId w:val="17"/>
        </w:numPr>
      </w:pPr>
      <w:r>
        <w:t>Humana</w:t>
      </w:r>
    </w:p>
    <w:p w14:paraId="5B284A9E" w14:textId="35E91414" w:rsidR="005118BB" w:rsidRDefault="005118BB" w:rsidP="000B1916">
      <w:pPr>
        <w:pStyle w:val="ListParagraph"/>
        <w:numPr>
          <w:ilvl w:val="0"/>
          <w:numId w:val="17"/>
        </w:numPr>
      </w:pPr>
      <w:r>
        <w:t>Illini Care/Centene</w:t>
      </w:r>
    </w:p>
    <w:p w14:paraId="33C38556" w14:textId="3986C600" w:rsidR="005118BB" w:rsidRDefault="005118BB" w:rsidP="000B1916">
      <w:pPr>
        <w:pStyle w:val="ListParagraph"/>
        <w:numPr>
          <w:ilvl w:val="0"/>
          <w:numId w:val="17"/>
        </w:numPr>
      </w:pPr>
      <w:r>
        <w:t>IL Medicaid</w:t>
      </w:r>
    </w:p>
    <w:p w14:paraId="6EDF0A55" w14:textId="4461C67C" w:rsidR="005118BB" w:rsidRDefault="005118BB" w:rsidP="000B1916">
      <w:pPr>
        <w:pStyle w:val="ListParagraph"/>
        <w:numPr>
          <w:ilvl w:val="0"/>
          <w:numId w:val="17"/>
        </w:numPr>
      </w:pPr>
      <w:r>
        <w:t>Medical Mutual of OH</w:t>
      </w:r>
    </w:p>
    <w:p w14:paraId="7D9C53C3" w14:textId="548D7525" w:rsidR="005118BB" w:rsidRDefault="005118BB" w:rsidP="000B1916">
      <w:pPr>
        <w:pStyle w:val="ListParagraph"/>
        <w:numPr>
          <w:ilvl w:val="0"/>
          <w:numId w:val="17"/>
        </w:numPr>
      </w:pPr>
      <w:r>
        <w:t>IL Medicare (NGS) Part A</w:t>
      </w:r>
    </w:p>
    <w:p w14:paraId="71466DD4" w14:textId="125E3872" w:rsidR="005118BB" w:rsidRDefault="005118BB" w:rsidP="000B1916">
      <w:pPr>
        <w:pStyle w:val="ListParagraph"/>
        <w:numPr>
          <w:ilvl w:val="0"/>
          <w:numId w:val="17"/>
        </w:numPr>
      </w:pPr>
      <w:r>
        <w:t>IL Medicare (NGS) Part B</w:t>
      </w:r>
    </w:p>
    <w:p w14:paraId="35F03FF3" w14:textId="3B26E603" w:rsidR="005118BB" w:rsidRDefault="005118BB" w:rsidP="000B1916">
      <w:pPr>
        <w:pStyle w:val="ListParagraph"/>
        <w:numPr>
          <w:ilvl w:val="0"/>
          <w:numId w:val="17"/>
        </w:numPr>
      </w:pPr>
      <w:r>
        <w:t>Key Benefit Administrators</w:t>
      </w:r>
    </w:p>
    <w:p w14:paraId="5CD21056" w14:textId="39202BCA" w:rsidR="005118BB" w:rsidRDefault="005118BB" w:rsidP="000B1916">
      <w:pPr>
        <w:pStyle w:val="ListParagraph"/>
        <w:numPr>
          <w:ilvl w:val="0"/>
          <w:numId w:val="17"/>
        </w:numPr>
      </w:pPr>
      <w:r>
        <w:t>Liberty Mutual</w:t>
      </w:r>
    </w:p>
    <w:p w14:paraId="01C9A2E4" w14:textId="53904DBF" w:rsidR="005118BB" w:rsidRDefault="005118BB" w:rsidP="000B1916">
      <w:pPr>
        <w:pStyle w:val="ListParagraph"/>
        <w:numPr>
          <w:ilvl w:val="0"/>
          <w:numId w:val="17"/>
        </w:numPr>
      </w:pPr>
      <w:r>
        <w:t>Meridian Health Plan</w:t>
      </w:r>
    </w:p>
    <w:p w14:paraId="2F7AAAAB" w14:textId="1B0A20CA" w:rsidR="005118BB" w:rsidRDefault="005118BB" w:rsidP="000B1916">
      <w:pPr>
        <w:pStyle w:val="ListParagraph"/>
        <w:numPr>
          <w:ilvl w:val="0"/>
          <w:numId w:val="17"/>
        </w:numPr>
      </w:pPr>
      <w:r>
        <w:t>Meritain Health</w:t>
      </w:r>
    </w:p>
    <w:p w14:paraId="0FF2318D" w14:textId="1109D7F2" w:rsidR="005118BB" w:rsidRDefault="005118BB" w:rsidP="000B1916">
      <w:pPr>
        <w:pStyle w:val="ListParagraph"/>
        <w:numPr>
          <w:ilvl w:val="0"/>
          <w:numId w:val="17"/>
        </w:numPr>
      </w:pPr>
      <w:r>
        <w:t>Mutual of Omaha</w:t>
      </w:r>
    </w:p>
    <w:p w14:paraId="5963A704" w14:textId="7A4917A5" w:rsidR="005118BB" w:rsidRDefault="005118BB" w:rsidP="000B1916">
      <w:pPr>
        <w:pStyle w:val="ListParagraph"/>
        <w:numPr>
          <w:ilvl w:val="0"/>
          <w:numId w:val="17"/>
        </w:numPr>
      </w:pPr>
      <w:r>
        <w:t>Next Level Health</w:t>
      </w:r>
    </w:p>
    <w:p w14:paraId="5F0B3884" w14:textId="28C854E8" w:rsidR="005118BB" w:rsidRDefault="005118BB" w:rsidP="000B1916">
      <w:pPr>
        <w:pStyle w:val="ListParagraph"/>
        <w:numPr>
          <w:ilvl w:val="0"/>
          <w:numId w:val="17"/>
        </w:numPr>
      </w:pPr>
      <w:r>
        <w:t>Sedgwick</w:t>
      </w:r>
    </w:p>
    <w:p w14:paraId="4C8407A7" w14:textId="57E7CE81" w:rsidR="005118BB" w:rsidRDefault="005118BB" w:rsidP="000B1916">
      <w:pPr>
        <w:pStyle w:val="ListParagraph"/>
        <w:numPr>
          <w:ilvl w:val="0"/>
          <w:numId w:val="17"/>
        </w:numPr>
      </w:pPr>
      <w:r>
        <w:t>Simply Healthcare</w:t>
      </w:r>
    </w:p>
    <w:p w14:paraId="00267A7F" w14:textId="4113E791" w:rsidR="005118BB" w:rsidRDefault="005118BB" w:rsidP="000B1916">
      <w:pPr>
        <w:pStyle w:val="ListParagraph"/>
        <w:numPr>
          <w:ilvl w:val="0"/>
          <w:numId w:val="17"/>
        </w:numPr>
      </w:pPr>
      <w:r>
        <w:t>UMR Wausau</w:t>
      </w:r>
    </w:p>
    <w:p w14:paraId="5F361208" w14:textId="18772B57" w:rsidR="005118BB" w:rsidRDefault="005118BB" w:rsidP="000B1916">
      <w:pPr>
        <w:pStyle w:val="ListParagraph"/>
        <w:numPr>
          <w:ilvl w:val="0"/>
          <w:numId w:val="17"/>
        </w:numPr>
      </w:pPr>
      <w:r>
        <w:t>United Healthcare</w:t>
      </w:r>
    </w:p>
    <w:p w14:paraId="385EAA14" w14:textId="31E164BA" w:rsidR="005118BB" w:rsidRDefault="005118BB" w:rsidP="000B1916">
      <w:pPr>
        <w:pStyle w:val="ListParagraph"/>
        <w:numPr>
          <w:ilvl w:val="0"/>
          <w:numId w:val="17"/>
        </w:numPr>
      </w:pPr>
      <w:r>
        <w:t>UPMC Health Plan</w:t>
      </w:r>
    </w:p>
    <w:p w14:paraId="22AF9C15" w14:textId="07581196" w:rsidR="005118BB" w:rsidRDefault="005118BB" w:rsidP="000B1916">
      <w:pPr>
        <w:pStyle w:val="ListParagraph"/>
        <w:numPr>
          <w:ilvl w:val="0"/>
          <w:numId w:val="17"/>
        </w:numPr>
      </w:pPr>
      <w:r>
        <w:t>NAPHCARE</w:t>
      </w:r>
    </w:p>
    <w:p w14:paraId="46038ACD" w14:textId="2F5B72A7" w:rsidR="005118BB" w:rsidRDefault="005118BB" w:rsidP="000B1916">
      <w:pPr>
        <w:pStyle w:val="ListParagraph"/>
        <w:numPr>
          <w:ilvl w:val="0"/>
          <w:numId w:val="17"/>
        </w:numPr>
      </w:pPr>
      <w:r>
        <w:t>Illini Care</w:t>
      </w:r>
    </w:p>
    <w:p w14:paraId="10F0A4A8" w14:textId="74B98D57" w:rsidR="005118BB" w:rsidRDefault="005118BB" w:rsidP="000B1916">
      <w:pPr>
        <w:pStyle w:val="ListParagraph"/>
        <w:numPr>
          <w:ilvl w:val="0"/>
          <w:numId w:val="17"/>
        </w:numPr>
      </w:pPr>
      <w:r>
        <w:t>Molina</w:t>
      </w:r>
    </w:p>
    <w:p w14:paraId="7AE96DC3" w14:textId="4B6191BE" w:rsidR="005118BB" w:rsidRDefault="005118BB" w:rsidP="000B1916">
      <w:pPr>
        <w:pStyle w:val="ListParagraph"/>
        <w:numPr>
          <w:ilvl w:val="0"/>
          <w:numId w:val="17"/>
        </w:numPr>
      </w:pPr>
      <w:r>
        <w:t>Harmony</w:t>
      </w:r>
    </w:p>
    <w:p w14:paraId="6824BC89" w14:textId="563744B0" w:rsidR="005118BB" w:rsidRDefault="005118BB" w:rsidP="000B1916">
      <w:pPr>
        <w:pStyle w:val="ListParagraph"/>
        <w:numPr>
          <w:ilvl w:val="0"/>
          <w:numId w:val="17"/>
        </w:numPr>
      </w:pPr>
      <w:r>
        <w:t>Welfare Funds/ Labor Funds</w:t>
      </w:r>
    </w:p>
    <w:p w14:paraId="6461C6C8" w14:textId="7D10CF54" w:rsidR="005118BB" w:rsidRDefault="005118BB" w:rsidP="000B1916">
      <w:pPr>
        <w:pStyle w:val="ListParagraph"/>
        <w:numPr>
          <w:ilvl w:val="0"/>
          <w:numId w:val="17"/>
        </w:numPr>
      </w:pPr>
      <w:r>
        <w:t>All Local Union Carriers</w:t>
      </w:r>
    </w:p>
    <w:p w14:paraId="1613DFE5" w14:textId="53481D77" w:rsidR="005118BB" w:rsidRDefault="005118BB" w:rsidP="000B1916">
      <w:pPr>
        <w:pStyle w:val="ListParagraph"/>
        <w:numPr>
          <w:ilvl w:val="0"/>
          <w:numId w:val="17"/>
        </w:numPr>
      </w:pPr>
      <w:r>
        <w:t>Federal Employee Program Insurance</w:t>
      </w:r>
    </w:p>
    <w:p w14:paraId="138103A0" w14:textId="21104007" w:rsidR="005118BB" w:rsidRDefault="005118BB" w:rsidP="000B1916">
      <w:pPr>
        <w:pStyle w:val="ListParagraph"/>
        <w:numPr>
          <w:ilvl w:val="0"/>
          <w:numId w:val="17"/>
        </w:numPr>
      </w:pPr>
      <w:r>
        <w:t>City Of Chicago Employees Insurance</w:t>
      </w:r>
    </w:p>
    <w:p w14:paraId="215D3587" w14:textId="77777777" w:rsidR="005118BB" w:rsidRDefault="005118BB" w:rsidP="005118BB"/>
    <w:p w14:paraId="37F7D191" w14:textId="0BECFA45" w:rsidR="005118BB" w:rsidRDefault="005118BB" w:rsidP="005118BB">
      <w:r>
        <w:t>We accept all Medicare and Medicaid Replacement Plans]</w:t>
      </w:r>
    </w:p>
    <w:p w14:paraId="628D2085" w14:textId="77777777" w:rsidR="00D93AD9" w:rsidRPr="00075D5C" w:rsidRDefault="00D93AD9" w:rsidP="00075D5C"/>
    <w:p w14:paraId="39EB2919" w14:textId="77777777" w:rsidR="00CE5306" w:rsidRDefault="00CE5306" w:rsidP="00741DFC">
      <w:pPr>
        <w:pStyle w:val="Heading1"/>
        <w:spacing w:before="0" w:after="0"/>
        <w:rPr>
          <w:rFonts w:asciiTheme="minorHAnsi" w:hAnsiTheme="minorHAnsi"/>
        </w:rPr>
      </w:pPr>
      <w:bookmarkStart w:id="99" w:name="_Toc200962897"/>
      <w:r>
        <w:rPr>
          <w:rFonts w:asciiTheme="minorHAnsi" w:hAnsiTheme="minorHAnsi"/>
        </w:rPr>
        <w:t>PRICING PAGE</w:t>
      </w:r>
      <w:bookmarkEnd w:id="99"/>
    </w:p>
    <w:p w14:paraId="0400A484" w14:textId="77777777" w:rsidR="00075D5C" w:rsidRDefault="00075D5C" w:rsidP="00075D5C">
      <w:pPr>
        <w:shd w:val="clear" w:color="auto" w:fill="E8E8E8" w:themeFill="background2"/>
        <w:rPr>
          <w:b/>
          <w:bCs/>
        </w:rPr>
      </w:pPr>
      <w:r>
        <w:rPr>
          <w:b/>
          <w:bCs/>
        </w:rPr>
        <w:t>Page Outline</w:t>
      </w:r>
    </w:p>
    <w:p w14:paraId="27B416ED" w14:textId="7B0FB08C" w:rsidR="00075D5C" w:rsidRPr="00986BC0" w:rsidRDefault="00FA35FB" w:rsidP="000B1916">
      <w:pPr>
        <w:pStyle w:val="ListParagraph"/>
        <w:numPr>
          <w:ilvl w:val="0"/>
          <w:numId w:val="20"/>
        </w:numPr>
        <w:shd w:val="clear" w:color="auto" w:fill="E8E8E8" w:themeFill="background2"/>
        <w:rPr>
          <w:b/>
          <w:bCs/>
        </w:rPr>
      </w:pPr>
      <w:r>
        <w:t>Short introduc</w:t>
      </w:r>
      <w:r w:rsidR="00C24F65">
        <w:t>tion</w:t>
      </w:r>
    </w:p>
    <w:p w14:paraId="7510073E" w14:textId="15325C46" w:rsidR="00463C96" w:rsidRPr="000A68DE" w:rsidRDefault="00463C96" w:rsidP="000B1916">
      <w:pPr>
        <w:pStyle w:val="ListParagraph"/>
        <w:numPr>
          <w:ilvl w:val="0"/>
          <w:numId w:val="20"/>
        </w:numPr>
        <w:shd w:val="clear" w:color="auto" w:fill="E8E8E8" w:themeFill="background2"/>
        <w:rPr>
          <w:b/>
          <w:bCs/>
        </w:rPr>
      </w:pPr>
      <w:r>
        <w:t xml:space="preserve">Links to </w:t>
      </w:r>
      <w:r w:rsidR="000136C9">
        <w:t>pricing sheet and/or price transparency documentation</w:t>
      </w:r>
    </w:p>
    <w:p w14:paraId="42E04AB2" w14:textId="77777777" w:rsidR="00075D5C" w:rsidRPr="00075D5C" w:rsidRDefault="00075D5C" w:rsidP="00075D5C">
      <w:pPr>
        <w:shd w:val="clear" w:color="auto" w:fill="E8E8E8" w:themeFill="background2"/>
        <w:rPr>
          <w:b/>
          <w:bCs/>
        </w:rPr>
      </w:pPr>
    </w:p>
    <w:p w14:paraId="319E59A2" w14:textId="77777777" w:rsidR="00075D5C" w:rsidRDefault="00075D5C" w:rsidP="00075D5C">
      <w:pPr>
        <w:shd w:val="clear" w:color="auto" w:fill="E8E8E8" w:themeFill="background2"/>
      </w:pPr>
      <w:r>
        <w:rPr>
          <w:b/>
          <w:bCs/>
        </w:rPr>
        <w:t xml:space="preserve">Availability: </w:t>
      </w:r>
      <w:r>
        <w:t>Before login</w:t>
      </w:r>
    </w:p>
    <w:p w14:paraId="22E1583F" w14:textId="77777777" w:rsidR="00075D5C" w:rsidRPr="000A68DE" w:rsidRDefault="00075D5C" w:rsidP="00075D5C">
      <w:pPr>
        <w:shd w:val="clear" w:color="auto" w:fill="E8E8E8" w:themeFill="background2"/>
      </w:pPr>
    </w:p>
    <w:p w14:paraId="26B412D1" w14:textId="434A862E" w:rsidR="00075D5C" w:rsidRPr="00056358" w:rsidRDefault="00075D5C" w:rsidP="00056358">
      <w:pPr>
        <w:shd w:val="clear" w:color="auto" w:fill="E8E8E8" w:themeFill="background2"/>
        <w:rPr>
          <w:b/>
          <w:bCs/>
        </w:rPr>
      </w:pPr>
      <w:r>
        <w:rPr>
          <w:b/>
          <w:bCs/>
        </w:rPr>
        <w:t xml:space="preserve">Dev Notes: </w:t>
      </w:r>
    </w:p>
    <w:p w14:paraId="6542B05E" w14:textId="77777777" w:rsidR="00075D5C" w:rsidRPr="000B64A4" w:rsidRDefault="00075D5C" w:rsidP="00075D5C">
      <w:pPr>
        <w:shd w:val="clear" w:color="auto" w:fill="E8E8E8" w:themeFill="background2"/>
      </w:pPr>
    </w:p>
    <w:p w14:paraId="04D52FA4" w14:textId="7A0A1D83" w:rsidR="00075D5C" w:rsidRPr="00056358" w:rsidRDefault="00075D5C" w:rsidP="00056358">
      <w:pPr>
        <w:shd w:val="clear" w:color="auto" w:fill="E8E8E8" w:themeFill="background2"/>
        <w:rPr>
          <w:b/>
          <w:bCs/>
        </w:rPr>
      </w:pPr>
      <w:r w:rsidRPr="00F31035">
        <w:rPr>
          <w:b/>
          <w:bCs/>
        </w:rPr>
        <w:t>Objectives: patient will be able to</w:t>
      </w:r>
      <w:r>
        <w:rPr>
          <w:b/>
          <w:bCs/>
        </w:rPr>
        <w:t>…</w:t>
      </w:r>
    </w:p>
    <w:p w14:paraId="019159D5" w14:textId="77777777" w:rsidR="00075D5C" w:rsidRDefault="00075D5C" w:rsidP="00075D5C">
      <w:pPr>
        <w:shd w:val="clear" w:color="auto" w:fill="E8E8E8" w:themeFill="background2"/>
      </w:pPr>
    </w:p>
    <w:p w14:paraId="0C0F5A33" w14:textId="5A997777" w:rsidR="00075D5C" w:rsidRPr="00EF1831" w:rsidRDefault="00075D5C" w:rsidP="00EF1831">
      <w:pPr>
        <w:shd w:val="clear" w:color="auto" w:fill="E8E8E8" w:themeFill="background2"/>
        <w:rPr>
          <w:b/>
          <w:bCs/>
        </w:rPr>
      </w:pPr>
      <w:r>
        <w:rPr>
          <w:b/>
          <w:bCs/>
        </w:rPr>
        <w:t>Glossary Terms in this Page</w:t>
      </w:r>
    </w:p>
    <w:p w14:paraId="440408BB" w14:textId="77777777" w:rsidR="00075D5C" w:rsidRPr="00075D5C" w:rsidRDefault="00075D5C" w:rsidP="00075D5C">
      <w:pPr>
        <w:shd w:val="clear" w:color="auto" w:fill="E8E8E8" w:themeFill="background2"/>
        <w:rPr>
          <w:b/>
          <w:bCs/>
        </w:rPr>
      </w:pPr>
    </w:p>
    <w:p w14:paraId="69CFBC3B" w14:textId="2FAE7132" w:rsidR="00075D5C" w:rsidRDefault="00075D5C" w:rsidP="00075D5C">
      <w:pPr>
        <w:shd w:val="clear" w:color="auto" w:fill="E8E8E8" w:themeFill="background2"/>
        <w:rPr>
          <w:b/>
          <w:bCs/>
        </w:rPr>
      </w:pPr>
      <w:r>
        <w:rPr>
          <w:b/>
          <w:bCs/>
        </w:rPr>
        <w:t xml:space="preserve">Date Sent for Review: </w:t>
      </w:r>
      <w:r w:rsidR="000136C9">
        <w:rPr>
          <w:b/>
          <w:bCs/>
        </w:rPr>
        <w:t>3/13/2025</w:t>
      </w:r>
    </w:p>
    <w:p w14:paraId="61751C84" w14:textId="4944C064" w:rsidR="00075D5C" w:rsidRDefault="00075D5C" w:rsidP="00075D5C">
      <w:pPr>
        <w:shd w:val="clear" w:color="auto" w:fill="E8E8E8" w:themeFill="background2"/>
        <w:rPr>
          <w:b/>
          <w:bCs/>
        </w:rPr>
      </w:pPr>
      <w:r>
        <w:rPr>
          <w:b/>
          <w:bCs/>
        </w:rPr>
        <w:t xml:space="preserve">Date Sent for Inclusion: </w:t>
      </w:r>
      <w:r w:rsidR="00056358">
        <w:rPr>
          <w:b/>
          <w:bCs/>
        </w:rPr>
        <w:t>5/12/2025</w:t>
      </w:r>
    </w:p>
    <w:p w14:paraId="1712FC60" w14:textId="77777777" w:rsidR="00056358" w:rsidRDefault="00056358" w:rsidP="00075D5C">
      <w:pPr>
        <w:shd w:val="clear" w:color="auto" w:fill="E8E8E8" w:themeFill="background2"/>
        <w:rPr>
          <w:b/>
          <w:bCs/>
        </w:rPr>
      </w:pPr>
    </w:p>
    <w:p w14:paraId="502DECF6" w14:textId="434AE2B7" w:rsidR="00056358" w:rsidRDefault="00056358" w:rsidP="00075D5C">
      <w:pPr>
        <w:shd w:val="clear" w:color="auto" w:fill="E8E8E8" w:themeFill="background2"/>
        <w:rPr>
          <w:b/>
          <w:bCs/>
        </w:rPr>
      </w:pPr>
      <w:r>
        <w:rPr>
          <w:b/>
          <w:bCs/>
        </w:rPr>
        <w:t xml:space="preserve">Ready for Spanish Translations?  </w:t>
      </w:r>
      <w:r w:rsidRPr="00C24CD8">
        <w:rPr>
          <w:b/>
          <w:bCs/>
          <w:color w:val="4EA72E" w:themeColor="accent6"/>
        </w:rPr>
        <w:t>Yes (5/12/2025)</w:t>
      </w:r>
    </w:p>
    <w:p w14:paraId="3AE75251" w14:textId="4E2BA78A" w:rsidR="00CE6187" w:rsidRPr="00411A73" w:rsidRDefault="00CE6187" w:rsidP="00CE6187">
      <w:pPr>
        <w:shd w:val="clear" w:color="auto" w:fill="E8E8E8" w:themeFill="background2"/>
        <w:rPr>
          <w:b/>
          <w:bCs/>
          <w:color w:val="B3E5A1" w:themeColor="accent6" w:themeTint="66"/>
        </w:rPr>
      </w:pPr>
      <w:r>
        <w:rPr>
          <w:b/>
          <w:bCs/>
        </w:rPr>
        <w:t xml:space="preserve">Translations in Portal? </w:t>
      </w:r>
      <w:r w:rsidR="00B70D1C" w:rsidRPr="00411A73">
        <w:rPr>
          <w:b/>
          <w:bCs/>
          <w:color w:val="4EA72E" w:themeColor="accent6"/>
        </w:rPr>
        <w:t>Yes (</w:t>
      </w:r>
      <w:r w:rsidR="00411A73" w:rsidRPr="00411A73">
        <w:rPr>
          <w:b/>
          <w:bCs/>
          <w:color w:val="4EA72E" w:themeColor="accent6"/>
        </w:rPr>
        <w:t>6/17/2025)</w:t>
      </w:r>
    </w:p>
    <w:p w14:paraId="64D3E22C" w14:textId="77777777" w:rsidR="00075D5C" w:rsidRDefault="00075D5C" w:rsidP="00075D5C">
      <w:pPr>
        <w:shd w:val="clear" w:color="auto" w:fill="E8E8E8" w:themeFill="background2"/>
        <w:rPr>
          <w:b/>
          <w:bCs/>
        </w:rPr>
      </w:pPr>
    </w:p>
    <w:p w14:paraId="2F98933E" w14:textId="77777777" w:rsidR="00075D5C" w:rsidRDefault="00075D5C" w:rsidP="00075D5C">
      <w:pPr>
        <w:shd w:val="clear" w:color="auto" w:fill="E8E8E8" w:themeFill="background2"/>
        <w:rPr>
          <w:b/>
          <w:bCs/>
        </w:rPr>
      </w:pPr>
      <w:r>
        <w:rPr>
          <w:b/>
          <w:bCs/>
        </w:rPr>
        <w:t>General Notes:</w:t>
      </w:r>
    </w:p>
    <w:p w14:paraId="314F5570" w14:textId="77777777" w:rsidR="00075D5C" w:rsidRDefault="00075D5C" w:rsidP="00075D5C">
      <w:pPr>
        <w:rPr>
          <w:b/>
          <w:bCs/>
        </w:rPr>
      </w:pPr>
    </w:p>
    <w:p w14:paraId="59F501E3" w14:textId="787711C5" w:rsidR="00056358" w:rsidRDefault="00056358" w:rsidP="00075D5C">
      <w:r>
        <w:t>Pricing Page Introduction (text)</w:t>
      </w:r>
    </w:p>
    <w:tbl>
      <w:tblPr>
        <w:tblStyle w:val="TableGrid"/>
        <w:tblW w:w="0" w:type="auto"/>
        <w:tblLook w:val="04A0" w:firstRow="1" w:lastRow="0" w:firstColumn="1" w:lastColumn="0" w:noHBand="0" w:noVBand="1"/>
      </w:tblPr>
      <w:tblGrid>
        <w:gridCol w:w="5395"/>
        <w:gridCol w:w="5395"/>
      </w:tblGrid>
      <w:tr w:rsidR="00B430D7" w14:paraId="41829307" w14:textId="77777777" w:rsidTr="00B155FA">
        <w:tc>
          <w:tcPr>
            <w:tcW w:w="5395" w:type="dxa"/>
          </w:tcPr>
          <w:p w14:paraId="6F9C9B2D" w14:textId="5BBB68A8" w:rsidR="00B430D7" w:rsidRDefault="00B430D7" w:rsidP="00075D5C">
            <w:r>
              <w:t>English</w:t>
            </w:r>
          </w:p>
        </w:tc>
        <w:tc>
          <w:tcPr>
            <w:tcW w:w="5395" w:type="dxa"/>
          </w:tcPr>
          <w:p w14:paraId="65F9F6EB" w14:textId="603ECD64" w:rsidR="00B430D7" w:rsidRDefault="00B430D7" w:rsidP="1AAE032A">
            <w:pPr>
              <w:rPr>
                <w:highlight w:val="cyan"/>
              </w:rPr>
            </w:pPr>
            <w:r w:rsidRPr="1AAE032A">
              <w:rPr>
                <w:highlight w:val="cyan"/>
              </w:rPr>
              <w:t>Spanish</w:t>
            </w:r>
          </w:p>
        </w:tc>
      </w:tr>
      <w:tr w:rsidR="00B430D7" w14:paraId="5E9B5893" w14:textId="77777777" w:rsidTr="00B155FA">
        <w:tc>
          <w:tcPr>
            <w:tcW w:w="5395" w:type="dxa"/>
          </w:tcPr>
          <w:p w14:paraId="4BCA6EBD" w14:textId="77777777" w:rsidR="00B430D7" w:rsidRDefault="00B430D7" w:rsidP="00B430D7">
            <w:r>
              <w:t>Prices</w:t>
            </w:r>
          </w:p>
          <w:p w14:paraId="300729C5" w14:textId="77777777" w:rsidR="00B430D7" w:rsidRDefault="00B430D7" w:rsidP="00B430D7"/>
          <w:p w14:paraId="1DDA2DA1" w14:textId="77777777" w:rsidR="00B430D7" w:rsidRDefault="00B430D7" w:rsidP="00B430D7">
            <w:r>
              <w:t>[CLIENT NAME] is committed to price transparency.  We want to make it easy for you to understand our prices and how they relate to the cost of your care.  Below, you’ll find a list of prices for services at [CLIENT NAME].  Each price is the total amount we bill for each service.  They do not represent the actual amount you and/or your insurance company may be responsible for.   This list only includes charges from [CLIENT NAME].  It does not include charges that may be billed separately, such as physician or other professional fees.</w:t>
            </w:r>
          </w:p>
          <w:p w14:paraId="561542C4" w14:textId="77777777" w:rsidR="00B430D7" w:rsidRDefault="00B430D7" w:rsidP="00B430D7"/>
          <w:p w14:paraId="08AF4BC6" w14:textId="77777777" w:rsidR="00B430D7" w:rsidRDefault="00B430D7" w:rsidP="00B430D7">
            <w:r>
              <w:t xml:space="preserve">To learn more about your bill and how insurance works, visit our </w:t>
            </w:r>
            <w:r w:rsidRPr="00056358">
              <w:rPr>
                <w:highlight w:val="green"/>
                <w:u w:val="single"/>
              </w:rPr>
              <w:t>Learning Library</w:t>
            </w:r>
            <w:r>
              <w:t>.</w:t>
            </w:r>
          </w:p>
          <w:p w14:paraId="494F3E79" w14:textId="0BDDE5A6" w:rsidR="00B430D7" w:rsidRDefault="00B430D7" w:rsidP="00075D5C">
            <w:r>
              <w:t>[INSERT LINK to client chargemaster sheet and/or patient transparency.]</w:t>
            </w:r>
          </w:p>
        </w:tc>
        <w:tc>
          <w:tcPr>
            <w:tcW w:w="5395" w:type="dxa"/>
          </w:tcPr>
          <w:p w14:paraId="713BDBC1" w14:textId="6F42C58C" w:rsidR="00B430D7" w:rsidRPr="00487916" w:rsidRDefault="28113D6F" w:rsidP="31375775">
            <w:pPr>
              <w:spacing w:before="240" w:after="240"/>
              <w:rPr>
                <w:lang w:val="es-US"/>
              </w:rPr>
            </w:pPr>
            <w:r w:rsidRPr="00487916">
              <w:rPr>
                <w:rFonts w:ascii="Arial" w:eastAsia="Arial" w:hAnsi="Arial" w:cs="Arial"/>
                <w:color w:val="000000" w:themeColor="text1"/>
                <w:lang w:val="es-US"/>
              </w:rPr>
              <w:t>Precios</w:t>
            </w:r>
          </w:p>
          <w:p w14:paraId="78EC8511" w14:textId="2FAF287F" w:rsidR="00B430D7" w:rsidRDefault="467ECDFF" w:rsidP="31375775">
            <w:pPr>
              <w:spacing w:before="240" w:after="240"/>
              <w:rPr>
                <w:rFonts w:ascii="Arial" w:eastAsia="Arial" w:hAnsi="Arial" w:cs="Arial"/>
                <w:color w:val="000000" w:themeColor="text1"/>
                <w:lang w:val="es-ES"/>
              </w:rPr>
            </w:pPr>
            <w:r w:rsidRPr="5CE43389">
              <w:rPr>
                <w:rFonts w:ascii="Arial" w:eastAsia="Arial" w:hAnsi="Arial" w:cs="Arial"/>
                <w:color w:val="000000" w:themeColor="text1"/>
                <w:lang w:val="es-ES"/>
              </w:rPr>
              <w:t>[</w:t>
            </w:r>
            <w:r w:rsidR="0738BEAC" w:rsidRPr="5CE43389">
              <w:rPr>
                <w:rFonts w:ascii="Arial" w:eastAsia="Arial" w:hAnsi="Arial" w:cs="Arial"/>
                <w:color w:val="000000" w:themeColor="text1"/>
                <w:lang w:val="es-ES"/>
              </w:rPr>
              <w:t>CLIENT NAME</w:t>
            </w:r>
            <w:r w:rsidRPr="5CE43389">
              <w:rPr>
                <w:rFonts w:ascii="Arial" w:eastAsia="Arial" w:hAnsi="Arial" w:cs="Arial"/>
                <w:color w:val="000000" w:themeColor="text1"/>
                <w:lang w:val="es-ES"/>
              </w:rPr>
              <w:t>] está comprometido con la transparencia de precios. Queremos ayudarle a co</w:t>
            </w:r>
            <w:r w:rsidR="5CEECAA7" w:rsidRPr="5CE43389">
              <w:rPr>
                <w:rFonts w:ascii="Arial" w:eastAsia="Arial" w:hAnsi="Arial" w:cs="Arial"/>
                <w:color w:val="000000" w:themeColor="text1"/>
                <w:lang w:val="es-ES"/>
              </w:rPr>
              <w:t>nocer</w:t>
            </w:r>
            <w:r w:rsidRPr="5CE43389">
              <w:rPr>
                <w:rFonts w:ascii="Arial" w:eastAsia="Arial" w:hAnsi="Arial" w:cs="Arial"/>
                <w:color w:val="000000" w:themeColor="text1"/>
                <w:lang w:val="es-ES"/>
              </w:rPr>
              <w:t xml:space="preserve"> nuestros precios y su relación con el costo de su cuidado </w:t>
            </w:r>
            <w:r w:rsidR="46427EC8" w:rsidRPr="5CE43389">
              <w:rPr>
                <w:rFonts w:ascii="Arial" w:eastAsia="Arial" w:hAnsi="Arial" w:cs="Arial"/>
                <w:color w:val="000000" w:themeColor="text1"/>
                <w:lang w:val="es-ES"/>
              </w:rPr>
              <w:t>médico</w:t>
            </w:r>
            <w:r w:rsidRPr="5CE43389">
              <w:rPr>
                <w:rFonts w:ascii="Arial" w:eastAsia="Arial" w:hAnsi="Arial" w:cs="Arial"/>
                <w:color w:val="000000" w:themeColor="text1"/>
                <w:lang w:val="es-ES"/>
              </w:rPr>
              <w:t xml:space="preserve">. A continuación, encontrará una lista de </w:t>
            </w:r>
            <w:r w:rsidR="2C99162C" w:rsidRPr="5CE43389">
              <w:rPr>
                <w:rFonts w:ascii="Arial" w:eastAsia="Arial" w:hAnsi="Arial" w:cs="Arial"/>
                <w:color w:val="000000" w:themeColor="text1"/>
                <w:lang w:val="es-ES"/>
              </w:rPr>
              <w:t xml:space="preserve">los </w:t>
            </w:r>
            <w:r w:rsidRPr="5CE43389">
              <w:rPr>
                <w:rFonts w:ascii="Arial" w:eastAsia="Arial" w:hAnsi="Arial" w:cs="Arial"/>
                <w:color w:val="000000" w:themeColor="text1"/>
                <w:lang w:val="es-ES"/>
              </w:rPr>
              <w:t>precios de servicios de [</w:t>
            </w:r>
            <w:r w:rsidR="5E8CAA6A" w:rsidRPr="5CE43389">
              <w:rPr>
                <w:rFonts w:ascii="Arial" w:eastAsia="Arial" w:hAnsi="Arial" w:cs="Arial"/>
                <w:color w:val="000000" w:themeColor="text1"/>
                <w:lang w:val="es-ES"/>
              </w:rPr>
              <w:t>CLIENT NAME</w:t>
            </w:r>
            <w:r w:rsidRPr="5CE43389">
              <w:rPr>
                <w:rFonts w:ascii="Arial" w:eastAsia="Arial" w:hAnsi="Arial" w:cs="Arial"/>
                <w:color w:val="000000" w:themeColor="text1"/>
                <w:lang w:val="es-ES"/>
              </w:rPr>
              <w:t xml:space="preserve">]. Cada precio es el costo total que cargamos por cada servicio. No representan la cantidad real de la que usted y/o su compañía de seguros pueden ser responsables. Esta lista sólo incluye los cargos de [CLIENT NAME]. No incluye cargos que puedan hacerse por separado, como los cargos por la </w:t>
            </w:r>
            <w:r w:rsidR="6D7EBCF6" w:rsidRPr="5CE43389">
              <w:rPr>
                <w:rFonts w:ascii="Arial" w:eastAsia="Arial" w:hAnsi="Arial" w:cs="Arial"/>
                <w:color w:val="000000" w:themeColor="text1"/>
                <w:lang w:val="es-ES"/>
              </w:rPr>
              <w:t>atención</w:t>
            </w:r>
            <w:r w:rsidRPr="5CE43389">
              <w:rPr>
                <w:rFonts w:ascii="Arial" w:eastAsia="Arial" w:hAnsi="Arial" w:cs="Arial"/>
                <w:color w:val="000000" w:themeColor="text1"/>
                <w:lang w:val="es-ES"/>
              </w:rPr>
              <w:t xml:space="preserve"> de los médicos </w:t>
            </w:r>
            <w:r w:rsidR="6083669A" w:rsidRPr="5CE43389">
              <w:rPr>
                <w:rFonts w:ascii="Arial" w:eastAsia="Arial" w:hAnsi="Arial" w:cs="Arial"/>
                <w:color w:val="000000" w:themeColor="text1"/>
                <w:lang w:val="es-ES"/>
              </w:rPr>
              <w:t>o de</w:t>
            </w:r>
            <w:r w:rsidRPr="5CE43389">
              <w:rPr>
                <w:rFonts w:ascii="Arial" w:eastAsia="Arial" w:hAnsi="Arial" w:cs="Arial"/>
                <w:color w:val="000000" w:themeColor="text1"/>
                <w:lang w:val="es-ES"/>
              </w:rPr>
              <w:t xml:space="preserve"> otros profesionales.</w:t>
            </w:r>
          </w:p>
          <w:p w14:paraId="2E9CEBCC" w14:textId="46B799F6" w:rsidR="00B430D7" w:rsidRPr="00487916" w:rsidRDefault="28113D6F" w:rsidP="31375775">
            <w:pPr>
              <w:spacing w:before="240" w:after="240"/>
              <w:rPr>
                <w:lang w:val="es-US"/>
              </w:rPr>
            </w:pPr>
            <w:r w:rsidRPr="00487916">
              <w:rPr>
                <w:rFonts w:ascii="Arial" w:eastAsia="Arial" w:hAnsi="Arial" w:cs="Arial"/>
                <w:color w:val="000000" w:themeColor="text1"/>
                <w:lang w:val="es-US"/>
              </w:rPr>
              <w:t xml:space="preserve">Para obtener más información sobre su </w:t>
            </w:r>
            <w:r w:rsidR="57483F52" w:rsidRPr="00487916">
              <w:rPr>
                <w:rFonts w:ascii="Arial" w:eastAsia="Arial" w:hAnsi="Arial" w:cs="Arial"/>
                <w:color w:val="000000" w:themeColor="text1"/>
                <w:lang w:val="es-US"/>
              </w:rPr>
              <w:t>cuenta</w:t>
            </w:r>
            <w:r w:rsidRPr="00487916">
              <w:rPr>
                <w:rFonts w:ascii="Arial" w:eastAsia="Arial" w:hAnsi="Arial" w:cs="Arial"/>
                <w:color w:val="000000" w:themeColor="text1"/>
                <w:lang w:val="es-US"/>
              </w:rPr>
              <w:t xml:space="preserve"> y el funcionamiento del seguro, visite nuestra </w:t>
            </w:r>
            <w:r w:rsidRPr="00487916">
              <w:rPr>
                <w:rFonts w:ascii="Arial" w:eastAsia="Arial" w:hAnsi="Arial" w:cs="Arial"/>
                <w:color w:val="000000" w:themeColor="text1"/>
                <w:highlight w:val="green"/>
                <w:u w:val="single"/>
                <w:lang w:val="es-US"/>
              </w:rPr>
              <w:t>Biblioteca de Aprendizaje.</w:t>
            </w:r>
          </w:p>
          <w:p w14:paraId="71AFC340" w14:textId="0BDDE5A6" w:rsidR="00B430D7" w:rsidRDefault="28113D6F" w:rsidP="00075D5C">
            <w:r>
              <w:t>[INSERT LINK to client chargemaster sheet and/or patient transparency.]</w:t>
            </w:r>
          </w:p>
          <w:p w14:paraId="001C7403" w14:textId="1EDF6EC8" w:rsidR="00B430D7" w:rsidRDefault="00B430D7" w:rsidP="31375775">
            <w:pPr>
              <w:spacing w:before="240" w:after="240"/>
              <w:rPr>
                <w:rFonts w:ascii="Arial" w:eastAsia="Arial" w:hAnsi="Arial" w:cs="Arial"/>
                <w:color w:val="000000" w:themeColor="text1"/>
                <w:highlight w:val="green"/>
                <w:u w:val="single"/>
              </w:rPr>
            </w:pPr>
          </w:p>
        </w:tc>
      </w:tr>
    </w:tbl>
    <w:p w14:paraId="442CAFD7" w14:textId="77777777" w:rsidR="00075D5C" w:rsidRPr="00075D5C" w:rsidRDefault="00075D5C" w:rsidP="00075D5C">
      <w:pPr>
        <w:rPr>
          <w:b/>
          <w:bCs/>
        </w:rPr>
      </w:pPr>
    </w:p>
    <w:p w14:paraId="2026FF12" w14:textId="4D29A49C" w:rsidR="00741DFC" w:rsidRDefault="00741DFC" w:rsidP="00741DFC">
      <w:pPr>
        <w:pStyle w:val="Heading1"/>
        <w:spacing w:before="0" w:after="0"/>
        <w:rPr>
          <w:rFonts w:asciiTheme="minorHAnsi" w:hAnsiTheme="minorHAnsi"/>
        </w:rPr>
      </w:pPr>
      <w:bookmarkStart w:id="100" w:name="_Toc200962899"/>
      <w:r>
        <w:rPr>
          <w:rFonts w:asciiTheme="minorHAnsi" w:hAnsiTheme="minorHAnsi"/>
        </w:rPr>
        <w:t>Learning Library Section …</w:t>
      </w:r>
      <w:bookmarkEnd w:id="100"/>
    </w:p>
    <w:p w14:paraId="3E47CB21" w14:textId="7B3DC47E" w:rsidR="00515762" w:rsidRDefault="002C0EDC" w:rsidP="006D07B9">
      <w:pPr>
        <w:pStyle w:val="Heading2"/>
      </w:pPr>
      <w:bookmarkStart w:id="101" w:name="_Toc200962900"/>
      <w:r>
        <w:t>LEARNING LIBRARY LANDING PAGE</w:t>
      </w:r>
      <w:bookmarkEnd w:id="101"/>
    </w:p>
    <w:p w14:paraId="14B902B7" w14:textId="77777777" w:rsidR="00050978" w:rsidRPr="00FC4706" w:rsidRDefault="00050978" w:rsidP="00050978">
      <w:pPr>
        <w:shd w:val="clear" w:color="auto" w:fill="E8E8E8" w:themeFill="background2"/>
        <w:rPr>
          <w:b/>
          <w:bCs/>
        </w:rPr>
      </w:pPr>
      <w:r>
        <w:rPr>
          <w:b/>
          <w:bCs/>
        </w:rPr>
        <w:t>Page Outline</w:t>
      </w:r>
    </w:p>
    <w:p w14:paraId="18A9D038" w14:textId="77777777" w:rsidR="00050978" w:rsidRPr="00075D5C" w:rsidRDefault="00050978" w:rsidP="00050978">
      <w:pPr>
        <w:shd w:val="clear" w:color="auto" w:fill="E8E8E8" w:themeFill="background2"/>
        <w:rPr>
          <w:b/>
          <w:bCs/>
        </w:rPr>
      </w:pPr>
    </w:p>
    <w:p w14:paraId="45A5AE7D" w14:textId="77777777" w:rsidR="00050978" w:rsidRDefault="00050978" w:rsidP="00050978">
      <w:pPr>
        <w:shd w:val="clear" w:color="auto" w:fill="E8E8E8" w:themeFill="background2"/>
      </w:pPr>
      <w:r>
        <w:rPr>
          <w:b/>
          <w:bCs/>
        </w:rPr>
        <w:t xml:space="preserve">Availability: </w:t>
      </w:r>
      <w:r>
        <w:t>After login</w:t>
      </w:r>
    </w:p>
    <w:p w14:paraId="0023C975" w14:textId="77777777" w:rsidR="00050978" w:rsidRPr="000A68DE" w:rsidRDefault="00050978" w:rsidP="00050978">
      <w:pPr>
        <w:shd w:val="clear" w:color="auto" w:fill="E8E8E8" w:themeFill="background2"/>
      </w:pPr>
    </w:p>
    <w:p w14:paraId="77F42B06" w14:textId="77777777" w:rsidR="00050978" w:rsidRPr="00FC4706" w:rsidRDefault="00050978" w:rsidP="00050978">
      <w:pPr>
        <w:shd w:val="clear" w:color="auto" w:fill="E8E8E8" w:themeFill="background2"/>
        <w:rPr>
          <w:b/>
          <w:bCs/>
        </w:rPr>
      </w:pPr>
      <w:r>
        <w:rPr>
          <w:b/>
          <w:bCs/>
        </w:rPr>
        <w:t xml:space="preserve">Dev Notes: </w:t>
      </w:r>
    </w:p>
    <w:p w14:paraId="6D2374BF" w14:textId="77777777" w:rsidR="00050978" w:rsidRPr="000B64A4" w:rsidRDefault="00050978" w:rsidP="00050978">
      <w:pPr>
        <w:shd w:val="clear" w:color="auto" w:fill="E8E8E8" w:themeFill="background2"/>
      </w:pPr>
    </w:p>
    <w:p w14:paraId="0442BD73" w14:textId="77777777" w:rsidR="00050978" w:rsidRPr="00FC4706" w:rsidRDefault="00050978" w:rsidP="00050978">
      <w:pPr>
        <w:shd w:val="clear" w:color="auto" w:fill="E8E8E8" w:themeFill="background2"/>
        <w:rPr>
          <w:b/>
          <w:bCs/>
        </w:rPr>
      </w:pPr>
      <w:r w:rsidRPr="00F31035">
        <w:rPr>
          <w:b/>
          <w:bCs/>
        </w:rPr>
        <w:t>Objectives: patient will be able to</w:t>
      </w:r>
      <w:r>
        <w:rPr>
          <w:b/>
          <w:bCs/>
        </w:rPr>
        <w:t>…</w:t>
      </w:r>
    </w:p>
    <w:p w14:paraId="0F6A9436" w14:textId="77777777" w:rsidR="00050978" w:rsidRDefault="00050978" w:rsidP="00050978">
      <w:pPr>
        <w:shd w:val="clear" w:color="auto" w:fill="E8E8E8" w:themeFill="background2"/>
      </w:pPr>
    </w:p>
    <w:p w14:paraId="06C48E46" w14:textId="77777777" w:rsidR="00050978" w:rsidRPr="00FC4706" w:rsidRDefault="00050978" w:rsidP="00050978">
      <w:pPr>
        <w:shd w:val="clear" w:color="auto" w:fill="E8E8E8" w:themeFill="background2"/>
        <w:rPr>
          <w:b/>
          <w:bCs/>
        </w:rPr>
      </w:pPr>
      <w:r>
        <w:rPr>
          <w:b/>
          <w:bCs/>
        </w:rPr>
        <w:t>Glossary Terms in this Page</w:t>
      </w:r>
    </w:p>
    <w:p w14:paraId="3D92BED0" w14:textId="77777777" w:rsidR="00050978" w:rsidRPr="00075D5C" w:rsidRDefault="00050978" w:rsidP="00050978">
      <w:pPr>
        <w:shd w:val="clear" w:color="auto" w:fill="E8E8E8" w:themeFill="background2"/>
        <w:rPr>
          <w:b/>
          <w:bCs/>
        </w:rPr>
      </w:pPr>
    </w:p>
    <w:p w14:paraId="41AF11EC" w14:textId="77777777" w:rsidR="00050978" w:rsidRDefault="00050978" w:rsidP="00050978">
      <w:pPr>
        <w:shd w:val="clear" w:color="auto" w:fill="E8E8E8" w:themeFill="background2"/>
        <w:rPr>
          <w:b/>
          <w:bCs/>
        </w:rPr>
      </w:pPr>
      <w:r>
        <w:rPr>
          <w:b/>
          <w:bCs/>
        </w:rPr>
        <w:t xml:space="preserve">Date Sent for Review: </w:t>
      </w:r>
    </w:p>
    <w:p w14:paraId="744F54D6" w14:textId="77777777" w:rsidR="00050978" w:rsidRDefault="00050978" w:rsidP="00050978">
      <w:pPr>
        <w:shd w:val="clear" w:color="auto" w:fill="E8E8E8" w:themeFill="background2"/>
        <w:rPr>
          <w:b/>
          <w:bCs/>
        </w:rPr>
      </w:pPr>
      <w:r>
        <w:rPr>
          <w:b/>
          <w:bCs/>
        </w:rPr>
        <w:t xml:space="preserve">Date Sent for Inclusion: </w:t>
      </w:r>
    </w:p>
    <w:p w14:paraId="2276883C" w14:textId="77777777" w:rsidR="00050978" w:rsidRDefault="00050978" w:rsidP="00050978">
      <w:pPr>
        <w:shd w:val="clear" w:color="auto" w:fill="E8E8E8" w:themeFill="background2"/>
        <w:rPr>
          <w:b/>
          <w:bCs/>
        </w:rPr>
      </w:pPr>
    </w:p>
    <w:p w14:paraId="38552E41" w14:textId="77777777" w:rsidR="00050978" w:rsidRDefault="00050978" w:rsidP="00050978">
      <w:pPr>
        <w:shd w:val="clear" w:color="auto" w:fill="E8E8E8" w:themeFill="background2"/>
        <w:rPr>
          <w:b/>
          <w:color w:val="FF0000"/>
        </w:rPr>
      </w:pPr>
      <w:r>
        <w:rPr>
          <w:b/>
          <w:bCs/>
        </w:rPr>
        <w:t xml:space="preserve">Ready for Spanish Translations?  </w:t>
      </w:r>
      <w:r w:rsidRPr="00F7533B">
        <w:rPr>
          <w:b/>
          <w:bCs/>
          <w:color w:val="92D050"/>
        </w:rPr>
        <w:t>YES (7/1/2025)</w:t>
      </w:r>
    </w:p>
    <w:p w14:paraId="36DC3FE4" w14:textId="443E16FF" w:rsidR="00050978" w:rsidRDefault="00050978" w:rsidP="00050978">
      <w:pPr>
        <w:shd w:val="clear" w:color="auto" w:fill="E8E8E8" w:themeFill="background2"/>
        <w:rPr>
          <w:b/>
          <w:bCs/>
        </w:rPr>
      </w:pPr>
      <w:r>
        <w:rPr>
          <w:b/>
          <w:bCs/>
        </w:rPr>
        <w:t xml:space="preserve">Translations in Portal? </w:t>
      </w:r>
      <w:r w:rsidR="00E564A1" w:rsidRPr="00E564A1">
        <w:rPr>
          <w:rStyle w:val="NormalSpanishChar"/>
          <w:b/>
          <w:bCs/>
        </w:rPr>
        <w:t>Yes (8/1/2025)</w:t>
      </w:r>
    </w:p>
    <w:p w14:paraId="3A8BE439" w14:textId="77777777" w:rsidR="00050978" w:rsidRDefault="00050978" w:rsidP="00050978">
      <w:pPr>
        <w:shd w:val="clear" w:color="auto" w:fill="E8E8E8" w:themeFill="background2"/>
        <w:rPr>
          <w:b/>
          <w:bCs/>
        </w:rPr>
      </w:pPr>
    </w:p>
    <w:p w14:paraId="23BF22BE" w14:textId="77777777" w:rsidR="00050978" w:rsidRDefault="00050978" w:rsidP="00050978">
      <w:pPr>
        <w:shd w:val="clear" w:color="auto" w:fill="E8E8E8" w:themeFill="background2"/>
        <w:rPr>
          <w:b/>
          <w:bCs/>
        </w:rPr>
      </w:pPr>
      <w:r>
        <w:rPr>
          <w:b/>
          <w:bCs/>
        </w:rPr>
        <w:t>General Notes:</w:t>
      </w:r>
    </w:p>
    <w:p w14:paraId="6799DCD0" w14:textId="77777777" w:rsidR="00050978" w:rsidRPr="00050978" w:rsidRDefault="00050978" w:rsidP="00050978"/>
    <w:p w14:paraId="66A43FD7" w14:textId="6922026F" w:rsidR="00515762" w:rsidRDefault="00515762" w:rsidP="00AE1511"/>
    <w:tbl>
      <w:tblPr>
        <w:tblStyle w:val="TableGrid"/>
        <w:tblW w:w="0" w:type="auto"/>
        <w:tblLook w:val="04A0" w:firstRow="1" w:lastRow="0" w:firstColumn="1" w:lastColumn="0" w:noHBand="0" w:noVBand="1"/>
      </w:tblPr>
      <w:tblGrid>
        <w:gridCol w:w="5395"/>
        <w:gridCol w:w="5395"/>
      </w:tblGrid>
      <w:tr w:rsidR="00B61385" w14:paraId="37852910" w14:textId="77777777" w:rsidTr="58F249CE">
        <w:tc>
          <w:tcPr>
            <w:tcW w:w="5395" w:type="dxa"/>
          </w:tcPr>
          <w:p w14:paraId="3063EF93" w14:textId="77777777" w:rsidR="00B61385" w:rsidRDefault="00B61385">
            <w:r>
              <w:t>English</w:t>
            </w:r>
          </w:p>
        </w:tc>
        <w:tc>
          <w:tcPr>
            <w:tcW w:w="5395" w:type="dxa"/>
          </w:tcPr>
          <w:p w14:paraId="04EA9C91" w14:textId="77777777" w:rsidR="00B61385" w:rsidRDefault="00B61385">
            <w:pPr>
              <w:rPr>
                <w:highlight w:val="cyan"/>
              </w:rPr>
            </w:pPr>
            <w:r w:rsidRPr="1AAE032A">
              <w:rPr>
                <w:highlight w:val="cyan"/>
              </w:rPr>
              <w:t>Spanish</w:t>
            </w:r>
          </w:p>
        </w:tc>
      </w:tr>
      <w:tr w:rsidR="00B61385" w:rsidRPr="00DC3DAE" w14:paraId="7E60061F" w14:textId="77777777" w:rsidTr="58F249CE">
        <w:tc>
          <w:tcPr>
            <w:tcW w:w="5395" w:type="dxa"/>
          </w:tcPr>
          <w:p w14:paraId="304885C6" w14:textId="41FC3E5D" w:rsidR="005F4B80" w:rsidRDefault="005F4B80">
            <w:r>
              <w:t>Learning Library</w:t>
            </w:r>
          </w:p>
          <w:p w14:paraId="38210374" w14:textId="77777777" w:rsidR="005F4B80" w:rsidRDefault="005F4B80"/>
          <w:p w14:paraId="77C9D17D" w14:textId="0050A14C" w:rsidR="00B61385" w:rsidRDefault="00B61385">
            <w:r>
              <w:t>Browse the topics below to learn more about billing and insurance.</w:t>
            </w:r>
          </w:p>
        </w:tc>
        <w:tc>
          <w:tcPr>
            <w:tcW w:w="5395" w:type="dxa"/>
          </w:tcPr>
          <w:p w14:paraId="56FD38A1" w14:textId="4169B921" w:rsidR="00B61385" w:rsidRPr="00A0065C" w:rsidRDefault="13DBF939" w:rsidP="3E925BA2">
            <w:pPr>
              <w:spacing w:before="240" w:after="240"/>
              <w:rPr>
                <w:rFonts w:eastAsiaTheme="minorEastAsia"/>
                <w:color w:val="000000" w:themeColor="text1"/>
                <w:lang w:val="es-US"/>
              </w:rPr>
            </w:pPr>
            <w:r w:rsidRPr="00A0065C">
              <w:rPr>
                <w:rFonts w:eastAsiaTheme="minorEastAsia"/>
                <w:color w:val="000000" w:themeColor="text1"/>
                <w:lang w:val="es-US"/>
              </w:rPr>
              <w:t>Biblioteca de Aprendizaje</w:t>
            </w:r>
          </w:p>
          <w:p w14:paraId="5B203A0E" w14:textId="444DB44D" w:rsidR="00B61385" w:rsidRPr="00A0065C" w:rsidRDefault="13DBF939" w:rsidP="3E925BA2">
            <w:pPr>
              <w:spacing w:before="240" w:after="240"/>
              <w:rPr>
                <w:rFonts w:eastAsiaTheme="minorEastAsia"/>
                <w:color w:val="000000" w:themeColor="text1"/>
                <w:lang w:val="es-US"/>
              </w:rPr>
            </w:pPr>
            <w:r w:rsidRPr="00A0065C">
              <w:rPr>
                <w:rFonts w:eastAsiaTheme="minorEastAsia"/>
                <w:color w:val="000000" w:themeColor="text1"/>
                <w:lang w:val="es-US"/>
              </w:rPr>
              <w:t>Explore los temas siguientes para obtener más información sobre cuentas y seguros.</w:t>
            </w:r>
          </w:p>
        </w:tc>
      </w:tr>
      <w:tr w:rsidR="005F4B80" w:rsidRPr="00487916" w14:paraId="474AC94F" w14:textId="77777777" w:rsidTr="58F249CE">
        <w:tc>
          <w:tcPr>
            <w:tcW w:w="5395" w:type="dxa"/>
          </w:tcPr>
          <w:p w14:paraId="07BF655C" w14:textId="77777777" w:rsidR="009D1A99" w:rsidRPr="002A243B" w:rsidRDefault="009D1A99" w:rsidP="009D1A99">
            <w:pPr>
              <w:rPr>
                <w:b/>
                <w:bCs/>
              </w:rPr>
            </w:pPr>
            <w:r w:rsidRPr="002A243B">
              <w:rPr>
                <w:b/>
                <w:bCs/>
              </w:rPr>
              <w:t>Tips For Reading Your Bill:</w:t>
            </w:r>
          </w:p>
          <w:p w14:paraId="15C1670B" w14:textId="03A6DCB6" w:rsidR="005F4B80" w:rsidRDefault="009D1A99" w:rsidP="00D04D5B">
            <w:r>
              <w:t>When your provider sends you a bill, you might wonder why you owe a balance.</w:t>
            </w:r>
            <w:r w:rsidR="00D04D5B">
              <w:t xml:space="preserve">  </w:t>
            </w:r>
            <w:r w:rsidR="00623BD7" w:rsidRPr="002A243B">
              <w:rPr>
                <w:b/>
                <w:bCs/>
                <w:u w:val="single"/>
              </w:rPr>
              <w:t>L</w:t>
            </w:r>
            <w:r w:rsidRPr="002A243B">
              <w:rPr>
                <w:b/>
                <w:bCs/>
                <w:u w:val="single"/>
              </w:rPr>
              <w:t>earn more</w:t>
            </w:r>
          </w:p>
        </w:tc>
        <w:tc>
          <w:tcPr>
            <w:tcW w:w="5395" w:type="dxa"/>
          </w:tcPr>
          <w:p w14:paraId="4AA55D88" w14:textId="46D18C4B" w:rsidR="005F4B80" w:rsidRPr="00487916" w:rsidRDefault="460BBA9D" w:rsidP="2A16D8D5">
            <w:pPr>
              <w:spacing w:before="240" w:after="240"/>
              <w:rPr>
                <w:rFonts w:eastAsiaTheme="minorEastAsia"/>
                <w:b/>
                <w:bCs/>
                <w:color w:val="000000" w:themeColor="text1"/>
                <w:lang w:val="es-US"/>
              </w:rPr>
            </w:pPr>
            <w:r w:rsidRPr="2A16D8D5">
              <w:rPr>
                <w:rFonts w:eastAsiaTheme="minorEastAsia"/>
                <w:b/>
                <w:bCs/>
                <w:color w:val="000000" w:themeColor="text1"/>
                <w:lang w:val="es-US"/>
              </w:rPr>
              <w:t xml:space="preserve">Consejos para </w:t>
            </w:r>
            <w:r w:rsidR="402247BB" w:rsidRPr="2A16D8D5">
              <w:rPr>
                <w:rFonts w:eastAsiaTheme="minorEastAsia"/>
                <w:b/>
                <w:bCs/>
                <w:color w:val="000000" w:themeColor="text1"/>
                <w:lang w:val="es-US"/>
              </w:rPr>
              <w:t>L</w:t>
            </w:r>
            <w:r w:rsidRPr="2A16D8D5">
              <w:rPr>
                <w:rFonts w:eastAsiaTheme="minorEastAsia"/>
                <w:b/>
                <w:bCs/>
                <w:color w:val="000000" w:themeColor="text1"/>
                <w:lang w:val="es-US"/>
              </w:rPr>
              <w:t xml:space="preserve">eer su </w:t>
            </w:r>
            <w:r w:rsidR="462F3474" w:rsidRPr="2A16D8D5">
              <w:rPr>
                <w:rFonts w:eastAsiaTheme="minorEastAsia"/>
                <w:b/>
                <w:bCs/>
                <w:color w:val="000000" w:themeColor="text1"/>
                <w:lang w:val="es-US"/>
              </w:rPr>
              <w:t>C</w:t>
            </w:r>
            <w:r w:rsidRPr="2A16D8D5">
              <w:rPr>
                <w:rFonts w:eastAsiaTheme="minorEastAsia"/>
                <w:b/>
                <w:bCs/>
                <w:color w:val="000000" w:themeColor="text1"/>
                <w:lang w:val="es-US"/>
              </w:rPr>
              <w:t>uenta:</w:t>
            </w:r>
          </w:p>
          <w:p w14:paraId="379AC380" w14:textId="22EDA3EB" w:rsidR="005F4B80" w:rsidRPr="00487916" w:rsidRDefault="460BBA9D" w:rsidP="2A16D8D5">
            <w:pPr>
              <w:spacing w:before="240" w:after="240"/>
              <w:rPr>
                <w:rFonts w:eastAsiaTheme="minorEastAsia"/>
                <w:lang w:val="es-US"/>
              </w:rPr>
            </w:pPr>
            <w:r w:rsidRPr="2A16D8D5">
              <w:rPr>
                <w:rFonts w:eastAsiaTheme="minorEastAsia"/>
                <w:color w:val="000000" w:themeColor="text1"/>
                <w:lang w:val="es-US"/>
              </w:rPr>
              <w:t xml:space="preserve">Cuando su proveedor le envía una cuenta, podría </w:t>
            </w:r>
            <w:r w:rsidR="0227F25A" w:rsidRPr="2A16D8D5">
              <w:rPr>
                <w:rFonts w:eastAsiaTheme="minorEastAsia"/>
                <w:color w:val="000000" w:themeColor="text1"/>
                <w:lang w:val="es-US"/>
              </w:rPr>
              <w:t xml:space="preserve">usted </w:t>
            </w:r>
            <w:r w:rsidRPr="2A16D8D5">
              <w:rPr>
                <w:rFonts w:eastAsiaTheme="minorEastAsia"/>
                <w:color w:val="000000" w:themeColor="text1"/>
                <w:lang w:val="es-US"/>
              </w:rPr>
              <w:t xml:space="preserve">cuestionarse del por qué tiene un saldo pendiente. </w:t>
            </w:r>
            <w:r w:rsidRPr="2A16D8D5">
              <w:rPr>
                <w:rFonts w:eastAsiaTheme="minorEastAsia"/>
                <w:b/>
                <w:bCs/>
                <w:color w:val="000000" w:themeColor="text1"/>
                <w:u w:val="single"/>
                <w:lang w:val="es-US"/>
              </w:rPr>
              <w:t>Aprenda más</w:t>
            </w:r>
          </w:p>
        </w:tc>
      </w:tr>
      <w:tr w:rsidR="001B1B56" w:rsidRPr="00487916" w14:paraId="3989D7A9" w14:textId="77777777" w:rsidTr="58F249CE">
        <w:tc>
          <w:tcPr>
            <w:tcW w:w="5395" w:type="dxa"/>
          </w:tcPr>
          <w:p w14:paraId="37444243" w14:textId="77777777" w:rsidR="001B1B56" w:rsidRPr="002A243B" w:rsidRDefault="00D04D5B" w:rsidP="009D1A99">
            <w:pPr>
              <w:rPr>
                <w:b/>
                <w:bCs/>
              </w:rPr>
            </w:pPr>
            <w:r w:rsidRPr="002A243B">
              <w:rPr>
                <w:b/>
                <w:bCs/>
              </w:rPr>
              <w:t xml:space="preserve">Understanding Your Balance: </w:t>
            </w:r>
          </w:p>
          <w:p w14:paraId="70D457E3" w14:textId="3185DBE8" w:rsidR="00623BD7" w:rsidRDefault="00D04D5B" w:rsidP="009D1A99">
            <w:r>
              <w:t xml:space="preserve">Your balance is the amount you owe to a medical provider after insurance payments and any adjustments. </w:t>
            </w:r>
            <w:r w:rsidR="00623BD7" w:rsidRPr="002A243B">
              <w:rPr>
                <w:b/>
                <w:bCs/>
                <w:u w:val="single"/>
              </w:rPr>
              <w:t>Learn more</w:t>
            </w:r>
          </w:p>
        </w:tc>
        <w:tc>
          <w:tcPr>
            <w:tcW w:w="5395" w:type="dxa"/>
          </w:tcPr>
          <w:p w14:paraId="4E15DBB3" w14:textId="16D98E95" w:rsidR="001B1B56" w:rsidRPr="00487916" w:rsidRDefault="1B387AFA" w:rsidP="3E925BA2">
            <w:pPr>
              <w:rPr>
                <w:rFonts w:ascii="Aptos" w:eastAsia="Aptos" w:hAnsi="Aptos" w:cs="Arial"/>
                <w:b/>
                <w:bCs/>
                <w:color w:val="000000" w:themeColor="text1"/>
                <w:lang w:val="es-US"/>
              </w:rPr>
            </w:pPr>
            <w:r w:rsidRPr="2A16D8D5">
              <w:rPr>
                <w:rFonts w:ascii="Aptos" w:eastAsia="Aptos" w:hAnsi="Aptos" w:cs="Arial"/>
                <w:b/>
                <w:bCs/>
                <w:color w:val="000000" w:themeColor="text1"/>
                <w:lang w:val="es-US"/>
              </w:rPr>
              <w:t xml:space="preserve">Comprendiendo su </w:t>
            </w:r>
            <w:r w:rsidR="5424C536" w:rsidRPr="2A16D8D5">
              <w:rPr>
                <w:rFonts w:ascii="Aptos" w:eastAsia="Aptos" w:hAnsi="Aptos" w:cs="Arial"/>
                <w:b/>
                <w:bCs/>
                <w:color w:val="000000" w:themeColor="text1"/>
                <w:lang w:val="es-US"/>
              </w:rPr>
              <w:t>S</w:t>
            </w:r>
            <w:r w:rsidRPr="2A16D8D5">
              <w:rPr>
                <w:rFonts w:ascii="Aptos" w:eastAsia="Aptos" w:hAnsi="Aptos" w:cs="Arial"/>
                <w:b/>
                <w:bCs/>
                <w:color w:val="000000" w:themeColor="text1"/>
                <w:lang w:val="es-US"/>
              </w:rPr>
              <w:t>aldo:</w:t>
            </w:r>
          </w:p>
          <w:p w14:paraId="1D3C9E19" w14:textId="1C886F53" w:rsidR="001B1B56" w:rsidRPr="00487916" w:rsidRDefault="1B387AFA" w:rsidP="3E925BA2">
            <w:pPr>
              <w:rPr>
                <w:rFonts w:ascii="Aptos" w:eastAsia="Aptos" w:hAnsi="Aptos" w:cs="Arial"/>
                <w:lang w:val="es-US"/>
              </w:rPr>
            </w:pPr>
            <w:r w:rsidRPr="3E925BA2">
              <w:rPr>
                <w:rFonts w:ascii="Aptos" w:eastAsia="Aptos" w:hAnsi="Aptos" w:cs="Arial"/>
                <w:color w:val="000000" w:themeColor="text1"/>
                <w:lang w:val="es-US"/>
              </w:rPr>
              <w:t xml:space="preserve">Su saldo es la cantidad que debe usted a un proveedor médico después de los pagos del seguro y de cualquier ajuste. </w:t>
            </w:r>
            <w:r w:rsidRPr="3E925BA2">
              <w:rPr>
                <w:rFonts w:ascii="Aptos" w:eastAsia="Aptos" w:hAnsi="Aptos" w:cs="Arial"/>
                <w:b/>
                <w:bCs/>
                <w:color w:val="000000" w:themeColor="text1"/>
                <w:u w:val="single"/>
                <w:lang w:val="es-US"/>
              </w:rPr>
              <w:t>Aprenda más</w:t>
            </w:r>
          </w:p>
        </w:tc>
      </w:tr>
      <w:tr w:rsidR="00623BD7" w:rsidRPr="00487916" w14:paraId="1BA1188D" w14:textId="77777777" w:rsidTr="58F249CE">
        <w:tc>
          <w:tcPr>
            <w:tcW w:w="5395" w:type="dxa"/>
          </w:tcPr>
          <w:p w14:paraId="30CB68FE" w14:textId="02565143" w:rsidR="00623BD7" w:rsidRDefault="00B17A6D" w:rsidP="009D1A99">
            <w:r w:rsidRPr="00B17A6D">
              <w:rPr>
                <w:b/>
                <w:bCs/>
              </w:rPr>
              <w:t>How To Read an EOB:</w:t>
            </w:r>
            <w:r w:rsidRPr="00B17A6D">
              <w:br/>
              <w:t xml:space="preserve">An EOB is a statement your insurance company sends you after they look at a medical bill. </w:t>
            </w:r>
            <w:r w:rsidRPr="00B17A6D">
              <w:rPr>
                <w:b/>
                <w:bCs/>
                <w:u w:val="single"/>
              </w:rPr>
              <w:t>Learn more</w:t>
            </w:r>
          </w:p>
        </w:tc>
        <w:tc>
          <w:tcPr>
            <w:tcW w:w="5395" w:type="dxa"/>
          </w:tcPr>
          <w:p w14:paraId="06879D10" w14:textId="378EE0AE" w:rsidR="00623BD7" w:rsidRPr="00487916" w:rsidRDefault="601F91D1" w:rsidP="76AC5458">
            <w:pPr>
              <w:rPr>
                <w:rFonts w:ascii="Aptos" w:eastAsia="Aptos" w:hAnsi="Aptos" w:cs="Arial"/>
                <w:lang w:val="es-US"/>
              </w:rPr>
            </w:pPr>
            <w:r w:rsidRPr="2A16D8D5">
              <w:rPr>
                <w:rFonts w:ascii="Aptos" w:eastAsia="Aptos" w:hAnsi="Aptos" w:cs="Arial"/>
                <w:b/>
                <w:bCs/>
                <w:color w:val="000000" w:themeColor="text1"/>
                <w:lang w:val="es-US"/>
              </w:rPr>
              <w:t>Cómo leer una EOB:</w:t>
            </w:r>
            <w:r w:rsidRPr="00A0065C">
              <w:rPr>
                <w:lang w:val="es-US"/>
              </w:rPr>
              <w:br/>
            </w:r>
            <w:r w:rsidRPr="2A16D8D5">
              <w:rPr>
                <w:rFonts w:ascii="Aptos" w:eastAsia="Aptos" w:hAnsi="Aptos" w:cs="Arial"/>
                <w:color w:val="000000" w:themeColor="text1"/>
                <w:lang w:val="es-US"/>
              </w:rPr>
              <w:t xml:space="preserve">Una EOB es un </w:t>
            </w:r>
            <w:r w:rsidR="002925E3" w:rsidRPr="2A16D8D5">
              <w:rPr>
                <w:rFonts w:ascii="Aptos" w:eastAsia="Aptos" w:hAnsi="Aptos" w:cs="Arial"/>
                <w:color w:val="000000" w:themeColor="text1"/>
                <w:lang w:val="es-US"/>
              </w:rPr>
              <w:t>documento</w:t>
            </w:r>
            <w:r w:rsidRPr="2A16D8D5">
              <w:rPr>
                <w:rFonts w:ascii="Aptos" w:eastAsia="Aptos" w:hAnsi="Aptos" w:cs="Arial"/>
                <w:color w:val="000000" w:themeColor="text1"/>
                <w:lang w:val="es-US"/>
              </w:rPr>
              <w:t xml:space="preserve"> que su compañía de seguros le envía después de revisar una cuenta médica. </w:t>
            </w:r>
            <w:r w:rsidRPr="2A16D8D5">
              <w:rPr>
                <w:rFonts w:ascii="Aptos" w:eastAsia="Aptos" w:hAnsi="Aptos" w:cs="Arial"/>
                <w:b/>
                <w:bCs/>
                <w:color w:val="000000" w:themeColor="text1"/>
                <w:u w:val="single"/>
                <w:lang w:val="es-US"/>
              </w:rPr>
              <w:t>Aprenda más</w:t>
            </w:r>
          </w:p>
        </w:tc>
      </w:tr>
      <w:tr w:rsidR="00B17A6D" w:rsidRPr="00487916" w14:paraId="50F9C240" w14:textId="77777777" w:rsidTr="58F249CE">
        <w:tc>
          <w:tcPr>
            <w:tcW w:w="5395" w:type="dxa"/>
          </w:tcPr>
          <w:p w14:paraId="471FAAAF" w14:textId="68D07C67" w:rsidR="00B17A6D" w:rsidRPr="00B17A6D" w:rsidRDefault="00B66318" w:rsidP="00B17A6D">
            <w:pPr>
              <w:rPr>
                <w:b/>
                <w:bCs/>
              </w:rPr>
            </w:pPr>
            <w:r w:rsidRPr="00B66318">
              <w:rPr>
                <w:b/>
                <w:bCs/>
              </w:rPr>
              <w:t>Copayments, Deductibles, Coinsurance and Out-of-Pocket Maximums:</w:t>
            </w:r>
            <w:r w:rsidRPr="00B66318">
              <w:rPr>
                <w:b/>
                <w:bCs/>
              </w:rPr>
              <w:br/>
            </w:r>
            <w:r w:rsidRPr="00B66318">
              <w:t>If you have health insurance, you and your insurance plan share responsibility for medical costs.</w:t>
            </w:r>
            <w:r w:rsidRPr="00B66318">
              <w:rPr>
                <w:b/>
                <w:bCs/>
              </w:rPr>
              <w:t xml:space="preserve"> </w:t>
            </w:r>
            <w:r w:rsidRPr="00B66318">
              <w:rPr>
                <w:b/>
                <w:bCs/>
                <w:u w:val="single"/>
              </w:rPr>
              <w:t>Learn more</w:t>
            </w:r>
          </w:p>
        </w:tc>
        <w:tc>
          <w:tcPr>
            <w:tcW w:w="5395" w:type="dxa"/>
          </w:tcPr>
          <w:p w14:paraId="24E3C498" w14:textId="3F38D8D0" w:rsidR="00B17A6D" w:rsidRPr="00487916" w:rsidRDefault="176FE874" w:rsidP="64AEC93B">
            <w:pPr>
              <w:rPr>
                <w:rFonts w:ascii="Aptos" w:eastAsia="Aptos" w:hAnsi="Aptos" w:cs="Arial"/>
                <w:lang w:val="es-US"/>
              </w:rPr>
            </w:pPr>
            <w:r w:rsidRPr="58F249CE">
              <w:rPr>
                <w:rFonts w:ascii="Aptos" w:eastAsia="Aptos" w:hAnsi="Aptos" w:cs="Arial"/>
                <w:b/>
                <w:bCs/>
                <w:color w:val="000000" w:themeColor="text1"/>
                <w:lang w:val="es-US"/>
              </w:rPr>
              <w:t xml:space="preserve">Copagos, Deducibles, Coseguros y </w:t>
            </w:r>
            <w:r w:rsidR="3D5D1623" w:rsidRPr="58F249CE">
              <w:rPr>
                <w:rFonts w:ascii="Aptos" w:eastAsia="Aptos" w:hAnsi="Aptos" w:cs="Arial"/>
                <w:b/>
                <w:bCs/>
                <w:color w:val="000000" w:themeColor="text1"/>
                <w:lang w:val="es-US"/>
              </w:rPr>
              <w:t>Pag</w:t>
            </w:r>
            <w:r w:rsidRPr="58F249CE">
              <w:rPr>
                <w:rFonts w:ascii="Aptos" w:eastAsia="Aptos" w:hAnsi="Aptos" w:cs="Arial"/>
                <w:b/>
                <w:bCs/>
                <w:color w:val="000000" w:themeColor="text1"/>
                <w:lang w:val="es-US"/>
              </w:rPr>
              <w:t>os Máximos de Bolsillo:</w:t>
            </w:r>
            <w:r w:rsidR="1154ADBD" w:rsidRPr="00A677E9">
              <w:rPr>
                <w:lang w:val="es-US"/>
              </w:rPr>
              <w:br/>
            </w:r>
            <w:r w:rsidRPr="58F249CE">
              <w:rPr>
                <w:rFonts w:ascii="Aptos" w:eastAsia="Aptos" w:hAnsi="Aptos" w:cs="Arial"/>
                <w:color w:val="000000" w:themeColor="text1"/>
                <w:lang w:val="es-US"/>
              </w:rPr>
              <w:t xml:space="preserve">Si tiene un seguro de salud, usted y su plan de seguro </w:t>
            </w:r>
            <w:r w:rsidR="2934B15A" w:rsidRPr="58F249CE">
              <w:rPr>
                <w:rFonts w:ascii="Aptos" w:eastAsia="Aptos" w:hAnsi="Aptos" w:cs="Arial"/>
                <w:color w:val="000000" w:themeColor="text1"/>
                <w:lang w:val="es-US"/>
              </w:rPr>
              <w:t>tienen</w:t>
            </w:r>
            <w:r w:rsidRPr="58F249CE">
              <w:rPr>
                <w:rFonts w:ascii="Aptos" w:eastAsia="Aptos" w:hAnsi="Aptos" w:cs="Arial"/>
                <w:color w:val="000000" w:themeColor="text1"/>
                <w:lang w:val="es-US"/>
              </w:rPr>
              <w:t xml:space="preserve"> la responsabilidad de</w:t>
            </w:r>
            <w:r w:rsidR="5A1FD114" w:rsidRPr="58F249CE">
              <w:rPr>
                <w:rFonts w:ascii="Aptos" w:eastAsia="Aptos" w:hAnsi="Aptos" w:cs="Arial"/>
                <w:color w:val="000000" w:themeColor="text1"/>
                <w:lang w:val="es-US"/>
              </w:rPr>
              <w:t xml:space="preserve"> pagar</w:t>
            </w:r>
            <w:r w:rsidRPr="58F249CE">
              <w:rPr>
                <w:rFonts w:ascii="Aptos" w:eastAsia="Aptos" w:hAnsi="Aptos" w:cs="Arial"/>
                <w:color w:val="000000" w:themeColor="text1"/>
                <w:lang w:val="es-US"/>
              </w:rPr>
              <w:t xml:space="preserve"> los costos médicos. </w:t>
            </w:r>
            <w:r w:rsidRPr="58F249CE">
              <w:rPr>
                <w:rFonts w:ascii="Aptos" w:eastAsia="Aptos" w:hAnsi="Aptos" w:cs="Arial"/>
                <w:b/>
                <w:bCs/>
                <w:color w:val="000000" w:themeColor="text1"/>
                <w:u w:val="single"/>
                <w:lang w:val="es-US"/>
              </w:rPr>
              <w:t>Aprenda más</w:t>
            </w:r>
          </w:p>
        </w:tc>
      </w:tr>
      <w:tr w:rsidR="002A243B" w:rsidRPr="00487916" w14:paraId="0BAE0888" w14:textId="77777777" w:rsidTr="58F249CE">
        <w:tc>
          <w:tcPr>
            <w:tcW w:w="5395" w:type="dxa"/>
          </w:tcPr>
          <w:p w14:paraId="015C45F8" w14:textId="5410F217" w:rsidR="002A243B" w:rsidRPr="00B66318" w:rsidRDefault="002A243B" w:rsidP="002A243B">
            <w:pPr>
              <w:rPr>
                <w:b/>
                <w:bCs/>
              </w:rPr>
            </w:pPr>
            <w:r w:rsidRPr="002A243B">
              <w:rPr>
                <w:b/>
                <w:bCs/>
              </w:rPr>
              <w:t>Coordination of Benefits:</w:t>
            </w:r>
            <w:r w:rsidRPr="002A243B">
              <w:rPr>
                <w:b/>
                <w:bCs/>
              </w:rPr>
              <w:br/>
            </w:r>
            <w:r w:rsidRPr="002A243B">
              <w:t>COB rules determine which plan is your primary insurance and which is your secondary insurance.</w:t>
            </w:r>
            <w:r w:rsidRPr="002A243B">
              <w:rPr>
                <w:b/>
                <w:bCs/>
              </w:rPr>
              <w:t> </w:t>
            </w:r>
            <w:r w:rsidRPr="002A243B">
              <w:rPr>
                <w:b/>
                <w:bCs/>
                <w:u w:val="single"/>
              </w:rPr>
              <w:t>Learn more</w:t>
            </w:r>
          </w:p>
        </w:tc>
        <w:tc>
          <w:tcPr>
            <w:tcW w:w="5395" w:type="dxa"/>
          </w:tcPr>
          <w:p w14:paraId="4BF4DC23" w14:textId="1A209F97" w:rsidR="002A243B" w:rsidRPr="00487916" w:rsidRDefault="0901D23F" w:rsidP="64AEC93B">
            <w:pPr>
              <w:rPr>
                <w:rFonts w:ascii="Aptos" w:eastAsia="Aptos" w:hAnsi="Aptos" w:cs="Arial"/>
                <w:lang w:val="es-US"/>
              </w:rPr>
            </w:pPr>
            <w:r w:rsidRPr="2A16D8D5">
              <w:rPr>
                <w:rFonts w:ascii="Aptos" w:eastAsia="Aptos" w:hAnsi="Aptos" w:cs="Arial"/>
                <w:b/>
                <w:bCs/>
                <w:color w:val="000000" w:themeColor="text1"/>
                <w:lang w:val="es-US"/>
              </w:rPr>
              <w:t>Coordinación de Beneficios:</w:t>
            </w:r>
            <w:r w:rsidRPr="00A0065C">
              <w:rPr>
                <w:lang w:val="es-US"/>
              </w:rPr>
              <w:br/>
            </w:r>
            <w:r w:rsidRPr="2A16D8D5">
              <w:rPr>
                <w:rFonts w:ascii="Aptos" w:eastAsia="Aptos" w:hAnsi="Aptos" w:cs="Arial"/>
                <w:color w:val="000000" w:themeColor="text1"/>
                <w:lang w:val="es-US"/>
              </w:rPr>
              <w:t>Las reglas de</w:t>
            </w:r>
            <w:r w:rsidR="756BCF10" w:rsidRPr="2A16D8D5">
              <w:rPr>
                <w:rFonts w:ascii="Aptos" w:eastAsia="Aptos" w:hAnsi="Aptos" w:cs="Arial"/>
                <w:color w:val="000000" w:themeColor="text1"/>
                <w:lang w:val="es-US"/>
              </w:rPr>
              <w:t xml:space="preserve"> la</w:t>
            </w:r>
            <w:r w:rsidRPr="2A16D8D5">
              <w:rPr>
                <w:rFonts w:ascii="Aptos" w:eastAsia="Aptos" w:hAnsi="Aptos" w:cs="Arial"/>
                <w:color w:val="000000" w:themeColor="text1"/>
                <w:lang w:val="es-US"/>
              </w:rPr>
              <w:t xml:space="preserve"> COB determinan cuál plan es </w:t>
            </w:r>
            <w:r w:rsidR="35997EED" w:rsidRPr="2A16D8D5">
              <w:rPr>
                <w:rFonts w:ascii="Aptos" w:eastAsia="Aptos" w:hAnsi="Aptos" w:cs="Arial"/>
                <w:color w:val="000000" w:themeColor="text1"/>
                <w:lang w:val="es-US"/>
              </w:rPr>
              <w:t>s</w:t>
            </w:r>
            <w:r w:rsidRPr="2A16D8D5">
              <w:rPr>
                <w:rFonts w:ascii="Aptos" w:eastAsia="Aptos" w:hAnsi="Aptos" w:cs="Arial"/>
                <w:color w:val="000000" w:themeColor="text1"/>
                <w:lang w:val="es-US"/>
              </w:rPr>
              <w:t xml:space="preserve">u seguro principal y cuál es su seguro secundario. </w:t>
            </w:r>
            <w:r w:rsidRPr="2A16D8D5">
              <w:rPr>
                <w:rFonts w:ascii="Aptos" w:eastAsia="Aptos" w:hAnsi="Aptos" w:cs="Arial"/>
                <w:b/>
                <w:bCs/>
                <w:color w:val="000000" w:themeColor="text1"/>
                <w:u w:val="single"/>
                <w:lang w:val="es-US"/>
              </w:rPr>
              <w:t>Aprenda más</w:t>
            </w:r>
          </w:p>
        </w:tc>
      </w:tr>
      <w:tr w:rsidR="002A243B" w:rsidRPr="00487916" w14:paraId="6D231AB1" w14:textId="77777777" w:rsidTr="58F249CE">
        <w:tc>
          <w:tcPr>
            <w:tcW w:w="5395" w:type="dxa"/>
          </w:tcPr>
          <w:p w14:paraId="21CE89EF" w14:textId="401EA821" w:rsidR="002A243B" w:rsidRPr="002A243B" w:rsidRDefault="002A243B" w:rsidP="002A243B">
            <w:pPr>
              <w:rPr>
                <w:b/>
                <w:bCs/>
              </w:rPr>
            </w:pPr>
            <w:r w:rsidRPr="002A243B">
              <w:rPr>
                <w:b/>
                <w:bCs/>
              </w:rPr>
              <w:t>Understanding Insurance Eligibility:</w:t>
            </w:r>
            <w:r w:rsidRPr="002A243B">
              <w:rPr>
                <w:b/>
                <w:bCs/>
              </w:rPr>
              <w:br/>
            </w:r>
            <w:r w:rsidRPr="002A243B">
              <w:t>Each insurance plan has its own rules about who can be covered by the plan. However, if there is a problem with eligibility, insurance may not pay at all.</w:t>
            </w:r>
            <w:r w:rsidRPr="002A243B">
              <w:rPr>
                <w:b/>
                <w:bCs/>
              </w:rPr>
              <w:t xml:space="preserve"> </w:t>
            </w:r>
            <w:r w:rsidRPr="002A243B">
              <w:rPr>
                <w:b/>
                <w:bCs/>
                <w:u w:val="single"/>
              </w:rPr>
              <w:t>Learn more</w:t>
            </w:r>
          </w:p>
        </w:tc>
        <w:tc>
          <w:tcPr>
            <w:tcW w:w="5395" w:type="dxa"/>
          </w:tcPr>
          <w:p w14:paraId="571A768B" w14:textId="71CC652B" w:rsidR="002A243B" w:rsidRPr="00487916" w:rsidRDefault="20A23231" w:rsidP="64AEC93B">
            <w:pPr>
              <w:rPr>
                <w:rFonts w:ascii="Aptos" w:eastAsia="Aptos" w:hAnsi="Aptos" w:cs="Arial"/>
                <w:b/>
                <w:bCs/>
                <w:color w:val="000000" w:themeColor="text1"/>
                <w:lang w:val="es-US"/>
              </w:rPr>
            </w:pPr>
            <w:r w:rsidRPr="2A16D8D5">
              <w:rPr>
                <w:rFonts w:ascii="Aptos" w:eastAsia="Aptos" w:hAnsi="Aptos" w:cs="Arial"/>
                <w:b/>
                <w:bCs/>
                <w:color w:val="000000" w:themeColor="text1"/>
                <w:lang w:val="es-US"/>
              </w:rPr>
              <w:t>Entendiendo Cómo</w:t>
            </w:r>
            <w:r w:rsidR="4F9AAFE5" w:rsidRPr="2A16D8D5">
              <w:rPr>
                <w:rFonts w:ascii="Aptos" w:eastAsia="Aptos" w:hAnsi="Aptos" w:cs="Arial"/>
                <w:b/>
                <w:bCs/>
                <w:color w:val="000000" w:themeColor="text1"/>
                <w:lang w:val="es-US"/>
              </w:rPr>
              <w:t xml:space="preserve"> se</w:t>
            </w:r>
            <w:r w:rsidRPr="2A16D8D5">
              <w:rPr>
                <w:rFonts w:ascii="Aptos" w:eastAsia="Aptos" w:hAnsi="Aptos" w:cs="Arial"/>
                <w:b/>
                <w:bCs/>
                <w:color w:val="000000" w:themeColor="text1"/>
                <w:lang w:val="es-US"/>
              </w:rPr>
              <w:t xml:space="preserve"> Califica para el Seguro:</w:t>
            </w:r>
          </w:p>
          <w:p w14:paraId="0B8E4CC0" w14:textId="29C0F4CE" w:rsidR="002A243B" w:rsidRPr="00487916" w:rsidRDefault="20A23231" w:rsidP="64AEC93B">
            <w:pPr>
              <w:rPr>
                <w:rFonts w:ascii="Aptos" w:eastAsia="Aptos" w:hAnsi="Aptos" w:cs="Arial"/>
                <w:lang w:val="es-US"/>
              </w:rPr>
            </w:pPr>
            <w:r w:rsidRPr="2A16D8D5">
              <w:rPr>
                <w:rFonts w:ascii="Aptos" w:eastAsia="Aptos" w:hAnsi="Aptos" w:cs="Arial"/>
                <w:color w:val="000000" w:themeColor="text1"/>
                <w:lang w:val="es-US"/>
              </w:rPr>
              <w:t xml:space="preserve">Cada plan de seguro tiene sus propias reglas sobre quién puede estar cubierto por el plan. Sin embargo, si hay un problema de cómo califica, el seguro podría no pagar nada en lo absoluto. </w:t>
            </w:r>
            <w:r w:rsidRPr="2A16D8D5">
              <w:rPr>
                <w:rFonts w:ascii="Aptos" w:eastAsia="Aptos" w:hAnsi="Aptos" w:cs="Arial"/>
                <w:b/>
                <w:bCs/>
                <w:color w:val="000000" w:themeColor="text1"/>
                <w:u w:val="single"/>
                <w:lang w:val="es-US"/>
              </w:rPr>
              <w:t>Aprenda más</w:t>
            </w:r>
          </w:p>
        </w:tc>
      </w:tr>
    </w:tbl>
    <w:p w14:paraId="731965D1" w14:textId="77777777" w:rsidR="00B61385" w:rsidRPr="00515762" w:rsidRDefault="00B61385" w:rsidP="00AE1511"/>
    <w:p w14:paraId="131417B4" w14:textId="77777777" w:rsidR="00741DFC" w:rsidRDefault="00741DFC" w:rsidP="00741DFC">
      <w:pPr>
        <w:pStyle w:val="Heading2"/>
      </w:pPr>
      <w:bookmarkStart w:id="102" w:name="_Toc200962901"/>
      <w:r>
        <w:t>TIPS FOR READING YOUR BILL PAGE</w:t>
      </w:r>
      <w:bookmarkEnd w:id="102"/>
    </w:p>
    <w:p w14:paraId="365F8BC4" w14:textId="77777777" w:rsidR="005A587D" w:rsidRDefault="005A587D" w:rsidP="005A587D">
      <w:pPr>
        <w:shd w:val="clear" w:color="auto" w:fill="E8E8E8" w:themeFill="background2"/>
        <w:rPr>
          <w:b/>
          <w:bCs/>
        </w:rPr>
      </w:pPr>
      <w:r>
        <w:rPr>
          <w:b/>
          <w:bCs/>
        </w:rPr>
        <w:t>Page Outline</w:t>
      </w:r>
    </w:p>
    <w:p w14:paraId="03EB0634" w14:textId="6561D706" w:rsidR="005A587D" w:rsidRPr="00C27985" w:rsidRDefault="00C27985" w:rsidP="000B1916">
      <w:pPr>
        <w:pStyle w:val="ListParagraph"/>
        <w:numPr>
          <w:ilvl w:val="0"/>
          <w:numId w:val="20"/>
        </w:numPr>
        <w:shd w:val="clear" w:color="auto" w:fill="E8E8E8" w:themeFill="background2"/>
        <w:rPr>
          <w:b/>
          <w:bCs/>
        </w:rPr>
      </w:pPr>
      <w:r>
        <w:t>Tips for Reading Your Bill (text) – includes links to How to Read your EOB and How to Read your Statement</w:t>
      </w:r>
    </w:p>
    <w:p w14:paraId="6C76040E" w14:textId="5D38A782" w:rsidR="00C27985" w:rsidRPr="00C27985" w:rsidRDefault="00C27985" w:rsidP="000B1916">
      <w:pPr>
        <w:pStyle w:val="ListParagraph"/>
        <w:numPr>
          <w:ilvl w:val="0"/>
          <w:numId w:val="20"/>
        </w:numPr>
        <w:shd w:val="clear" w:color="auto" w:fill="E8E8E8" w:themeFill="background2"/>
        <w:rPr>
          <w:b/>
          <w:bCs/>
        </w:rPr>
      </w:pPr>
      <w:r>
        <w:t>Common Reasons You May Owe a Balance (text) – includes links to more information about understanding your balance</w:t>
      </w:r>
      <w:r w:rsidR="00B76B48">
        <w:t xml:space="preserve"> and Copayments, Deductibles, Coinsurance, and Out-of-Pocket Maximums</w:t>
      </w:r>
    </w:p>
    <w:p w14:paraId="3E941647" w14:textId="2FD470DC" w:rsidR="00C27985" w:rsidRPr="00C27985" w:rsidRDefault="00C27985" w:rsidP="000B1916">
      <w:pPr>
        <w:pStyle w:val="ListParagraph"/>
        <w:numPr>
          <w:ilvl w:val="0"/>
          <w:numId w:val="20"/>
        </w:numPr>
        <w:shd w:val="clear" w:color="auto" w:fill="E8E8E8" w:themeFill="background2"/>
        <w:rPr>
          <w:b/>
          <w:bCs/>
        </w:rPr>
      </w:pPr>
      <w:r>
        <w:t>Problems that prevent insurance from paying (text)</w:t>
      </w:r>
      <w:r w:rsidR="00B76B48">
        <w:t xml:space="preserve"> – Includes link to more information on Coordination of Benefits</w:t>
      </w:r>
    </w:p>
    <w:p w14:paraId="231E243E" w14:textId="656E868A" w:rsidR="00C27985" w:rsidRPr="00C27985" w:rsidRDefault="00C27985" w:rsidP="000B1916">
      <w:pPr>
        <w:pStyle w:val="ListParagraph"/>
        <w:numPr>
          <w:ilvl w:val="0"/>
          <w:numId w:val="20"/>
        </w:numPr>
        <w:shd w:val="clear" w:color="auto" w:fill="E8E8E8" w:themeFill="background2"/>
        <w:rPr>
          <w:b/>
          <w:bCs/>
        </w:rPr>
      </w:pPr>
      <w:r>
        <w:t>Common questions about reading your bill</w:t>
      </w:r>
    </w:p>
    <w:p w14:paraId="4CF12B23" w14:textId="77777777" w:rsidR="005A587D" w:rsidRDefault="005A587D" w:rsidP="005A587D">
      <w:pPr>
        <w:pStyle w:val="ListParagraph"/>
        <w:shd w:val="clear" w:color="auto" w:fill="E8E8E8" w:themeFill="background2"/>
        <w:rPr>
          <w:b/>
          <w:bCs/>
        </w:rPr>
      </w:pPr>
    </w:p>
    <w:p w14:paraId="5F00DF5A" w14:textId="77777777" w:rsidR="008221B2" w:rsidRDefault="008221B2" w:rsidP="005A587D">
      <w:pPr>
        <w:shd w:val="clear" w:color="auto" w:fill="E8E8E8" w:themeFill="background2"/>
      </w:pPr>
      <w:r>
        <w:rPr>
          <w:b/>
          <w:bCs/>
        </w:rPr>
        <w:t xml:space="preserve">Availability: </w:t>
      </w:r>
      <w:r>
        <w:t>After login</w:t>
      </w:r>
    </w:p>
    <w:p w14:paraId="152D9A05" w14:textId="77777777" w:rsidR="008221B2" w:rsidRDefault="008221B2" w:rsidP="005A587D">
      <w:pPr>
        <w:shd w:val="clear" w:color="auto" w:fill="E8E8E8" w:themeFill="background2"/>
      </w:pPr>
    </w:p>
    <w:p w14:paraId="6A59B235" w14:textId="71A2FF6B" w:rsidR="005A587D" w:rsidRDefault="005A587D" w:rsidP="005A587D">
      <w:pPr>
        <w:shd w:val="clear" w:color="auto" w:fill="E8E8E8" w:themeFill="background2"/>
        <w:rPr>
          <w:b/>
          <w:bCs/>
        </w:rPr>
      </w:pPr>
      <w:r>
        <w:rPr>
          <w:b/>
          <w:bCs/>
        </w:rPr>
        <w:t xml:space="preserve">Dev Notes: </w:t>
      </w:r>
    </w:p>
    <w:p w14:paraId="4232FA1A" w14:textId="77777777" w:rsidR="005A587D" w:rsidRPr="000B64A4" w:rsidRDefault="005A587D" w:rsidP="00E0409D">
      <w:pPr>
        <w:shd w:val="clear" w:color="auto" w:fill="E8E8E8" w:themeFill="background2"/>
      </w:pPr>
    </w:p>
    <w:p w14:paraId="73517940" w14:textId="77777777" w:rsidR="005A587D" w:rsidRDefault="005A587D" w:rsidP="005A587D">
      <w:pPr>
        <w:shd w:val="clear" w:color="auto" w:fill="E8E8E8" w:themeFill="background2"/>
        <w:rPr>
          <w:b/>
          <w:bCs/>
        </w:rPr>
      </w:pPr>
      <w:r w:rsidRPr="00F31035">
        <w:rPr>
          <w:b/>
          <w:bCs/>
        </w:rPr>
        <w:t>Objectives: patient will be able to</w:t>
      </w:r>
      <w:r>
        <w:rPr>
          <w:b/>
          <w:bCs/>
        </w:rPr>
        <w:t>…</w:t>
      </w:r>
    </w:p>
    <w:p w14:paraId="6A627306" w14:textId="56D07EF0" w:rsidR="005A587D" w:rsidRDefault="00870571" w:rsidP="000B1916">
      <w:pPr>
        <w:pStyle w:val="ListParagraph"/>
        <w:numPr>
          <w:ilvl w:val="0"/>
          <w:numId w:val="10"/>
        </w:numPr>
        <w:shd w:val="clear" w:color="auto" w:fill="E8E8E8" w:themeFill="background2"/>
      </w:pPr>
      <w:r>
        <w:t xml:space="preserve">Find more information about why they owe </w:t>
      </w:r>
      <w:r w:rsidR="00FD7DB7">
        <w:t>a balance not paid by insurance (by knowing to look at their EOB)</w:t>
      </w:r>
    </w:p>
    <w:p w14:paraId="53327D18" w14:textId="1E424865" w:rsidR="00FD7DB7" w:rsidRDefault="00FD7DB7" w:rsidP="000B1916">
      <w:pPr>
        <w:pStyle w:val="ListParagraph"/>
        <w:numPr>
          <w:ilvl w:val="0"/>
          <w:numId w:val="10"/>
        </w:numPr>
        <w:shd w:val="clear" w:color="auto" w:fill="E8E8E8" w:themeFill="background2"/>
      </w:pPr>
      <w:r>
        <w:t>Compare information</w:t>
      </w:r>
      <w:r w:rsidR="00F028B0">
        <w:t xml:space="preserve"> on their bill to their EOB to understand why they owe a balance.</w:t>
      </w:r>
    </w:p>
    <w:p w14:paraId="02CF9F23" w14:textId="3BE60E5F" w:rsidR="00F028B0" w:rsidRDefault="00F028B0" w:rsidP="000B1916">
      <w:pPr>
        <w:pStyle w:val="ListParagraph"/>
        <w:numPr>
          <w:ilvl w:val="0"/>
          <w:numId w:val="10"/>
        </w:numPr>
        <w:shd w:val="clear" w:color="auto" w:fill="E8E8E8" w:themeFill="background2"/>
      </w:pPr>
      <w:r>
        <w:t>Get help reading their bill (link to How to Read your Statement)</w:t>
      </w:r>
    </w:p>
    <w:p w14:paraId="7AE83CF9" w14:textId="6F9B8263" w:rsidR="00F028B0" w:rsidRDefault="00F028B0" w:rsidP="000B1916">
      <w:pPr>
        <w:pStyle w:val="ListParagraph"/>
        <w:numPr>
          <w:ilvl w:val="0"/>
          <w:numId w:val="10"/>
        </w:numPr>
        <w:shd w:val="clear" w:color="auto" w:fill="E8E8E8" w:themeFill="background2"/>
      </w:pPr>
      <w:r>
        <w:t>Get help reading their EOB (link to How to Read an EOB)</w:t>
      </w:r>
    </w:p>
    <w:p w14:paraId="47E4F021" w14:textId="57436C08" w:rsidR="00F028B0" w:rsidRDefault="00640100" w:rsidP="000B1916">
      <w:pPr>
        <w:pStyle w:val="ListParagraph"/>
        <w:numPr>
          <w:ilvl w:val="0"/>
          <w:numId w:val="10"/>
        </w:numPr>
        <w:shd w:val="clear" w:color="auto" w:fill="E8E8E8" w:themeFill="background2"/>
      </w:pPr>
      <w:r>
        <w:t>Identify common</w:t>
      </w:r>
      <w:r w:rsidR="009214C3">
        <w:t xml:space="preserve"> amounts that are standard patient</w:t>
      </w:r>
      <w:r w:rsidR="004B31B8">
        <w:t xml:space="preserve"> responsibility amounts, including deductible, copayment, coinsurance, non-covered services, out-of-network costs, and self-administered drugs.</w:t>
      </w:r>
    </w:p>
    <w:p w14:paraId="66A8B72C" w14:textId="7270E93E" w:rsidR="004B31B8" w:rsidRDefault="004B31B8" w:rsidP="000B1916">
      <w:pPr>
        <w:pStyle w:val="ListParagraph"/>
        <w:numPr>
          <w:ilvl w:val="0"/>
          <w:numId w:val="10"/>
        </w:numPr>
        <w:shd w:val="clear" w:color="auto" w:fill="E8E8E8" w:themeFill="background2"/>
      </w:pPr>
      <w:r>
        <w:t xml:space="preserve">Identify common </w:t>
      </w:r>
      <w:r w:rsidR="002D0052">
        <w:t>problems that prevent insurance from paying</w:t>
      </w:r>
      <w:r w:rsidR="00A7170D">
        <w:t>, including missing or incorrect information, lack of authorization, and medical necessity denials.</w:t>
      </w:r>
    </w:p>
    <w:p w14:paraId="6C948008" w14:textId="4C9A07F2" w:rsidR="002D0052" w:rsidRDefault="00A7170D" w:rsidP="000B1916">
      <w:pPr>
        <w:pStyle w:val="ListParagraph"/>
        <w:numPr>
          <w:ilvl w:val="0"/>
          <w:numId w:val="10"/>
        </w:numPr>
        <w:shd w:val="clear" w:color="auto" w:fill="E8E8E8" w:themeFill="background2"/>
      </w:pPr>
      <w:r>
        <w:t>Prevent common problems that prevent insurance from paying</w:t>
      </w:r>
    </w:p>
    <w:p w14:paraId="5FEE468B" w14:textId="6E1A0B0D" w:rsidR="005A587D" w:rsidRDefault="005A587D" w:rsidP="005A587D">
      <w:pPr>
        <w:shd w:val="clear" w:color="auto" w:fill="E8E8E8" w:themeFill="background2"/>
      </w:pPr>
    </w:p>
    <w:p w14:paraId="5DE398C6" w14:textId="77777777" w:rsidR="005A587D" w:rsidRDefault="005A587D" w:rsidP="005A587D">
      <w:pPr>
        <w:shd w:val="clear" w:color="auto" w:fill="E8E8E8" w:themeFill="background2"/>
        <w:rPr>
          <w:b/>
          <w:bCs/>
        </w:rPr>
      </w:pPr>
      <w:r>
        <w:rPr>
          <w:b/>
          <w:bCs/>
        </w:rPr>
        <w:t>Glossary Terms in this Page</w:t>
      </w:r>
    </w:p>
    <w:p w14:paraId="0398CEB3" w14:textId="77777777" w:rsidR="00AD2D77" w:rsidRPr="00AD2D77" w:rsidRDefault="00AD2D77" w:rsidP="000B1916">
      <w:pPr>
        <w:pStyle w:val="ListParagraph"/>
        <w:numPr>
          <w:ilvl w:val="0"/>
          <w:numId w:val="17"/>
        </w:numPr>
        <w:shd w:val="clear" w:color="auto" w:fill="E8E8E8" w:themeFill="background2"/>
        <w:rPr>
          <w:b/>
          <w:bCs/>
          <w:highlight w:val="yellow"/>
        </w:rPr>
      </w:pPr>
      <w:r w:rsidRPr="00AD2D77">
        <w:rPr>
          <w:highlight w:val="yellow"/>
        </w:rPr>
        <w:t>Adjustment</w:t>
      </w:r>
    </w:p>
    <w:p w14:paraId="183E4D85" w14:textId="77777777" w:rsidR="00AD2D77" w:rsidRPr="00AD2D77" w:rsidRDefault="00AD2D77" w:rsidP="000B1916">
      <w:pPr>
        <w:pStyle w:val="ListParagraph"/>
        <w:numPr>
          <w:ilvl w:val="0"/>
          <w:numId w:val="17"/>
        </w:numPr>
        <w:shd w:val="clear" w:color="auto" w:fill="E8E8E8" w:themeFill="background2"/>
        <w:rPr>
          <w:highlight w:val="yellow"/>
        </w:rPr>
      </w:pPr>
      <w:r w:rsidRPr="00AD2D77">
        <w:rPr>
          <w:highlight w:val="yellow"/>
        </w:rPr>
        <w:t>Authorization</w:t>
      </w:r>
    </w:p>
    <w:p w14:paraId="2930AC67" w14:textId="77777777" w:rsidR="00AD2D77" w:rsidRPr="00AD2D77" w:rsidRDefault="00AD2D77" w:rsidP="000B1916">
      <w:pPr>
        <w:pStyle w:val="ListParagraph"/>
        <w:numPr>
          <w:ilvl w:val="0"/>
          <w:numId w:val="17"/>
        </w:numPr>
        <w:shd w:val="clear" w:color="auto" w:fill="E8E8E8" w:themeFill="background2"/>
        <w:rPr>
          <w:b/>
          <w:bCs/>
          <w:highlight w:val="yellow"/>
        </w:rPr>
      </w:pPr>
      <w:r w:rsidRPr="00AD2D77">
        <w:rPr>
          <w:highlight w:val="yellow"/>
        </w:rPr>
        <w:t>Coinsurance</w:t>
      </w:r>
    </w:p>
    <w:p w14:paraId="4B52B107" w14:textId="77777777" w:rsidR="00AD2D77" w:rsidRPr="00AD2D77" w:rsidRDefault="00AD2D77" w:rsidP="000B1916">
      <w:pPr>
        <w:pStyle w:val="ListParagraph"/>
        <w:numPr>
          <w:ilvl w:val="0"/>
          <w:numId w:val="17"/>
        </w:numPr>
        <w:shd w:val="clear" w:color="auto" w:fill="E8E8E8" w:themeFill="background2"/>
        <w:rPr>
          <w:highlight w:val="yellow"/>
        </w:rPr>
      </w:pPr>
      <w:r w:rsidRPr="00AD2D77">
        <w:rPr>
          <w:highlight w:val="yellow"/>
        </w:rPr>
        <w:t>Coordination of benefits</w:t>
      </w:r>
    </w:p>
    <w:p w14:paraId="3E5E2991" w14:textId="77777777" w:rsidR="00AD2D77" w:rsidRPr="00AD2D77" w:rsidRDefault="00AD2D77" w:rsidP="000B1916">
      <w:pPr>
        <w:pStyle w:val="ListParagraph"/>
        <w:numPr>
          <w:ilvl w:val="0"/>
          <w:numId w:val="17"/>
        </w:numPr>
        <w:shd w:val="clear" w:color="auto" w:fill="E8E8E8" w:themeFill="background2"/>
        <w:rPr>
          <w:b/>
          <w:bCs/>
          <w:highlight w:val="yellow"/>
        </w:rPr>
      </w:pPr>
      <w:r w:rsidRPr="00AD2D77">
        <w:rPr>
          <w:highlight w:val="yellow"/>
        </w:rPr>
        <w:t>Copayment</w:t>
      </w:r>
    </w:p>
    <w:p w14:paraId="3D6D7937" w14:textId="77777777" w:rsidR="00AD2D77" w:rsidRPr="00AD2D77" w:rsidRDefault="00AD2D77" w:rsidP="000B1916">
      <w:pPr>
        <w:pStyle w:val="ListParagraph"/>
        <w:numPr>
          <w:ilvl w:val="0"/>
          <w:numId w:val="17"/>
        </w:numPr>
        <w:shd w:val="clear" w:color="auto" w:fill="E8E8E8" w:themeFill="background2"/>
        <w:rPr>
          <w:b/>
          <w:bCs/>
          <w:highlight w:val="yellow"/>
        </w:rPr>
      </w:pPr>
      <w:r w:rsidRPr="00AD2D77">
        <w:rPr>
          <w:highlight w:val="yellow"/>
        </w:rPr>
        <w:t>Deductible</w:t>
      </w:r>
    </w:p>
    <w:p w14:paraId="2BD00F25" w14:textId="77777777" w:rsidR="00AD2D77" w:rsidRPr="00666279" w:rsidRDefault="00AD2D77" w:rsidP="000B1916">
      <w:pPr>
        <w:pStyle w:val="ListParagraph"/>
        <w:numPr>
          <w:ilvl w:val="0"/>
          <w:numId w:val="17"/>
        </w:numPr>
        <w:shd w:val="clear" w:color="auto" w:fill="E8E8E8" w:themeFill="background2"/>
        <w:rPr>
          <w:b/>
          <w:bCs/>
          <w:highlight w:val="yellow"/>
        </w:rPr>
      </w:pPr>
      <w:r w:rsidRPr="00AD2D77">
        <w:rPr>
          <w:highlight w:val="yellow"/>
        </w:rPr>
        <w:t>Explanation of benefits</w:t>
      </w:r>
    </w:p>
    <w:p w14:paraId="589DD01C" w14:textId="63F17001" w:rsidR="00666279" w:rsidRPr="00AD2D77" w:rsidRDefault="00666279" w:rsidP="000B1916">
      <w:pPr>
        <w:pStyle w:val="ListParagraph"/>
        <w:numPr>
          <w:ilvl w:val="0"/>
          <w:numId w:val="17"/>
        </w:numPr>
        <w:shd w:val="clear" w:color="auto" w:fill="E8E8E8" w:themeFill="background2"/>
        <w:rPr>
          <w:b/>
          <w:bCs/>
          <w:highlight w:val="yellow"/>
        </w:rPr>
      </w:pPr>
      <w:r>
        <w:rPr>
          <w:highlight w:val="yellow"/>
        </w:rPr>
        <w:t>Hospital bill</w:t>
      </w:r>
    </w:p>
    <w:p w14:paraId="67E1C1F3" w14:textId="77777777" w:rsidR="00AD2D77" w:rsidRPr="00AD2D77" w:rsidRDefault="00AD2D77" w:rsidP="000B1916">
      <w:pPr>
        <w:pStyle w:val="ListParagraph"/>
        <w:numPr>
          <w:ilvl w:val="0"/>
          <w:numId w:val="17"/>
        </w:numPr>
        <w:shd w:val="clear" w:color="auto" w:fill="E8E8E8" w:themeFill="background2"/>
        <w:rPr>
          <w:b/>
          <w:bCs/>
          <w:highlight w:val="yellow"/>
        </w:rPr>
      </w:pPr>
      <w:r w:rsidRPr="00AD2D77">
        <w:rPr>
          <w:highlight w:val="yellow"/>
        </w:rPr>
        <w:t>Non-covered service</w:t>
      </w:r>
    </w:p>
    <w:p w14:paraId="5ADA7A5E" w14:textId="77777777" w:rsidR="00AD2D77" w:rsidRPr="00436137" w:rsidRDefault="00AD2D77" w:rsidP="000B1916">
      <w:pPr>
        <w:pStyle w:val="ListParagraph"/>
        <w:numPr>
          <w:ilvl w:val="0"/>
          <w:numId w:val="17"/>
        </w:numPr>
        <w:shd w:val="clear" w:color="auto" w:fill="E8E8E8" w:themeFill="background2"/>
        <w:rPr>
          <w:b/>
          <w:bCs/>
          <w:highlight w:val="yellow"/>
        </w:rPr>
      </w:pPr>
      <w:r w:rsidRPr="00AD2D77">
        <w:rPr>
          <w:highlight w:val="yellow"/>
        </w:rPr>
        <w:t>Out-of-network</w:t>
      </w:r>
    </w:p>
    <w:p w14:paraId="221DDB19" w14:textId="5DF44032" w:rsidR="00436137" w:rsidRPr="00AD2D77" w:rsidRDefault="00436137" w:rsidP="000B1916">
      <w:pPr>
        <w:pStyle w:val="ListParagraph"/>
        <w:numPr>
          <w:ilvl w:val="0"/>
          <w:numId w:val="17"/>
        </w:numPr>
        <w:shd w:val="clear" w:color="auto" w:fill="E8E8E8" w:themeFill="background2"/>
        <w:rPr>
          <w:b/>
          <w:bCs/>
          <w:highlight w:val="yellow"/>
        </w:rPr>
      </w:pPr>
      <w:r>
        <w:rPr>
          <w:highlight w:val="yellow"/>
        </w:rPr>
        <w:t>Provider</w:t>
      </w:r>
    </w:p>
    <w:p w14:paraId="0A9541FE" w14:textId="77777777" w:rsidR="00AD2D77" w:rsidRPr="00D26D41" w:rsidRDefault="00AD2D77" w:rsidP="000B1916">
      <w:pPr>
        <w:pStyle w:val="ListParagraph"/>
        <w:numPr>
          <w:ilvl w:val="0"/>
          <w:numId w:val="17"/>
        </w:numPr>
        <w:shd w:val="clear" w:color="auto" w:fill="E8E8E8" w:themeFill="background2"/>
        <w:rPr>
          <w:b/>
          <w:bCs/>
        </w:rPr>
      </w:pPr>
      <w:r>
        <w:t>Self-administered drugs</w:t>
      </w:r>
    </w:p>
    <w:p w14:paraId="134A903D" w14:textId="77777777" w:rsidR="00D26D41" w:rsidRPr="00D26D41" w:rsidRDefault="00D26D41" w:rsidP="00AD2D77">
      <w:pPr>
        <w:shd w:val="clear" w:color="auto" w:fill="E8E8E8" w:themeFill="background2"/>
      </w:pPr>
    </w:p>
    <w:p w14:paraId="2886520A" w14:textId="39CE6702" w:rsidR="005A587D" w:rsidRDefault="005A587D" w:rsidP="005A587D">
      <w:pPr>
        <w:shd w:val="clear" w:color="auto" w:fill="E8E8E8" w:themeFill="background2"/>
        <w:rPr>
          <w:b/>
          <w:bCs/>
        </w:rPr>
      </w:pPr>
      <w:r>
        <w:rPr>
          <w:b/>
          <w:bCs/>
        </w:rPr>
        <w:t xml:space="preserve">Date Sent for Review: </w:t>
      </w:r>
      <w:r w:rsidR="001F23DA">
        <w:rPr>
          <w:b/>
          <w:bCs/>
        </w:rPr>
        <w:t>1/14/2025</w:t>
      </w:r>
      <w:r w:rsidR="00E56A15">
        <w:rPr>
          <w:b/>
          <w:bCs/>
        </w:rPr>
        <w:t>, 1/16/2025</w:t>
      </w:r>
    </w:p>
    <w:p w14:paraId="44062160" w14:textId="20BA2140" w:rsidR="005A587D" w:rsidRDefault="005A587D" w:rsidP="005A587D">
      <w:pPr>
        <w:shd w:val="clear" w:color="auto" w:fill="E8E8E8" w:themeFill="background2"/>
        <w:rPr>
          <w:b/>
          <w:bCs/>
        </w:rPr>
      </w:pPr>
      <w:r>
        <w:rPr>
          <w:b/>
          <w:bCs/>
        </w:rPr>
        <w:t xml:space="preserve">Date Sent for Inclusion: </w:t>
      </w:r>
      <w:r w:rsidR="005C063E">
        <w:rPr>
          <w:b/>
          <w:bCs/>
        </w:rPr>
        <w:t>1/30/2025</w:t>
      </w:r>
    </w:p>
    <w:p w14:paraId="6CEE9AC0" w14:textId="77777777" w:rsidR="00E0409D" w:rsidRDefault="00E0409D" w:rsidP="005A587D">
      <w:pPr>
        <w:shd w:val="clear" w:color="auto" w:fill="E8E8E8" w:themeFill="background2"/>
        <w:rPr>
          <w:b/>
          <w:bCs/>
        </w:rPr>
      </w:pPr>
    </w:p>
    <w:p w14:paraId="37743C7F" w14:textId="19D6B039" w:rsidR="00E0409D" w:rsidRDefault="00E0409D" w:rsidP="005A587D">
      <w:pPr>
        <w:shd w:val="clear" w:color="auto" w:fill="E8E8E8" w:themeFill="background2"/>
        <w:rPr>
          <w:b/>
          <w:bCs/>
        </w:rPr>
      </w:pPr>
      <w:r>
        <w:rPr>
          <w:b/>
          <w:bCs/>
        </w:rPr>
        <w:t xml:space="preserve">Ready for Spanish Translation?  </w:t>
      </w:r>
      <w:r w:rsidRPr="00E0409D">
        <w:rPr>
          <w:b/>
          <w:bCs/>
          <w:color w:val="4EA72E" w:themeColor="accent6"/>
        </w:rPr>
        <w:t>Yes (5/12/2025)</w:t>
      </w:r>
    </w:p>
    <w:p w14:paraId="22C67986" w14:textId="6C013E9D" w:rsidR="00CE6187" w:rsidRDefault="00CE6187" w:rsidP="00CE6187">
      <w:pPr>
        <w:shd w:val="clear" w:color="auto" w:fill="E8E8E8" w:themeFill="background2"/>
        <w:rPr>
          <w:b/>
          <w:bCs/>
        </w:rPr>
      </w:pPr>
      <w:r>
        <w:rPr>
          <w:b/>
          <w:bCs/>
        </w:rPr>
        <w:t xml:space="preserve">Translations in Portal? </w:t>
      </w:r>
      <w:r w:rsidR="004B3F81" w:rsidRPr="004B3F81">
        <w:rPr>
          <w:rStyle w:val="NormalSpanishChar"/>
          <w:b/>
          <w:bCs/>
        </w:rPr>
        <w:t>Yes (8/31</w:t>
      </w:r>
      <w:r w:rsidR="006A4022" w:rsidRPr="004B3F81">
        <w:rPr>
          <w:rStyle w:val="NormalSpanishChar"/>
          <w:b/>
        </w:rPr>
        <w:t>/2025)</w:t>
      </w:r>
    </w:p>
    <w:p w14:paraId="3A3B2E40" w14:textId="1C166244" w:rsidR="005A587D" w:rsidRDefault="005A587D" w:rsidP="005A587D">
      <w:pPr>
        <w:shd w:val="clear" w:color="auto" w:fill="E8E8E8" w:themeFill="background2"/>
        <w:rPr>
          <w:b/>
          <w:bCs/>
        </w:rPr>
      </w:pPr>
    </w:p>
    <w:p w14:paraId="0B6A26F1" w14:textId="77777777" w:rsidR="005A587D" w:rsidRDefault="005A587D" w:rsidP="005A587D">
      <w:pPr>
        <w:shd w:val="clear" w:color="auto" w:fill="E8E8E8" w:themeFill="background2"/>
        <w:rPr>
          <w:b/>
          <w:bCs/>
        </w:rPr>
      </w:pPr>
      <w:r>
        <w:rPr>
          <w:b/>
          <w:bCs/>
        </w:rPr>
        <w:t>General Notes:</w:t>
      </w:r>
    </w:p>
    <w:p w14:paraId="5E6DD3B4" w14:textId="77777777" w:rsidR="005A587D" w:rsidRPr="005A587D" w:rsidRDefault="005A587D" w:rsidP="005A587D"/>
    <w:p w14:paraId="7377E392" w14:textId="476CA9A8" w:rsidR="00852527" w:rsidRDefault="00852527" w:rsidP="00852527">
      <w:pPr>
        <w:pStyle w:val="Heading3"/>
      </w:pPr>
      <w:r>
        <w:t>Tips for Reading Your Bill</w:t>
      </w:r>
      <w:r w:rsidR="00E0409D">
        <w:t xml:space="preserve"> (text)</w:t>
      </w:r>
    </w:p>
    <w:tbl>
      <w:tblPr>
        <w:tblStyle w:val="TableGrid"/>
        <w:tblW w:w="0" w:type="auto"/>
        <w:tblLook w:val="04A0" w:firstRow="1" w:lastRow="0" w:firstColumn="1" w:lastColumn="0" w:noHBand="0" w:noVBand="1"/>
      </w:tblPr>
      <w:tblGrid>
        <w:gridCol w:w="5395"/>
        <w:gridCol w:w="5395"/>
      </w:tblGrid>
      <w:tr w:rsidR="00E0409D" w14:paraId="73B7B068" w14:textId="77777777" w:rsidTr="34290195">
        <w:tc>
          <w:tcPr>
            <w:tcW w:w="5395" w:type="dxa"/>
          </w:tcPr>
          <w:p w14:paraId="4FFA2D2E" w14:textId="506AB831" w:rsidR="00E0409D" w:rsidRDefault="00E0409D" w:rsidP="00E0409D">
            <w:r>
              <w:t>English</w:t>
            </w:r>
          </w:p>
        </w:tc>
        <w:tc>
          <w:tcPr>
            <w:tcW w:w="5395" w:type="dxa"/>
          </w:tcPr>
          <w:p w14:paraId="4BA428A2" w14:textId="331A1402" w:rsidR="00E0409D" w:rsidRDefault="00E0409D" w:rsidP="1AAE032A">
            <w:pPr>
              <w:rPr>
                <w:highlight w:val="cyan"/>
              </w:rPr>
            </w:pPr>
            <w:r w:rsidRPr="1AAE032A">
              <w:rPr>
                <w:highlight w:val="cyan"/>
              </w:rPr>
              <w:t>Spanish</w:t>
            </w:r>
          </w:p>
        </w:tc>
      </w:tr>
      <w:tr w:rsidR="00E0409D" w:rsidRPr="00DC3DAE" w14:paraId="3E27F3D0" w14:textId="77777777" w:rsidTr="34290195">
        <w:tc>
          <w:tcPr>
            <w:tcW w:w="5395" w:type="dxa"/>
          </w:tcPr>
          <w:p w14:paraId="39689B50" w14:textId="77777777" w:rsidR="00E0409D" w:rsidRDefault="00E0409D" w:rsidP="00E0409D">
            <w:r>
              <w:t>Tips for Reading Your Bill</w:t>
            </w:r>
          </w:p>
          <w:p w14:paraId="236EFE2F" w14:textId="77777777" w:rsidR="00E0409D" w:rsidRDefault="00E0409D" w:rsidP="00E0409D"/>
          <w:p w14:paraId="1A14521D" w14:textId="77777777" w:rsidR="00E0409D" w:rsidRDefault="00E0409D" w:rsidP="00E0409D">
            <w:r>
              <w:t xml:space="preserve">When your provider sends you a bill, you might wonder why you owe a balance. To learn why insurance did not pay all the charges, we recommend you seek an </w:t>
            </w:r>
            <w:r>
              <w:rPr>
                <w:highlight w:val="yellow"/>
              </w:rPr>
              <w:t>e</w:t>
            </w:r>
            <w:r w:rsidRPr="002C1DD4">
              <w:rPr>
                <w:highlight w:val="yellow"/>
              </w:rPr>
              <w:t>xplanation of benefits</w:t>
            </w:r>
            <w:r>
              <w:t xml:space="preserve"> (EOB) from your insurance company. Your insurance usually mails you an EOB for </w:t>
            </w:r>
            <w:commentRangeStart w:id="103"/>
            <w:r>
              <w:t xml:space="preserve">each service </w:t>
            </w:r>
            <w:commentRangeEnd w:id="103"/>
            <w:r>
              <w:rPr>
                <w:rStyle w:val="CommentReference"/>
                <w:sz w:val="24"/>
                <w:szCs w:val="24"/>
              </w:rPr>
              <w:commentReference w:id="103"/>
            </w:r>
            <w:r>
              <w:t xml:space="preserve">billed to them. </w:t>
            </w:r>
          </w:p>
          <w:p w14:paraId="189EEDEA" w14:textId="77777777" w:rsidR="00E0409D" w:rsidRDefault="00E0409D" w:rsidP="00E0409D"/>
          <w:p w14:paraId="68F772A6" w14:textId="43A2B279" w:rsidR="00E0409D" w:rsidRDefault="00E0409D" w:rsidP="00E0409D">
            <w:pPr>
              <w:rPr>
                <w:u w:val="single"/>
              </w:rPr>
            </w:pPr>
            <w:r>
              <w:t xml:space="preserve">When you receive the EOB, match it to the statement from your provider. First, verify that the patient name and dates of service on the EOB match the bill.  Then, verify that the charges, payments, </w:t>
            </w:r>
            <w:r w:rsidRPr="34290195">
              <w:rPr>
                <w:highlight w:val="yellow"/>
              </w:rPr>
              <w:t>adjustments</w:t>
            </w:r>
            <w:r>
              <w:t xml:space="preserve">, and balance due are the same on the EOB as they are on your bill.  Your explanation of benefits should describe why you may be responsible for part of the bill. Learn more about </w:t>
            </w:r>
            <w:r w:rsidRPr="34290195">
              <w:rPr>
                <w:highlight w:val="green"/>
                <w:u w:val="single"/>
              </w:rPr>
              <w:t>How to Read an EOB</w:t>
            </w:r>
            <w:r>
              <w:t xml:space="preserve"> and </w:t>
            </w:r>
            <w:r w:rsidRPr="34290195">
              <w:rPr>
                <w:highlight w:val="green"/>
                <w:u w:val="single"/>
              </w:rPr>
              <w:t>How to Read your Statement</w:t>
            </w:r>
            <w:r w:rsidRPr="34290195">
              <w:rPr>
                <w:u w:val="single"/>
              </w:rPr>
              <w:t>.</w:t>
            </w:r>
          </w:p>
        </w:tc>
        <w:tc>
          <w:tcPr>
            <w:tcW w:w="5395" w:type="dxa"/>
          </w:tcPr>
          <w:p w14:paraId="1C1BFA26" w14:textId="08A0B5E8" w:rsidR="00E0409D" w:rsidRPr="00487916" w:rsidRDefault="2660B9B0" w:rsidP="5CE43389">
            <w:pPr>
              <w:spacing w:before="240" w:after="240"/>
              <w:rPr>
                <w:lang w:val="es-US"/>
              </w:rPr>
            </w:pPr>
            <w:r w:rsidRPr="00487916">
              <w:rPr>
                <w:rFonts w:ascii="Arial" w:eastAsia="Arial" w:hAnsi="Arial" w:cs="Arial"/>
                <w:color w:val="000000" w:themeColor="text1"/>
                <w:lang w:val="es-US"/>
              </w:rPr>
              <w:t>Consejos para Leer su Cuenta</w:t>
            </w:r>
          </w:p>
          <w:p w14:paraId="228CB043" w14:textId="3035870B" w:rsidR="00E0409D" w:rsidRPr="00487916" w:rsidRDefault="779AD3DA" w:rsidP="5CE43389">
            <w:pPr>
              <w:spacing w:before="240" w:after="240"/>
              <w:rPr>
                <w:rFonts w:ascii="Arial" w:eastAsia="Arial" w:hAnsi="Arial" w:cs="Arial"/>
                <w:color w:val="000000" w:themeColor="text1"/>
                <w:lang w:val="es-US"/>
              </w:rPr>
            </w:pPr>
            <w:r w:rsidRPr="58F249CE">
              <w:rPr>
                <w:rFonts w:ascii="Arial" w:eastAsia="Arial" w:hAnsi="Arial" w:cs="Arial"/>
                <w:color w:val="000000" w:themeColor="text1"/>
                <w:lang w:val="es-US"/>
              </w:rPr>
              <w:t xml:space="preserve">Cuando su proveedor le envía una cuenta, es posible necesite saber por qué debe pagar un saldo. Para entender por qué el seguro no ha pagado todos los </w:t>
            </w:r>
            <w:r w:rsidR="6A2D64F7" w:rsidRPr="58F249CE">
              <w:rPr>
                <w:rFonts w:ascii="Arial" w:eastAsia="Arial" w:hAnsi="Arial" w:cs="Arial"/>
                <w:color w:val="000000" w:themeColor="text1"/>
                <w:lang w:val="es-US"/>
              </w:rPr>
              <w:t>cargo</w:t>
            </w:r>
            <w:r w:rsidRPr="58F249CE">
              <w:rPr>
                <w:rFonts w:ascii="Arial" w:eastAsia="Arial" w:hAnsi="Arial" w:cs="Arial"/>
                <w:color w:val="000000" w:themeColor="text1"/>
                <w:lang w:val="es-US"/>
              </w:rPr>
              <w:t xml:space="preserve">s, le recomendamos que solicite una </w:t>
            </w:r>
            <w:r w:rsidRPr="58F249CE">
              <w:rPr>
                <w:rFonts w:ascii="Arial" w:eastAsia="Arial" w:hAnsi="Arial" w:cs="Arial"/>
                <w:color w:val="000000" w:themeColor="text1"/>
                <w:highlight w:val="yellow"/>
                <w:lang w:val="es-US"/>
              </w:rPr>
              <w:t xml:space="preserve">explicación de </w:t>
            </w:r>
            <w:r w:rsidR="7E58D135" w:rsidRPr="58F249CE">
              <w:rPr>
                <w:rFonts w:ascii="Arial" w:eastAsia="Arial" w:hAnsi="Arial" w:cs="Arial"/>
                <w:color w:val="000000" w:themeColor="text1"/>
                <w:highlight w:val="yellow"/>
                <w:lang w:val="es-US"/>
              </w:rPr>
              <w:t>beneficios</w:t>
            </w:r>
            <w:r w:rsidRPr="58F249CE">
              <w:rPr>
                <w:rFonts w:ascii="Arial" w:eastAsia="Arial" w:hAnsi="Arial" w:cs="Arial"/>
                <w:color w:val="000000" w:themeColor="text1"/>
                <w:highlight w:val="yellow"/>
                <w:lang w:val="es-US"/>
              </w:rPr>
              <w:t xml:space="preserve"> (EOB, por sus siglas en inglés)</w:t>
            </w:r>
            <w:r w:rsidRPr="58F249CE">
              <w:rPr>
                <w:rFonts w:ascii="Arial" w:eastAsia="Arial" w:hAnsi="Arial" w:cs="Arial"/>
                <w:color w:val="000000" w:themeColor="text1"/>
                <w:lang w:val="es-US"/>
              </w:rPr>
              <w:t xml:space="preserve"> a su compañía de seguros. Su seguro suele enviarle por correo una EOB por cada servicio que </w:t>
            </w:r>
            <w:r w:rsidR="2F29F9F3" w:rsidRPr="58F249CE">
              <w:rPr>
                <w:rFonts w:ascii="Arial" w:eastAsia="Arial" w:hAnsi="Arial" w:cs="Arial"/>
                <w:color w:val="000000" w:themeColor="text1"/>
                <w:lang w:val="es-US"/>
              </w:rPr>
              <w:t>les</w:t>
            </w:r>
            <w:r w:rsidR="3C640A58" w:rsidRPr="58F249CE">
              <w:rPr>
                <w:rFonts w:ascii="Arial" w:eastAsia="Arial" w:hAnsi="Arial" w:cs="Arial"/>
                <w:color w:val="000000" w:themeColor="text1"/>
                <w:lang w:val="es-US"/>
              </w:rPr>
              <w:t xml:space="preserve"> </w:t>
            </w:r>
            <w:r w:rsidR="3A890560" w:rsidRPr="58F249CE">
              <w:rPr>
                <w:rFonts w:ascii="Arial" w:eastAsia="Arial" w:hAnsi="Arial" w:cs="Arial"/>
                <w:color w:val="000000" w:themeColor="text1"/>
                <w:lang w:val="es-US"/>
              </w:rPr>
              <w:t>cobren</w:t>
            </w:r>
            <w:r w:rsidRPr="58F249CE">
              <w:rPr>
                <w:rFonts w:ascii="Arial" w:eastAsia="Arial" w:hAnsi="Arial" w:cs="Arial"/>
                <w:color w:val="000000" w:themeColor="text1"/>
                <w:lang w:val="es-US"/>
              </w:rPr>
              <w:t xml:space="preserve"> a ellos.</w:t>
            </w:r>
          </w:p>
          <w:p w14:paraId="01064B2F" w14:textId="5B978516" w:rsidR="00E0409D" w:rsidRPr="00487916" w:rsidRDefault="51D16173" w:rsidP="5CE43389">
            <w:pPr>
              <w:spacing w:before="240" w:after="240"/>
              <w:rPr>
                <w:rFonts w:ascii="Arial" w:eastAsia="Arial" w:hAnsi="Arial" w:cs="Arial"/>
                <w:u w:val="single"/>
                <w:lang w:val="es-US"/>
              </w:rPr>
            </w:pPr>
            <w:r w:rsidRPr="00487916">
              <w:rPr>
                <w:rFonts w:ascii="Arial" w:eastAsia="Arial" w:hAnsi="Arial" w:cs="Arial"/>
                <w:color w:val="000000" w:themeColor="text1"/>
                <w:lang w:val="es-US"/>
              </w:rPr>
              <w:t xml:space="preserve">Cuando reciba la EOB, compárela con el estado de cuenta de su proveedor. En primer lugar, compruebe que el nombre del paciente y las fechas de servicio que muestran en la EOB coinciden con las de la cuenta. </w:t>
            </w:r>
            <w:r w:rsidR="640908B1" w:rsidRPr="24AD949F">
              <w:rPr>
                <w:rFonts w:ascii="Arial" w:eastAsia="Arial" w:hAnsi="Arial" w:cs="Arial"/>
                <w:color w:val="000000" w:themeColor="text1"/>
                <w:lang w:val="es-US"/>
              </w:rPr>
              <w:t>Después</w:t>
            </w:r>
            <w:r w:rsidRPr="00487916">
              <w:rPr>
                <w:rFonts w:ascii="Arial" w:eastAsia="Arial" w:hAnsi="Arial" w:cs="Arial"/>
                <w:color w:val="000000" w:themeColor="text1"/>
                <w:lang w:val="es-US"/>
              </w:rPr>
              <w:t xml:space="preserve">, compruebe que los cargos, pagos, </w:t>
            </w:r>
            <w:r w:rsidRPr="00487916">
              <w:rPr>
                <w:rFonts w:ascii="Arial" w:eastAsia="Arial" w:hAnsi="Arial" w:cs="Arial"/>
                <w:color w:val="000000" w:themeColor="text1"/>
                <w:highlight w:val="yellow"/>
                <w:lang w:val="es-US"/>
              </w:rPr>
              <w:t>ajustes</w:t>
            </w:r>
            <w:r w:rsidRPr="00487916">
              <w:rPr>
                <w:rFonts w:ascii="Arial" w:eastAsia="Arial" w:hAnsi="Arial" w:cs="Arial"/>
                <w:color w:val="000000" w:themeColor="text1"/>
                <w:lang w:val="es-US"/>
              </w:rPr>
              <w:t xml:space="preserve"> y saldo pendiente son los mismos en la EOB que en la factura. Su explicación de </w:t>
            </w:r>
            <w:r w:rsidR="50ACCFDD" w:rsidRPr="24AD949F">
              <w:rPr>
                <w:rFonts w:ascii="Arial" w:eastAsia="Arial" w:hAnsi="Arial" w:cs="Arial"/>
                <w:color w:val="000000" w:themeColor="text1"/>
                <w:lang w:val="es-US"/>
              </w:rPr>
              <w:t>beneficios</w:t>
            </w:r>
            <w:r w:rsidRPr="00487916">
              <w:rPr>
                <w:rFonts w:ascii="Arial" w:eastAsia="Arial" w:hAnsi="Arial" w:cs="Arial"/>
                <w:color w:val="000000" w:themeColor="text1"/>
                <w:lang w:val="es-US"/>
              </w:rPr>
              <w:t xml:space="preserve"> debe describir por qué usted puede ser responsable de parte de la cuenta. Conozca más sobre</w:t>
            </w:r>
            <w:r w:rsidRPr="00487916">
              <w:rPr>
                <w:rFonts w:ascii="Arial" w:eastAsia="Arial" w:hAnsi="Arial" w:cs="Arial"/>
                <w:color w:val="000000" w:themeColor="text1"/>
                <w:u w:val="single"/>
                <w:lang w:val="es-US"/>
              </w:rPr>
              <w:t xml:space="preserve"> </w:t>
            </w:r>
            <w:r w:rsidRPr="00487916">
              <w:rPr>
                <w:rFonts w:ascii="Arial" w:eastAsia="Arial" w:hAnsi="Arial" w:cs="Arial"/>
                <w:color w:val="000000" w:themeColor="text1"/>
                <w:highlight w:val="green"/>
                <w:u w:val="single"/>
                <w:lang w:val="es-US"/>
              </w:rPr>
              <w:t>Cómo Leer una EOB</w:t>
            </w:r>
            <w:r w:rsidRPr="00487916">
              <w:rPr>
                <w:rFonts w:ascii="Arial" w:eastAsia="Arial" w:hAnsi="Arial" w:cs="Arial"/>
                <w:color w:val="000000" w:themeColor="text1"/>
                <w:lang w:val="es-US"/>
              </w:rPr>
              <w:t xml:space="preserve"> y </w:t>
            </w:r>
            <w:r w:rsidRPr="00487916">
              <w:rPr>
                <w:rFonts w:ascii="Arial" w:eastAsia="Arial" w:hAnsi="Arial" w:cs="Arial"/>
                <w:color w:val="000000" w:themeColor="text1"/>
                <w:highlight w:val="green"/>
                <w:u w:val="single"/>
                <w:lang w:val="es-US"/>
              </w:rPr>
              <w:t>Cómo Leer su Estado de Cuenta.</w:t>
            </w:r>
          </w:p>
          <w:p w14:paraId="1FA27C91" w14:textId="6E435F32" w:rsidR="00E0409D" w:rsidRPr="00487916" w:rsidRDefault="00E0409D" w:rsidP="00E0409D">
            <w:pPr>
              <w:rPr>
                <w:lang w:val="es-US"/>
              </w:rPr>
            </w:pPr>
          </w:p>
          <w:p w14:paraId="77F647A8" w14:textId="590C27CE" w:rsidR="00E0409D" w:rsidRPr="00487916" w:rsidRDefault="00E0409D" w:rsidP="00E0409D">
            <w:pPr>
              <w:rPr>
                <w:lang w:val="es-US"/>
              </w:rPr>
            </w:pPr>
          </w:p>
        </w:tc>
      </w:tr>
    </w:tbl>
    <w:p w14:paraId="623A7A60" w14:textId="77777777" w:rsidR="00950B3F" w:rsidRPr="00487916" w:rsidRDefault="00950B3F" w:rsidP="002B05DE">
      <w:pPr>
        <w:rPr>
          <w:lang w:val="es-US"/>
        </w:rPr>
      </w:pPr>
    </w:p>
    <w:p w14:paraId="5BB0EE9E" w14:textId="48F75295" w:rsidR="00533101" w:rsidRDefault="00533101" w:rsidP="008174BD">
      <w:pPr>
        <w:pStyle w:val="Heading3"/>
      </w:pPr>
      <w:r>
        <w:t>Common Reasons</w:t>
      </w:r>
      <w:r w:rsidR="00333511">
        <w:t xml:space="preserve"> You May Owe a Balance</w:t>
      </w:r>
      <w:r w:rsidR="00E0409D">
        <w:t xml:space="preserve"> (text)</w:t>
      </w:r>
    </w:p>
    <w:tbl>
      <w:tblPr>
        <w:tblStyle w:val="TableGrid"/>
        <w:tblW w:w="0" w:type="auto"/>
        <w:tblLook w:val="04A0" w:firstRow="1" w:lastRow="0" w:firstColumn="1" w:lastColumn="0" w:noHBand="0" w:noVBand="1"/>
      </w:tblPr>
      <w:tblGrid>
        <w:gridCol w:w="5395"/>
        <w:gridCol w:w="5395"/>
      </w:tblGrid>
      <w:tr w:rsidR="00E0409D" w14:paraId="186020AA" w14:textId="77777777" w:rsidTr="00B155FA">
        <w:tc>
          <w:tcPr>
            <w:tcW w:w="5395" w:type="dxa"/>
          </w:tcPr>
          <w:p w14:paraId="34D78BDC" w14:textId="307C3D20" w:rsidR="00E0409D" w:rsidRDefault="00E0409D" w:rsidP="00E0409D">
            <w:r>
              <w:t>English</w:t>
            </w:r>
          </w:p>
        </w:tc>
        <w:tc>
          <w:tcPr>
            <w:tcW w:w="5395" w:type="dxa"/>
          </w:tcPr>
          <w:p w14:paraId="4C1D3AA8" w14:textId="0B6E54C5" w:rsidR="00E0409D" w:rsidRDefault="00E0409D" w:rsidP="1AAE032A">
            <w:pPr>
              <w:rPr>
                <w:highlight w:val="cyan"/>
              </w:rPr>
            </w:pPr>
            <w:r w:rsidRPr="1AAE032A">
              <w:rPr>
                <w:highlight w:val="cyan"/>
              </w:rPr>
              <w:t>Spanish</w:t>
            </w:r>
          </w:p>
        </w:tc>
      </w:tr>
      <w:tr w:rsidR="00E0409D" w:rsidRPr="00DC3DAE" w14:paraId="2E49850B" w14:textId="77777777" w:rsidTr="00B155FA">
        <w:tc>
          <w:tcPr>
            <w:tcW w:w="5395" w:type="dxa"/>
          </w:tcPr>
          <w:p w14:paraId="0B93979F" w14:textId="77777777" w:rsidR="00E0409D" w:rsidRDefault="00E0409D" w:rsidP="00E0409D">
            <w:r>
              <w:t>Common Reasons You May Owe a Balance</w:t>
            </w:r>
          </w:p>
          <w:p w14:paraId="39F095D7" w14:textId="77777777" w:rsidR="00E0409D" w:rsidRDefault="00E0409D" w:rsidP="00E0409D"/>
          <w:p w14:paraId="6B1ED355" w14:textId="77777777" w:rsidR="00E0409D" w:rsidRDefault="00E0409D" w:rsidP="00E0409D">
            <w:r>
              <w:t xml:space="preserve">There are many reasons why you may receive a bill for charges not paid by your insurance.  It depends on your plan and the services you received.  For example, your plan may require you to pay </w:t>
            </w:r>
            <w:r w:rsidRPr="00220A37">
              <w:rPr>
                <w:highlight w:val="yellow"/>
              </w:rPr>
              <w:t>deductible</w:t>
            </w:r>
            <w:r>
              <w:t xml:space="preserve">, </w:t>
            </w:r>
            <w:r w:rsidRPr="00220A37">
              <w:rPr>
                <w:highlight w:val="yellow"/>
              </w:rPr>
              <w:t>copayment</w:t>
            </w:r>
            <w:r>
              <w:t xml:space="preserve">, or </w:t>
            </w:r>
            <w:r w:rsidRPr="00220A37">
              <w:rPr>
                <w:highlight w:val="yellow"/>
              </w:rPr>
              <w:t xml:space="preserve">coinsurance </w:t>
            </w:r>
            <w:r w:rsidRPr="007B72F4">
              <w:rPr>
                <w:highlight w:val="yellow"/>
              </w:rPr>
              <w:t>amounts</w:t>
            </w:r>
            <w:r w:rsidRPr="007B72F4">
              <w:t>.</w:t>
            </w:r>
            <w:r w:rsidRPr="007B5484">
              <w:t xml:space="preserve">  </w:t>
            </w:r>
            <w:r>
              <w:t xml:space="preserve">Or, you may have received </w:t>
            </w:r>
            <w:r w:rsidRPr="00220A37">
              <w:rPr>
                <w:highlight w:val="yellow"/>
              </w:rPr>
              <w:t>non-covered services</w:t>
            </w:r>
            <w:r>
              <w:t xml:space="preserve"> that insurance won’t pay for.  You may also be responsible for costs of care received from an </w:t>
            </w:r>
            <w:r w:rsidRPr="00220A37">
              <w:rPr>
                <w:highlight w:val="yellow"/>
              </w:rPr>
              <w:t>out-of-network</w:t>
            </w:r>
            <w:r>
              <w:t xml:space="preserve"> </w:t>
            </w:r>
            <w:r w:rsidRPr="00436137">
              <w:rPr>
                <w:highlight w:val="yellow"/>
              </w:rPr>
              <w:t>provider</w:t>
            </w:r>
            <w:r>
              <w:t xml:space="preserve"> or for </w:t>
            </w:r>
            <w:commentRangeStart w:id="104"/>
            <w:commentRangeStart w:id="105"/>
            <w:r w:rsidRPr="00D73660">
              <w:rPr>
                <w:highlight w:val="yellow"/>
              </w:rPr>
              <w:t>self-administered drugs</w:t>
            </w:r>
            <w:commentRangeEnd w:id="104"/>
            <w:r>
              <w:rPr>
                <w:rStyle w:val="CommentReference"/>
                <w:sz w:val="24"/>
                <w:szCs w:val="24"/>
              </w:rPr>
              <w:commentReference w:id="104"/>
            </w:r>
            <w:commentRangeEnd w:id="105"/>
            <w:r>
              <w:rPr>
                <w:rStyle w:val="CommentReference"/>
              </w:rPr>
              <w:commentReference w:id="105"/>
            </w:r>
            <w:r>
              <w:t>.</w:t>
            </w:r>
          </w:p>
          <w:p w14:paraId="189E43B7" w14:textId="77777777" w:rsidR="00E0409D" w:rsidRDefault="00E0409D" w:rsidP="00E0409D"/>
          <w:p w14:paraId="3AD1E73C" w14:textId="43CEE913" w:rsidR="00E0409D" w:rsidRDefault="00E0409D" w:rsidP="00E0409D">
            <w:r>
              <w:t xml:space="preserve">Visit the Learning Library to get help </w:t>
            </w:r>
            <w:r w:rsidRPr="00E910EA">
              <w:rPr>
                <w:highlight w:val="green"/>
                <w:u w:val="single"/>
              </w:rPr>
              <w:t>Understanding Your Balance</w:t>
            </w:r>
            <w:r>
              <w:t xml:space="preserve"> or to learn more about</w:t>
            </w:r>
            <w:r w:rsidRPr="007C087E">
              <w:rPr>
                <w:u w:val="single"/>
              </w:rPr>
              <w:t xml:space="preserve"> </w:t>
            </w:r>
            <w:r w:rsidRPr="007C087E">
              <w:rPr>
                <w:highlight w:val="green"/>
                <w:u w:val="single"/>
              </w:rPr>
              <w:t>Copayments, Deductibles, Coinsurance, and Out-of-Pocket Maximums</w:t>
            </w:r>
            <w:r>
              <w:rPr>
                <w:u w:val="single"/>
              </w:rPr>
              <w:t>.</w:t>
            </w:r>
          </w:p>
        </w:tc>
        <w:tc>
          <w:tcPr>
            <w:tcW w:w="5395" w:type="dxa"/>
          </w:tcPr>
          <w:p w14:paraId="6596B375" w14:textId="3A53809A" w:rsidR="00E0409D" w:rsidRPr="00BB4417" w:rsidRDefault="5A0B73DD" w:rsidP="190997CD">
            <w:pPr>
              <w:rPr>
                <w:rFonts w:eastAsiaTheme="minorEastAsia"/>
                <w:color w:val="000000" w:themeColor="text1"/>
                <w:lang w:val="es-US"/>
              </w:rPr>
            </w:pPr>
            <w:r w:rsidRPr="00BB4417">
              <w:rPr>
                <w:rFonts w:eastAsiaTheme="minorEastAsia"/>
                <w:color w:val="000000" w:themeColor="text1"/>
                <w:lang w:val="es-US"/>
              </w:rPr>
              <w:t>Razones Comunes por las que Debe un Saldo</w:t>
            </w:r>
          </w:p>
          <w:p w14:paraId="616F29A8" w14:textId="090F606E" w:rsidR="00E0409D" w:rsidRPr="00BB4417" w:rsidRDefault="00E0409D" w:rsidP="190997CD">
            <w:pPr>
              <w:rPr>
                <w:rFonts w:eastAsiaTheme="minorEastAsia"/>
                <w:color w:val="000000" w:themeColor="text1"/>
                <w:lang w:val="es-US"/>
              </w:rPr>
            </w:pPr>
          </w:p>
          <w:p w14:paraId="02D3EC06" w14:textId="7F2361F2" w:rsidR="00E0409D" w:rsidRPr="00BB4417" w:rsidRDefault="6E30D476" w:rsidP="517CEBEA">
            <w:pPr>
              <w:rPr>
                <w:rFonts w:eastAsiaTheme="minorEastAsia"/>
                <w:color w:val="000000" w:themeColor="text1"/>
                <w:lang w:val="es-US"/>
              </w:rPr>
            </w:pPr>
            <w:r w:rsidRPr="00BB4417">
              <w:rPr>
                <w:rFonts w:eastAsiaTheme="minorEastAsia"/>
                <w:color w:val="000000" w:themeColor="text1"/>
                <w:lang w:val="es-US"/>
              </w:rPr>
              <w:t>Hay muchas razones por las que puede recibir una cuenta con cargos no pagados por su seguro. Esto depende de su plan y de los servicios que haya recibido. Por ejemplo, es posible que su plan le requiera el pago de monto</w:t>
            </w:r>
            <w:r w:rsidR="5709EBD2" w:rsidRPr="00BB4417">
              <w:rPr>
                <w:rFonts w:eastAsiaTheme="minorEastAsia"/>
                <w:color w:val="000000" w:themeColor="text1"/>
                <w:lang w:val="es-US"/>
              </w:rPr>
              <w:t>s</w:t>
            </w:r>
            <w:r w:rsidRPr="00BB4417">
              <w:rPr>
                <w:rFonts w:eastAsiaTheme="minorEastAsia"/>
                <w:color w:val="000000" w:themeColor="text1"/>
                <w:lang w:val="es-US"/>
              </w:rPr>
              <w:t xml:space="preserve"> de  </w:t>
            </w:r>
            <w:r w:rsidRPr="00BB4417">
              <w:rPr>
                <w:rFonts w:eastAsiaTheme="minorEastAsia"/>
                <w:color w:val="000000" w:themeColor="text1"/>
                <w:highlight w:val="yellow"/>
                <w:lang w:val="es-US"/>
              </w:rPr>
              <w:t>deducibles</w:t>
            </w:r>
            <w:r w:rsidRPr="00BB4417">
              <w:rPr>
                <w:rFonts w:eastAsiaTheme="minorEastAsia"/>
                <w:color w:val="000000" w:themeColor="text1"/>
                <w:lang w:val="es-US"/>
              </w:rPr>
              <w:t xml:space="preserve">, </w:t>
            </w:r>
            <w:r w:rsidRPr="00BB4417">
              <w:rPr>
                <w:rFonts w:eastAsiaTheme="minorEastAsia"/>
                <w:color w:val="000000" w:themeColor="text1"/>
                <w:highlight w:val="yellow"/>
                <w:lang w:val="es-US"/>
              </w:rPr>
              <w:t>copagos</w:t>
            </w:r>
            <w:r w:rsidRPr="00BB4417">
              <w:rPr>
                <w:rFonts w:eastAsiaTheme="minorEastAsia"/>
                <w:color w:val="000000" w:themeColor="text1"/>
                <w:lang w:val="es-US"/>
              </w:rPr>
              <w:t xml:space="preserve"> o </w:t>
            </w:r>
            <w:r w:rsidRPr="00BB4417">
              <w:rPr>
                <w:rFonts w:eastAsiaTheme="minorEastAsia"/>
                <w:color w:val="000000" w:themeColor="text1"/>
                <w:highlight w:val="yellow"/>
                <w:lang w:val="es-US"/>
              </w:rPr>
              <w:t>coseguros</w:t>
            </w:r>
            <w:r w:rsidRPr="00BB4417">
              <w:rPr>
                <w:rFonts w:eastAsiaTheme="minorEastAsia"/>
                <w:color w:val="000000" w:themeColor="text1"/>
                <w:lang w:val="es-US"/>
              </w:rPr>
              <w:t xml:space="preserve">, o puede que </w:t>
            </w:r>
            <w:r w:rsidR="4E78DB89" w:rsidRPr="00BB4417">
              <w:rPr>
                <w:rFonts w:eastAsiaTheme="minorEastAsia"/>
                <w:color w:val="000000" w:themeColor="text1"/>
                <w:lang w:val="es-US"/>
              </w:rPr>
              <w:t xml:space="preserve">le </w:t>
            </w:r>
            <w:r w:rsidRPr="00BB4417">
              <w:rPr>
                <w:rFonts w:eastAsiaTheme="minorEastAsia"/>
                <w:color w:val="000000" w:themeColor="text1"/>
                <w:lang w:val="es-US"/>
              </w:rPr>
              <w:t>haya</w:t>
            </w:r>
            <w:r w:rsidR="70356DE2" w:rsidRPr="00BB4417">
              <w:rPr>
                <w:rFonts w:eastAsiaTheme="minorEastAsia"/>
                <w:color w:val="000000" w:themeColor="text1"/>
                <w:lang w:val="es-US"/>
              </w:rPr>
              <w:t>n</w:t>
            </w:r>
            <w:r w:rsidRPr="00BB4417">
              <w:rPr>
                <w:rFonts w:eastAsiaTheme="minorEastAsia"/>
                <w:color w:val="000000" w:themeColor="text1"/>
                <w:lang w:val="es-US"/>
              </w:rPr>
              <w:t xml:space="preserve"> </w:t>
            </w:r>
            <w:r w:rsidR="273E7589" w:rsidRPr="00BB4417">
              <w:rPr>
                <w:rFonts w:eastAsiaTheme="minorEastAsia"/>
                <w:color w:val="000000" w:themeColor="text1"/>
                <w:lang w:val="es-US"/>
              </w:rPr>
              <w:t>dado</w:t>
            </w:r>
            <w:r w:rsidRPr="00BB4417">
              <w:rPr>
                <w:rFonts w:eastAsiaTheme="minorEastAsia"/>
                <w:color w:val="000000" w:themeColor="text1"/>
                <w:lang w:val="es-US"/>
              </w:rPr>
              <w:t xml:space="preserve"> </w:t>
            </w:r>
            <w:r w:rsidRPr="00BB4417">
              <w:rPr>
                <w:rFonts w:eastAsiaTheme="minorEastAsia"/>
                <w:color w:val="000000" w:themeColor="text1"/>
                <w:highlight w:val="yellow"/>
                <w:lang w:val="es-US"/>
              </w:rPr>
              <w:t>servicios no-cubiertos</w:t>
            </w:r>
            <w:r w:rsidRPr="00BB4417">
              <w:rPr>
                <w:rFonts w:eastAsiaTheme="minorEastAsia"/>
                <w:color w:val="000000" w:themeColor="text1"/>
                <w:lang w:val="es-US"/>
              </w:rPr>
              <w:t xml:space="preserve"> que el seguro no va a pagar. También puede ser responsable de los costos de atención recibida de un proveedor</w:t>
            </w:r>
            <w:r w:rsidRPr="00BB4417">
              <w:rPr>
                <w:rFonts w:eastAsiaTheme="minorEastAsia"/>
                <w:color w:val="000000" w:themeColor="text1"/>
                <w:highlight w:val="yellow"/>
                <w:lang w:val="es-US"/>
              </w:rPr>
              <w:t xml:space="preserve"> fuera de la red</w:t>
            </w:r>
            <w:r w:rsidRPr="00BB4417">
              <w:rPr>
                <w:rFonts w:eastAsiaTheme="minorEastAsia"/>
                <w:color w:val="000000" w:themeColor="text1"/>
                <w:lang w:val="es-US"/>
              </w:rPr>
              <w:t xml:space="preserve"> o de </w:t>
            </w:r>
            <w:r w:rsidRPr="00BB4417">
              <w:rPr>
                <w:rFonts w:eastAsiaTheme="minorEastAsia"/>
                <w:color w:val="000000" w:themeColor="text1"/>
                <w:highlight w:val="yellow"/>
                <w:lang w:val="es-US"/>
              </w:rPr>
              <w:t>medicamentos autoadministrados</w:t>
            </w:r>
            <w:r w:rsidRPr="00BB4417">
              <w:rPr>
                <w:rFonts w:eastAsiaTheme="minorEastAsia"/>
                <w:color w:val="000000" w:themeColor="text1"/>
                <w:lang w:val="es-US"/>
              </w:rPr>
              <w:t>.</w:t>
            </w:r>
          </w:p>
          <w:p w14:paraId="42B7259B" w14:textId="1054FBCC" w:rsidR="00E0409D" w:rsidRPr="00BB4417" w:rsidRDefault="00E0409D" w:rsidP="6563805F">
            <w:pPr>
              <w:rPr>
                <w:rFonts w:eastAsiaTheme="minorEastAsia"/>
                <w:color w:val="000000" w:themeColor="text1"/>
                <w:lang w:val="es-US"/>
              </w:rPr>
            </w:pPr>
          </w:p>
          <w:p w14:paraId="21A0BB98" w14:textId="76F394F5" w:rsidR="00E0409D" w:rsidRPr="00BB4417" w:rsidRDefault="6E30D476" w:rsidP="00E0409D">
            <w:pPr>
              <w:rPr>
                <w:rFonts w:eastAsiaTheme="minorEastAsia"/>
                <w:lang w:val="es-US"/>
              </w:rPr>
            </w:pPr>
            <w:r w:rsidRPr="00BB4417">
              <w:rPr>
                <w:rFonts w:eastAsiaTheme="minorEastAsia"/>
                <w:i/>
                <w:color w:val="000000" w:themeColor="text1"/>
                <w:lang w:val="es-US"/>
              </w:rPr>
              <w:t xml:space="preserve">Visite la Biblioteca de Aprendizaje para obtener ayuda para </w:t>
            </w:r>
            <w:r w:rsidRPr="00BB4417">
              <w:rPr>
                <w:rFonts w:eastAsiaTheme="minorEastAsia"/>
                <w:i/>
                <w:color w:val="000000" w:themeColor="text1"/>
                <w:highlight w:val="green"/>
                <w:u w:val="single"/>
                <w:lang w:val="es-US"/>
              </w:rPr>
              <w:t>Entender Su Saldo</w:t>
            </w:r>
            <w:r w:rsidRPr="00BB4417">
              <w:rPr>
                <w:rFonts w:eastAsiaTheme="minorEastAsia"/>
                <w:i/>
                <w:color w:val="000000" w:themeColor="text1"/>
                <w:lang w:val="es-US"/>
              </w:rPr>
              <w:t xml:space="preserve"> o </w:t>
            </w:r>
            <w:r w:rsidRPr="00BB4417">
              <w:rPr>
                <w:rFonts w:eastAsiaTheme="minorEastAsia"/>
                <w:i/>
                <w:iCs/>
                <w:color w:val="000000" w:themeColor="text1"/>
                <w:lang w:val="es-US"/>
              </w:rPr>
              <w:t>para</w:t>
            </w:r>
            <w:r w:rsidR="4EFA2DEE" w:rsidRPr="00BB4417">
              <w:rPr>
                <w:rFonts w:eastAsiaTheme="minorEastAsia"/>
                <w:i/>
                <w:iCs/>
                <w:color w:val="000000" w:themeColor="text1"/>
                <w:lang w:val="es-US"/>
              </w:rPr>
              <w:t xml:space="preserve"> aprender acerca de</w:t>
            </w:r>
            <w:r w:rsidRPr="00BB4417">
              <w:rPr>
                <w:rFonts w:eastAsiaTheme="minorEastAsia"/>
                <w:i/>
                <w:color w:val="000000" w:themeColor="text1"/>
                <w:lang w:val="es-US"/>
              </w:rPr>
              <w:t xml:space="preserve"> </w:t>
            </w:r>
            <w:r w:rsidRPr="00BB4417">
              <w:rPr>
                <w:rFonts w:eastAsiaTheme="minorEastAsia"/>
                <w:i/>
                <w:color w:val="000000" w:themeColor="text1"/>
                <w:highlight w:val="green"/>
                <w:u w:val="single"/>
                <w:lang w:val="es-US"/>
              </w:rPr>
              <w:t>Copagos, Deducibles, Coseguros y Pagos Máximos de Bolsillo.</w:t>
            </w:r>
          </w:p>
        </w:tc>
      </w:tr>
    </w:tbl>
    <w:p w14:paraId="4DC12ED3" w14:textId="77777777" w:rsidR="00E0409D" w:rsidRPr="00BB4417" w:rsidRDefault="00E0409D" w:rsidP="00E0409D">
      <w:pPr>
        <w:rPr>
          <w:lang w:val="es-US"/>
        </w:rPr>
      </w:pPr>
    </w:p>
    <w:p w14:paraId="686A6B94" w14:textId="111CC3DF" w:rsidR="000C0352" w:rsidRDefault="00FC58A5" w:rsidP="000D5943">
      <w:pPr>
        <w:pStyle w:val="Heading3"/>
      </w:pPr>
      <w:r>
        <w:t>Problems</w:t>
      </w:r>
      <w:r w:rsidR="00A201B3">
        <w:t xml:space="preserve"> that</w:t>
      </w:r>
      <w:r w:rsidR="0083391B">
        <w:t xml:space="preserve"> </w:t>
      </w:r>
      <w:r w:rsidR="00BA1B77">
        <w:t>Prevent Insurance from Paying</w:t>
      </w:r>
      <w:r w:rsidR="00E0409D">
        <w:t xml:space="preserve"> (text)</w:t>
      </w:r>
    </w:p>
    <w:tbl>
      <w:tblPr>
        <w:tblStyle w:val="TableGrid"/>
        <w:tblW w:w="0" w:type="auto"/>
        <w:tblLook w:val="04A0" w:firstRow="1" w:lastRow="0" w:firstColumn="1" w:lastColumn="0" w:noHBand="0" w:noVBand="1"/>
      </w:tblPr>
      <w:tblGrid>
        <w:gridCol w:w="5395"/>
        <w:gridCol w:w="5395"/>
      </w:tblGrid>
      <w:tr w:rsidR="00E0409D" w14:paraId="7D94C702" w14:textId="77777777" w:rsidTr="6DA5F71B">
        <w:tc>
          <w:tcPr>
            <w:tcW w:w="5395" w:type="dxa"/>
          </w:tcPr>
          <w:p w14:paraId="47650792" w14:textId="4A7E3501" w:rsidR="00E0409D" w:rsidRDefault="00E0409D" w:rsidP="00E0409D">
            <w:r>
              <w:t>English</w:t>
            </w:r>
          </w:p>
        </w:tc>
        <w:tc>
          <w:tcPr>
            <w:tcW w:w="5395" w:type="dxa"/>
          </w:tcPr>
          <w:p w14:paraId="09E0511F" w14:textId="12943ACC" w:rsidR="00E0409D" w:rsidRDefault="00E0409D" w:rsidP="1AAE032A">
            <w:pPr>
              <w:rPr>
                <w:highlight w:val="cyan"/>
              </w:rPr>
            </w:pPr>
            <w:r w:rsidRPr="1AAE032A">
              <w:rPr>
                <w:highlight w:val="cyan"/>
              </w:rPr>
              <w:t>Spanish</w:t>
            </w:r>
          </w:p>
        </w:tc>
      </w:tr>
      <w:tr w:rsidR="00E0409D" w:rsidRPr="00DC3DAE" w14:paraId="136BF39D" w14:textId="77777777" w:rsidTr="6DA5F71B">
        <w:tc>
          <w:tcPr>
            <w:tcW w:w="5395" w:type="dxa"/>
          </w:tcPr>
          <w:p w14:paraId="7E1D5621" w14:textId="77777777" w:rsidR="00E0409D" w:rsidRDefault="00E0409D" w:rsidP="00E0409D">
            <w:r>
              <w:t>Problems that Prevent Insurance from Paying</w:t>
            </w:r>
          </w:p>
          <w:p w14:paraId="46CF0D97" w14:textId="77777777" w:rsidR="00E0409D" w:rsidRDefault="00E0409D" w:rsidP="00E0409D"/>
          <w:p w14:paraId="1580055F" w14:textId="77777777" w:rsidR="00E0409D" w:rsidRDefault="00E0409D" w:rsidP="00E0409D">
            <w:r>
              <w:t xml:space="preserve">Sometimes, an insurance company may refuse to pay for services provided to you.  When this happens, it is called a “denial.”   Denials can happen for many reasons.  Common causes include missing or incorrect information, lack of </w:t>
            </w:r>
            <w:r w:rsidRPr="00D26D41">
              <w:rPr>
                <w:highlight w:val="yellow"/>
              </w:rPr>
              <w:t>authorization</w:t>
            </w:r>
            <w:r>
              <w:t>, and issues with evaluating medical necessity.  Denials can result in you receiving an unexpected bill</w:t>
            </w:r>
            <w:commentRangeStart w:id="106"/>
            <w:commentRangeEnd w:id="106"/>
            <w:r>
              <w:rPr>
                <w:rStyle w:val="CommentReference"/>
                <w:sz w:val="24"/>
                <w:szCs w:val="24"/>
              </w:rPr>
              <w:commentReference w:id="106"/>
            </w:r>
            <w:r>
              <w:t>.  However, there are things you can do to help prevent or resolve these issues.</w:t>
            </w:r>
          </w:p>
          <w:p w14:paraId="6B5ADB82" w14:textId="77777777" w:rsidR="00E0409D" w:rsidRDefault="00E0409D" w:rsidP="00E0409D"/>
          <w:p w14:paraId="17A40DCE" w14:textId="77777777" w:rsidR="00E0409D" w:rsidRDefault="00E0409D" w:rsidP="00E0409D">
            <w:pPr>
              <w:pStyle w:val="Heading4"/>
            </w:pPr>
            <w:r>
              <w:t>Missing or Incorrect Information</w:t>
            </w:r>
          </w:p>
          <w:p w14:paraId="0BB249D1" w14:textId="77777777" w:rsidR="00E0409D" w:rsidRDefault="00E0409D" w:rsidP="00E0409D">
            <w:r>
              <w:rPr>
                <w:b/>
                <w:bCs/>
              </w:rPr>
              <w:t xml:space="preserve">Problem: </w:t>
            </w:r>
            <w:r>
              <w:t xml:space="preserve">One of the most common problems that prevents insurance from paying is missing or incorrect information about you and your insurance coverage. If your provider doesn’t have accurate information, they won’t be able to properly bill your insurance plan.  Even something as small as a misspelled name can result in insurance denying your claim.  Similarly, if your insurance company has missing or incomplete information about you and your other coverages, it may slow or stop the </w:t>
            </w:r>
            <w:r w:rsidRPr="00220A37">
              <w:rPr>
                <w:highlight w:val="yellow"/>
              </w:rPr>
              <w:t>Coordination of Benefits</w:t>
            </w:r>
            <w:r>
              <w:t xml:space="preserve"> process, preventing insurance from paying.  (</w:t>
            </w:r>
            <w:r>
              <w:rPr>
                <w:color w:val="FF0000"/>
              </w:rPr>
              <w:t xml:space="preserve">To learn more, visit </w:t>
            </w:r>
            <w:r w:rsidRPr="00737128">
              <w:rPr>
                <w:highlight w:val="green"/>
                <w:u w:val="single"/>
              </w:rPr>
              <w:t xml:space="preserve"> Coordination of Benefits</w:t>
            </w:r>
            <w:r>
              <w:t xml:space="preserve">).  </w:t>
            </w:r>
          </w:p>
          <w:p w14:paraId="51C69052" w14:textId="77777777" w:rsidR="00E0409D" w:rsidRDefault="00E0409D" w:rsidP="00E0409D"/>
          <w:p w14:paraId="499B78DF" w14:textId="77777777" w:rsidR="00E0409D" w:rsidRPr="00AD7ECC" w:rsidRDefault="00E0409D" w:rsidP="00E0409D">
            <w:r>
              <w:rPr>
                <w:b/>
                <w:bCs/>
              </w:rPr>
              <w:t xml:space="preserve">What you can do: </w:t>
            </w:r>
            <w:r>
              <w:t xml:space="preserve">When you visit a provider, make sure the information they have on file about you is accurate.  This includes your name and contact information, date of birth, and information about your current insurance plan(s). </w:t>
            </w:r>
          </w:p>
          <w:p w14:paraId="6C78F01B" w14:textId="77777777" w:rsidR="00E0409D" w:rsidRDefault="00E0409D" w:rsidP="00E0409D"/>
          <w:p w14:paraId="76A027A1" w14:textId="77777777" w:rsidR="00E0409D" w:rsidRDefault="00E0409D" w:rsidP="00E0409D">
            <w:pPr>
              <w:pStyle w:val="Heading4"/>
            </w:pPr>
            <w:r>
              <w:t>Lack of Authorization</w:t>
            </w:r>
          </w:p>
          <w:p w14:paraId="791D3403" w14:textId="77777777" w:rsidR="00E0409D" w:rsidRDefault="00E0409D" w:rsidP="00E0409D">
            <w:r>
              <w:rPr>
                <w:b/>
                <w:bCs/>
              </w:rPr>
              <w:t xml:space="preserve">Problem: </w:t>
            </w:r>
            <w:r>
              <w:t xml:space="preserve">In some cases, insurance will only pay for a service if they approve it first.  This approval is called </w:t>
            </w:r>
            <w:r w:rsidRPr="00A12450">
              <w:rPr>
                <w:highlight w:val="yellow"/>
              </w:rPr>
              <w:t>authorization</w:t>
            </w:r>
            <w:r>
              <w:t>.  Coverage may be denied if a patient sees a provider for the service without the approval of the insurance company.</w:t>
            </w:r>
          </w:p>
          <w:p w14:paraId="70613FE9" w14:textId="77777777" w:rsidR="00E0409D" w:rsidRDefault="00E0409D" w:rsidP="00E0409D"/>
          <w:p w14:paraId="5DDDD257" w14:textId="77777777" w:rsidR="00E0409D" w:rsidRPr="00BA1EC8" w:rsidRDefault="00E0409D" w:rsidP="00E0409D">
            <w:r>
              <w:rPr>
                <w:b/>
                <w:bCs/>
              </w:rPr>
              <w:t xml:space="preserve">What you can do: </w:t>
            </w:r>
            <w:r>
              <w:t>Before you receive care, check with your insurance company to see if they require authorization for the services you plan to receive.</w:t>
            </w:r>
          </w:p>
          <w:p w14:paraId="21DB47D2" w14:textId="77777777" w:rsidR="00E0409D" w:rsidRPr="00155F5D" w:rsidRDefault="00E0409D" w:rsidP="00E0409D"/>
          <w:p w14:paraId="745F128F" w14:textId="77777777" w:rsidR="00E0409D" w:rsidRDefault="00E0409D" w:rsidP="00E0409D">
            <w:pPr>
              <w:pStyle w:val="Heading4"/>
            </w:pPr>
            <w:r>
              <w:t>Medical Necessity</w:t>
            </w:r>
          </w:p>
          <w:p w14:paraId="7E57FEE4" w14:textId="77777777" w:rsidR="00E0409D" w:rsidRDefault="00E0409D" w:rsidP="00E0409D">
            <w:r w:rsidRPr="00220A37">
              <w:rPr>
                <w:b/>
              </w:rPr>
              <w:t>Problem:</w:t>
            </w:r>
            <w:r w:rsidRPr="00220A37">
              <w:t xml:space="preserve"> Medical necessity </w:t>
            </w:r>
            <w:r>
              <w:t>is the determination of whether</w:t>
            </w:r>
            <w:r w:rsidRPr="00220A37">
              <w:t xml:space="preserve"> a service is essential </w:t>
            </w:r>
            <w:r>
              <w:t xml:space="preserve">and appropriate </w:t>
            </w:r>
            <w:r w:rsidRPr="00220A37">
              <w:t xml:space="preserve">for your </w:t>
            </w:r>
            <w:r>
              <w:t>condition</w:t>
            </w:r>
            <w:r w:rsidRPr="00220A37">
              <w:t xml:space="preserve">. Insurance won't cover services they </w:t>
            </w:r>
            <w:r>
              <w:t>decide are</w:t>
            </w:r>
            <w:r w:rsidRPr="00220A37">
              <w:t xml:space="preserve"> unnecessary. They review </w:t>
            </w:r>
            <w:r>
              <w:t>medical necessity</w:t>
            </w:r>
            <w:r w:rsidRPr="00220A37">
              <w:t xml:space="preserve"> during </w:t>
            </w:r>
            <w:r w:rsidRPr="00A12450">
              <w:rPr>
                <w:highlight w:val="yellow"/>
              </w:rPr>
              <w:t>authorization</w:t>
            </w:r>
            <w:r w:rsidRPr="00220A37">
              <w:t>, care, or after billing. Decisions are based on clinical guidelines, diagnoses, and insurance plan rules, and may require detailed information from you or your provider.</w:t>
            </w:r>
            <w:r>
              <w:t xml:space="preserve">  If insurance decides you received care that wasn’t medically necessary, you may be charged for those services.</w:t>
            </w:r>
          </w:p>
          <w:p w14:paraId="10DA7647" w14:textId="77777777" w:rsidR="00E0409D" w:rsidRDefault="00E0409D" w:rsidP="00E0409D">
            <w:pPr>
              <w:spacing w:line="259" w:lineRule="auto"/>
            </w:pPr>
          </w:p>
          <w:p w14:paraId="27F8489A" w14:textId="77777777" w:rsidR="00E0409D" w:rsidRPr="00784DAB" w:rsidRDefault="00E0409D" w:rsidP="00E0409D">
            <w:pPr>
              <w:spacing w:line="259" w:lineRule="auto"/>
            </w:pPr>
            <w:r>
              <w:rPr>
                <w:b/>
                <w:bCs/>
              </w:rPr>
              <w:t xml:space="preserve">What you can do: </w:t>
            </w:r>
            <w:r>
              <w:t>Before you get care, contact your insurance company to find out what information they need from you or your provider to support the medical necessity of the service you plan to receive.  If insurance does not pay for services you already received because they have determined they were medically unnecessary, we suggest working with your provider and your insurance company to provide more documentation to support your claim.</w:t>
            </w:r>
          </w:p>
          <w:p w14:paraId="7B06085E" w14:textId="77777777" w:rsidR="00E0409D" w:rsidRDefault="00E0409D" w:rsidP="00E0409D"/>
          <w:p w14:paraId="317C08D8" w14:textId="77777777" w:rsidR="00E0409D" w:rsidRDefault="00E0409D" w:rsidP="00E0409D">
            <w:pPr>
              <w:pStyle w:val="Heading4"/>
            </w:pPr>
            <w:r>
              <w:t>Other Problems</w:t>
            </w:r>
          </w:p>
          <w:p w14:paraId="4FA39322" w14:textId="56B7692A" w:rsidR="00E0409D" w:rsidRDefault="00E0409D" w:rsidP="00E0409D">
            <w:r>
              <w:t>If you receive a bill for services you believe should have been paid for by your insurance, please contact us.</w:t>
            </w:r>
          </w:p>
        </w:tc>
        <w:tc>
          <w:tcPr>
            <w:tcW w:w="5395" w:type="dxa"/>
          </w:tcPr>
          <w:p w14:paraId="3CA358BB" w14:textId="536AA7D2" w:rsidR="00E0409D" w:rsidRPr="00F943E4" w:rsidRDefault="1A75E18F" w:rsidP="34B027F1">
            <w:pPr>
              <w:rPr>
                <w:rFonts w:ascii="Arial" w:eastAsia="Arial" w:hAnsi="Arial" w:cs="Arial"/>
                <w:color w:val="000000" w:themeColor="text1"/>
                <w:sz w:val="22"/>
                <w:szCs w:val="22"/>
                <w:lang w:val="es-US"/>
              </w:rPr>
            </w:pPr>
            <w:r w:rsidRPr="00F943E4">
              <w:rPr>
                <w:rFonts w:ascii="Arial" w:eastAsia="Arial" w:hAnsi="Arial" w:cs="Arial"/>
                <w:color w:val="000000" w:themeColor="text1"/>
                <w:sz w:val="22"/>
                <w:szCs w:val="22"/>
                <w:lang w:val="es-US"/>
              </w:rPr>
              <w:t xml:space="preserve">Problemas que Impiden que el Seguro </w:t>
            </w:r>
            <w:r w:rsidR="7AC305D5" w:rsidRPr="00F943E4">
              <w:rPr>
                <w:rFonts w:ascii="Arial" w:eastAsia="Arial" w:hAnsi="Arial" w:cs="Arial"/>
                <w:color w:val="000000" w:themeColor="text1"/>
                <w:sz w:val="22"/>
                <w:szCs w:val="22"/>
                <w:lang w:val="es-US"/>
              </w:rPr>
              <w:t>Realice</w:t>
            </w:r>
            <w:r w:rsidRPr="00F943E4">
              <w:rPr>
                <w:rFonts w:ascii="Arial" w:eastAsia="Arial" w:hAnsi="Arial" w:cs="Arial"/>
                <w:color w:val="000000" w:themeColor="text1"/>
                <w:sz w:val="22"/>
                <w:szCs w:val="22"/>
                <w:lang w:val="es-US"/>
              </w:rPr>
              <w:t xml:space="preserve"> Pagos</w:t>
            </w:r>
          </w:p>
          <w:p w14:paraId="3AE29791" w14:textId="0BDDFB9D" w:rsidR="00E0409D" w:rsidRPr="00F943E4" w:rsidRDefault="00E0409D" w:rsidP="34B027F1">
            <w:pPr>
              <w:rPr>
                <w:rFonts w:ascii="Arial" w:eastAsia="Arial" w:hAnsi="Arial" w:cs="Arial"/>
                <w:color w:val="000000" w:themeColor="text1"/>
                <w:sz w:val="22"/>
                <w:szCs w:val="22"/>
                <w:lang w:val="es-US"/>
              </w:rPr>
            </w:pPr>
          </w:p>
          <w:p w14:paraId="415C4F8D" w14:textId="24D73A0C" w:rsidR="00E0409D" w:rsidRPr="00F943E4" w:rsidRDefault="6360F31E" w:rsidP="34B027F1">
            <w:pPr>
              <w:rPr>
                <w:rFonts w:ascii="Aptos" w:eastAsia="Aptos" w:hAnsi="Aptos" w:cs="Arial"/>
                <w:lang w:val="es-US"/>
              </w:rPr>
            </w:pPr>
            <w:r w:rsidRPr="6DA5F71B">
              <w:rPr>
                <w:rFonts w:ascii="Arial" w:eastAsia="Arial" w:hAnsi="Arial" w:cs="Arial"/>
                <w:color w:val="000000" w:themeColor="text1"/>
                <w:sz w:val="22"/>
                <w:szCs w:val="22"/>
                <w:lang w:val="es-US"/>
              </w:rPr>
              <w:t xml:space="preserve">Algunas veces, una compañía de seguros puede negarse a pagar los servicios médicos que se le hayan dado. Cuando esto pasa, se le llama “negación”. Las negaciones pueden suceder por muchos motivos. Las causas más comunes son la falta de información o la información incorrecta, la falta de </w:t>
            </w:r>
            <w:r w:rsidRPr="6DA5F71B">
              <w:rPr>
                <w:rFonts w:ascii="Arial" w:eastAsia="Arial" w:hAnsi="Arial" w:cs="Arial"/>
                <w:color w:val="000000" w:themeColor="text1"/>
                <w:sz w:val="22"/>
                <w:szCs w:val="22"/>
                <w:highlight w:val="yellow"/>
                <w:lang w:val="es-US"/>
              </w:rPr>
              <w:t xml:space="preserve">autorización </w:t>
            </w:r>
            <w:r w:rsidRPr="6DA5F71B">
              <w:rPr>
                <w:rFonts w:ascii="Arial" w:eastAsia="Arial" w:hAnsi="Arial" w:cs="Arial"/>
                <w:color w:val="000000" w:themeColor="text1"/>
                <w:sz w:val="22"/>
                <w:szCs w:val="22"/>
                <w:lang w:val="es-US"/>
              </w:rPr>
              <w:t xml:space="preserve">y los problemas para evaluar la necesidad médica. Las negaciones pueden hacer que usted reciba una cuenta inesperada. Sin embargo, hay cosas que puede hacer para </w:t>
            </w:r>
            <w:r w:rsidR="66E751D1" w:rsidRPr="6DA5F71B">
              <w:rPr>
                <w:rFonts w:ascii="Arial" w:eastAsia="Arial" w:hAnsi="Arial" w:cs="Arial"/>
                <w:color w:val="000000" w:themeColor="text1"/>
                <w:sz w:val="22"/>
                <w:szCs w:val="22"/>
                <w:lang w:val="es-US"/>
              </w:rPr>
              <w:t>prevenir</w:t>
            </w:r>
            <w:r w:rsidRPr="6DA5F71B">
              <w:rPr>
                <w:rFonts w:ascii="Arial" w:eastAsia="Arial" w:hAnsi="Arial" w:cs="Arial"/>
                <w:color w:val="000000" w:themeColor="text1"/>
                <w:sz w:val="22"/>
                <w:szCs w:val="22"/>
                <w:lang w:val="es-US"/>
              </w:rPr>
              <w:t xml:space="preserve"> o resolver estos inconvenientes.</w:t>
            </w:r>
          </w:p>
          <w:p w14:paraId="36E4D5D2" w14:textId="50BDF1BE" w:rsidR="00E0409D" w:rsidRPr="00F943E4" w:rsidRDefault="00E0409D" w:rsidP="34B027F1">
            <w:pPr>
              <w:rPr>
                <w:rFonts w:ascii="Arial" w:eastAsia="Arial" w:hAnsi="Arial" w:cs="Arial"/>
                <w:color w:val="000000" w:themeColor="text1"/>
                <w:sz w:val="22"/>
                <w:szCs w:val="22"/>
                <w:lang w:val="es-US"/>
              </w:rPr>
            </w:pPr>
          </w:p>
          <w:p w14:paraId="5DDD5CD3" w14:textId="13350085" w:rsidR="00E0409D" w:rsidRPr="00F943E4" w:rsidRDefault="5A6151EB" w:rsidP="34B027F1">
            <w:pPr>
              <w:rPr>
                <w:rFonts w:ascii="Arial" w:eastAsia="Arial" w:hAnsi="Arial" w:cs="Arial"/>
                <w:i/>
                <w:iCs/>
                <w:color w:val="215E99" w:themeColor="text2" w:themeTint="BF"/>
                <w:sz w:val="22"/>
                <w:szCs w:val="22"/>
                <w:lang w:val="es-US"/>
              </w:rPr>
            </w:pPr>
            <w:r w:rsidRPr="00F943E4">
              <w:rPr>
                <w:rFonts w:ascii="Arial" w:eastAsia="Arial" w:hAnsi="Arial" w:cs="Arial"/>
                <w:i/>
                <w:iCs/>
                <w:color w:val="215E99" w:themeColor="text2" w:themeTint="BF"/>
                <w:sz w:val="22"/>
                <w:szCs w:val="22"/>
                <w:lang w:val="es-US"/>
              </w:rPr>
              <w:t xml:space="preserve">Falta información o </w:t>
            </w:r>
            <w:r w:rsidR="5693D1E9" w:rsidRPr="00F943E4">
              <w:rPr>
                <w:rFonts w:ascii="Arial" w:eastAsia="Arial" w:hAnsi="Arial" w:cs="Arial"/>
                <w:i/>
                <w:iCs/>
                <w:color w:val="215E99" w:themeColor="text2" w:themeTint="BF"/>
                <w:sz w:val="22"/>
                <w:szCs w:val="22"/>
                <w:lang w:val="es-US"/>
              </w:rPr>
              <w:t>I</w:t>
            </w:r>
            <w:r w:rsidRPr="00F943E4">
              <w:rPr>
                <w:rFonts w:ascii="Arial" w:eastAsia="Arial" w:hAnsi="Arial" w:cs="Arial"/>
                <w:i/>
                <w:iCs/>
                <w:color w:val="215E99" w:themeColor="text2" w:themeTint="BF"/>
                <w:sz w:val="22"/>
                <w:szCs w:val="22"/>
                <w:lang w:val="es-US"/>
              </w:rPr>
              <w:t xml:space="preserve">nformación </w:t>
            </w:r>
            <w:r w:rsidR="4CDB0917" w:rsidRPr="00F943E4">
              <w:rPr>
                <w:rFonts w:ascii="Arial" w:eastAsia="Arial" w:hAnsi="Arial" w:cs="Arial"/>
                <w:i/>
                <w:iCs/>
                <w:color w:val="215E99" w:themeColor="text2" w:themeTint="BF"/>
                <w:sz w:val="22"/>
                <w:szCs w:val="22"/>
                <w:lang w:val="es-US"/>
              </w:rPr>
              <w:t>I</w:t>
            </w:r>
            <w:r w:rsidRPr="00F943E4">
              <w:rPr>
                <w:rFonts w:ascii="Arial" w:eastAsia="Arial" w:hAnsi="Arial" w:cs="Arial"/>
                <w:i/>
                <w:iCs/>
                <w:color w:val="215E99" w:themeColor="text2" w:themeTint="BF"/>
                <w:sz w:val="22"/>
                <w:szCs w:val="22"/>
                <w:lang w:val="es-US"/>
              </w:rPr>
              <w:t>ncorrecta</w:t>
            </w:r>
          </w:p>
          <w:p w14:paraId="5EDB5FB4" w14:textId="2779E0EF" w:rsidR="00E0409D" w:rsidRPr="00F943E4" w:rsidRDefault="5A6151EB" w:rsidP="34B027F1">
            <w:pPr>
              <w:rPr>
                <w:rFonts w:ascii="Arial" w:eastAsia="Arial" w:hAnsi="Arial" w:cs="Arial"/>
                <w:sz w:val="22"/>
                <w:szCs w:val="22"/>
                <w:lang w:val="es-US"/>
              </w:rPr>
            </w:pPr>
            <w:r w:rsidRPr="00F943E4">
              <w:rPr>
                <w:rFonts w:ascii="Arial" w:eastAsia="Arial" w:hAnsi="Arial" w:cs="Arial"/>
                <w:b/>
                <w:bCs/>
                <w:color w:val="000000" w:themeColor="text1"/>
                <w:sz w:val="22"/>
                <w:szCs w:val="22"/>
                <w:lang w:val="es-US"/>
              </w:rPr>
              <w:t>El problema:</w:t>
            </w:r>
            <w:r w:rsidRPr="00F943E4">
              <w:rPr>
                <w:rFonts w:ascii="Arial" w:eastAsia="Arial" w:hAnsi="Arial" w:cs="Arial"/>
                <w:color w:val="000000" w:themeColor="text1"/>
                <w:sz w:val="22"/>
                <w:szCs w:val="22"/>
                <w:lang w:val="es-US"/>
              </w:rPr>
              <w:t xml:space="preserve"> Uno de los problemas más comunes que impiden que el seguro haga pagos es la falta de información o la información incorrecta sobre usted y la cobertura de su seguro. Si su proveedor no tiene la información correcta, no podrá cobrale de manera correcta a su seguro. Incluso algo tan pequeño como un nombre mal escrito puede hacer que el seguro niegue su reclamo. Del mismo modo, si su compañía de seguros tiene información incompleta sobre usted y sus otras coberturas, puede alentar o detener el proceso de </w:t>
            </w:r>
            <w:r w:rsidRPr="00F943E4">
              <w:rPr>
                <w:rFonts w:ascii="Arial" w:eastAsia="Arial" w:hAnsi="Arial" w:cs="Arial"/>
                <w:color w:val="000000" w:themeColor="text1"/>
                <w:sz w:val="22"/>
                <w:szCs w:val="22"/>
                <w:highlight w:val="yellow"/>
                <w:lang w:val="es-US"/>
              </w:rPr>
              <w:t>Coordinación de Beneficios</w:t>
            </w:r>
            <w:r w:rsidRPr="00F943E4">
              <w:rPr>
                <w:rFonts w:ascii="Arial" w:eastAsia="Arial" w:hAnsi="Arial" w:cs="Arial"/>
                <w:color w:val="000000" w:themeColor="text1"/>
                <w:sz w:val="22"/>
                <w:szCs w:val="22"/>
                <w:lang w:val="es-US"/>
              </w:rPr>
              <w:t xml:space="preserve">, impidiendo que el seguro pague. (Para más información, visite </w:t>
            </w:r>
            <w:r w:rsidRPr="00F943E4">
              <w:rPr>
                <w:rFonts w:ascii="Arial" w:eastAsia="Arial" w:hAnsi="Arial" w:cs="Arial"/>
                <w:color w:val="000000" w:themeColor="text1"/>
                <w:sz w:val="22"/>
                <w:szCs w:val="22"/>
                <w:highlight w:val="green"/>
                <w:lang w:val="es-US"/>
              </w:rPr>
              <w:t>Coordinación de Beneficios)</w:t>
            </w:r>
            <w:r w:rsidRPr="00F943E4">
              <w:rPr>
                <w:rFonts w:ascii="Arial" w:eastAsia="Arial" w:hAnsi="Arial" w:cs="Arial"/>
                <w:color w:val="000000" w:themeColor="text1"/>
                <w:sz w:val="22"/>
                <w:szCs w:val="22"/>
                <w:lang w:val="es-US"/>
              </w:rPr>
              <w:t>.</w:t>
            </w:r>
          </w:p>
          <w:p w14:paraId="73B77E70" w14:textId="03177364" w:rsidR="00E0409D" w:rsidRPr="00F943E4" w:rsidRDefault="00E0409D" w:rsidP="34B027F1">
            <w:pPr>
              <w:rPr>
                <w:rFonts w:ascii="Arial" w:eastAsia="Arial" w:hAnsi="Arial" w:cs="Arial"/>
                <w:color w:val="000000" w:themeColor="text1"/>
                <w:sz w:val="22"/>
                <w:szCs w:val="22"/>
                <w:lang w:val="es-US"/>
              </w:rPr>
            </w:pPr>
          </w:p>
          <w:p w14:paraId="4D4A70DE" w14:textId="54BAB642" w:rsidR="00E0409D" w:rsidRPr="00F943E4" w:rsidRDefault="5A6151EB" w:rsidP="34B027F1">
            <w:pPr>
              <w:rPr>
                <w:rFonts w:ascii="Arial" w:eastAsia="Arial" w:hAnsi="Arial" w:cs="Arial"/>
                <w:sz w:val="22"/>
                <w:szCs w:val="22"/>
                <w:lang w:val="es-US"/>
              </w:rPr>
            </w:pPr>
            <w:r w:rsidRPr="00F943E4">
              <w:rPr>
                <w:rFonts w:ascii="Arial" w:eastAsia="Arial" w:hAnsi="Arial" w:cs="Arial"/>
                <w:b/>
                <w:bCs/>
                <w:color w:val="000000" w:themeColor="text1"/>
                <w:sz w:val="22"/>
                <w:szCs w:val="22"/>
                <w:lang w:val="es-US"/>
              </w:rPr>
              <w:t>Qué Puede Usted Hacer:</w:t>
            </w:r>
            <w:r w:rsidRPr="00F943E4">
              <w:rPr>
                <w:rFonts w:ascii="Arial" w:eastAsia="Arial" w:hAnsi="Arial" w:cs="Arial"/>
                <w:color w:val="000000" w:themeColor="text1"/>
                <w:sz w:val="22"/>
                <w:szCs w:val="22"/>
                <w:lang w:val="es-US"/>
              </w:rPr>
              <w:t xml:space="preserve"> Cuando visite a un proveedor, asegúrese de que la información que tiene sobre usted es la correcta. Esto incluye su nombre y datos de contacto, fecha de nacimiento e información sobre su(s) seguro(s) actual(es).</w:t>
            </w:r>
          </w:p>
          <w:p w14:paraId="1921EAF4" w14:textId="02E169CA" w:rsidR="00E0409D" w:rsidRPr="00F943E4" w:rsidRDefault="00E0409D" w:rsidP="34B027F1">
            <w:pPr>
              <w:rPr>
                <w:rFonts w:ascii="Arial" w:eastAsia="Arial" w:hAnsi="Arial" w:cs="Arial"/>
                <w:color w:val="000000" w:themeColor="text1"/>
                <w:sz w:val="22"/>
                <w:szCs w:val="22"/>
                <w:lang w:val="es-US"/>
              </w:rPr>
            </w:pPr>
          </w:p>
          <w:p w14:paraId="421F721F" w14:textId="11753ECD" w:rsidR="00E0409D" w:rsidRPr="00F943E4" w:rsidRDefault="5A6151EB" w:rsidP="34B027F1">
            <w:pPr>
              <w:rPr>
                <w:rFonts w:ascii="Arial" w:eastAsia="Arial" w:hAnsi="Arial" w:cs="Arial"/>
                <w:i/>
                <w:iCs/>
                <w:color w:val="215E99" w:themeColor="text2" w:themeTint="BF"/>
                <w:sz w:val="22"/>
                <w:szCs w:val="22"/>
                <w:lang w:val="es-US"/>
              </w:rPr>
            </w:pPr>
            <w:r w:rsidRPr="00F943E4">
              <w:rPr>
                <w:rFonts w:ascii="Arial" w:eastAsia="Arial" w:hAnsi="Arial" w:cs="Arial"/>
                <w:i/>
                <w:iCs/>
                <w:color w:val="215E99" w:themeColor="text2" w:themeTint="BF"/>
                <w:sz w:val="22"/>
                <w:szCs w:val="22"/>
                <w:lang w:val="es-US"/>
              </w:rPr>
              <w:t>Falta de Autorización</w:t>
            </w:r>
          </w:p>
          <w:p w14:paraId="6923CE5C" w14:textId="5B3223CB" w:rsidR="00E0409D" w:rsidRPr="00F943E4" w:rsidRDefault="5A6151EB" w:rsidP="34B027F1">
            <w:pPr>
              <w:rPr>
                <w:rFonts w:ascii="Arial" w:eastAsia="Arial" w:hAnsi="Arial" w:cs="Arial"/>
                <w:sz w:val="22"/>
                <w:szCs w:val="22"/>
                <w:lang w:val="es-US"/>
              </w:rPr>
            </w:pPr>
            <w:r w:rsidRPr="00F943E4">
              <w:rPr>
                <w:rFonts w:ascii="Arial" w:eastAsia="Arial" w:hAnsi="Arial" w:cs="Arial"/>
                <w:b/>
                <w:bCs/>
                <w:color w:val="000000" w:themeColor="text1"/>
                <w:sz w:val="22"/>
                <w:szCs w:val="22"/>
                <w:lang w:val="es-US"/>
              </w:rPr>
              <w:t>El problema:</w:t>
            </w:r>
            <w:r w:rsidRPr="00F943E4">
              <w:rPr>
                <w:rFonts w:ascii="Arial" w:eastAsia="Arial" w:hAnsi="Arial" w:cs="Arial"/>
                <w:color w:val="000000" w:themeColor="text1"/>
                <w:sz w:val="22"/>
                <w:szCs w:val="22"/>
                <w:lang w:val="es-US"/>
              </w:rPr>
              <w:t xml:space="preserve"> En algunos casos, el seguro sólo pagará un servicio si lo aprueba antes de que lo reciba. A esta aprobación se le llama autorización. La cobertura puede ser negada si un paciente recibe un servicio sin la previa autorización de la compañía de seguros.</w:t>
            </w:r>
          </w:p>
          <w:p w14:paraId="5FAF5FC5" w14:textId="4F27313D" w:rsidR="00E0409D" w:rsidRPr="00F943E4" w:rsidRDefault="5F9D962D" w:rsidP="17D6F934">
            <w:pPr>
              <w:rPr>
                <w:rFonts w:ascii="Arial" w:eastAsia="Arial" w:hAnsi="Arial" w:cs="Arial"/>
                <w:color w:val="000000" w:themeColor="text1"/>
                <w:sz w:val="22"/>
                <w:szCs w:val="22"/>
                <w:lang w:val="es-US"/>
              </w:rPr>
            </w:pPr>
            <w:r w:rsidRPr="17D6F934">
              <w:rPr>
                <w:rFonts w:ascii="Arial" w:eastAsia="Arial" w:hAnsi="Arial" w:cs="Arial"/>
                <w:color w:val="000000" w:themeColor="text1"/>
                <w:sz w:val="22"/>
                <w:szCs w:val="22"/>
                <w:lang w:val="es-US"/>
              </w:rPr>
              <w:t xml:space="preserve"> </w:t>
            </w:r>
          </w:p>
          <w:p w14:paraId="1561BC9E" w14:textId="27B43747" w:rsidR="00E0409D" w:rsidRPr="00F943E4" w:rsidRDefault="5F9D962D" w:rsidP="34B027F1">
            <w:pPr>
              <w:rPr>
                <w:rFonts w:ascii="Arial" w:eastAsia="Arial" w:hAnsi="Arial" w:cs="Arial"/>
                <w:color w:val="000000" w:themeColor="text1"/>
                <w:sz w:val="22"/>
                <w:szCs w:val="22"/>
                <w:lang w:val="es-US"/>
              </w:rPr>
            </w:pPr>
            <w:r w:rsidRPr="17D6F934">
              <w:rPr>
                <w:rFonts w:ascii="Arial" w:eastAsia="Arial" w:hAnsi="Arial" w:cs="Arial"/>
                <w:b/>
                <w:bCs/>
                <w:color w:val="000000" w:themeColor="text1"/>
                <w:sz w:val="22"/>
                <w:szCs w:val="22"/>
                <w:lang w:val="es-US"/>
              </w:rPr>
              <w:t>Qué Puede Usted Hacer:</w:t>
            </w:r>
            <w:r w:rsidRPr="17D6F934">
              <w:rPr>
                <w:rFonts w:ascii="Arial" w:eastAsia="Arial" w:hAnsi="Arial" w:cs="Arial"/>
                <w:color w:val="000000" w:themeColor="text1"/>
                <w:sz w:val="22"/>
                <w:szCs w:val="22"/>
                <w:lang w:val="es-US"/>
              </w:rPr>
              <w:t xml:space="preserve"> Antes de recibir atención médica, </w:t>
            </w:r>
            <w:r w:rsidR="0304F0BE" w:rsidRPr="17D6F934">
              <w:rPr>
                <w:rFonts w:ascii="Arial" w:eastAsia="Arial" w:hAnsi="Arial" w:cs="Arial"/>
                <w:color w:val="000000" w:themeColor="text1"/>
                <w:sz w:val="22"/>
                <w:szCs w:val="22"/>
                <w:lang w:val="es-US"/>
              </w:rPr>
              <w:t>pregunt</w:t>
            </w:r>
            <w:r w:rsidRPr="17D6F934">
              <w:rPr>
                <w:rFonts w:ascii="Arial" w:eastAsia="Arial" w:hAnsi="Arial" w:cs="Arial"/>
                <w:color w:val="000000" w:themeColor="text1"/>
                <w:sz w:val="22"/>
                <w:szCs w:val="22"/>
                <w:lang w:val="es-US"/>
              </w:rPr>
              <w:t xml:space="preserve">e a su compañía de seguros si le </w:t>
            </w:r>
            <w:r w:rsidR="0A2502DE" w:rsidRPr="17D6F934">
              <w:rPr>
                <w:rFonts w:ascii="Arial" w:eastAsia="Arial" w:hAnsi="Arial" w:cs="Arial"/>
                <w:color w:val="000000" w:themeColor="text1"/>
                <w:sz w:val="22"/>
                <w:szCs w:val="22"/>
                <w:lang w:val="es-US"/>
              </w:rPr>
              <w:t xml:space="preserve">necesita </w:t>
            </w:r>
            <w:r w:rsidRPr="17D6F934">
              <w:rPr>
                <w:rFonts w:ascii="Arial" w:eastAsia="Arial" w:hAnsi="Arial" w:cs="Arial"/>
                <w:color w:val="000000" w:themeColor="text1"/>
                <w:sz w:val="22"/>
                <w:szCs w:val="22"/>
                <w:lang w:val="es-US"/>
              </w:rPr>
              <w:t>autorización para los servicios que piensa recibir.</w:t>
            </w:r>
          </w:p>
          <w:p w14:paraId="30923F6D" w14:textId="1F2DE01C" w:rsidR="17D6F934" w:rsidRDefault="17D6F934" w:rsidP="17D6F934">
            <w:pPr>
              <w:rPr>
                <w:rFonts w:ascii="Arial" w:eastAsia="Arial" w:hAnsi="Arial" w:cs="Arial"/>
                <w:color w:val="000000" w:themeColor="text1"/>
                <w:sz w:val="22"/>
                <w:szCs w:val="22"/>
                <w:lang w:val="es-US"/>
              </w:rPr>
            </w:pPr>
          </w:p>
          <w:p w14:paraId="2EC7127A" w14:textId="3F439A1F" w:rsidR="00E0409D" w:rsidRPr="00F943E4" w:rsidRDefault="41D967BB" w:rsidP="34B027F1">
            <w:pPr>
              <w:rPr>
                <w:rFonts w:ascii="Arial" w:eastAsia="Arial" w:hAnsi="Arial" w:cs="Arial"/>
                <w:i/>
                <w:iCs/>
                <w:color w:val="215E99" w:themeColor="text2" w:themeTint="BF"/>
                <w:sz w:val="22"/>
                <w:szCs w:val="22"/>
                <w:lang w:val="es-US"/>
              </w:rPr>
            </w:pPr>
            <w:r w:rsidRPr="00F943E4">
              <w:rPr>
                <w:rFonts w:ascii="Arial" w:eastAsia="Arial" w:hAnsi="Arial" w:cs="Arial"/>
                <w:i/>
                <w:iCs/>
                <w:color w:val="215E99" w:themeColor="text2" w:themeTint="BF"/>
                <w:sz w:val="22"/>
                <w:szCs w:val="22"/>
                <w:lang w:val="es-US"/>
              </w:rPr>
              <w:t>Necesidad Médica</w:t>
            </w:r>
          </w:p>
          <w:p w14:paraId="176ACF8D" w14:textId="4A4C9AA7" w:rsidR="00E0409D" w:rsidRPr="00F943E4" w:rsidRDefault="41D967BB" w:rsidP="34B027F1">
            <w:pPr>
              <w:rPr>
                <w:rFonts w:ascii="Arial" w:eastAsia="Arial" w:hAnsi="Arial" w:cs="Arial"/>
                <w:sz w:val="22"/>
                <w:szCs w:val="22"/>
                <w:lang w:val="es-US"/>
              </w:rPr>
            </w:pPr>
            <w:r w:rsidRPr="00F943E4">
              <w:rPr>
                <w:rFonts w:ascii="Arial" w:eastAsia="Arial" w:hAnsi="Arial" w:cs="Arial"/>
                <w:b/>
                <w:bCs/>
                <w:color w:val="000000" w:themeColor="text1"/>
                <w:sz w:val="22"/>
                <w:szCs w:val="22"/>
                <w:lang w:val="es-US"/>
              </w:rPr>
              <w:t>El problema:</w:t>
            </w:r>
            <w:r w:rsidRPr="00F943E4">
              <w:rPr>
                <w:rFonts w:ascii="Arial" w:eastAsia="Arial" w:hAnsi="Arial" w:cs="Arial"/>
                <w:color w:val="000000" w:themeColor="text1"/>
                <w:sz w:val="22"/>
                <w:szCs w:val="22"/>
                <w:lang w:val="es-US"/>
              </w:rPr>
              <w:t xml:space="preserve"> La necesidad médica es la que decide si un servicio es esencial y apropiado para su condición de salud. El seguro no cubrirá los servicios que crean que son innecesarios. Ellos revisan la necesidad médica durante la </w:t>
            </w:r>
            <w:r w:rsidRPr="00F943E4">
              <w:rPr>
                <w:rFonts w:ascii="Arial" w:eastAsia="Arial" w:hAnsi="Arial" w:cs="Arial"/>
                <w:color w:val="000000" w:themeColor="text1"/>
                <w:sz w:val="22"/>
                <w:szCs w:val="22"/>
                <w:highlight w:val="yellow"/>
                <w:lang w:val="es-US"/>
              </w:rPr>
              <w:t>autorización</w:t>
            </w:r>
            <w:r w:rsidRPr="00F943E4">
              <w:rPr>
                <w:rFonts w:ascii="Arial" w:eastAsia="Arial" w:hAnsi="Arial" w:cs="Arial"/>
                <w:color w:val="000000" w:themeColor="text1"/>
                <w:sz w:val="22"/>
                <w:szCs w:val="22"/>
                <w:lang w:val="es-US"/>
              </w:rPr>
              <w:t>, mientras le dan la atención o después de crear la cuenta. Las decisiones se basan en guías clínicas, diagnósticos y normas del plan de seguros, y estas pueden requerir información detallada sobre usted o de su proveedor. Si el seguro decide que usted recibió una atención que médicamente no era necesaria, podría usted tener que pagar por esos servicios.</w:t>
            </w:r>
          </w:p>
          <w:p w14:paraId="370A62A4" w14:textId="7DE53254" w:rsidR="00E0409D" w:rsidRPr="00F943E4" w:rsidRDefault="00E0409D" w:rsidP="34B027F1">
            <w:pPr>
              <w:rPr>
                <w:rFonts w:ascii="Arial" w:eastAsia="Arial" w:hAnsi="Arial" w:cs="Arial"/>
                <w:color w:val="000000" w:themeColor="text1"/>
                <w:sz w:val="22"/>
                <w:szCs w:val="22"/>
                <w:lang w:val="es-US"/>
              </w:rPr>
            </w:pPr>
          </w:p>
          <w:p w14:paraId="67BCAF28" w14:textId="71B8FC4B" w:rsidR="00E0409D" w:rsidRDefault="435DC64A" w:rsidP="34B027F1">
            <w:pPr>
              <w:rPr>
                <w:rFonts w:eastAsiaTheme="minorEastAsia"/>
                <w:lang w:val="es-ES"/>
              </w:rPr>
            </w:pPr>
            <w:r w:rsidRPr="34B027F1">
              <w:rPr>
                <w:rFonts w:eastAsiaTheme="minorEastAsia"/>
                <w:b/>
                <w:bCs/>
                <w:color w:val="000000" w:themeColor="text1"/>
                <w:lang w:val="es-ES"/>
              </w:rPr>
              <w:t>Qué Puede Usted Hacer:</w:t>
            </w:r>
            <w:r w:rsidRPr="34B027F1">
              <w:rPr>
                <w:rFonts w:eastAsiaTheme="minorEastAsia"/>
                <w:color w:val="000000" w:themeColor="text1"/>
                <w:lang w:val="es-ES"/>
              </w:rPr>
              <w:t xml:space="preserve"> Antes de recibir atención medica, póngase en contacto con su compañía de seguros para averiguar qué información necesitan de usted o de su proveedor para justificar la necesidad médica del servicio que planea recibir. Si el seguro no paga los servicios que ya ha recibido porque ha determinado que eran médicamente innecesarios, le sugerimos que colabore con su proveedor y su compañía de seguros para darles más documentos que justifiquen su reclamo.</w:t>
            </w:r>
          </w:p>
          <w:p w14:paraId="3B95649E" w14:textId="1E45803D" w:rsidR="00E0409D" w:rsidRDefault="00E0409D" w:rsidP="34B027F1">
            <w:pPr>
              <w:rPr>
                <w:rFonts w:ascii="Aptos" w:eastAsia="Aptos" w:hAnsi="Aptos" w:cs="Aptos"/>
                <w:i/>
                <w:iCs/>
                <w:lang w:val="es-ES"/>
              </w:rPr>
            </w:pPr>
          </w:p>
          <w:p w14:paraId="79ACB0C9" w14:textId="5B9A1B44" w:rsidR="00E0409D" w:rsidRDefault="435DC64A" w:rsidP="34B027F1">
            <w:pPr>
              <w:rPr>
                <w:rFonts w:ascii="Aptos" w:eastAsia="Aptos" w:hAnsi="Aptos" w:cs="Aptos"/>
                <w:i/>
                <w:iCs/>
                <w:color w:val="215E99" w:themeColor="text2" w:themeTint="BF"/>
                <w:lang w:val="es-ES"/>
              </w:rPr>
            </w:pPr>
            <w:r w:rsidRPr="34B027F1">
              <w:rPr>
                <w:rFonts w:ascii="Aptos" w:eastAsia="Aptos" w:hAnsi="Aptos" w:cs="Aptos"/>
                <w:i/>
                <w:iCs/>
                <w:color w:val="215E99" w:themeColor="text2" w:themeTint="BF"/>
                <w:lang w:val="es-ES"/>
              </w:rPr>
              <w:t>Otros Problemas</w:t>
            </w:r>
          </w:p>
          <w:p w14:paraId="01EEBDAC" w14:textId="3EE7D682" w:rsidR="00E0409D" w:rsidRDefault="435DC64A" w:rsidP="34B027F1">
            <w:pPr>
              <w:rPr>
                <w:rFonts w:ascii="Aptos" w:eastAsia="Aptos" w:hAnsi="Aptos" w:cs="Aptos"/>
                <w:color w:val="000000" w:themeColor="text1"/>
                <w:lang w:val="es-ES"/>
              </w:rPr>
            </w:pPr>
            <w:r w:rsidRPr="34B027F1">
              <w:rPr>
                <w:rFonts w:ascii="Aptos" w:eastAsia="Aptos" w:hAnsi="Aptos" w:cs="Aptos"/>
                <w:color w:val="000000" w:themeColor="text1"/>
                <w:lang w:val="es-ES"/>
              </w:rPr>
              <w:t xml:space="preserve">Si recibe una cuenta por servicios que usted cree que su seguro debería haber pagado, </w:t>
            </w:r>
            <w:r w:rsidR="68985436" w:rsidRPr="276395AA">
              <w:rPr>
                <w:rFonts w:ascii="Aptos" w:eastAsia="Aptos" w:hAnsi="Aptos" w:cs="Aptos"/>
                <w:color w:val="000000" w:themeColor="text1"/>
                <w:lang w:val="es-ES"/>
              </w:rPr>
              <w:t>c</w:t>
            </w:r>
            <w:r w:rsidR="68985436" w:rsidRPr="276395AA">
              <w:rPr>
                <w:rFonts w:ascii="Arial" w:eastAsia="Arial" w:hAnsi="Arial" w:cs="Arial"/>
                <w:color w:val="000000" w:themeColor="text1"/>
                <w:sz w:val="22"/>
                <w:szCs w:val="22"/>
                <w:lang w:val="es-ES"/>
              </w:rPr>
              <w:t>ontáctenos</w:t>
            </w:r>
            <w:r w:rsidR="68985436" w:rsidRPr="2CA970F5">
              <w:rPr>
                <w:rFonts w:ascii="Arial" w:eastAsia="Arial" w:hAnsi="Arial" w:cs="Arial"/>
                <w:color w:val="000000" w:themeColor="text1"/>
                <w:sz w:val="22"/>
                <w:szCs w:val="22"/>
                <w:lang w:val="es-ES"/>
              </w:rPr>
              <w:t xml:space="preserve"> </w:t>
            </w:r>
            <w:r w:rsidR="68985436" w:rsidRPr="4C70327E">
              <w:rPr>
                <w:rFonts w:ascii="Arial" w:eastAsia="Arial" w:hAnsi="Arial" w:cs="Arial"/>
                <w:color w:val="000000" w:themeColor="text1"/>
                <w:sz w:val="22"/>
                <w:szCs w:val="22"/>
                <w:lang w:val="es-ES"/>
              </w:rPr>
              <w:t xml:space="preserve">por </w:t>
            </w:r>
            <w:r w:rsidR="68985436" w:rsidRPr="4E0F0290">
              <w:rPr>
                <w:rFonts w:ascii="Arial" w:eastAsia="Arial" w:hAnsi="Arial" w:cs="Arial"/>
                <w:color w:val="000000" w:themeColor="text1"/>
                <w:sz w:val="22"/>
                <w:szCs w:val="22"/>
                <w:lang w:val="es-ES"/>
              </w:rPr>
              <w:t>favor</w:t>
            </w:r>
            <w:r w:rsidRPr="34B027F1">
              <w:rPr>
                <w:rFonts w:ascii="Aptos" w:eastAsia="Aptos" w:hAnsi="Aptos" w:cs="Aptos"/>
                <w:color w:val="000000" w:themeColor="text1"/>
                <w:lang w:val="es-ES"/>
              </w:rPr>
              <w:t>.</w:t>
            </w:r>
          </w:p>
          <w:p w14:paraId="7CFE8D08" w14:textId="5A3167E3" w:rsidR="00E0409D" w:rsidRPr="00F943E4" w:rsidRDefault="00E0409D" w:rsidP="34B027F1">
            <w:pPr>
              <w:rPr>
                <w:rFonts w:ascii="Aptos" w:eastAsia="Aptos" w:hAnsi="Aptos" w:cs="Aptos"/>
                <w:lang w:val="es-US"/>
              </w:rPr>
            </w:pPr>
          </w:p>
          <w:p w14:paraId="51505F7C" w14:textId="62F5AF24" w:rsidR="00E0409D" w:rsidRDefault="00E0409D" w:rsidP="00E0409D">
            <w:pPr>
              <w:rPr>
                <w:rFonts w:eastAsiaTheme="minorEastAsia"/>
                <w:color w:val="000000" w:themeColor="text1"/>
                <w:lang w:val="es-ES"/>
              </w:rPr>
            </w:pPr>
          </w:p>
        </w:tc>
      </w:tr>
    </w:tbl>
    <w:p w14:paraId="42507107" w14:textId="77777777" w:rsidR="00E0409D" w:rsidRPr="00F943E4" w:rsidRDefault="00E0409D" w:rsidP="00E0409D">
      <w:pPr>
        <w:rPr>
          <w:lang w:val="es-US"/>
        </w:rPr>
      </w:pPr>
    </w:p>
    <w:p w14:paraId="1D4BD77A" w14:textId="1DFB0297" w:rsidR="0047534B" w:rsidRDefault="003B5B34" w:rsidP="00536FE7">
      <w:pPr>
        <w:pStyle w:val="Heading3"/>
      </w:pPr>
      <w:r>
        <w:t>Common Questions about Reading Your Bill</w:t>
      </w:r>
      <w:r w:rsidR="00173ACB">
        <w:t xml:space="preserve"> (text)</w:t>
      </w:r>
    </w:p>
    <w:tbl>
      <w:tblPr>
        <w:tblStyle w:val="TableGrid"/>
        <w:tblW w:w="0" w:type="auto"/>
        <w:tblLook w:val="04A0" w:firstRow="1" w:lastRow="0" w:firstColumn="1" w:lastColumn="0" w:noHBand="0" w:noVBand="1"/>
      </w:tblPr>
      <w:tblGrid>
        <w:gridCol w:w="5395"/>
        <w:gridCol w:w="5395"/>
      </w:tblGrid>
      <w:tr w:rsidR="00173ACB" w14:paraId="4483CF05" w14:textId="77777777" w:rsidTr="00B155FA">
        <w:tc>
          <w:tcPr>
            <w:tcW w:w="5395" w:type="dxa"/>
          </w:tcPr>
          <w:p w14:paraId="71BD3675" w14:textId="061F6997" w:rsidR="00173ACB" w:rsidRDefault="00173ACB" w:rsidP="00173ACB">
            <w:r>
              <w:t>English</w:t>
            </w:r>
          </w:p>
        </w:tc>
        <w:tc>
          <w:tcPr>
            <w:tcW w:w="5395" w:type="dxa"/>
          </w:tcPr>
          <w:p w14:paraId="02DF1DB8" w14:textId="128D5D50" w:rsidR="00173ACB" w:rsidRDefault="00173ACB" w:rsidP="1AAE032A">
            <w:pPr>
              <w:rPr>
                <w:highlight w:val="cyan"/>
              </w:rPr>
            </w:pPr>
            <w:r w:rsidRPr="1AAE032A">
              <w:rPr>
                <w:highlight w:val="cyan"/>
              </w:rPr>
              <w:t>Spanish</w:t>
            </w:r>
          </w:p>
        </w:tc>
      </w:tr>
      <w:tr w:rsidR="00173ACB" w:rsidRPr="00DC3DAE" w14:paraId="558F8FB0" w14:textId="77777777" w:rsidTr="00B155FA">
        <w:tc>
          <w:tcPr>
            <w:tcW w:w="5395" w:type="dxa"/>
          </w:tcPr>
          <w:p w14:paraId="2038C043" w14:textId="77777777" w:rsidR="00173ACB" w:rsidRDefault="00173ACB" w:rsidP="00173ACB">
            <w:r>
              <w:t>Common Questions about Reading Your Bill</w:t>
            </w:r>
          </w:p>
          <w:p w14:paraId="20BAD041" w14:textId="77777777" w:rsidR="00173ACB" w:rsidRDefault="00173ACB" w:rsidP="00173ACB"/>
          <w:p w14:paraId="2BD6463E" w14:textId="77777777" w:rsidR="00173ACB" w:rsidRDefault="00173ACB" w:rsidP="00173ACB">
            <w:pPr>
              <w:pStyle w:val="Heading4"/>
            </w:pPr>
            <w:r>
              <w:t>Why did I receive multiple bills and EOBs?</w:t>
            </w:r>
          </w:p>
          <w:p w14:paraId="5651895F" w14:textId="77777777" w:rsidR="00173ACB" w:rsidRDefault="00173ACB" w:rsidP="00173ACB">
            <w:r>
              <w:t xml:space="preserve">Sometimes, you may receive more than one bill and more than one </w:t>
            </w:r>
            <w:r w:rsidRPr="00A12450">
              <w:rPr>
                <w:highlight w:val="yellow"/>
              </w:rPr>
              <w:t>explanation of benefits</w:t>
            </w:r>
            <w:r>
              <w:t xml:space="preserve">, or EOB.  For example, if you were treated at the hospital, you may receive a </w:t>
            </w:r>
            <w:r w:rsidRPr="00A12450">
              <w:rPr>
                <w:highlight w:val="yellow"/>
              </w:rPr>
              <w:t>hospital bill</w:t>
            </w:r>
            <w:r>
              <w:t xml:space="preserve"> and a </w:t>
            </w:r>
            <w:r w:rsidRPr="00A12450">
              <w:rPr>
                <w:highlight w:val="yellow"/>
              </w:rPr>
              <w:t>physician bill</w:t>
            </w:r>
            <w:r>
              <w:t xml:space="preserve"> and will receive a separate EOB for each bill.  You may also receive multiple bills and EOBs for services provided on different days, or multiple services provided on the same day.</w:t>
            </w:r>
          </w:p>
          <w:p w14:paraId="110FDAFB" w14:textId="77777777" w:rsidR="00173ACB" w:rsidRDefault="00173ACB" w:rsidP="00173ACB"/>
          <w:p w14:paraId="28507E04" w14:textId="77777777" w:rsidR="00173ACB" w:rsidRDefault="00173ACB" w:rsidP="00173ACB">
            <w:pPr>
              <w:pStyle w:val="Heading4"/>
            </w:pPr>
            <w:r>
              <w:t>Why doesn’t my EOB match my bill?</w:t>
            </w:r>
          </w:p>
          <w:p w14:paraId="32FF2716" w14:textId="77777777" w:rsidR="00173ACB" w:rsidRDefault="00173ACB" w:rsidP="00173ACB">
            <w:r>
              <w:t xml:space="preserve">There are several reasons why your EOB may not match your bill.  </w:t>
            </w:r>
          </w:p>
          <w:p w14:paraId="018B4359" w14:textId="77777777" w:rsidR="00173ACB" w:rsidRDefault="00173ACB" w:rsidP="000B1916">
            <w:pPr>
              <w:pStyle w:val="ListParagraph"/>
              <w:numPr>
                <w:ilvl w:val="0"/>
                <w:numId w:val="37"/>
              </w:numPr>
            </w:pPr>
            <w:r>
              <w:t>The bill from your provider may include other balances from services provided previously.</w:t>
            </w:r>
          </w:p>
          <w:p w14:paraId="56A36454" w14:textId="77777777" w:rsidR="00173ACB" w:rsidRDefault="00173ACB" w:rsidP="000B1916">
            <w:pPr>
              <w:pStyle w:val="ListParagraph"/>
              <w:numPr>
                <w:ilvl w:val="0"/>
                <w:numId w:val="17"/>
              </w:numPr>
            </w:pPr>
            <w:r>
              <w:t xml:space="preserve">If you or your insurance company made a payment between the time of service and the time the EOB was sent, your bill may show that you owe less than the amount shown on your EOB.  </w:t>
            </w:r>
          </w:p>
          <w:p w14:paraId="554CD0CB" w14:textId="77777777" w:rsidR="00173ACB" w:rsidRDefault="00173ACB" w:rsidP="000B1916">
            <w:pPr>
              <w:pStyle w:val="ListParagraph"/>
              <w:numPr>
                <w:ilvl w:val="0"/>
                <w:numId w:val="17"/>
              </w:numPr>
            </w:pPr>
            <w:r>
              <w:t xml:space="preserve">If your provider sent you a bill before your insurance made a payment, your bill may show that you owe more than the amount shown on your EOB.  </w:t>
            </w:r>
          </w:p>
          <w:p w14:paraId="7EF2DEB9" w14:textId="77777777" w:rsidR="00173ACB" w:rsidRDefault="00173ACB" w:rsidP="00173ACB"/>
          <w:p w14:paraId="46575D63" w14:textId="77777777" w:rsidR="00173ACB" w:rsidRDefault="00173ACB" w:rsidP="00173ACB">
            <w:r>
              <w:t xml:space="preserve">You can print a current statement at any time by visiting </w:t>
            </w:r>
            <w:r w:rsidRPr="00CD2921">
              <w:rPr>
                <w:highlight w:val="green"/>
                <w:u w:val="single"/>
              </w:rPr>
              <w:t>Manage My Bills</w:t>
            </w:r>
            <w:r>
              <w:t>.</w:t>
            </w:r>
          </w:p>
          <w:p w14:paraId="20A6744F" w14:textId="77777777" w:rsidR="00173ACB" w:rsidRDefault="00173ACB" w:rsidP="00173ACB"/>
          <w:p w14:paraId="2CC8D045" w14:textId="77777777" w:rsidR="00173ACB" w:rsidRDefault="00173ACB" w:rsidP="00173ACB">
            <w:pPr>
              <w:pStyle w:val="Heading4"/>
            </w:pPr>
            <w:r>
              <w:t>What should I do if I think I’ve been billed incorrectly?</w:t>
            </w:r>
          </w:p>
          <w:p w14:paraId="0FA9CEFC" w14:textId="646C43C1" w:rsidR="00173ACB" w:rsidRDefault="00173ACB" w:rsidP="00173ACB">
            <w:r>
              <w:t xml:space="preserve">If you think you’ve been billed incorrectly, please </w:t>
            </w:r>
            <w:r w:rsidRPr="00FD77FA">
              <w:rPr>
                <w:highlight w:val="green"/>
                <w:u w:val="single"/>
              </w:rPr>
              <w:t>contact us</w:t>
            </w:r>
            <w:r>
              <w:t xml:space="preserve">.  </w:t>
            </w:r>
          </w:p>
        </w:tc>
        <w:tc>
          <w:tcPr>
            <w:tcW w:w="5395" w:type="dxa"/>
          </w:tcPr>
          <w:p w14:paraId="66D7D725" w14:textId="05A7BFF2" w:rsidR="00173ACB" w:rsidRPr="00BB4417" w:rsidRDefault="749CEE3D" w:rsidP="2856694D">
            <w:pPr>
              <w:rPr>
                <w:rFonts w:ascii="Aptos" w:eastAsia="Aptos" w:hAnsi="Aptos" w:cs="Arial"/>
                <w:lang w:val="es-US"/>
              </w:rPr>
            </w:pPr>
            <w:r w:rsidRPr="00BB4417">
              <w:rPr>
                <w:rFonts w:ascii="Aptos" w:eastAsia="Aptos" w:hAnsi="Aptos" w:cs="Arial"/>
                <w:color w:val="000000" w:themeColor="text1"/>
                <w:lang w:val="es-US"/>
              </w:rPr>
              <w:t>Preguntas Frecuentes Acerca de Leer su Cuenta</w:t>
            </w:r>
          </w:p>
          <w:p w14:paraId="51DE85B2" w14:textId="67B87DD0" w:rsidR="00173ACB" w:rsidRPr="00BB4417" w:rsidRDefault="00173ACB" w:rsidP="291443D9">
            <w:pPr>
              <w:rPr>
                <w:rFonts w:ascii="Aptos" w:eastAsia="Aptos" w:hAnsi="Aptos" w:cs="Arial"/>
                <w:color w:val="000000" w:themeColor="text1"/>
                <w:lang w:val="es-US"/>
              </w:rPr>
            </w:pPr>
          </w:p>
          <w:p w14:paraId="41E758AF" w14:textId="35F8D652" w:rsidR="00173ACB" w:rsidRPr="00BB4417" w:rsidRDefault="71FE01E9" w:rsidP="4112725A">
            <w:pPr>
              <w:rPr>
                <w:rFonts w:ascii="Aptos" w:eastAsia="Aptos" w:hAnsi="Aptos" w:cs="Arial"/>
                <w:i/>
                <w:color w:val="156082" w:themeColor="accent1"/>
                <w:lang w:val="es-US"/>
              </w:rPr>
            </w:pPr>
            <w:r w:rsidRPr="00BB4417">
              <w:rPr>
                <w:rFonts w:ascii="Aptos" w:eastAsia="Aptos" w:hAnsi="Aptos" w:cs="Arial"/>
                <w:i/>
                <w:color w:val="156082" w:themeColor="accent1"/>
                <w:lang w:val="es-US"/>
              </w:rPr>
              <w:t xml:space="preserve">¿Por qué he recibido varias cuentas y explicaciones de </w:t>
            </w:r>
            <w:r w:rsidR="129D28D7" w:rsidRPr="00BB4417">
              <w:rPr>
                <w:rFonts w:ascii="Aptos" w:eastAsia="Aptos" w:hAnsi="Aptos" w:cs="Arial"/>
                <w:i/>
                <w:iCs/>
                <w:color w:val="156082" w:themeColor="accent1"/>
                <w:lang w:val="es-US"/>
              </w:rPr>
              <w:t>beneficios</w:t>
            </w:r>
            <w:r w:rsidRPr="00BB4417">
              <w:rPr>
                <w:rFonts w:ascii="Aptos" w:eastAsia="Aptos" w:hAnsi="Aptos" w:cs="Arial"/>
                <w:i/>
                <w:color w:val="156082" w:themeColor="accent1"/>
                <w:lang w:val="es-US"/>
              </w:rPr>
              <w:t xml:space="preserve"> (EOBs)?</w:t>
            </w:r>
          </w:p>
          <w:p w14:paraId="7561791B" w14:textId="0D0A7E36" w:rsidR="00173ACB" w:rsidRPr="00BB4417" w:rsidRDefault="02B33401" w:rsidP="4112725A">
            <w:pPr>
              <w:rPr>
                <w:rFonts w:ascii="Aptos" w:eastAsia="Aptos" w:hAnsi="Aptos" w:cs="Arial"/>
                <w:color w:val="000000" w:themeColor="text1"/>
                <w:lang w:val="es-US"/>
              </w:rPr>
            </w:pPr>
            <w:r w:rsidRPr="00BB4417">
              <w:rPr>
                <w:rFonts w:ascii="Aptos" w:eastAsia="Aptos" w:hAnsi="Aptos" w:cs="Arial"/>
                <w:color w:val="000000" w:themeColor="text1"/>
                <w:lang w:val="es-US"/>
              </w:rPr>
              <w:t>E</w:t>
            </w:r>
            <w:r w:rsidR="71FE01E9" w:rsidRPr="00BB4417">
              <w:rPr>
                <w:rFonts w:ascii="Aptos" w:eastAsia="Aptos" w:hAnsi="Aptos" w:cs="Arial"/>
                <w:color w:val="000000" w:themeColor="text1"/>
                <w:lang w:val="es-US"/>
              </w:rPr>
              <w:t>s posible que</w:t>
            </w:r>
            <w:r w:rsidR="69E34155" w:rsidRPr="00BB4417">
              <w:rPr>
                <w:rFonts w:ascii="Aptos" w:eastAsia="Aptos" w:hAnsi="Aptos" w:cs="Arial"/>
                <w:color w:val="000000" w:themeColor="text1"/>
                <w:lang w:val="es-US"/>
              </w:rPr>
              <w:t xml:space="preserve"> a veces</w:t>
            </w:r>
            <w:r w:rsidR="71FE01E9" w:rsidRPr="00BB4417">
              <w:rPr>
                <w:rFonts w:ascii="Aptos" w:eastAsia="Aptos" w:hAnsi="Aptos" w:cs="Arial"/>
                <w:color w:val="000000" w:themeColor="text1"/>
                <w:lang w:val="es-US"/>
              </w:rPr>
              <w:t xml:space="preserve"> reciba más de una cuenta y más de una explicación de </w:t>
            </w:r>
            <w:r w:rsidR="0D83AE4B" w:rsidRPr="00BB4417">
              <w:rPr>
                <w:rFonts w:ascii="Aptos" w:eastAsia="Aptos" w:hAnsi="Aptos" w:cs="Arial"/>
                <w:color w:val="000000" w:themeColor="text1"/>
                <w:lang w:val="es-US"/>
              </w:rPr>
              <w:t>beneficios</w:t>
            </w:r>
            <w:r w:rsidR="71FE01E9" w:rsidRPr="00BB4417">
              <w:rPr>
                <w:rFonts w:ascii="Aptos" w:eastAsia="Aptos" w:hAnsi="Aptos" w:cs="Arial"/>
                <w:color w:val="000000" w:themeColor="text1"/>
                <w:lang w:val="es-US"/>
              </w:rPr>
              <w:t xml:space="preserve">, o EOB. Por ejemplo, si le atendieron en el hospital, es posible que reciba una </w:t>
            </w:r>
            <w:r w:rsidR="241992CE" w:rsidRPr="00BB4417">
              <w:rPr>
                <w:rFonts w:ascii="Aptos" w:eastAsia="Aptos" w:hAnsi="Aptos" w:cs="Arial"/>
                <w:color w:val="000000" w:themeColor="text1"/>
                <w:lang w:val="es-US"/>
              </w:rPr>
              <w:t>cuent</w:t>
            </w:r>
            <w:r w:rsidR="71FE01E9" w:rsidRPr="00BB4417">
              <w:rPr>
                <w:rFonts w:ascii="Aptos" w:eastAsia="Aptos" w:hAnsi="Aptos" w:cs="Arial"/>
                <w:color w:val="000000" w:themeColor="text1"/>
                <w:lang w:val="es-US"/>
              </w:rPr>
              <w:t xml:space="preserve">a del hospital y otra del médico, y recibirá una EOB distinta por cada </w:t>
            </w:r>
            <w:r w:rsidR="1550F60D" w:rsidRPr="00BB4417">
              <w:rPr>
                <w:rFonts w:ascii="Aptos" w:eastAsia="Aptos" w:hAnsi="Aptos" w:cs="Arial"/>
                <w:color w:val="000000" w:themeColor="text1"/>
                <w:lang w:val="es-US"/>
              </w:rPr>
              <w:t>cuent</w:t>
            </w:r>
            <w:r w:rsidR="71FE01E9" w:rsidRPr="00BB4417">
              <w:rPr>
                <w:rFonts w:ascii="Aptos" w:eastAsia="Aptos" w:hAnsi="Aptos" w:cs="Arial"/>
                <w:color w:val="000000" w:themeColor="text1"/>
                <w:lang w:val="es-US"/>
              </w:rPr>
              <w:t>a. También puede recibir varias facturas y EOBs por servicios prestados en días diferentes o por varios servicios prestados el mismo día.</w:t>
            </w:r>
          </w:p>
          <w:p w14:paraId="2BAA44A0" w14:textId="66EF906E" w:rsidR="00173ACB" w:rsidRPr="00BB4417" w:rsidRDefault="00173ACB" w:rsidP="00173ACB">
            <w:pPr>
              <w:rPr>
                <w:rFonts w:ascii="Aptos" w:eastAsia="Aptos" w:hAnsi="Aptos" w:cs="Arial"/>
                <w:lang w:val="es-US"/>
              </w:rPr>
            </w:pPr>
          </w:p>
          <w:p w14:paraId="2C869829" w14:textId="3220B572" w:rsidR="00173ACB" w:rsidRPr="00BB4417" w:rsidRDefault="71FE01E9" w:rsidP="01C9E703">
            <w:pPr>
              <w:rPr>
                <w:rFonts w:ascii="Aptos" w:eastAsia="Aptos" w:hAnsi="Aptos" w:cs="Arial"/>
                <w:i/>
                <w:color w:val="156082" w:themeColor="accent1"/>
                <w:lang w:val="es-US"/>
              </w:rPr>
            </w:pPr>
            <w:r w:rsidRPr="00BB4417">
              <w:rPr>
                <w:rFonts w:ascii="Aptos" w:eastAsia="Aptos" w:hAnsi="Aptos" w:cs="Arial"/>
                <w:i/>
                <w:color w:val="156082" w:themeColor="accent1"/>
                <w:lang w:val="es-US"/>
              </w:rPr>
              <w:t>¿Por qué mi EOB no tiene la misma información que mi cuenta?</w:t>
            </w:r>
          </w:p>
          <w:p w14:paraId="35B97347" w14:textId="71FE0990" w:rsidR="00173ACB" w:rsidRPr="00BB4417" w:rsidRDefault="71FE01E9" w:rsidP="01C9E703">
            <w:pPr>
              <w:rPr>
                <w:rFonts w:ascii="Aptos" w:eastAsia="Aptos" w:hAnsi="Aptos" w:cs="Arial"/>
                <w:color w:val="000000" w:themeColor="text1"/>
                <w:lang w:val="es-US"/>
              </w:rPr>
            </w:pPr>
            <w:r w:rsidRPr="00BB4417">
              <w:rPr>
                <w:rFonts w:ascii="Aptos" w:eastAsia="Aptos" w:hAnsi="Aptos" w:cs="Arial"/>
                <w:color w:val="000000" w:themeColor="text1"/>
                <w:lang w:val="es-US"/>
              </w:rPr>
              <w:t xml:space="preserve">Hay varias razones por las que su EOB </w:t>
            </w:r>
            <w:r w:rsidR="3751FC4A" w:rsidRPr="00BB4417">
              <w:rPr>
                <w:rFonts w:ascii="Aptos" w:eastAsia="Aptos" w:hAnsi="Aptos" w:cs="Arial"/>
                <w:color w:val="000000" w:themeColor="text1"/>
                <w:lang w:val="es-US"/>
              </w:rPr>
              <w:t>podr</w:t>
            </w:r>
            <w:r w:rsidR="13AA5A11" w:rsidRPr="00BB4417">
              <w:rPr>
                <w:rFonts w:ascii="Arial" w:eastAsia="Arial" w:hAnsi="Arial" w:cs="Arial"/>
                <w:color w:val="000000" w:themeColor="text1"/>
                <w:lang w:val="es-US"/>
              </w:rPr>
              <w:t>í</w:t>
            </w:r>
            <w:r w:rsidR="3751FC4A" w:rsidRPr="00BB4417">
              <w:rPr>
                <w:rFonts w:ascii="Aptos" w:eastAsia="Aptos" w:hAnsi="Aptos" w:cs="Arial"/>
                <w:color w:val="000000" w:themeColor="text1"/>
                <w:lang w:val="es-US"/>
              </w:rPr>
              <w:t>a</w:t>
            </w:r>
            <w:r w:rsidRPr="00BB4417">
              <w:rPr>
                <w:rFonts w:ascii="Aptos" w:eastAsia="Aptos" w:hAnsi="Aptos" w:cs="Arial"/>
                <w:color w:val="000000" w:themeColor="text1"/>
                <w:lang w:val="es-US"/>
              </w:rPr>
              <w:t xml:space="preserve"> no coincid</w:t>
            </w:r>
            <w:r w:rsidR="60C4C861" w:rsidRPr="00BB4417">
              <w:rPr>
                <w:rFonts w:ascii="Aptos" w:eastAsia="Aptos" w:hAnsi="Aptos" w:cs="Arial"/>
                <w:color w:val="000000" w:themeColor="text1"/>
                <w:lang w:val="es-US"/>
              </w:rPr>
              <w:t>ir</w:t>
            </w:r>
            <w:r w:rsidRPr="00BB4417">
              <w:rPr>
                <w:rFonts w:ascii="Aptos" w:eastAsia="Aptos" w:hAnsi="Aptos" w:cs="Arial"/>
                <w:color w:val="000000" w:themeColor="text1"/>
                <w:lang w:val="es-US"/>
              </w:rPr>
              <w:t xml:space="preserve"> con su cuenta.</w:t>
            </w:r>
          </w:p>
          <w:p w14:paraId="2EC6E6D4" w14:textId="7F9898DC" w:rsidR="00173ACB" w:rsidRPr="00BB4417" w:rsidRDefault="71FE01E9" w:rsidP="00D51F74">
            <w:pPr>
              <w:numPr>
                <w:ilvl w:val="0"/>
                <w:numId w:val="61"/>
              </w:numPr>
              <w:rPr>
                <w:rFonts w:ascii="Aptos" w:eastAsia="Aptos" w:hAnsi="Aptos" w:cs="Arial"/>
                <w:color w:val="000000" w:themeColor="text1"/>
                <w:lang w:val="es-US"/>
              </w:rPr>
            </w:pPr>
            <w:r w:rsidRPr="00BB4417">
              <w:rPr>
                <w:rFonts w:ascii="Aptos" w:eastAsia="Aptos" w:hAnsi="Aptos" w:cs="Arial"/>
                <w:color w:val="000000" w:themeColor="text1"/>
                <w:lang w:val="es-US"/>
              </w:rPr>
              <w:t>La cuenta de su proveedor puede incluir saldos de servicios prestados anteriormente.</w:t>
            </w:r>
          </w:p>
          <w:p w14:paraId="2141A5A7" w14:textId="4FDF5632" w:rsidR="00173ACB" w:rsidRPr="00BB4417" w:rsidRDefault="71FE01E9" w:rsidP="00D51F74">
            <w:pPr>
              <w:numPr>
                <w:ilvl w:val="0"/>
                <w:numId w:val="61"/>
              </w:numPr>
              <w:rPr>
                <w:rFonts w:ascii="Aptos" w:eastAsia="Aptos" w:hAnsi="Aptos" w:cs="Arial"/>
                <w:color w:val="000000" w:themeColor="text1"/>
                <w:lang w:val="es-US"/>
              </w:rPr>
            </w:pPr>
            <w:r w:rsidRPr="00BB4417">
              <w:rPr>
                <w:rFonts w:ascii="Aptos" w:eastAsia="Aptos" w:hAnsi="Aptos" w:cs="Arial"/>
                <w:color w:val="000000" w:themeColor="text1"/>
                <w:lang w:val="es-US"/>
              </w:rPr>
              <w:t>Si usted o su compañía de seguros hicieron un pago entre el servicio y el momento en que se envió la EOB, su cuenta puede mostrar que debe menos de lo que aparece en su EOB.</w:t>
            </w:r>
          </w:p>
          <w:p w14:paraId="79390063" w14:textId="1D0A0E5F" w:rsidR="00173ACB" w:rsidRPr="00BB4417" w:rsidRDefault="71FE01E9" w:rsidP="00D51F74">
            <w:pPr>
              <w:pStyle w:val="ListParagraph"/>
              <w:numPr>
                <w:ilvl w:val="0"/>
                <w:numId w:val="61"/>
              </w:numPr>
              <w:rPr>
                <w:rFonts w:ascii="Aptos" w:eastAsia="Aptos" w:hAnsi="Aptos" w:cs="Arial"/>
                <w:lang w:val="es-US"/>
              </w:rPr>
            </w:pPr>
            <w:r w:rsidRPr="00BB4417">
              <w:rPr>
                <w:rFonts w:ascii="Aptos" w:eastAsia="Aptos" w:hAnsi="Aptos" w:cs="Arial"/>
                <w:color w:val="000000" w:themeColor="text1"/>
                <w:lang w:val="es-US"/>
              </w:rPr>
              <w:t>Si su proveedor le envió una cuenta antes de que su seguro hiciera un pago, es posible que su cuenta muestre que usted debe más de la cantidad que aparece en su EOB.</w:t>
            </w:r>
          </w:p>
          <w:p w14:paraId="3B632E49" w14:textId="436713EA" w:rsidR="00173ACB" w:rsidRPr="00BB4417" w:rsidRDefault="00173ACB" w:rsidP="41564461">
            <w:pPr>
              <w:rPr>
                <w:rFonts w:ascii="Aptos" w:eastAsia="Aptos" w:hAnsi="Aptos" w:cs="Arial"/>
                <w:lang w:val="es-US"/>
              </w:rPr>
            </w:pPr>
          </w:p>
          <w:p w14:paraId="229AB7DE" w14:textId="530F4425" w:rsidR="00173ACB" w:rsidRPr="00BB4417" w:rsidRDefault="71FE01E9" w:rsidP="41564461">
            <w:pPr>
              <w:rPr>
                <w:rFonts w:eastAsiaTheme="minorEastAsia"/>
                <w:color w:val="000000" w:themeColor="text1"/>
                <w:highlight w:val="green"/>
                <w:u w:val="single"/>
                <w:lang w:val="es-US"/>
              </w:rPr>
            </w:pPr>
            <w:r w:rsidRPr="00BB4417">
              <w:rPr>
                <w:rFonts w:eastAsiaTheme="minorEastAsia"/>
                <w:color w:val="000000" w:themeColor="text1"/>
                <w:lang w:val="es-US"/>
              </w:rPr>
              <w:t xml:space="preserve">Puede imprimir un estado de cuenta actualizado en cualquier momento visitando </w:t>
            </w:r>
            <w:r w:rsidRPr="00BB4417">
              <w:rPr>
                <w:rFonts w:eastAsiaTheme="minorEastAsia"/>
                <w:color w:val="000000" w:themeColor="text1"/>
                <w:highlight w:val="green"/>
                <w:u w:val="single"/>
                <w:lang w:val="es-US"/>
              </w:rPr>
              <w:t>Administrar Mis Cuentas.</w:t>
            </w:r>
          </w:p>
          <w:p w14:paraId="352F1ABC" w14:textId="369A9AC0" w:rsidR="00173ACB" w:rsidRPr="00BB4417" w:rsidRDefault="71FE01E9" w:rsidP="0463A633">
            <w:pPr>
              <w:spacing w:before="240" w:after="240"/>
              <w:rPr>
                <w:rFonts w:eastAsiaTheme="minorEastAsia"/>
                <w:i/>
                <w:color w:val="0B5394"/>
                <w:lang w:val="es-US"/>
              </w:rPr>
            </w:pPr>
            <w:r w:rsidRPr="00BB4417">
              <w:rPr>
                <w:rFonts w:eastAsiaTheme="minorEastAsia"/>
                <w:i/>
                <w:color w:val="0B5394"/>
                <w:lang w:val="es-US"/>
              </w:rPr>
              <w:t>¿Qué debo hacer si creo que me mandaron una cuenta incorrecta?</w:t>
            </w:r>
          </w:p>
          <w:p w14:paraId="699F876D" w14:textId="5BE39B01" w:rsidR="00173ACB" w:rsidRPr="00BB4417" w:rsidRDefault="71FE01E9" w:rsidP="0DE549C6">
            <w:pPr>
              <w:rPr>
                <w:rFonts w:eastAsiaTheme="minorEastAsia"/>
                <w:lang w:val="es-US"/>
              </w:rPr>
            </w:pPr>
            <w:r w:rsidRPr="00BB4417">
              <w:rPr>
                <w:rFonts w:eastAsiaTheme="minorEastAsia"/>
                <w:color w:val="000000" w:themeColor="text1"/>
                <w:lang w:val="es-US"/>
              </w:rPr>
              <w:t xml:space="preserve">Si cree que le han mandado una cuenta </w:t>
            </w:r>
            <w:r w:rsidR="577BCBC8" w:rsidRPr="50C27851">
              <w:rPr>
                <w:rFonts w:eastAsiaTheme="minorEastAsia"/>
                <w:color w:val="000000" w:themeColor="text1"/>
                <w:lang w:val="es-US"/>
              </w:rPr>
              <w:t>incorrectamente</w:t>
            </w:r>
            <w:r w:rsidR="4070ACD7" w:rsidRPr="50C27851">
              <w:rPr>
                <w:rFonts w:eastAsiaTheme="minorEastAsia"/>
                <w:color w:val="000000" w:themeColor="text1"/>
                <w:lang w:val="es-US"/>
              </w:rPr>
              <w:t>,</w:t>
            </w:r>
            <w:r w:rsidR="4070ACD7" w:rsidRPr="4C048172">
              <w:rPr>
                <w:rFonts w:eastAsiaTheme="minorEastAsia"/>
                <w:color w:val="000000" w:themeColor="text1"/>
                <w:u w:val="single"/>
                <w:lang w:val="es-US"/>
              </w:rPr>
              <w:t xml:space="preserve"> </w:t>
            </w:r>
            <w:r w:rsidR="4070ACD7" w:rsidRPr="4C048172">
              <w:rPr>
                <w:rFonts w:ascii="Arial" w:eastAsia="Arial" w:hAnsi="Arial" w:cs="Arial"/>
                <w:color w:val="000000" w:themeColor="text1"/>
                <w:sz w:val="22"/>
                <w:szCs w:val="22"/>
                <w:highlight w:val="green"/>
                <w:u w:val="single"/>
                <w:lang w:val="es-US"/>
              </w:rPr>
              <w:t>contáctenos</w:t>
            </w:r>
            <w:r w:rsidRPr="17A2D1FE">
              <w:rPr>
                <w:rFonts w:ascii="Aptos" w:eastAsia="Aptos" w:hAnsi="Aptos" w:cs="Aptos"/>
                <w:lang w:val="es-US"/>
              </w:rPr>
              <w:t xml:space="preserve"> </w:t>
            </w:r>
            <w:r w:rsidRPr="00BB4417">
              <w:rPr>
                <w:rFonts w:eastAsiaTheme="minorEastAsia"/>
                <w:color w:val="000000" w:themeColor="text1"/>
                <w:lang w:val="es-US"/>
              </w:rPr>
              <w:t>por favor.</w:t>
            </w:r>
          </w:p>
          <w:p w14:paraId="7FCC7297" w14:textId="5B2159EC" w:rsidR="00173ACB" w:rsidRPr="00BB4417" w:rsidRDefault="00173ACB" w:rsidP="00173ACB">
            <w:pPr>
              <w:rPr>
                <w:rFonts w:ascii="Aptos" w:eastAsia="Aptos" w:hAnsi="Aptos" w:cs="Arial"/>
                <w:lang w:val="es-US"/>
              </w:rPr>
            </w:pPr>
          </w:p>
          <w:p w14:paraId="00764DB4" w14:textId="278C33C6" w:rsidR="00173ACB" w:rsidRPr="00BB4417" w:rsidRDefault="00173ACB" w:rsidP="00173ACB">
            <w:pPr>
              <w:rPr>
                <w:rFonts w:ascii="Aptos" w:eastAsia="Aptos" w:hAnsi="Aptos" w:cs="Arial"/>
                <w:color w:val="000000" w:themeColor="text1"/>
                <w:lang w:val="es-US"/>
              </w:rPr>
            </w:pPr>
          </w:p>
        </w:tc>
      </w:tr>
    </w:tbl>
    <w:p w14:paraId="0084CA76" w14:textId="77777777" w:rsidR="00173ACB" w:rsidRPr="00BB4417" w:rsidRDefault="00173ACB" w:rsidP="00173ACB">
      <w:pPr>
        <w:rPr>
          <w:lang w:val="es-US"/>
        </w:rPr>
      </w:pPr>
    </w:p>
    <w:p w14:paraId="0155F06D" w14:textId="77777777" w:rsidR="00741DFC" w:rsidRDefault="00741DFC" w:rsidP="00741DFC">
      <w:pPr>
        <w:pStyle w:val="Heading2"/>
      </w:pPr>
      <w:bookmarkStart w:id="107" w:name="_Toc200962902"/>
      <w:r>
        <w:t>UNDERSTANDING YOUR BALANCE (BALANCE EQUATION) PAGE</w:t>
      </w:r>
      <w:bookmarkEnd w:id="107"/>
    </w:p>
    <w:p w14:paraId="77B89D55" w14:textId="77777777" w:rsidR="00800CF3" w:rsidRDefault="00800CF3" w:rsidP="00800CF3">
      <w:pPr>
        <w:shd w:val="clear" w:color="auto" w:fill="E8E8E8" w:themeFill="background2"/>
        <w:rPr>
          <w:b/>
          <w:bCs/>
        </w:rPr>
      </w:pPr>
      <w:r>
        <w:rPr>
          <w:b/>
          <w:bCs/>
        </w:rPr>
        <w:t>Page Outline</w:t>
      </w:r>
    </w:p>
    <w:p w14:paraId="282D6C0D" w14:textId="06A28EA2" w:rsidR="00800CF3" w:rsidRPr="005A27BE" w:rsidRDefault="005A27BE" w:rsidP="000B1916">
      <w:pPr>
        <w:pStyle w:val="ListParagraph"/>
        <w:numPr>
          <w:ilvl w:val="0"/>
          <w:numId w:val="20"/>
        </w:numPr>
        <w:shd w:val="clear" w:color="auto" w:fill="E8E8E8" w:themeFill="background2"/>
        <w:rPr>
          <w:b/>
          <w:bCs/>
        </w:rPr>
      </w:pPr>
      <w:r>
        <w:t>Explanation of account balances (text)</w:t>
      </w:r>
    </w:p>
    <w:p w14:paraId="1CF6B0E4" w14:textId="055E4B0A" w:rsidR="005A27BE" w:rsidRDefault="005A27BE" w:rsidP="000B1916">
      <w:pPr>
        <w:pStyle w:val="ListParagraph"/>
        <w:numPr>
          <w:ilvl w:val="0"/>
          <w:numId w:val="20"/>
        </w:numPr>
        <w:shd w:val="clear" w:color="auto" w:fill="E8E8E8" w:themeFill="background2"/>
        <w:rPr>
          <w:b/>
          <w:bCs/>
        </w:rPr>
      </w:pPr>
      <w:r>
        <w:t>Common Questions about Account Balances (text)</w:t>
      </w:r>
    </w:p>
    <w:p w14:paraId="6E584DAD" w14:textId="77777777" w:rsidR="00470D9A" w:rsidRDefault="00470D9A" w:rsidP="00800CF3">
      <w:pPr>
        <w:shd w:val="clear" w:color="auto" w:fill="E8E8E8" w:themeFill="background2"/>
        <w:rPr>
          <w:b/>
          <w:bCs/>
        </w:rPr>
      </w:pPr>
    </w:p>
    <w:p w14:paraId="0E9FE818" w14:textId="77777777" w:rsidR="008221B2" w:rsidRDefault="008221B2" w:rsidP="008221B2">
      <w:pPr>
        <w:shd w:val="clear" w:color="auto" w:fill="E8E8E8" w:themeFill="background2"/>
      </w:pPr>
      <w:r>
        <w:rPr>
          <w:b/>
          <w:bCs/>
        </w:rPr>
        <w:t xml:space="preserve">Availability: </w:t>
      </w:r>
      <w:r>
        <w:t>After login</w:t>
      </w:r>
    </w:p>
    <w:p w14:paraId="27979120" w14:textId="77777777" w:rsidR="008221B2" w:rsidRDefault="008221B2" w:rsidP="008221B2">
      <w:pPr>
        <w:shd w:val="clear" w:color="auto" w:fill="E8E8E8" w:themeFill="background2"/>
      </w:pPr>
    </w:p>
    <w:p w14:paraId="7196E8A4" w14:textId="6D18E00D" w:rsidR="00800CF3" w:rsidRDefault="00800CF3" w:rsidP="00800CF3">
      <w:pPr>
        <w:shd w:val="clear" w:color="auto" w:fill="E8E8E8" w:themeFill="background2"/>
        <w:rPr>
          <w:b/>
          <w:bCs/>
        </w:rPr>
      </w:pPr>
      <w:r>
        <w:rPr>
          <w:b/>
          <w:bCs/>
        </w:rPr>
        <w:t xml:space="preserve">Dev Notes: </w:t>
      </w:r>
    </w:p>
    <w:p w14:paraId="563E964E" w14:textId="524B9FE3" w:rsidR="005A27BE" w:rsidRPr="008D66F0" w:rsidRDefault="005A27BE" w:rsidP="000B1916">
      <w:pPr>
        <w:pStyle w:val="ListParagraph"/>
        <w:numPr>
          <w:ilvl w:val="0"/>
          <w:numId w:val="27"/>
        </w:numPr>
        <w:shd w:val="clear" w:color="auto" w:fill="E8E8E8" w:themeFill="background2"/>
      </w:pPr>
      <w:r w:rsidRPr="008D66F0">
        <w:t>Where glossary terms appear in text, add link or hoverbox with</w:t>
      </w:r>
      <w:r w:rsidR="008560C6" w:rsidRPr="008D66F0">
        <w:t xml:space="preserve"> definition from glossary.  (NOTE: glossary entry should include links back to learning library material where applicable</w:t>
      </w:r>
      <w:r w:rsidR="008D66F0" w:rsidRPr="008D66F0">
        <w:t>)</w:t>
      </w:r>
    </w:p>
    <w:p w14:paraId="5E837008" w14:textId="77777777" w:rsidR="00800CF3" w:rsidRPr="000B64A4" w:rsidRDefault="00800CF3" w:rsidP="00800CF3">
      <w:pPr>
        <w:shd w:val="clear" w:color="auto" w:fill="E8E8E8" w:themeFill="background2"/>
      </w:pPr>
    </w:p>
    <w:p w14:paraId="736DD911" w14:textId="77777777" w:rsidR="00800CF3" w:rsidRDefault="00800CF3" w:rsidP="00800CF3">
      <w:pPr>
        <w:shd w:val="clear" w:color="auto" w:fill="E8E8E8" w:themeFill="background2"/>
        <w:rPr>
          <w:b/>
          <w:bCs/>
        </w:rPr>
      </w:pPr>
      <w:r w:rsidRPr="00F31035">
        <w:rPr>
          <w:b/>
          <w:bCs/>
        </w:rPr>
        <w:t>Objectives: patient will be able to</w:t>
      </w:r>
      <w:r>
        <w:rPr>
          <w:b/>
          <w:bCs/>
        </w:rPr>
        <w:t>…</w:t>
      </w:r>
    </w:p>
    <w:p w14:paraId="1AC46149" w14:textId="1C5C0B42" w:rsidR="00800CF3" w:rsidRDefault="005A27BE" w:rsidP="000B1916">
      <w:pPr>
        <w:pStyle w:val="ListParagraph"/>
        <w:numPr>
          <w:ilvl w:val="0"/>
          <w:numId w:val="32"/>
        </w:numPr>
        <w:shd w:val="clear" w:color="auto" w:fill="E8E8E8" w:themeFill="background2"/>
      </w:pPr>
      <w:r>
        <w:t>Explain their account balance is the amount they are responsible for paying</w:t>
      </w:r>
    </w:p>
    <w:p w14:paraId="3968BA17" w14:textId="570F2C39" w:rsidR="005A27BE" w:rsidRDefault="005A27BE" w:rsidP="000B1916">
      <w:pPr>
        <w:pStyle w:val="ListParagraph"/>
        <w:numPr>
          <w:ilvl w:val="0"/>
          <w:numId w:val="32"/>
        </w:numPr>
        <w:shd w:val="clear" w:color="auto" w:fill="E8E8E8" w:themeFill="background2"/>
      </w:pPr>
      <w:r>
        <w:t>Explain that account balance does not include the amount insurance pays</w:t>
      </w:r>
    </w:p>
    <w:p w14:paraId="049CE493" w14:textId="68BB9E2D" w:rsidR="005A27BE" w:rsidRDefault="005A27BE" w:rsidP="000B1916">
      <w:pPr>
        <w:pStyle w:val="ListParagraph"/>
        <w:numPr>
          <w:ilvl w:val="0"/>
          <w:numId w:val="32"/>
        </w:numPr>
        <w:shd w:val="clear" w:color="auto" w:fill="E8E8E8" w:themeFill="background2"/>
      </w:pPr>
      <w:r>
        <w:t>Explain that the account balance does not include amounts that may be adjusted (these are subtracted prior to billing)</w:t>
      </w:r>
    </w:p>
    <w:p w14:paraId="7DA86739" w14:textId="4068B115" w:rsidR="005A27BE" w:rsidRDefault="005A27BE" w:rsidP="000B1916">
      <w:pPr>
        <w:pStyle w:val="ListParagraph"/>
        <w:numPr>
          <w:ilvl w:val="0"/>
          <w:numId w:val="32"/>
        </w:numPr>
        <w:shd w:val="clear" w:color="auto" w:fill="E8E8E8" w:themeFill="background2"/>
      </w:pPr>
      <w:r>
        <w:t>Explain that new bills increase account balances</w:t>
      </w:r>
    </w:p>
    <w:p w14:paraId="3AF63149" w14:textId="3D471FD1" w:rsidR="005A27BE" w:rsidRDefault="005A27BE" w:rsidP="000B1916">
      <w:pPr>
        <w:pStyle w:val="ListParagraph"/>
        <w:numPr>
          <w:ilvl w:val="0"/>
          <w:numId w:val="32"/>
        </w:numPr>
        <w:shd w:val="clear" w:color="auto" w:fill="E8E8E8" w:themeFill="background2"/>
      </w:pPr>
      <w:r>
        <w:t>Explain that payments decrease account balances</w:t>
      </w:r>
    </w:p>
    <w:p w14:paraId="02ED6753" w14:textId="77777777" w:rsidR="00470D9A" w:rsidRDefault="00470D9A" w:rsidP="00470D9A">
      <w:pPr>
        <w:shd w:val="clear" w:color="auto" w:fill="E8E8E8" w:themeFill="background2"/>
      </w:pPr>
    </w:p>
    <w:p w14:paraId="7AD4EF01" w14:textId="77777777" w:rsidR="00800CF3" w:rsidRDefault="00800CF3" w:rsidP="00800CF3">
      <w:pPr>
        <w:shd w:val="clear" w:color="auto" w:fill="E8E8E8" w:themeFill="background2"/>
        <w:rPr>
          <w:b/>
          <w:bCs/>
        </w:rPr>
      </w:pPr>
      <w:r>
        <w:rPr>
          <w:b/>
          <w:bCs/>
        </w:rPr>
        <w:t>Glossary Terms in this Page</w:t>
      </w:r>
    </w:p>
    <w:p w14:paraId="6951F14D" w14:textId="77777777" w:rsidR="0001473B" w:rsidRPr="0001473B" w:rsidRDefault="0001473B" w:rsidP="000B1916">
      <w:pPr>
        <w:pStyle w:val="ListParagraph"/>
        <w:numPr>
          <w:ilvl w:val="0"/>
          <w:numId w:val="17"/>
        </w:numPr>
        <w:shd w:val="clear" w:color="auto" w:fill="E8E8E8" w:themeFill="background2"/>
        <w:rPr>
          <w:b/>
          <w:bCs/>
          <w:highlight w:val="yellow"/>
        </w:rPr>
      </w:pPr>
      <w:r w:rsidRPr="0001473B">
        <w:rPr>
          <w:highlight w:val="yellow"/>
        </w:rPr>
        <w:t>Adjustment</w:t>
      </w:r>
    </w:p>
    <w:p w14:paraId="07A3160E" w14:textId="77777777" w:rsidR="0001473B" w:rsidRPr="0001473B" w:rsidRDefault="0001473B" w:rsidP="000B1916">
      <w:pPr>
        <w:pStyle w:val="ListParagraph"/>
        <w:numPr>
          <w:ilvl w:val="0"/>
          <w:numId w:val="17"/>
        </w:numPr>
        <w:shd w:val="clear" w:color="auto" w:fill="E8E8E8" w:themeFill="background2"/>
        <w:rPr>
          <w:b/>
          <w:bCs/>
          <w:highlight w:val="yellow"/>
        </w:rPr>
      </w:pPr>
      <w:r w:rsidRPr="0001473B">
        <w:rPr>
          <w:highlight w:val="yellow"/>
        </w:rPr>
        <w:t>Coinsurance</w:t>
      </w:r>
    </w:p>
    <w:p w14:paraId="1691CCF6" w14:textId="77777777" w:rsidR="0001473B" w:rsidRPr="0001473B" w:rsidRDefault="0001473B" w:rsidP="000B1916">
      <w:pPr>
        <w:pStyle w:val="ListParagraph"/>
        <w:numPr>
          <w:ilvl w:val="0"/>
          <w:numId w:val="17"/>
        </w:numPr>
        <w:shd w:val="clear" w:color="auto" w:fill="E8E8E8" w:themeFill="background2"/>
        <w:rPr>
          <w:b/>
          <w:bCs/>
          <w:highlight w:val="yellow"/>
        </w:rPr>
      </w:pPr>
      <w:r w:rsidRPr="0001473B">
        <w:rPr>
          <w:highlight w:val="yellow"/>
        </w:rPr>
        <w:t>Copayment</w:t>
      </w:r>
    </w:p>
    <w:p w14:paraId="7270C3D8" w14:textId="77777777" w:rsidR="0001473B" w:rsidRPr="0001473B" w:rsidRDefault="0001473B" w:rsidP="000B1916">
      <w:pPr>
        <w:pStyle w:val="ListParagraph"/>
        <w:numPr>
          <w:ilvl w:val="0"/>
          <w:numId w:val="17"/>
        </w:numPr>
        <w:shd w:val="clear" w:color="auto" w:fill="E8E8E8" w:themeFill="background2"/>
        <w:rPr>
          <w:b/>
          <w:bCs/>
          <w:highlight w:val="yellow"/>
        </w:rPr>
      </w:pPr>
      <w:r w:rsidRPr="0001473B">
        <w:rPr>
          <w:highlight w:val="yellow"/>
        </w:rPr>
        <w:t>Deductible</w:t>
      </w:r>
    </w:p>
    <w:p w14:paraId="6B16246F" w14:textId="77777777" w:rsidR="0001473B" w:rsidRPr="0001473B" w:rsidRDefault="0001473B" w:rsidP="000B1916">
      <w:pPr>
        <w:pStyle w:val="ListParagraph"/>
        <w:numPr>
          <w:ilvl w:val="0"/>
          <w:numId w:val="17"/>
        </w:numPr>
        <w:shd w:val="clear" w:color="auto" w:fill="E8E8E8" w:themeFill="background2"/>
        <w:rPr>
          <w:b/>
          <w:bCs/>
          <w:highlight w:val="yellow"/>
        </w:rPr>
      </w:pPr>
      <w:r w:rsidRPr="0001473B">
        <w:rPr>
          <w:highlight w:val="yellow"/>
        </w:rPr>
        <w:t>Non-covered service</w:t>
      </w:r>
    </w:p>
    <w:p w14:paraId="4B80B6FA" w14:textId="77777777" w:rsidR="0001473B" w:rsidRPr="0001473B" w:rsidRDefault="0001473B" w:rsidP="000B1916">
      <w:pPr>
        <w:pStyle w:val="ListParagraph"/>
        <w:numPr>
          <w:ilvl w:val="0"/>
          <w:numId w:val="17"/>
        </w:numPr>
        <w:shd w:val="clear" w:color="auto" w:fill="E8E8E8" w:themeFill="background2"/>
        <w:rPr>
          <w:b/>
          <w:bCs/>
          <w:highlight w:val="yellow"/>
        </w:rPr>
      </w:pPr>
      <w:r w:rsidRPr="0001473B">
        <w:rPr>
          <w:highlight w:val="yellow"/>
        </w:rPr>
        <w:t xml:space="preserve">Out-of-network </w:t>
      </w:r>
    </w:p>
    <w:p w14:paraId="16D3AE7F" w14:textId="77777777" w:rsidR="00470D9A" w:rsidRPr="00470D9A" w:rsidRDefault="00470D9A" w:rsidP="00470D9A">
      <w:pPr>
        <w:shd w:val="clear" w:color="auto" w:fill="E8E8E8" w:themeFill="background2"/>
        <w:rPr>
          <w:b/>
          <w:bCs/>
        </w:rPr>
      </w:pPr>
    </w:p>
    <w:p w14:paraId="61BF0494" w14:textId="25A2285C" w:rsidR="00800CF3" w:rsidRDefault="00800CF3" w:rsidP="00800CF3">
      <w:pPr>
        <w:shd w:val="clear" w:color="auto" w:fill="E8E8E8" w:themeFill="background2"/>
        <w:rPr>
          <w:b/>
          <w:bCs/>
        </w:rPr>
      </w:pPr>
      <w:r>
        <w:rPr>
          <w:b/>
          <w:bCs/>
        </w:rPr>
        <w:t xml:space="preserve">Date Sent for Review: </w:t>
      </w:r>
      <w:r w:rsidR="00F9781C">
        <w:rPr>
          <w:b/>
          <w:bCs/>
        </w:rPr>
        <w:t>1/6/2025</w:t>
      </w:r>
    </w:p>
    <w:p w14:paraId="781F9A52" w14:textId="4E1B6D30" w:rsidR="00800CF3" w:rsidRDefault="00800CF3" w:rsidP="00800CF3">
      <w:pPr>
        <w:shd w:val="clear" w:color="auto" w:fill="E8E8E8" w:themeFill="background2"/>
        <w:rPr>
          <w:b/>
          <w:bCs/>
        </w:rPr>
      </w:pPr>
      <w:r>
        <w:rPr>
          <w:b/>
          <w:bCs/>
        </w:rPr>
        <w:t xml:space="preserve">Date Sent for Inclusion: </w:t>
      </w:r>
      <w:r w:rsidR="007543DD">
        <w:rPr>
          <w:b/>
          <w:bCs/>
        </w:rPr>
        <w:t>1/14/2025</w:t>
      </w:r>
    </w:p>
    <w:p w14:paraId="13F40463" w14:textId="77777777" w:rsidR="00FC4706" w:rsidRDefault="00FC4706" w:rsidP="00800CF3">
      <w:pPr>
        <w:shd w:val="clear" w:color="auto" w:fill="E8E8E8" w:themeFill="background2"/>
        <w:rPr>
          <w:b/>
          <w:bCs/>
        </w:rPr>
      </w:pPr>
    </w:p>
    <w:p w14:paraId="32D82FEA" w14:textId="2A8296AF" w:rsidR="00FC4706" w:rsidRDefault="00FC4706" w:rsidP="00800CF3">
      <w:pPr>
        <w:shd w:val="clear" w:color="auto" w:fill="E8E8E8" w:themeFill="background2"/>
        <w:rPr>
          <w:b/>
          <w:bCs/>
        </w:rPr>
      </w:pPr>
      <w:r>
        <w:rPr>
          <w:b/>
          <w:bCs/>
        </w:rPr>
        <w:t xml:space="preserve">Ready for Spanish Translation?  </w:t>
      </w:r>
      <w:r w:rsidRPr="00FC4706">
        <w:rPr>
          <w:b/>
          <w:bCs/>
          <w:color w:val="4EA72E" w:themeColor="accent6"/>
        </w:rPr>
        <w:t>Yes (5/12/2025)</w:t>
      </w:r>
    </w:p>
    <w:p w14:paraId="1E6012E6" w14:textId="32B98E3A" w:rsidR="00CE6187" w:rsidRDefault="00CE6187" w:rsidP="00CE6187">
      <w:pPr>
        <w:shd w:val="clear" w:color="auto" w:fill="E8E8E8" w:themeFill="background2"/>
        <w:rPr>
          <w:b/>
          <w:bCs/>
        </w:rPr>
      </w:pPr>
      <w:r>
        <w:rPr>
          <w:b/>
          <w:bCs/>
        </w:rPr>
        <w:t xml:space="preserve">Translations in Portal? </w:t>
      </w:r>
      <w:r w:rsidR="00FC391C">
        <w:rPr>
          <w:rStyle w:val="NormalSpanishChar"/>
          <w:b/>
          <w:bCs/>
        </w:rPr>
        <w:t>Yes (</w:t>
      </w:r>
      <w:r w:rsidR="007970E8">
        <w:rPr>
          <w:rStyle w:val="NormalSpanishChar"/>
          <w:b/>
          <w:bCs/>
        </w:rPr>
        <w:t>7/8</w:t>
      </w:r>
      <w:r w:rsidR="006A4022">
        <w:rPr>
          <w:rStyle w:val="NormalSpanishChar"/>
          <w:b/>
        </w:rPr>
        <w:t>/2025)</w:t>
      </w:r>
    </w:p>
    <w:p w14:paraId="6F7045F4" w14:textId="4563BD40" w:rsidR="00800CF3" w:rsidRDefault="00800CF3" w:rsidP="00800CF3">
      <w:pPr>
        <w:shd w:val="clear" w:color="auto" w:fill="E8E8E8" w:themeFill="background2"/>
        <w:rPr>
          <w:b/>
          <w:bCs/>
        </w:rPr>
      </w:pPr>
    </w:p>
    <w:p w14:paraId="41389FBF" w14:textId="77777777" w:rsidR="00800CF3" w:rsidRDefault="00800CF3" w:rsidP="00800CF3">
      <w:pPr>
        <w:shd w:val="clear" w:color="auto" w:fill="E8E8E8" w:themeFill="background2"/>
        <w:rPr>
          <w:b/>
          <w:bCs/>
        </w:rPr>
      </w:pPr>
      <w:r>
        <w:rPr>
          <w:b/>
          <w:bCs/>
        </w:rPr>
        <w:t>General Notes:</w:t>
      </w:r>
    </w:p>
    <w:p w14:paraId="58F52B49" w14:textId="77777777" w:rsidR="00741DFC" w:rsidRDefault="00741DFC" w:rsidP="00741DFC"/>
    <w:p w14:paraId="36020FDC" w14:textId="1C59D6DA" w:rsidR="00EA305A" w:rsidRDefault="00EA305A" w:rsidP="00EA305A">
      <w:pPr>
        <w:pStyle w:val="Heading3"/>
      </w:pPr>
      <w:r>
        <w:t>Understanding your Balance</w:t>
      </w:r>
      <w:r w:rsidR="00FC4706">
        <w:t xml:space="preserve"> (text)</w:t>
      </w:r>
    </w:p>
    <w:tbl>
      <w:tblPr>
        <w:tblStyle w:val="TableGrid"/>
        <w:tblW w:w="0" w:type="auto"/>
        <w:tblLook w:val="04A0" w:firstRow="1" w:lastRow="0" w:firstColumn="1" w:lastColumn="0" w:noHBand="0" w:noVBand="1"/>
      </w:tblPr>
      <w:tblGrid>
        <w:gridCol w:w="5395"/>
        <w:gridCol w:w="5395"/>
      </w:tblGrid>
      <w:tr w:rsidR="00FC4706" w14:paraId="32534149" w14:textId="77777777" w:rsidTr="00B155FA">
        <w:tc>
          <w:tcPr>
            <w:tcW w:w="5395" w:type="dxa"/>
          </w:tcPr>
          <w:p w14:paraId="1525A0E4" w14:textId="474472BE" w:rsidR="00FC4706" w:rsidRDefault="00FC4706" w:rsidP="00FC4706">
            <w:r>
              <w:t>English</w:t>
            </w:r>
          </w:p>
        </w:tc>
        <w:tc>
          <w:tcPr>
            <w:tcW w:w="5395" w:type="dxa"/>
          </w:tcPr>
          <w:p w14:paraId="5F9A0233" w14:textId="322B126D" w:rsidR="00FC4706" w:rsidRDefault="00FC4706" w:rsidP="1AAE032A">
            <w:pPr>
              <w:rPr>
                <w:highlight w:val="cyan"/>
              </w:rPr>
            </w:pPr>
            <w:r w:rsidRPr="1AAE032A">
              <w:rPr>
                <w:highlight w:val="cyan"/>
              </w:rPr>
              <w:t>Spanish</w:t>
            </w:r>
          </w:p>
        </w:tc>
      </w:tr>
      <w:tr w:rsidR="00FC4706" w:rsidRPr="00DC3DAE" w14:paraId="3BCA0D91" w14:textId="77777777" w:rsidTr="00B155FA">
        <w:tc>
          <w:tcPr>
            <w:tcW w:w="5395" w:type="dxa"/>
          </w:tcPr>
          <w:p w14:paraId="0E5DE94E" w14:textId="3BAB440A" w:rsidR="00FC4706" w:rsidRDefault="00FC4706" w:rsidP="00FC4706">
            <w:r>
              <w:t>Understanding your Balance</w:t>
            </w:r>
          </w:p>
          <w:p w14:paraId="406BF852" w14:textId="0F51A027" w:rsidR="00FC4706" w:rsidRDefault="00FC4706" w:rsidP="00FC4706"/>
          <w:p w14:paraId="44D178ED" w14:textId="77777777" w:rsidR="00FC4706" w:rsidRDefault="00FC4706" w:rsidP="00FC4706">
            <w:r>
              <w:t xml:space="preserve">Your balance is the amount you owe to a medical provider </w:t>
            </w:r>
            <w:commentRangeStart w:id="108"/>
            <w:r>
              <w:t xml:space="preserve">after </w:t>
            </w:r>
            <w:r w:rsidRPr="007070FF">
              <w:rPr>
                <w:color w:val="000000" w:themeColor="text1"/>
              </w:rPr>
              <w:t>insurance payments</w:t>
            </w:r>
            <w:r>
              <w:rPr>
                <w:color w:val="000000" w:themeColor="text1"/>
              </w:rPr>
              <w:t xml:space="preserve"> and any </w:t>
            </w:r>
            <w:r w:rsidRPr="00115996">
              <w:rPr>
                <w:color w:val="000000" w:themeColor="text1"/>
                <w:highlight w:val="yellow"/>
              </w:rPr>
              <w:t>adjustments</w:t>
            </w:r>
            <w:commentRangeEnd w:id="108"/>
            <w:r w:rsidRPr="007070FF">
              <w:rPr>
                <w:rStyle w:val="CommentReference"/>
                <w:color w:val="000000" w:themeColor="text1"/>
                <w:sz w:val="24"/>
                <w:szCs w:val="24"/>
              </w:rPr>
              <w:commentReference w:id="108"/>
            </w:r>
            <w:r w:rsidRPr="007070FF">
              <w:rPr>
                <w:color w:val="000000" w:themeColor="text1"/>
              </w:rPr>
              <w:t xml:space="preserve">.  If you have insurance, your balance may include </w:t>
            </w:r>
            <w:commentRangeStart w:id="109"/>
            <w:r w:rsidRPr="00300DBA">
              <w:rPr>
                <w:color w:val="000000" w:themeColor="text1"/>
              </w:rPr>
              <w:t>copayments</w:t>
            </w:r>
            <w:r w:rsidRPr="007070FF">
              <w:rPr>
                <w:color w:val="000000" w:themeColor="text1"/>
              </w:rPr>
              <w:t xml:space="preserve">, </w:t>
            </w:r>
            <w:r w:rsidRPr="00300DBA">
              <w:rPr>
                <w:color w:val="000000" w:themeColor="text1"/>
              </w:rPr>
              <w:t>deductibles</w:t>
            </w:r>
            <w:r w:rsidRPr="007070FF">
              <w:rPr>
                <w:color w:val="000000" w:themeColor="text1"/>
              </w:rPr>
              <w:t xml:space="preserve">, or </w:t>
            </w:r>
            <w:r w:rsidRPr="00300DBA">
              <w:rPr>
                <w:color w:val="000000" w:themeColor="text1"/>
              </w:rPr>
              <w:t>coinsurance</w:t>
            </w:r>
            <w:commentRangeEnd w:id="109"/>
            <w:r w:rsidRPr="007070FF">
              <w:rPr>
                <w:rStyle w:val="CommentReference"/>
                <w:color w:val="000000" w:themeColor="text1"/>
                <w:sz w:val="24"/>
                <w:szCs w:val="24"/>
              </w:rPr>
              <w:commentReference w:id="109"/>
            </w:r>
            <w:r w:rsidRPr="007070FF">
              <w:rPr>
                <w:color w:val="000000" w:themeColor="text1"/>
              </w:rPr>
              <w:t xml:space="preserve">.  It may also include charges for things your plan won’t pay for, such as </w:t>
            </w:r>
            <w:r w:rsidRPr="00465C7A">
              <w:rPr>
                <w:color w:val="000000" w:themeColor="text1"/>
                <w:highlight w:val="yellow"/>
              </w:rPr>
              <w:t>non-covered</w:t>
            </w:r>
            <w:r w:rsidRPr="00300DBA">
              <w:rPr>
                <w:color w:val="000000" w:themeColor="text1"/>
                <w:highlight w:val="yellow"/>
              </w:rPr>
              <w:t xml:space="preserve"> services</w:t>
            </w:r>
            <w:r w:rsidRPr="007070FF">
              <w:rPr>
                <w:color w:val="000000" w:themeColor="text1"/>
              </w:rPr>
              <w:t xml:space="preserve"> or care from an </w:t>
            </w:r>
            <w:r w:rsidRPr="00465C7A">
              <w:rPr>
                <w:color w:val="000000" w:themeColor="text1"/>
                <w:highlight w:val="yellow"/>
              </w:rPr>
              <w:t>out-of-network</w:t>
            </w:r>
            <w:r w:rsidRPr="00300DBA">
              <w:rPr>
                <w:color w:val="000000" w:themeColor="text1"/>
                <w:highlight w:val="yellow"/>
              </w:rPr>
              <w:t xml:space="preserve"> provider</w:t>
            </w:r>
            <w:r w:rsidRPr="007070FF">
              <w:rPr>
                <w:color w:val="000000" w:themeColor="text1"/>
              </w:rPr>
              <w:t xml:space="preserve">. </w:t>
            </w:r>
          </w:p>
          <w:p w14:paraId="33190812" w14:textId="77777777" w:rsidR="00FC4706" w:rsidRDefault="00FC4706" w:rsidP="00FC4706"/>
          <w:p w14:paraId="62576A90" w14:textId="77777777" w:rsidR="00FC4706" w:rsidRPr="007301BB" w:rsidRDefault="00FC4706" w:rsidP="00FC4706">
            <w:pPr>
              <w:rPr>
                <w:b/>
                <w:bCs/>
              </w:rPr>
            </w:pPr>
            <w:r>
              <w:rPr>
                <w:b/>
                <w:bCs/>
              </w:rPr>
              <w:t>Payments</w:t>
            </w:r>
            <w:r w:rsidRPr="007301BB">
              <w:rPr>
                <w:b/>
                <w:bCs/>
              </w:rPr>
              <w:t xml:space="preserve"> decrease your balance.</w:t>
            </w:r>
          </w:p>
          <w:p w14:paraId="4E9FEFDA" w14:textId="77777777" w:rsidR="00FC4706" w:rsidRDefault="00FC4706" w:rsidP="00FC4706">
            <w:r>
              <w:t>When you make a payment, your balance goes down.  For example, if you pay $50 on a $200 balance, your new balance will be $150.</w:t>
            </w:r>
          </w:p>
          <w:p w14:paraId="68C15A5B" w14:textId="77777777" w:rsidR="00FC4706" w:rsidRDefault="00FC4706" w:rsidP="00FC4706"/>
          <w:p w14:paraId="5CB43EEE" w14:textId="77777777" w:rsidR="00FC4706" w:rsidRPr="009F5D59" w:rsidRDefault="00FC4706" w:rsidP="00FC4706">
            <w:pPr>
              <w:rPr>
                <w:b/>
                <w:bCs/>
              </w:rPr>
            </w:pPr>
            <w:r w:rsidRPr="009F5D59">
              <w:rPr>
                <w:b/>
                <w:bCs/>
              </w:rPr>
              <w:t xml:space="preserve">New charges increase your balance.  </w:t>
            </w:r>
          </w:p>
          <w:p w14:paraId="09DF238E" w14:textId="77777777" w:rsidR="00FC4706" w:rsidRDefault="00FC4706" w:rsidP="00FC4706">
            <w:r>
              <w:t>When you get care and are responsible for part of the cost, your balance goes up.  For example, if your balance is $150 and you have a visit with a $30 copay, your new balance will be $180.</w:t>
            </w:r>
          </w:p>
          <w:p w14:paraId="3EFC506E" w14:textId="285C7B28" w:rsidR="00FC4706" w:rsidRDefault="00FC4706" w:rsidP="00FC4706"/>
        </w:tc>
        <w:tc>
          <w:tcPr>
            <w:tcW w:w="5395" w:type="dxa"/>
          </w:tcPr>
          <w:p w14:paraId="0FF34A83" w14:textId="30BEECBD" w:rsidR="00FC4706" w:rsidRPr="00BB4417" w:rsidRDefault="092E657B" w:rsidP="3610CBEF">
            <w:pPr>
              <w:rPr>
                <w:rFonts w:eastAsiaTheme="minorEastAsia"/>
                <w:color w:val="000000" w:themeColor="text1"/>
                <w:lang w:val="es-US"/>
              </w:rPr>
            </w:pPr>
            <w:r w:rsidRPr="00BB4417">
              <w:rPr>
                <w:rFonts w:eastAsiaTheme="minorEastAsia"/>
                <w:color w:val="000000" w:themeColor="text1"/>
                <w:lang w:val="es-US"/>
              </w:rPr>
              <w:t>Entendiendo su Saldo</w:t>
            </w:r>
          </w:p>
          <w:p w14:paraId="115ADFB5" w14:textId="594CAB13" w:rsidR="00FC4706" w:rsidRPr="00BB4417" w:rsidRDefault="00FC4706" w:rsidP="3610CBEF">
            <w:pPr>
              <w:rPr>
                <w:rFonts w:eastAsiaTheme="minorEastAsia"/>
                <w:color w:val="000000" w:themeColor="text1"/>
                <w:lang w:val="es-US"/>
              </w:rPr>
            </w:pPr>
          </w:p>
          <w:p w14:paraId="16E9BB5D" w14:textId="2814FE86" w:rsidR="00FC4706" w:rsidRPr="00BB4417" w:rsidRDefault="092E657B" w:rsidP="0AEDFA08">
            <w:pPr>
              <w:rPr>
                <w:rFonts w:eastAsiaTheme="minorEastAsia"/>
                <w:lang w:val="es-US"/>
              </w:rPr>
            </w:pPr>
            <w:r w:rsidRPr="00BB4417">
              <w:rPr>
                <w:rFonts w:eastAsiaTheme="minorEastAsia"/>
                <w:color w:val="000000" w:themeColor="text1"/>
                <w:lang w:val="es-US"/>
              </w:rPr>
              <w:t xml:space="preserve">Su saldo es la cantidad que debe a un proveedor de salud después de los pagos del seguro y cualquier </w:t>
            </w:r>
            <w:r w:rsidRPr="00BB4417">
              <w:rPr>
                <w:rFonts w:eastAsiaTheme="minorEastAsia"/>
                <w:color w:val="000000" w:themeColor="text1"/>
                <w:highlight w:val="yellow"/>
                <w:lang w:val="es-US"/>
              </w:rPr>
              <w:t>ajuste</w:t>
            </w:r>
            <w:r w:rsidRPr="00BB4417">
              <w:rPr>
                <w:rFonts w:eastAsiaTheme="minorEastAsia"/>
                <w:color w:val="000000" w:themeColor="text1"/>
                <w:lang w:val="es-US"/>
              </w:rPr>
              <w:t xml:space="preserve">. Si tiene seguro, </w:t>
            </w:r>
            <w:r w:rsidR="62071EF6" w:rsidRPr="00BB4417">
              <w:rPr>
                <w:rFonts w:eastAsiaTheme="minorEastAsia"/>
                <w:color w:val="000000" w:themeColor="text1"/>
                <w:lang w:val="es-US"/>
              </w:rPr>
              <w:t xml:space="preserve">es posible que su </w:t>
            </w:r>
            <w:r w:rsidRPr="00BB4417">
              <w:rPr>
                <w:rFonts w:eastAsiaTheme="minorEastAsia"/>
                <w:color w:val="000000" w:themeColor="text1"/>
                <w:lang w:val="es-US"/>
              </w:rPr>
              <w:t>saldo inclu</w:t>
            </w:r>
            <w:r w:rsidR="7288AB80" w:rsidRPr="00BB4417">
              <w:rPr>
                <w:rFonts w:eastAsiaTheme="minorEastAsia"/>
                <w:color w:val="000000" w:themeColor="text1"/>
                <w:lang w:val="es-US"/>
              </w:rPr>
              <w:t>ya</w:t>
            </w:r>
            <w:r w:rsidRPr="00BB4417">
              <w:rPr>
                <w:rFonts w:eastAsiaTheme="minorEastAsia"/>
                <w:color w:val="000000" w:themeColor="text1"/>
                <w:lang w:val="es-US"/>
              </w:rPr>
              <w:t xml:space="preserve"> copagos, deducibles o coseguros. También puede </w:t>
            </w:r>
            <w:r w:rsidR="08B53448" w:rsidRPr="00BB4417">
              <w:rPr>
                <w:rFonts w:eastAsiaTheme="minorEastAsia"/>
                <w:color w:val="000000" w:themeColor="text1"/>
                <w:lang w:val="es-US"/>
              </w:rPr>
              <w:t xml:space="preserve">que incluya </w:t>
            </w:r>
            <w:r w:rsidRPr="00BB4417">
              <w:rPr>
                <w:rFonts w:eastAsiaTheme="minorEastAsia"/>
                <w:color w:val="000000" w:themeColor="text1"/>
                <w:lang w:val="es-US"/>
              </w:rPr>
              <w:t xml:space="preserve">cargos por cosas que su plan no pagará, como </w:t>
            </w:r>
            <w:r w:rsidRPr="00BB4417">
              <w:rPr>
                <w:rFonts w:eastAsiaTheme="minorEastAsia"/>
                <w:color w:val="000000" w:themeColor="text1"/>
                <w:highlight w:val="yellow"/>
                <w:lang w:val="es-US"/>
              </w:rPr>
              <w:t>servicios no-cubiertos</w:t>
            </w:r>
            <w:r w:rsidRPr="00BB4417">
              <w:rPr>
                <w:rFonts w:eastAsiaTheme="minorEastAsia"/>
                <w:color w:val="000000" w:themeColor="text1"/>
                <w:lang w:val="es-US"/>
              </w:rPr>
              <w:t xml:space="preserve"> o atención de un proveedor que se encuentre </w:t>
            </w:r>
            <w:r w:rsidRPr="00BB4417">
              <w:rPr>
                <w:rFonts w:eastAsiaTheme="minorEastAsia"/>
                <w:color w:val="000000" w:themeColor="text1"/>
                <w:highlight w:val="yellow"/>
                <w:lang w:val="es-US"/>
              </w:rPr>
              <w:t>fuera de la red.</w:t>
            </w:r>
          </w:p>
          <w:p w14:paraId="02DEF3A2" w14:textId="01F33815" w:rsidR="00FC4706" w:rsidRPr="00BB4417" w:rsidRDefault="00FC4706" w:rsidP="0AEDFA08">
            <w:pPr>
              <w:rPr>
                <w:rFonts w:eastAsiaTheme="minorEastAsia"/>
                <w:color w:val="000000" w:themeColor="text1"/>
                <w:highlight w:val="yellow"/>
                <w:lang w:val="es-US"/>
              </w:rPr>
            </w:pPr>
          </w:p>
          <w:p w14:paraId="3E5ADD39" w14:textId="07935B4E" w:rsidR="00FC4706" w:rsidRPr="00BB4417" w:rsidRDefault="2D3E24B6" w:rsidP="0DF0A873">
            <w:pPr>
              <w:rPr>
                <w:rFonts w:ascii="Aptos" w:eastAsia="Aptos" w:hAnsi="Aptos" w:cs="Aptos"/>
                <w:b/>
                <w:color w:val="000000" w:themeColor="text1"/>
                <w:lang w:val="es-US"/>
              </w:rPr>
            </w:pPr>
            <w:r w:rsidRPr="00BB4417">
              <w:rPr>
                <w:rFonts w:ascii="Aptos" w:eastAsia="Aptos" w:hAnsi="Aptos" w:cs="Aptos"/>
                <w:b/>
                <w:color w:val="000000" w:themeColor="text1"/>
                <w:lang w:val="es-US"/>
              </w:rPr>
              <w:t>Los pagos reducen su saldo.</w:t>
            </w:r>
          </w:p>
          <w:p w14:paraId="495D5220" w14:textId="588ADBBC" w:rsidR="00FC4706" w:rsidRPr="00BB4417" w:rsidRDefault="2D3E24B6" w:rsidP="0DF0A873">
            <w:pPr>
              <w:rPr>
                <w:rFonts w:ascii="Aptos" w:eastAsia="Aptos" w:hAnsi="Aptos" w:cs="Aptos"/>
                <w:color w:val="000000" w:themeColor="text1"/>
                <w:lang w:val="es-US"/>
              </w:rPr>
            </w:pPr>
            <w:r w:rsidRPr="00BB4417">
              <w:rPr>
                <w:rFonts w:ascii="Aptos" w:eastAsia="Aptos" w:hAnsi="Aptos" w:cs="Aptos"/>
                <w:color w:val="000000" w:themeColor="text1"/>
                <w:lang w:val="es-US"/>
              </w:rPr>
              <w:t xml:space="preserve">Cuando </w:t>
            </w:r>
            <w:r w:rsidR="0635EF05" w:rsidRPr="00BB4417">
              <w:rPr>
                <w:rFonts w:ascii="Aptos" w:eastAsia="Aptos" w:hAnsi="Aptos" w:cs="Aptos"/>
                <w:color w:val="000000" w:themeColor="text1"/>
                <w:lang w:val="es-US"/>
              </w:rPr>
              <w:t>usted</w:t>
            </w:r>
            <w:r w:rsidR="4A6110CF" w:rsidRPr="00BB4417">
              <w:rPr>
                <w:rFonts w:ascii="Aptos" w:eastAsia="Aptos" w:hAnsi="Aptos" w:cs="Aptos"/>
                <w:color w:val="000000" w:themeColor="text1"/>
                <w:lang w:val="es-US"/>
              </w:rPr>
              <w:t xml:space="preserve"> </w:t>
            </w:r>
            <w:r w:rsidRPr="00BB4417">
              <w:rPr>
                <w:rFonts w:ascii="Aptos" w:eastAsia="Aptos" w:hAnsi="Aptos" w:cs="Aptos"/>
                <w:color w:val="000000" w:themeColor="text1"/>
                <w:lang w:val="es-US"/>
              </w:rPr>
              <w:t>realiza un pago, su saldo baja. Por ejemplo, si paga $50 de un saldo de $200, su nuevo saldo será de $150.</w:t>
            </w:r>
          </w:p>
          <w:p w14:paraId="2794DCAE" w14:textId="7E846FA3" w:rsidR="00FC4706" w:rsidRPr="00BB4417" w:rsidRDefault="00FC4706" w:rsidP="27C44BAE">
            <w:pPr>
              <w:rPr>
                <w:rFonts w:ascii="Aptos" w:eastAsia="Aptos" w:hAnsi="Aptos" w:cs="Aptos"/>
                <w:color w:val="000000" w:themeColor="text1"/>
                <w:lang w:val="es-US"/>
              </w:rPr>
            </w:pPr>
          </w:p>
          <w:p w14:paraId="13BBE3C2" w14:textId="2E336BF4" w:rsidR="00FC4706" w:rsidRPr="00BB4417" w:rsidRDefault="4A6110CF" w:rsidP="7D5CC56E">
            <w:pPr>
              <w:rPr>
                <w:rFonts w:ascii="Aptos" w:eastAsia="Aptos" w:hAnsi="Aptos" w:cs="Aptos"/>
                <w:b/>
                <w:bCs/>
                <w:color w:val="000000" w:themeColor="text1"/>
                <w:lang w:val="es-US"/>
              </w:rPr>
            </w:pPr>
            <w:r w:rsidRPr="00BB4417">
              <w:rPr>
                <w:rFonts w:ascii="Aptos" w:eastAsia="Aptos" w:hAnsi="Aptos" w:cs="Aptos"/>
                <w:b/>
                <w:bCs/>
                <w:color w:val="000000" w:themeColor="text1"/>
                <w:lang w:val="es-US"/>
              </w:rPr>
              <w:t>Los cargos nuevos aumentan su saldo.</w:t>
            </w:r>
          </w:p>
          <w:p w14:paraId="3F5D00F9" w14:textId="36B02473" w:rsidR="00FC4706" w:rsidRPr="00BB4417" w:rsidRDefault="4A6110CF" w:rsidP="7D5CC56E">
            <w:pPr>
              <w:rPr>
                <w:rFonts w:ascii="Aptos" w:eastAsia="Aptos" w:hAnsi="Aptos" w:cs="Aptos"/>
                <w:color w:val="000000" w:themeColor="text1"/>
                <w:lang w:val="es-US"/>
              </w:rPr>
            </w:pPr>
            <w:r w:rsidRPr="00BB4417">
              <w:rPr>
                <w:rFonts w:ascii="Aptos" w:eastAsia="Aptos" w:hAnsi="Aptos" w:cs="Aptos"/>
                <w:color w:val="000000" w:themeColor="text1"/>
                <w:lang w:val="es-US"/>
              </w:rPr>
              <w:t xml:space="preserve">Cuando usted recibe atención y es responsable de una parte del costo, su saldo aumenta. Por ejemplo, si su saldo </w:t>
            </w:r>
            <w:r w:rsidR="273A77DE" w:rsidRPr="00BB4417">
              <w:rPr>
                <w:rFonts w:ascii="Aptos" w:eastAsia="Aptos" w:hAnsi="Aptos" w:cs="Aptos"/>
                <w:color w:val="000000" w:themeColor="text1"/>
                <w:lang w:val="es-US"/>
              </w:rPr>
              <w:t xml:space="preserve">ya </w:t>
            </w:r>
            <w:r w:rsidRPr="00BB4417">
              <w:rPr>
                <w:rFonts w:ascii="Aptos" w:eastAsia="Aptos" w:hAnsi="Aptos" w:cs="Aptos"/>
                <w:color w:val="000000" w:themeColor="text1"/>
                <w:lang w:val="es-US"/>
              </w:rPr>
              <w:t xml:space="preserve">es de </w:t>
            </w:r>
            <w:r w:rsidR="5D29D8E9" w:rsidRPr="00BB4417">
              <w:rPr>
                <w:rFonts w:ascii="Aptos" w:eastAsia="Aptos" w:hAnsi="Aptos" w:cs="Aptos"/>
                <w:color w:val="000000" w:themeColor="text1"/>
                <w:lang w:val="es-US"/>
              </w:rPr>
              <w:t>$</w:t>
            </w:r>
            <w:r w:rsidRPr="00BB4417">
              <w:rPr>
                <w:rFonts w:ascii="Aptos" w:eastAsia="Aptos" w:hAnsi="Aptos" w:cs="Aptos"/>
                <w:color w:val="000000" w:themeColor="text1"/>
                <w:lang w:val="es-US"/>
              </w:rPr>
              <w:t>150 y tiene una visita con un copago de $30, su nuevo saldo será de $180.</w:t>
            </w:r>
          </w:p>
          <w:p w14:paraId="70A66DAA" w14:textId="2959ECC6" w:rsidR="00FC4706" w:rsidRPr="00BB4417" w:rsidRDefault="00FC4706" w:rsidP="00FC4706">
            <w:pPr>
              <w:rPr>
                <w:rFonts w:ascii="Aptos" w:eastAsia="Aptos" w:hAnsi="Aptos" w:cs="Aptos"/>
                <w:lang w:val="es-US"/>
              </w:rPr>
            </w:pPr>
          </w:p>
        </w:tc>
      </w:tr>
    </w:tbl>
    <w:p w14:paraId="5ADEA9B0" w14:textId="77777777" w:rsidR="00FC4706" w:rsidRPr="00BB4417" w:rsidRDefault="00FC4706" w:rsidP="00FC4706">
      <w:pPr>
        <w:rPr>
          <w:lang w:val="es-US"/>
        </w:rPr>
      </w:pPr>
    </w:p>
    <w:p w14:paraId="2D9A3D59" w14:textId="716ABF0B" w:rsidR="006A0374" w:rsidRDefault="006A0374" w:rsidP="000922D1">
      <w:pPr>
        <w:pStyle w:val="Heading3"/>
      </w:pPr>
      <w:r>
        <w:t>Common Questions about Balances</w:t>
      </w:r>
      <w:r w:rsidR="00FC4706">
        <w:t xml:space="preserve"> (text)</w:t>
      </w:r>
    </w:p>
    <w:tbl>
      <w:tblPr>
        <w:tblStyle w:val="TableGrid"/>
        <w:tblW w:w="0" w:type="auto"/>
        <w:tblLook w:val="04A0" w:firstRow="1" w:lastRow="0" w:firstColumn="1" w:lastColumn="0" w:noHBand="0" w:noVBand="1"/>
      </w:tblPr>
      <w:tblGrid>
        <w:gridCol w:w="5395"/>
        <w:gridCol w:w="5395"/>
      </w:tblGrid>
      <w:tr w:rsidR="00FC4706" w14:paraId="001FDAC9" w14:textId="77777777" w:rsidTr="58F249CE">
        <w:tc>
          <w:tcPr>
            <w:tcW w:w="5395" w:type="dxa"/>
          </w:tcPr>
          <w:p w14:paraId="7AF2F008" w14:textId="2F80E8A1" w:rsidR="00FC4706" w:rsidRDefault="00FC4706" w:rsidP="00FC4706">
            <w:r>
              <w:t>English</w:t>
            </w:r>
          </w:p>
        </w:tc>
        <w:tc>
          <w:tcPr>
            <w:tcW w:w="5395" w:type="dxa"/>
          </w:tcPr>
          <w:p w14:paraId="54EF6C70" w14:textId="6B36A30C" w:rsidR="00FC4706" w:rsidRDefault="00FC4706" w:rsidP="1AAE032A">
            <w:pPr>
              <w:rPr>
                <w:highlight w:val="cyan"/>
              </w:rPr>
            </w:pPr>
            <w:r w:rsidRPr="1AAE032A">
              <w:rPr>
                <w:highlight w:val="cyan"/>
              </w:rPr>
              <w:t>Spanish</w:t>
            </w:r>
          </w:p>
        </w:tc>
      </w:tr>
      <w:tr w:rsidR="00FC4706" w:rsidRPr="00DC3DAE" w14:paraId="5503707C" w14:textId="77777777" w:rsidTr="58F249CE">
        <w:tc>
          <w:tcPr>
            <w:tcW w:w="5395" w:type="dxa"/>
          </w:tcPr>
          <w:p w14:paraId="3A344AF6" w14:textId="77777777" w:rsidR="00FC4706" w:rsidRDefault="00FC4706" w:rsidP="00FC4706">
            <w:r>
              <w:t>Common Questions about Balances</w:t>
            </w:r>
          </w:p>
          <w:p w14:paraId="7AEC777B" w14:textId="77777777" w:rsidR="00FC4706" w:rsidRDefault="00FC4706" w:rsidP="00FC4706"/>
          <w:p w14:paraId="1F5FAFE4" w14:textId="77777777" w:rsidR="00FC4706" w:rsidRDefault="00FC4706" w:rsidP="00FC4706">
            <w:pPr>
              <w:pStyle w:val="Heading4"/>
            </w:pPr>
            <w:r>
              <w:t>How do insurance payments impact my balance?</w:t>
            </w:r>
          </w:p>
          <w:p w14:paraId="34EB7AAC" w14:textId="77777777" w:rsidR="00FC4706" w:rsidRDefault="00FC4706" w:rsidP="00FC4706">
            <w:r>
              <w:t>Insurance payments are subtracted from your balance.  Your balance is the amount you are responsible for paying.</w:t>
            </w:r>
          </w:p>
          <w:p w14:paraId="48CDDED8" w14:textId="77777777" w:rsidR="00FC4706" w:rsidRDefault="00FC4706" w:rsidP="00FC4706"/>
          <w:p w14:paraId="1CEACD74" w14:textId="77777777" w:rsidR="00FC4706" w:rsidRDefault="00FC4706" w:rsidP="00FC4706">
            <w:pPr>
              <w:pStyle w:val="Heading4"/>
            </w:pPr>
            <w:r>
              <w:t>How do adjustments impact my balance?</w:t>
            </w:r>
          </w:p>
          <w:p w14:paraId="76D88B77" w14:textId="77777777" w:rsidR="00FC4706" w:rsidRDefault="00FC4706" w:rsidP="00FC4706">
            <w:r w:rsidRPr="00300DBA">
              <w:rPr>
                <w:highlight w:val="yellow"/>
              </w:rPr>
              <w:t>Adjustments</w:t>
            </w:r>
            <w:r>
              <w:t xml:space="preserve"> such as contractual adjustments are subtracted from your balance before you are billed.  Your balance is the amount you are responsible for paying.</w:t>
            </w:r>
          </w:p>
          <w:p w14:paraId="6C6B5A80" w14:textId="77777777" w:rsidR="00FC4706" w:rsidRDefault="00FC4706" w:rsidP="00FC4706"/>
          <w:p w14:paraId="6D7BCD85" w14:textId="77777777" w:rsidR="00FC4706" w:rsidRDefault="00FC4706" w:rsidP="00FC4706">
            <w:pPr>
              <w:pStyle w:val="Heading4"/>
            </w:pPr>
            <w:r>
              <w:t>Why is there more than one balance shown on the “Manage My Bills” page?</w:t>
            </w:r>
          </w:p>
          <w:p w14:paraId="6118F92E" w14:textId="2F47091E" w:rsidR="00FC4706" w:rsidRDefault="00FC4706" w:rsidP="00FC4706">
            <w:r>
              <w:t xml:space="preserve">Each time you visit the doctor or receive care, the charges for that visit are placed under a unique account ID.  Each account ID has its own balance.  If you had more than one visit, or if you have multiple bills from the same visit (such as both a </w:t>
            </w:r>
            <w:r w:rsidRPr="00300DBA">
              <w:rPr>
                <w:highlight w:val="yellow"/>
              </w:rPr>
              <w:t>hospital bill</w:t>
            </w:r>
            <w:r>
              <w:t xml:space="preserve"> and a </w:t>
            </w:r>
            <w:r w:rsidRPr="00300DBA">
              <w:rPr>
                <w:highlight w:val="yellow"/>
              </w:rPr>
              <w:t>physician’s bill)</w:t>
            </w:r>
            <w:r>
              <w:t>, the Manage My Bills page will show a balance for each account ID.</w:t>
            </w:r>
          </w:p>
        </w:tc>
        <w:tc>
          <w:tcPr>
            <w:tcW w:w="5395" w:type="dxa"/>
          </w:tcPr>
          <w:p w14:paraId="72360BF1" w14:textId="58BDB014" w:rsidR="00FC4706" w:rsidRPr="00BB4417" w:rsidRDefault="2C8D3B55" w:rsidP="55997F92">
            <w:pPr>
              <w:rPr>
                <w:rFonts w:ascii="Aptos" w:eastAsia="Aptos" w:hAnsi="Aptos" w:cs="Arial"/>
                <w:color w:val="000000" w:themeColor="text1"/>
                <w:lang w:val="es-US"/>
              </w:rPr>
            </w:pPr>
            <w:r w:rsidRPr="00BB4417">
              <w:rPr>
                <w:rFonts w:ascii="Aptos" w:eastAsia="Aptos" w:hAnsi="Aptos" w:cs="Arial"/>
                <w:color w:val="000000" w:themeColor="text1"/>
                <w:lang w:val="es-US"/>
              </w:rPr>
              <w:t xml:space="preserve">Preguntas Frecuentes </w:t>
            </w:r>
            <w:r w:rsidR="4D1BF1BF" w:rsidRPr="00BB4417">
              <w:rPr>
                <w:rFonts w:ascii="Aptos" w:eastAsia="Aptos" w:hAnsi="Aptos" w:cs="Arial"/>
                <w:color w:val="000000" w:themeColor="text1"/>
                <w:lang w:val="es-US"/>
              </w:rPr>
              <w:t>S</w:t>
            </w:r>
            <w:r w:rsidR="649D0652" w:rsidRPr="00BB4417">
              <w:rPr>
                <w:rFonts w:ascii="Aptos" w:eastAsia="Aptos" w:hAnsi="Aptos" w:cs="Arial"/>
                <w:color w:val="000000" w:themeColor="text1"/>
                <w:lang w:val="es-US"/>
              </w:rPr>
              <w:t>obre</w:t>
            </w:r>
            <w:r w:rsidRPr="00BB4417">
              <w:rPr>
                <w:rFonts w:ascii="Aptos" w:eastAsia="Aptos" w:hAnsi="Aptos" w:cs="Arial"/>
                <w:color w:val="000000" w:themeColor="text1"/>
                <w:lang w:val="es-US"/>
              </w:rPr>
              <w:t xml:space="preserve"> los Saldos</w:t>
            </w:r>
          </w:p>
          <w:p w14:paraId="606E5800" w14:textId="34DB1298" w:rsidR="00FC4706" w:rsidRPr="00BB4417" w:rsidRDefault="649D0652" w:rsidP="16E3064D">
            <w:pPr>
              <w:rPr>
                <w:rFonts w:ascii="Aptos" w:eastAsia="Aptos" w:hAnsi="Aptos" w:cs="Arial"/>
                <w:i/>
                <w:color w:val="156082" w:themeColor="accent1"/>
                <w:lang w:val="es-US"/>
              </w:rPr>
            </w:pPr>
            <w:r w:rsidRPr="00BB4417">
              <w:rPr>
                <w:rFonts w:ascii="Aptos" w:eastAsia="Aptos" w:hAnsi="Aptos" w:cs="Arial"/>
                <w:i/>
                <w:color w:val="156082" w:themeColor="accent1"/>
                <w:lang w:val="es-US"/>
              </w:rPr>
              <w:t xml:space="preserve">¿Cómo </w:t>
            </w:r>
            <w:r w:rsidRPr="00BB4417">
              <w:rPr>
                <w:rFonts w:ascii="Aptos" w:eastAsia="Aptos" w:hAnsi="Aptos" w:cs="Arial"/>
                <w:i/>
                <w:iCs/>
                <w:color w:val="156082" w:themeColor="accent1"/>
                <w:lang w:val="es-US"/>
              </w:rPr>
              <w:t>ayuda</w:t>
            </w:r>
            <w:r w:rsidR="718EC26B" w:rsidRPr="00BB4417">
              <w:rPr>
                <w:rFonts w:ascii="Aptos" w:eastAsia="Aptos" w:hAnsi="Aptos" w:cs="Arial"/>
                <w:i/>
                <w:iCs/>
                <w:color w:val="156082" w:themeColor="accent1"/>
                <w:lang w:val="es-US"/>
              </w:rPr>
              <w:t>n</w:t>
            </w:r>
            <w:r w:rsidRPr="00BB4417">
              <w:rPr>
                <w:rFonts w:ascii="Aptos" w:eastAsia="Aptos" w:hAnsi="Aptos" w:cs="Arial"/>
                <w:i/>
                <w:color w:val="156082" w:themeColor="accent1"/>
                <w:lang w:val="es-US"/>
              </w:rPr>
              <w:t xml:space="preserve"> a mi saldo los pagos del seguro?</w:t>
            </w:r>
          </w:p>
          <w:p w14:paraId="62E046FF" w14:textId="3652ED68" w:rsidR="00FC4706" w:rsidRPr="00BB4417" w:rsidRDefault="649D0652" w:rsidP="00FC4706">
            <w:pPr>
              <w:rPr>
                <w:rFonts w:ascii="Aptos" w:eastAsia="Aptos" w:hAnsi="Aptos" w:cs="Arial"/>
                <w:color w:val="000000" w:themeColor="text1"/>
                <w:lang w:val="es-US"/>
              </w:rPr>
            </w:pPr>
            <w:r w:rsidRPr="00BB4417">
              <w:rPr>
                <w:rFonts w:ascii="Aptos" w:eastAsia="Aptos" w:hAnsi="Aptos" w:cs="Arial"/>
                <w:color w:val="000000" w:themeColor="text1"/>
                <w:lang w:val="es-US"/>
              </w:rPr>
              <w:t xml:space="preserve">Los pagos del seguro se restan de su saldo. </w:t>
            </w:r>
            <w:r w:rsidR="6D00DA74" w:rsidRPr="00BB4417">
              <w:rPr>
                <w:rFonts w:ascii="Aptos" w:eastAsia="Aptos" w:hAnsi="Aptos" w:cs="Arial"/>
                <w:color w:val="000000" w:themeColor="text1"/>
                <w:lang w:val="es-US"/>
              </w:rPr>
              <w:t>Su</w:t>
            </w:r>
            <w:r w:rsidRPr="00BB4417">
              <w:rPr>
                <w:rFonts w:ascii="Aptos" w:eastAsia="Aptos" w:hAnsi="Aptos" w:cs="Arial"/>
                <w:color w:val="000000" w:themeColor="text1"/>
                <w:lang w:val="es-US"/>
              </w:rPr>
              <w:t xml:space="preserve"> saldo es el monto que usted </w:t>
            </w:r>
            <w:r w:rsidR="3BFC019C" w:rsidRPr="00BB4417">
              <w:rPr>
                <w:rFonts w:ascii="Aptos" w:eastAsia="Aptos" w:hAnsi="Aptos" w:cs="Arial"/>
                <w:color w:val="000000" w:themeColor="text1"/>
                <w:lang w:val="es-US"/>
              </w:rPr>
              <w:t xml:space="preserve">es responsable de </w:t>
            </w:r>
            <w:r w:rsidRPr="00BB4417">
              <w:rPr>
                <w:rFonts w:ascii="Aptos" w:eastAsia="Aptos" w:hAnsi="Aptos" w:cs="Arial"/>
                <w:color w:val="000000" w:themeColor="text1"/>
                <w:lang w:val="es-US"/>
              </w:rPr>
              <w:t>pagar.</w:t>
            </w:r>
          </w:p>
          <w:p w14:paraId="1DB21041" w14:textId="266F6902" w:rsidR="00FC4706" w:rsidRPr="00BB4417" w:rsidRDefault="649D0652" w:rsidP="6D580534">
            <w:pPr>
              <w:spacing w:before="240" w:after="240"/>
              <w:rPr>
                <w:rFonts w:eastAsiaTheme="minorEastAsia"/>
                <w:color w:val="000000" w:themeColor="text1"/>
                <w:lang w:val="es-US"/>
              </w:rPr>
            </w:pPr>
            <w:r w:rsidRPr="00BB4417">
              <w:rPr>
                <w:rFonts w:eastAsiaTheme="minorEastAsia"/>
                <w:i/>
                <w:color w:val="0B5394"/>
                <w:lang w:val="es-US"/>
              </w:rPr>
              <w:t>¿Cómo ayudan los ajustes a mi saldo?</w:t>
            </w:r>
          </w:p>
          <w:p w14:paraId="1A6B7387" w14:textId="3AC49D46" w:rsidR="00FC4706" w:rsidRPr="00BB4417" w:rsidRDefault="649D0652" w:rsidP="6D580534">
            <w:pPr>
              <w:spacing w:before="240" w:after="240"/>
              <w:rPr>
                <w:rFonts w:eastAsiaTheme="minorEastAsia"/>
                <w:color w:val="000000" w:themeColor="text1"/>
                <w:lang w:val="es-US"/>
              </w:rPr>
            </w:pPr>
            <w:r w:rsidRPr="00BB4417">
              <w:rPr>
                <w:rFonts w:eastAsiaTheme="minorEastAsia"/>
                <w:color w:val="000000" w:themeColor="text1"/>
                <w:highlight w:val="yellow"/>
                <w:lang w:val="es-US"/>
              </w:rPr>
              <w:t>Los ajustes,</w:t>
            </w:r>
            <w:r w:rsidRPr="00BB4417">
              <w:rPr>
                <w:rFonts w:eastAsiaTheme="minorEastAsia"/>
                <w:color w:val="000000" w:themeColor="text1"/>
                <w:lang w:val="es-US"/>
              </w:rPr>
              <w:t xml:space="preserve"> como los de contratos, se restan de su saldo antes de mandarle la cuenta. Su saldo es la cantidad que usted es responsable de pagar.</w:t>
            </w:r>
          </w:p>
          <w:p w14:paraId="3598ACAB" w14:textId="77A55431" w:rsidR="00FC4706" w:rsidRPr="00BB4417" w:rsidRDefault="649D0652" w:rsidP="51A4F81B">
            <w:pPr>
              <w:rPr>
                <w:rFonts w:ascii="Aptos" w:eastAsia="Aptos" w:hAnsi="Aptos" w:cs="Arial"/>
                <w:i/>
                <w:color w:val="156082" w:themeColor="accent1"/>
                <w:lang w:val="es-US"/>
              </w:rPr>
            </w:pPr>
            <w:r w:rsidRPr="00BB4417">
              <w:rPr>
                <w:rFonts w:ascii="Aptos" w:eastAsia="Aptos" w:hAnsi="Aptos" w:cs="Arial"/>
                <w:i/>
                <w:color w:val="156082" w:themeColor="accent1"/>
                <w:lang w:val="es-US"/>
              </w:rPr>
              <w:t>¿Por qué aparece más de un saldo en la página de “Administrar Mis Cuentas”?</w:t>
            </w:r>
          </w:p>
          <w:p w14:paraId="4A38320D" w14:textId="50C3D504" w:rsidR="00FC4706" w:rsidRPr="00BB4417" w:rsidRDefault="3B2ED65E" w:rsidP="51A4F81B">
            <w:pPr>
              <w:rPr>
                <w:rFonts w:ascii="Aptos" w:eastAsia="Aptos" w:hAnsi="Aptos" w:cs="Arial"/>
                <w:color w:val="000000" w:themeColor="text1"/>
                <w:lang w:val="es-US"/>
              </w:rPr>
            </w:pPr>
            <w:r w:rsidRPr="58F249CE">
              <w:rPr>
                <w:rFonts w:ascii="Aptos" w:eastAsia="Aptos" w:hAnsi="Aptos" w:cs="Arial"/>
                <w:color w:val="000000" w:themeColor="text1"/>
                <w:lang w:val="es-US"/>
              </w:rPr>
              <w:t xml:space="preserve">Cada vez que visita al médico o recibe atención de salud, los </w:t>
            </w:r>
            <w:r w:rsidR="7A6B88BA" w:rsidRPr="58F249CE">
              <w:rPr>
                <w:rFonts w:ascii="Aptos" w:eastAsia="Aptos" w:hAnsi="Aptos" w:cs="Arial"/>
                <w:color w:val="000000" w:themeColor="text1"/>
                <w:lang w:val="es-US"/>
              </w:rPr>
              <w:t>cargos por</w:t>
            </w:r>
            <w:r w:rsidRPr="58F249CE">
              <w:rPr>
                <w:rFonts w:ascii="Aptos" w:eastAsia="Aptos" w:hAnsi="Aptos" w:cs="Arial"/>
                <w:color w:val="000000" w:themeColor="text1"/>
                <w:lang w:val="es-US"/>
              </w:rPr>
              <w:t xml:space="preserve"> esa visita se colocan bajo un número de cuenta único (ID). Cada ID de cada cuenta tiene su propio saldo. Si ha tenido más de una visita, o si tiene varias cuentas de la misma visita (por ejemplo, una cuenta del hospital y una cuenta del médico), la página de “Administrar Mis Cuentas” mostrará un saldo por ID de cada cuenta.</w:t>
            </w:r>
          </w:p>
          <w:p w14:paraId="0AEFF6F8" w14:textId="2FAFB99A" w:rsidR="00FC4706" w:rsidRPr="00BB4417" w:rsidRDefault="00FC4706" w:rsidP="00FC4706">
            <w:pPr>
              <w:rPr>
                <w:rFonts w:ascii="Aptos" w:eastAsia="Aptos" w:hAnsi="Aptos" w:cs="Arial"/>
                <w:lang w:val="es-US"/>
              </w:rPr>
            </w:pPr>
          </w:p>
          <w:p w14:paraId="0CECD09F" w14:textId="2F3CBDBE" w:rsidR="00FC4706" w:rsidRPr="00BB4417" w:rsidRDefault="00FC4706" w:rsidP="00FC4706">
            <w:pPr>
              <w:rPr>
                <w:lang w:val="es-US"/>
              </w:rPr>
            </w:pPr>
          </w:p>
          <w:p w14:paraId="161C4157" w14:textId="287CB19E" w:rsidR="00FC4706" w:rsidRPr="00BB4417" w:rsidRDefault="00FC4706" w:rsidP="00FC4706">
            <w:pPr>
              <w:rPr>
                <w:rFonts w:ascii="Aptos" w:eastAsia="Aptos" w:hAnsi="Aptos" w:cs="Arial"/>
                <w:color w:val="000000" w:themeColor="text1"/>
                <w:lang w:val="es-US"/>
              </w:rPr>
            </w:pPr>
          </w:p>
        </w:tc>
      </w:tr>
    </w:tbl>
    <w:p w14:paraId="31704CCC" w14:textId="77777777" w:rsidR="00047F1F" w:rsidRPr="00BB4417" w:rsidRDefault="00047F1F" w:rsidP="00047F1F">
      <w:pPr>
        <w:rPr>
          <w:lang w:val="es-US"/>
        </w:rPr>
      </w:pPr>
    </w:p>
    <w:p w14:paraId="508A775F" w14:textId="0A81D25F" w:rsidR="00741DFC" w:rsidRPr="00921F4F" w:rsidRDefault="00741DFC" w:rsidP="00741DFC">
      <w:pPr>
        <w:pStyle w:val="Heading2"/>
      </w:pPr>
      <w:bookmarkStart w:id="110" w:name="_HOW_TO_READ"/>
      <w:bookmarkStart w:id="111" w:name="_Toc200962903"/>
      <w:bookmarkEnd w:id="110"/>
      <w:r w:rsidRPr="00921F4F">
        <w:t>HOW TO READ AN EOB PAGE</w:t>
      </w:r>
      <w:bookmarkEnd w:id="111"/>
    </w:p>
    <w:p w14:paraId="71AFCD74" w14:textId="77777777" w:rsidR="00A07FE2" w:rsidRDefault="00A07FE2" w:rsidP="00A07FE2">
      <w:pPr>
        <w:shd w:val="clear" w:color="auto" w:fill="E8E8E8" w:themeFill="background2"/>
        <w:rPr>
          <w:b/>
          <w:bCs/>
        </w:rPr>
      </w:pPr>
      <w:r>
        <w:rPr>
          <w:b/>
          <w:bCs/>
        </w:rPr>
        <w:t>Page Outline</w:t>
      </w:r>
    </w:p>
    <w:p w14:paraId="388B8596" w14:textId="2FA2FC38" w:rsidR="00A07FE2" w:rsidRPr="00893636" w:rsidRDefault="00893636" w:rsidP="000B1916">
      <w:pPr>
        <w:pStyle w:val="ListParagraph"/>
        <w:numPr>
          <w:ilvl w:val="0"/>
          <w:numId w:val="20"/>
        </w:numPr>
        <w:shd w:val="clear" w:color="auto" w:fill="E8E8E8" w:themeFill="background2"/>
        <w:rPr>
          <w:b/>
          <w:bCs/>
        </w:rPr>
      </w:pPr>
      <w:r>
        <w:t>What is an Explanation of Benefits (EOB)? (text)</w:t>
      </w:r>
    </w:p>
    <w:p w14:paraId="25BED30E" w14:textId="333BB2AB" w:rsidR="00893636" w:rsidRPr="00893636" w:rsidRDefault="00893636" w:rsidP="000B1916">
      <w:pPr>
        <w:pStyle w:val="ListParagraph"/>
        <w:numPr>
          <w:ilvl w:val="1"/>
          <w:numId w:val="20"/>
        </w:numPr>
        <w:shd w:val="clear" w:color="auto" w:fill="E8E8E8" w:themeFill="background2"/>
        <w:rPr>
          <w:b/>
          <w:bCs/>
        </w:rPr>
      </w:pPr>
      <w:r>
        <w:t>Link to Tips for Reading Your Bill</w:t>
      </w:r>
    </w:p>
    <w:p w14:paraId="56EF4B29" w14:textId="796B94EB" w:rsidR="00893636" w:rsidRPr="00B01503" w:rsidRDefault="0003715F" w:rsidP="000B1916">
      <w:pPr>
        <w:pStyle w:val="ListParagraph"/>
        <w:numPr>
          <w:ilvl w:val="0"/>
          <w:numId w:val="20"/>
        </w:numPr>
        <w:shd w:val="clear" w:color="auto" w:fill="E8E8E8" w:themeFill="background2"/>
      </w:pPr>
      <w:r w:rsidRPr="00B01503">
        <w:t>How to Read an EOB (text)</w:t>
      </w:r>
    </w:p>
    <w:p w14:paraId="525AFED6" w14:textId="32F7D2D8" w:rsidR="0003715F" w:rsidRPr="00B01503" w:rsidRDefault="0003715F" w:rsidP="000B1916">
      <w:pPr>
        <w:pStyle w:val="ListParagraph"/>
        <w:numPr>
          <w:ilvl w:val="0"/>
          <w:numId w:val="20"/>
        </w:numPr>
        <w:shd w:val="clear" w:color="auto" w:fill="E8E8E8" w:themeFill="background2"/>
      </w:pPr>
      <w:r w:rsidRPr="00B01503">
        <w:t>Sample EOB (short text introduction with click-to-reveal sample EOB</w:t>
      </w:r>
      <w:r w:rsidR="00790A49" w:rsidRPr="00B01503">
        <w:t>)</w:t>
      </w:r>
    </w:p>
    <w:p w14:paraId="57297CC1" w14:textId="36A185B9" w:rsidR="00790A49" w:rsidRPr="00B01503" w:rsidRDefault="00B01503" w:rsidP="000B1916">
      <w:pPr>
        <w:pStyle w:val="ListParagraph"/>
        <w:numPr>
          <w:ilvl w:val="0"/>
          <w:numId w:val="20"/>
        </w:numPr>
        <w:shd w:val="clear" w:color="auto" w:fill="E8E8E8" w:themeFill="background2"/>
      </w:pPr>
      <w:r w:rsidRPr="00B01503">
        <w:t>Common Questions about EOBs (text)</w:t>
      </w:r>
    </w:p>
    <w:p w14:paraId="7BDE577C" w14:textId="77777777" w:rsidR="00A07FE2" w:rsidRDefault="00A07FE2" w:rsidP="00A07FE2">
      <w:pPr>
        <w:pStyle w:val="ListParagraph"/>
        <w:shd w:val="clear" w:color="auto" w:fill="E8E8E8" w:themeFill="background2"/>
        <w:rPr>
          <w:b/>
          <w:bCs/>
        </w:rPr>
      </w:pPr>
    </w:p>
    <w:p w14:paraId="2B3D0C87" w14:textId="77777777" w:rsidR="008221B2" w:rsidRDefault="008221B2" w:rsidP="008221B2">
      <w:pPr>
        <w:shd w:val="clear" w:color="auto" w:fill="E8E8E8" w:themeFill="background2"/>
      </w:pPr>
      <w:r>
        <w:rPr>
          <w:b/>
          <w:bCs/>
        </w:rPr>
        <w:t xml:space="preserve">Availability: </w:t>
      </w:r>
      <w:r>
        <w:t>After login</w:t>
      </w:r>
    </w:p>
    <w:p w14:paraId="601650F6" w14:textId="77777777" w:rsidR="008221B2" w:rsidRDefault="008221B2" w:rsidP="008221B2">
      <w:pPr>
        <w:shd w:val="clear" w:color="auto" w:fill="E8E8E8" w:themeFill="background2"/>
      </w:pPr>
    </w:p>
    <w:p w14:paraId="5B90AC60" w14:textId="6D93D79B" w:rsidR="00A07FE2" w:rsidRDefault="00A07FE2" w:rsidP="00A07FE2">
      <w:pPr>
        <w:shd w:val="clear" w:color="auto" w:fill="E8E8E8" w:themeFill="background2"/>
        <w:rPr>
          <w:b/>
          <w:bCs/>
        </w:rPr>
      </w:pPr>
      <w:r>
        <w:rPr>
          <w:b/>
          <w:bCs/>
        </w:rPr>
        <w:t>Dev Notes:</w:t>
      </w:r>
    </w:p>
    <w:p w14:paraId="5831B365" w14:textId="74841194" w:rsidR="00A07FE2" w:rsidRDefault="00B01503" w:rsidP="000B1916">
      <w:pPr>
        <w:pStyle w:val="ListParagraph"/>
        <w:numPr>
          <w:ilvl w:val="0"/>
          <w:numId w:val="27"/>
        </w:numPr>
        <w:shd w:val="clear" w:color="auto" w:fill="E8E8E8" w:themeFill="background2"/>
      </w:pPr>
      <w:r>
        <w:t>Sample EOB should be designed the same way as the sample statement.  User should be able to select part of the EOB and have a box pop up with additional explanation.  All select-able areas can be text with the exception of the last three, which warrant video explanation.</w:t>
      </w:r>
      <w:r w:rsidR="004A0259">
        <w:t xml:space="preserve">  NOTE: </w:t>
      </w:r>
      <w:r w:rsidR="006D3B97">
        <w:t>numbers are included below to identify which explanation should go with each section.  The final product does NOT need to be numbered unless necessary for the user.</w:t>
      </w:r>
    </w:p>
    <w:p w14:paraId="2D163CA5" w14:textId="6FB2443C" w:rsidR="00B01503" w:rsidRPr="008D66F0" w:rsidRDefault="00B01503" w:rsidP="000B1916">
      <w:pPr>
        <w:pStyle w:val="ListParagraph"/>
        <w:numPr>
          <w:ilvl w:val="0"/>
          <w:numId w:val="27"/>
        </w:numPr>
        <w:shd w:val="clear" w:color="auto" w:fill="E8E8E8" w:themeFill="background2"/>
      </w:pPr>
      <w:r>
        <w:t>For the three video explanations in the sample EOB, the sample EOB should be shown on screen.  As each box/amount is discussed, it should be highlighted onscreen to draw the viewer’s attention to the correct area.</w:t>
      </w:r>
    </w:p>
    <w:p w14:paraId="05BBFF57" w14:textId="77777777" w:rsidR="00A07FE2" w:rsidRPr="000B64A4" w:rsidRDefault="00A07FE2" w:rsidP="00A07FE2">
      <w:pPr>
        <w:shd w:val="clear" w:color="auto" w:fill="E8E8E8" w:themeFill="background2"/>
      </w:pPr>
    </w:p>
    <w:p w14:paraId="183F5153" w14:textId="77777777" w:rsidR="00A07FE2" w:rsidRDefault="00A07FE2" w:rsidP="00A07FE2">
      <w:pPr>
        <w:shd w:val="clear" w:color="auto" w:fill="E8E8E8" w:themeFill="background2"/>
        <w:rPr>
          <w:b/>
          <w:bCs/>
        </w:rPr>
      </w:pPr>
      <w:r w:rsidRPr="00F31035">
        <w:rPr>
          <w:b/>
          <w:bCs/>
        </w:rPr>
        <w:t>Objectives: patient will be able to</w:t>
      </w:r>
      <w:r>
        <w:rPr>
          <w:b/>
          <w:bCs/>
        </w:rPr>
        <w:t>…</w:t>
      </w:r>
    </w:p>
    <w:p w14:paraId="780B5B9B" w14:textId="782A61E6" w:rsidR="00A07FE2" w:rsidRDefault="005610ED" w:rsidP="000B1916">
      <w:pPr>
        <w:pStyle w:val="ListParagraph"/>
        <w:numPr>
          <w:ilvl w:val="0"/>
          <w:numId w:val="28"/>
        </w:numPr>
        <w:shd w:val="clear" w:color="auto" w:fill="E8E8E8" w:themeFill="background2"/>
      </w:pPr>
      <w:r>
        <w:t>Define an explanation of benefits</w:t>
      </w:r>
    </w:p>
    <w:p w14:paraId="170D0ED5" w14:textId="05E7686F" w:rsidR="005610ED" w:rsidRDefault="005610ED" w:rsidP="000B1916">
      <w:pPr>
        <w:pStyle w:val="ListParagraph"/>
        <w:numPr>
          <w:ilvl w:val="0"/>
          <w:numId w:val="28"/>
        </w:numPr>
        <w:shd w:val="clear" w:color="auto" w:fill="E8E8E8" w:themeFill="background2"/>
      </w:pPr>
      <w:r>
        <w:t>Identify</w:t>
      </w:r>
      <w:r w:rsidR="00807BE0">
        <w:t xml:space="preserve"> and define common elements of an EOB</w:t>
      </w:r>
    </w:p>
    <w:p w14:paraId="1C8419E6" w14:textId="49535D7A" w:rsidR="004A0259" w:rsidRDefault="004A0259" w:rsidP="000B1916">
      <w:pPr>
        <w:pStyle w:val="ListParagraph"/>
        <w:numPr>
          <w:ilvl w:val="0"/>
          <w:numId w:val="28"/>
        </w:numPr>
        <w:shd w:val="clear" w:color="auto" w:fill="E8E8E8" w:themeFill="background2"/>
      </w:pPr>
      <w:r>
        <w:t>Given a sample EOB, identify common elements</w:t>
      </w:r>
    </w:p>
    <w:p w14:paraId="47FCF0D6" w14:textId="77777777" w:rsidR="00A07FE2" w:rsidRDefault="00A07FE2" w:rsidP="00A07FE2">
      <w:pPr>
        <w:shd w:val="clear" w:color="auto" w:fill="E8E8E8" w:themeFill="background2"/>
      </w:pPr>
    </w:p>
    <w:p w14:paraId="66C64C0E" w14:textId="77777777" w:rsidR="00A07FE2" w:rsidRDefault="00A07FE2" w:rsidP="00A07FE2">
      <w:pPr>
        <w:shd w:val="clear" w:color="auto" w:fill="E8E8E8" w:themeFill="background2"/>
        <w:rPr>
          <w:b/>
          <w:bCs/>
        </w:rPr>
      </w:pPr>
      <w:r>
        <w:rPr>
          <w:b/>
          <w:bCs/>
        </w:rPr>
        <w:t>Glossary Terms in this Page</w:t>
      </w:r>
    </w:p>
    <w:p w14:paraId="2BDF69B6" w14:textId="77F623F1" w:rsidR="00A07FE2" w:rsidRPr="00A86AB0" w:rsidRDefault="003F60A7" w:rsidP="000B1916">
      <w:pPr>
        <w:pStyle w:val="ListParagraph"/>
        <w:numPr>
          <w:ilvl w:val="0"/>
          <w:numId w:val="17"/>
        </w:numPr>
        <w:shd w:val="clear" w:color="auto" w:fill="E8E8E8" w:themeFill="background2"/>
        <w:rPr>
          <w:b/>
          <w:bCs/>
          <w:highlight w:val="yellow"/>
        </w:rPr>
      </w:pPr>
      <w:r w:rsidRPr="00A86AB0">
        <w:rPr>
          <w:highlight w:val="yellow"/>
        </w:rPr>
        <w:t>Explanation of benefits</w:t>
      </w:r>
    </w:p>
    <w:p w14:paraId="3FF0F03A" w14:textId="05157533" w:rsidR="003F60A7" w:rsidRPr="00A86AB0" w:rsidRDefault="003F60A7" w:rsidP="000B1916">
      <w:pPr>
        <w:pStyle w:val="ListParagraph"/>
        <w:numPr>
          <w:ilvl w:val="0"/>
          <w:numId w:val="17"/>
        </w:numPr>
        <w:shd w:val="clear" w:color="auto" w:fill="E8E8E8" w:themeFill="background2"/>
        <w:rPr>
          <w:b/>
          <w:bCs/>
          <w:highlight w:val="yellow"/>
        </w:rPr>
      </w:pPr>
      <w:r w:rsidRPr="00A86AB0">
        <w:rPr>
          <w:highlight w:val="yellow"/>
        </w:rPr>
        <w:t>Adjustment</w:t>
      </w:r>
    </w:p>
    <w:p w14:paraId="2049FB83" w14:textId="08B20D04" w:rsidR="003F60A7" w:rsidRPr="00A86AB0" w:rsidRDefault="003F60A7" w:rsidP="000B1916">
      <w:pPr>
        <w:pStyle w:val="ListParagraph"/>
        <w:numPr>
          <w:ilvl w:val="0"/>
          <w:numId w:val="17"/>
        </w:numPr>
        <w:shd w:val="clear" w:color="auto" w:fill="E8E8E8" w:themeFill="background2"/>
        <w:rPr>
          <w:b/>
          <w:bCs/>
          <w:highlight w:val="yellow"/>
        </w:rPr>
      </w:pPr>
      <w:r w:rsidRPr="00A86AB0">
        <w:rPr>
          <w:highlight w:val="yellow"/>
        </w:rPr>
        <w:t>Deductible</w:t>
      </w:r>
    </w:p>
    <w:p w14:paraId="2B224BB5" w14:textId="2C11355C" w:rsidR="003F60A7" w:rsidRPr="0071649A" w:rsidRDefault="003F60A7" w:rsidP="000B1916">
      <w:pPr>
        <w:pStyle w:val="ListParagraph"/>
        <w:numPr>
          <w:ilvl w:val="0"/>
          <w:numId w:val="17"/>
        </w:numPr>
        <w:shd w:val="clear" w:color="auto" w:fill="E8E8E8" w:themeFill="background2"/>
        <w:rPr>
          <w:b/>
          <w:bCs/>
          <w:highlight w:val="yellow"/>
        </w:rPr>
      </w:pPr>
      <w:r w:rsidRPr="00A86AB0">
        <w:rPr>
          <w:highlight w:val="yellow"/>
        </w:rPr>
        <w:t>Coinsurance</w:t>
      </w:r>
    </w:p>
    <w:p w14:paraId="7B608E69" w14:textId="037D821C" w:rsidR="0071649A" w:rsidRPr="00A86AB0" w:rsidRDefault="0071649A" w:rsidP="000B1916">
      <w:pPr>
        <w:pStyle w:val="ListParagraph"/>
        <w:numPr>
          <w:ilvl w:val="0"/>
          <w:numId w:val="17"/>
        </w:numPr>
        <w:shd w:val="clear" w:color="auto" w:fill="E8E8E8" w:themeFill="background2"/>
        <w:rPr>
          <w:b/>
          <w:bCs/>
          <w:highlight w:val="yellow"/>
        </w:rPr>
      </w:pPr>
      <w:r>
        <w:rPr>
          <w:highlight w:val="yellow"/>
        </w:rPr>
        <w:t xml:space="preserve">Copayment </w:t>
      </w:r>
    </w:p>
    <w:p w14:paraId="7A165118" w14:textId="7583A5EB" w:rsidR="003F60A7" w:rsidRPr="00E654EA" w:rsidRDefault="00D163D5" w:rsidP="000B1916">
      <w:pPr>
        <w:pStyle w:val="ListParagraph"/>
        <w:numPr>
          <w:ilvl w:val="0"/>
          <w:numId w:val="17"/>
        </w:numPr>
        <w:shd w:val="clear" w:color="auto" w:fill="E8E8E8" w:themeFill="background2"/>
        <w:rPr>
          <w:b/>
          <w:bCs/>
          <w:highlight w:val="yellow"/>
        </w:rPr>
      </w:pPr>
      <w:r w:rsidRPr="00E654EA">
        <w:rPr>
          <w:highlight w:val="yellow"/>
        </w:rPr>
        <w:t>Subscriber</w:t>
      </w:r>
    </w:p>
    <w:p w14:paraId="453C2191" w14:textId="14DC0D94" w:rsidR="00D163D5" w:rsidRPr="00A86AB0" w:rsidRDefault="00547ECC" w:rsidP="000B1916">
      <w:pPr>
        <w:pStyle w:val="ListParagraph"/>
        <w:numPr>
          <w:ilvl w:val="0"/>
          <w:numId w:val="17"/>
        </w:numPr>
        <w:shd w:val="clear" w:color="auto" w:fill="E8E8E8" w:themeFill="background2"/>
        <w:rPr>
          <w:b/>
          <w:bCs/>
          <w:highlight w:val="yellow"/>
        </w:rPr>
      </w:pPr>
      <w:r w:rsidRPr="00A86AB0">
        <w:rPr>
          <w:highlight w:val="yellow"/>
        </w:rPr>
        <w:t>Provider</w:t>
      </w:r>
    </w:p>
    <w:p w14:paraId="0542362B" w14:textId="4067F96C" w:rsidR="00547ECC" w:rsidRPr="00A86AB0" w:rsidRDefault="00017D93" w:rsidP="000B1916">
      <w:pPr>
        <w:pStyle w:val="ListParagraph"/>
        <w:numPr>
          <w:ilvl w:val="0"/>
          <w:numId w:val="17"/>
        </w:numPr>
        <w:shd w:val="clear" w:color="auto" w:fill="E8E8E8" w:themeFill="background2"/>
        <w:rPr>
          <w:highlight w:val="yellow"/>
        </w:rPr>
      </w:pPr>
      <w:r w:rsidRPr="00A86AB0">
        <w:rPr>
          <w:highlight w:val="yellow"/>
        </w:rPr>
        <w:t>Allowed amount</w:t>
      </w:r>
    </w:p>
    <w:p w14:paraId="6F1C6E56" w14:textId="3FCCF5F3" w:rsidR="00017D93" w:rsidRPr="00A86AB0" w:rsidRDefault="00017D93" w:rsidP="000B1916">
      <w:pPr>
        <w:pStyle w:val="ListParagraph"/>
        <w:numPr>
          <w:ilvl w:val="0"/>
          <w:numId w:val="17"/>
        </w:numPr>
        <w:shd w:val="clear" w:color="auto" w:fill="E8E8E8" w:themeFill="background2"/>
        <w:rPr>
          <w:highlight w:val="yellow"/>
        </w:rPr>
      </w:pPr>
      <w:r w:rsidRPr="00A86AB0">
        <w:rPr>
          <w:highlight w:val="yellow"/>
        </w:rPr>
        <w:t>Non-covered services</w:t>
      </w:r>
    </w:p>
    <w:p w14:paraId="412B663E" w14:textId="5368DEB2" w:rsidR="00A2116B" w:rsidRPr="00E654EA" w:rsidRDefault="00A2116B" w:rsidP="000B1916">
      <w:pPr>
        <w:pStyle w:val="ListParagraph"/>
        <w:numPr>
          <w:ilvl w:val="0"/>
          <w:numId w:val="17"/>
        </w:numPr>
        <w:shd w:val="clear" w:color="auto" w:fill="E8E8E8" w:themeFill="background2"/>
        <w:rPr>
          <w:highlight w:val="yellow"/>
        </w:rPr>
      </w:pPr>
      <w:r w:rsidRPr="00033C66">
        <w:rPr>
          <w:highlight w:val="yellow"/>
        </w:rPr>
        <w:t>Claim</w:t>
      </w:r>
    </w:p>
    <w:p w14:paraId="2C5D549C" w14:textId="77777777" w:rsidR="00A07FE2" w:rsidRPr="00A07FE2" w:rsidRDefault="00A07FE2" w:rsidP="00A07FE2">
      <w:pPr>
        <w:shd w:val="clear" w:color="auto" w:fill="E8E8E8" w:themeFill="background2"/>
        <w:rPr>
          <w:b/>
          <w:bCs/>
        </w:rPr>
      </w:pPr>
    </w:p>
    <w:p w14:paraId="34E744F5" w14:textId="3BB19323" w:rsidR="00A07FE2" w:rsidRDefault="00A07FE2" w:rsidP="00A07FE2">
      <w:pPr>
        <w:shd w:val="clear" w:color="auto" w:fill="E8E8E8" w:themeFill="background2"/>
        <w:rPr>
          <w:b/>
          <w:bCs/>
        </w:rPr>
      </w:pPr>
      <w:r>
        <w:rPr>
          <w:b/>
          <w:bCs/>
        </w:rPr>
        <w:t xml:space="preserve">Date Sent for Review: </w:t>
      </w:r>
      <w:r w:rsidR="00EA6132">
        <w:rPr>
          <w:b/>
          <w:bCs/>
        </w:rPr>
        <w:t>1/6/2025</w:t>
      </w:r>
    </w:p>
    <w:p w14:paraId="274D3CAD" w14:textId="56975A76" w:rsidR="00A07FE2" w:rsidRDefault="00A07FE2" w:rsidP="00A07FE2">
      <w:pPr>
        <w:shd w:val="clear" w:color="auto" w:fill="E8E8E8" w:themeFill="background2"/>
        <w:rPr>
          <w:b/>
          <w:bCs/>
        </w:rPr>
      </w:pPr>
      <w:r>
        <w:rPr>
          <w:b/>
          <w:bCs/>
        </w:rPr>
        <w:t xml:space="preserve">Date Sent for Inclusion: </w:t>
      </w:r>
      <w:r w:rsidR="00035006">
        <w:rPr>
          <w:b/>
          <w:bCs/>
        </w:rPr>
        <w:t>1/17/2025</w:t>
      </w:r>
    </w:p>
    <w:p w14:paraId="13967516" w14:textId="77777777" w:rsidR="00FB35B5" w:rsidRDefault="00FB35B5" w:rsidP="00A07FE2">
      <w:pPr>
        <w:shd w:val="clear" w:color="auto" w:fill="E8E8E8" w:themeFill="background2"/>
        <w:rPr>
          <w:b/>
          <w:bCs/>
        </w:rPr>
      </w:pPr>
    </w:p>
    <w:p w14:paraId="5D2AC09C" w14:textId="66BA56C2" w:rsidR="00FB35B5" w:rsidRDefault="00B349E7" w:rsidP="00A07FE2">
      <w:pPr>
        <w:shd w:val="clear" w:color="auto" w:fill="E8E8E8" w:themeFill="background2"/>
        <w:rPr>
          <w:b/>
          <w:bCs/>
        </w:rPr>
      </w:pPr>
      <w:r>
        <w:rPr>
          <w:b/>
          <w:bCs/>
        </w:rPr>
        <w:t xml:space="preserve">Ready for Spanish Translation?  </w:t>
      </w:r>
      <w:r w:rsidRPr="00036013">
        <w:rPr>
          <w:b/>
          <w:bCs/>
          <w:color w:val="4EA72E" w:themeColor="accent6"/>
        </w:rPr>
        <w:t>Yes (05/</w:t>
      </w:r>
      <w:r w:rsidR="00036013" w:rsidRPr="00036013">
        <w:rPr>
          <w:b/>
          <w:bCs/>
          <w:color w:val="4EA72E" w:themeColor="accent6"/>
        </w:rPr>
        <w:t>12/2025)</w:t>
      </w:r>
    </w:p>
    <w:p w14:paraId="324D4E6E" w14:textId="73E5B671" w:rsidR="00CE6187" w:rsidRDefault="00CE6187" w:rsidP="00CE6187">
      <w:pPr>
        <w:shd w:val="clear" w:color="auto" w:fill="E8E8E8" w:themeFill="background2"/>
        <w:rPr>
          <w:b/>
          <w:bCs/>
        </w:rPr>
      </w:pPr>
      <w:r>
        <w:rPr>
          <w:b/>
          <w:bCs/>
        </w:rPr>
        <w:t xml:space="preserve">Translations in Portal? </w:t>
      </w:r>
      <w:r w:rsidR="006522D5" w:rsidRPr="002340BF">
        <w:rPr>
          <w:rStyle w:val="NormalSpanishChar"/>
          <w:b/>
          <w:bCs/>
        </w:rPr>
        <w:t xml:space="preserve">Yes, </w:t>
      </w:r>
      <w:r w:rsidR="006522D5" w:rsidRPr="002340BF">
        <w:rPr>
          <w:rStyle w:val="NormalSpanishChar"/>
          <w:b/>
          <w:bCs/>
          <w:color w:val="EE0000"/>
        </w:rPr>
        <w:t xml:space="preserve">except for the </w:t>
      </w:r>
      <w:r w:rsidR="002340BF" w:rsidRPr="002340BF">
        <w:rPr>
          <w:rStyle w:val="NormalSpanishChar"/>
          <w:b/>
          <w:bCs/>
          <w:color w:val="EE0000"/>
        </w:rPr>
        <w:t xml:space="preserve">graphic </w:t>
      </w:r>
      <w:r w:rsidR="002340BF" w:rsidRPr="002340BF">
        <w:rPr>
          <w:rStyle w:val="NormalSpanishChar"/>
          <w:b/>
          <w:bCs/>
        </w:rPr>
        <w:t>(7/8/2025)</w:t>
      </w:r>
    </w:p>
    <w:p w14:paraId="591D923C" w14:textId="77777777" w:rsidR="00A07FE2" w:rsidRDefault="00A07FE2" w:rsidP="00A07FE2">
      <w:pPr>
        <w:shd w:val="clear" w:color="auto" w:fill="E8E8E8" w:themeFill="background2"/>
        <w:rPr>
          <w:b/>
          <w:bCs/>
        </w:rPr>
      </w:pPr>
    </w:p>
    <w:p w14:paraId="5E7FFC62" w14:textId="69F62907" w:rsidR="00A07FE2" w:rsidRDefault="00A07FE2" w:rsidP="00A07FE2">
      <w:pPr>
        <w:shd w:val="clear" w:color="auto" w:fill="E8E8E8" w:themeFill="background2"/>
        <w:rPr>
          <w:b/>
          <w:bCs/>
        </w:rPr>
      </w:pPr>
      <w:r>
        <w:rPr>
          <w:b/>
          <w:bCs/>
        </w:rPr>
        <w:t>General Notes:</w:t>
      </w:r>
      <w:r w:rsidR="002340BF">
        <w:rPr>
          <w:b/>
          <w:bCs/>
        </w:rPr>
        <w:t xml:space="preserve"> </w:t>
      </w:r>
      <w:commentRangeStart w:id="112"/>
      <w:r w:rsidR="00CB042E" w:rsidRPr="00CB042E">
        <w:rPr>
          <w:b/>
          <w:bCs/>
          <w:color w:val="EE0000"/>
        </w:rPr>
        <w:t xml:space="preserve">How can I edit the graphic? –Victoria </w:t>
      </w:r>
      <w:commentRangeEnd w:id="112"/>
      <w:r w:rsidR="00424FBD">
        <w:rPr>
          <w:rStyle w:val="CommentReference"/>
          <w:b/>
          <w:bCs/>
          <w:sz w:val="24"/>
          <w:szCs w:val="24"/>
        </w:rPr>
        <w:commentReference w:id="112"/>
      </w:r>
    </w:p>
    <w:p w14:paraId="69E0D748" w14:textId="77777777" w:rsidR="00A07FE2" w:rsidRDefault="00A07FE2" w:rsidP="00741DFC"/>
    <w:p w14:paraId="6CA9240B" w14:textId="3E4EFC3C" w:rsidR="00566FB2" w:rsidRDefault="00566FB2" w:rsidP="00566FB2">
      <w:pPr>
        <w:pStyle w:val="Heading3"/>
      </w:pPr>
      <w:r>
        <w:t>What is an Explanation of Benefits (EOB)?</w:t>
      </w:r>
      <w:r w:rsidR="006B7CCC">
        <w:t xml:space="preserve"> (text)</w:t>
      </w:r>
    </w:p>
    <w:tbl>
      <w:tblPr>
        <w:tblStyle w:val="TableGrid"/>
        <w:tblW w:w="0" w:type="auto"/>
        <w:tblLook w:val="04A0" w:firstRow="1" w:lastRow="0" w:firstColumn="1" w:lastColumn="0" w:noHBand="0" w:noVBand="1"/>
      </w:tblPr>
      <w:tblGrid>
        <w:gridCol w:w="5395"/>
        <w:gridCol w:w="5395"/>
      </w:tblGrid>
      <w:tr w:rsidR="006B7CCC" w14:paraId="3A61C839" w14:textId="77777777" w:rsidTr="00B155FA">
        <w:tc>
          <w:tcPr>
            <w:tcW w:w="5395" w:type="dxa"/>
          </w:tcPr>
          <w:p w14:paraId="2700DB7A" w14:textId="049B48E2" w:rsidR="006B7CCC" w:rsidRDefault="006B7CCC" w:rsidP="006B7CCC">
            <w:r>
              <w:t>English</w:t>
            </w:r>
          </w:p>
        </w:tc>
        <w:tc>
          <w:tcPr>
            <w:tcW w:w="5395" w:type="dxa"/>
          </w:tcPr>
          <w:p w14:paraId="66F0AE76" w14:textId="68C61ABF" w:rsidR="006B7CCC" w:rsidRDefault="006B7CCC" w:rsidP="1AAE032A">
            <w:pPr>
              <w:rPr>
                <w:highlight w:val="cyan"/>
              </w:rPr>
            </w:pPr>
            <w:r w:rsidRPr="1AAE032A">
              <w:rPr>
                <w:highlight w:val="cyan"/>
              </w:rPr>
              <w:t>Spanish</w:t>
            </w:r>
          </w:p>
        </w:tc>
      </w:tr>
      <w:tr w:rsidR="006B7CCC" w:rsidRPr="00DC3DAE" w14:paraId="251E26E3" w14:textId="77777777" w:rsidTr="00B155FA">
        <w:tc>
          <w:tcPr>
            <w:tcW w:w="5395" w:type="dxa"/>
          </w:tcPr>
          <w:p w14:paraId="595792B8" w14:textId="77777777" w:rsidR="006B7CCC" w:rsidRDefault="006B7CCC" w:rsidP="006B7CCC">
            <w:r>
              <w:t>What is an Explanation of Benefits (EOB)?</w:t>
            </w:r>
          </w:p>
          <w:p w14:paraId="4D67B6DA" w14:textId="77777777" w:rsidR="006B7CCC" w:rsidRDefault="006B7CCC" w:rsidP="006B7CCC">
            <w:commentRangeStart w:id="115"/>
            <w:commentRangeStart w:id="116"/>
            <w:r w:rsidRPr="00233778">
              <w:t xml:space="preserve">An </w:t>
            </w:r>
            <w:commentRangeStart w:id="117"/>
            <w:r w:rsidRPr="002C1DD4">
              <w:rPr>
                <w:highlight w:val="yellow"/>
              </w:rPr>
              <w:t>explanation of benefits</w:t>
            </w:r>
            <w:commentRangeEnd w:id="117"/>
            <w:r w:rsidRPr="00233778">
              <w:rPr>
                <w:rStyle w:val="CommentReference"/>
                <w:sz w:val="24"/>
                <w:szCs w:val="24"/>
              </w:rPr>
              <w:commentReference w:id="117"/>
            </w:r>
            <w:r w:rsidRPr="00233778">
              <w:t>,</w:t>
            </w:r>
            <w:r w:rsidRPr="001443F1">
              <w:t xml:space="preserve"> or EOB, is a paper or online statement your insurance company sends you after they look at a medical bill. It shows how much of the bill your insurance paid and explains why they might not have paid the full amount.</w:t>
            </w:r>
            <w:r>
              <w:t xml:space="preserve"> </w:t>
            </w:r>
            <w:commentRangeEnd w:id="115"/>
            <w:r>
              <w:rPr>
                <w:rStyle w:val="CommentReference"/>
                <w:sz w:val="24"/>
                <w:szCs w:val="24"/>
              </w:rPr>
              <w:commentReference w:id="115"/>
            </w:r>
            <w:commentRangeEnd w:id="116"/>
            <w:r>
              <w:rPr>
                <w:rStyle w:val="CommentReference"/>
              </w:rPr>
              <w:commentReference w:id="116"/>
            </w:r>
          </w:p>
          <w:p w14:paraId="1EDEB0D3" w14:textId="77777777" w:rsidR="006B7CCC" w:rsidRDefault="006B7CCC" w:rsidP="006B7CCC"/>
          <w:p w14:paraId="7E047963" w14:textId="5D57CE83" w:rsidR="006B7CCC" w:rsidRDefault="006B7CCC" w:rsidP="006B7CCC">
            <w:r>
              <w:t xml:space="preserve">An EOB shows charges, payments, and </w:t>
            </w:r>
            <w:r w:rsidRPr="00F86DBA">
              <w:rPr>
                <w:highlight w:val="yellow"/>
              </w:rPr>
              <w:t>adjustment</w:t>
            </w:r>
            <w:r>
              <w:t xml:space="preserve"> amounts.  It also shows any balances</w:t>
            </w:r>
          </w:p>
          <w:p w14:paraId="60324A25" w14:textId="3E3413B9" w:rsidR="006B7CCC" w:rsidRDefault="006B7CCC" w:rsidP="006B7CCC">
            <w:r>
              <w:t xml:space="preserve"> that are your responsibility to pay, such as </w:t>
            </w:r>
            <w:r w:rsidRPr="00F86DBA">
              <w:rPr>
                <w:highlight w:val="yellow"/>
              </w:rPr>
              <w:t>deductibles</w:t>
            </w:r>
            <w:r>
              <w:t xml:space="preserve"> or </w:t>
            </w:r>
            <w:r w:rsidRPr="00F86DBA">
              <w:rPr>
                <w:highlight w:val="yellow"/>
              </w:rPr>
              <w:t>coinsurance</w:t>
            </w:r>
            <w:r>
              <w:t xml:space="preserve"> amounts.</w:t>
            </w:r>
          </w:p>
          <w:p w14:paraId="04534FD4" w14:textId="77777777" w:rsidR="006B7CCC" w:rsidRDefault="006B7CCC" w:rsidP="006B7CCC"/>
          <w:p w14:paraId="544B0700" w14:textId="465DBBA2" w:rsidR="006B7CCC" w:rsidRPr="006B7CCC" w:rsidRDefault="006B7CCC" w:rsidP="006B7CCC">
            <w:pPr>
              <w:rPr>
                <w:color w:val="FF0000"/>
              </w:rPr>
            </w:pPr>
            <w:r>
              <w:t>An EOB is not a bill.  You will receive a separate bill from your provider after your insurance has processed the claim</w:t>
            </w:r>
            <w:r w:rsidRPr="00737128">
              <w:t xml:space="preserve">.  To learn more about how EOBs can help you understand your bill, visit </w:t>
            </w:r>
            <w:r w:rsidRPr="00737128">
              <w:rPr>
                <w:highlight w:val="green"/>
                <w:u w:val="single"/>
              </w:rPr>
              <w:t>Tips for Reading Your Bill</w:t>
            </w:r>
            <w:r w:rsidRPr="00737128">
              <w:t>.</w:t>
            </w:r>
          </w:p>
        </w:tc>
        <w:tc>
          <w:tcPr>
            <w:tcW w:w="5395" w:type="dxa"/>
          </w:tcPr>
          <w:p w14:paraId="3A94FBDE" w14:textId="4A488BBA" w:rsidR="006B7CCC" w:rsidRPr="00BB4417" w:rsidRDefault="1E824A5E"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 xml:space="preserve">¿Qué es una Explicación de </w:t>
            </w:r>
            <w:r w:rsidR="0E336319" w:rsidRPr="00BB4417">
              <w:rPr>
                <w:rFonts w:ascii="Aptos" w:eastAsia="Aptos" w:hAnsi="Aptos" w:cs="Arial"/>
                <w:color w:val="000000" w:themeColor="text1"/>
                <w:lang w:val="es-US"/>
              </w:rPr>
              <w:t>Beneficios</w:t>
            </w:r>
            <w:r w:rsidRPr="00BB4417">
              <w:rPr>
                <w:rFonts w:ascii="Aptos" w:eastAsia="Aptos" w:hAnsi="Aptos" w:cs="Arial"/>
                <w:color w:val="000000" w:themeColor="text1"/>
                <w:lang w:val="es-US"/>
              </w:rPr>
              <w:t xml:space="preserve"> (EOB)?</w:t>
            </w:r>
          </w:p>
          <w:p w14:paraId="43CED95B" w14:textId="09938F71" w:rsidR="006B7CCC" w:rsidRPr="00BB4417" w:rsidRDefault="1E824A5E" w:rsidP="24AD949F">
            <w:pPr>
              <w:rPr>
                <w:rFonts w:ascii="Aptos" w:eastAsia="Aptos" w:hAnsi="Aptos" w:cs="Arial"/>
                <w:lang w:val="es-US"/>
              </w:rPr>
            </w:pPr>
            <w:r w:rsidRPr="00BB4417">
              <w:rPr>
                <w:rFonts w:ascii="Aptos" w:eastAsia="Aptos" w:hAnsi="Aptos" w:cs="Arial"/>
                <w:color w:val="000000" w:themeColor="text1"/>
                <w:lang w:val="es-US"/>
              </w:rPr>
              <w:t xml:space="preserve">Una </w:t>
            </w:r>
            <w:r w:rsidRPr="00BB4417">
              <w:rPr>
                <w:rFonts w:ascii="Aptos" w:eastAsia="Aptos" w:hAnsi="Aptos" w:cs="Arial"/>
                <w:color w:val="000000" w:themeColor="text1"/>
                <w:highlight w:val="yellow"/>
                <w:lang w:val="es-US"/>
              </w:rPr>
              <w:t xml:space="preserve">Explicación de </w:t>
            </w:r>
            <w:r w:rsidR="3E07D8B2" w:rsidRPr="00BB4417">
              <w:rPr>
                <w:rFonts w:ascii="Aptos" w:eastAsia="Aptos" w:hAnsi="Aptos" w:cs="Arial"/>
                <w:color w:val="000000" w:themeColor="text1"/>
                <w:highlight w:val="yellow"/>
                <w:lang w:val="es-US"/>
              </w:rPr>
              <w:t>Beneficios</w:t>
            </w:r>
            <w:r w:rsidRPr="00BB4417">
              <w:rPr>
                <w:rFonts w:ascii="Aptos" w:eastAsia="Aptos" w:hAnsi="Aptos" w:cs="Arial"/>
                <w:color w:val="000000" w:themeColor="text1"/>
                <w:lang w:val="es-US"/>
              </w:rPr>
              <w:t>, o EOB, es un informe ya sea en papel o en línea que su compañía de seguros le envía después de revisar una cuenta médica. En este informe se le explica qué parte de la cuenta ya ha sido pagada por su seguro y explica el por qué pudo no haber pagado el costo total.</w:t>
            </w:r>
          </w:p>
          <w:p w14:paraId="48A37C40" w14:textId="701DA125" w:rsidR="006B7CCC" w:rsidRPr="00BB4417" w:rsidRDefault="006B7CCC" w:rsidP="24AD949F">
            <w:pPr>
              <w:rPr>
                <w:rFonts w:ascii="Aptos" w:eastAsia="Aptos" w:hAnsi="Aptos" w:cs="Arial"/>
                <w:color w:val="000000" w:themeColor="text1"/>
                <w:lang w:val="es-US"/>
              </w:rPr>
            </w:pPr>
          </w:p>
          <w:p w14:paraId="2B276F31" w14:textId="3AA68547" w:rsidR="006B7CCC" w:rsidRDefault="1E824A5E" w:rsidP="24AD949F">
            <w:pPr>
              <w:rPr>
                <w:rFonts w:eastAsiaTheme="minorEastAsia"/>
                <w:color w:val="000000" w:themeColor="text1"/>
                <w:lang w:val="es-ES"/>
              </w:rPr>
            </w:pPr>
            <w:r w:rsidRPr="24AD949F">
              <w:rPr>
                <w:rFonts w:eastAsiaTheme="minorEastAsia"/>
                <w:color w:val="000000" w:themeColor="text1"/>
                <w:lang w:val="es-ES"/>
              </w:rPr>
              <w:t xml:space="preserve">Una EOB muestra los cargos, los pagos y las cantidades de los </w:t>
            </w:r>
            <w:r w:rsidRPr="24AD949F">
              <w:rPr>
                <w:rFonts w:eastAsiaTheme="minorEastAsia"/>
                <w:color w:val="000000" w:themeColor="text1"/>
                <w:highlight w:val="yellow"/>
                <w:lang w:val="es-ES"/>
              </w:rPr>
              <w:t>ajustes</w:t>
            </w:r>
            <w:r w:rsidRPr="24AD949F">
              <w:rPr>
                <w:rFonts w:eastAsiaTheme="minorEastAsia"/>
                <w:color w:val="000000" w:themeColor="text1"/>
                <w:lang w:val="es-ES"/>
              </w:rPr>
              <w:t xml:space="preserve">. También muestra los saldos que son responsabilidad de usted, tales como las cantidades de los </w:t>
            </w:r>
            <w:r w:rsidRPr="24AD949F">
              <w:rPr>
                <w:rFonts w:eastAsiaTheme="minorEastAsia"/>
                <w:color w:val="000000" w:themeColor="text1"/>
                <w:highlight w:val="yellow"/>
                <w:lang w:val="es-ES"/>
              </w:rPr>
              <w:t>deducibles</w:t>
            </w:r>
            <w:r w:rsidRPr="24AD949F">
              <w:rPr>
                <w:rFonts w:eastAsiaTheme="minorEastAsia"/>
                <w:color w:val="000000" w:themeColor="text1"/>
                <w:lang w:val="es-ES"/>
              </w:rPr>
              <w:t xml:space="preserve"> o el </w:t>
            </w:r>
            <w:r w:rsidRPr="24AD949F">
              <w:rPr>
                <w:rFonts w:eastAsiaTheme="minorEastAsia"/>
                <w:color w:val="000000" w:themeColor="text1"/>
                <w:highlight w:val="yellow"/>
                <w:lang w:val="es-ES"/>
              </w:rPr>
              <w:t>coseguro</w:t>
            </w:r>
            <w:r w:rsidRPr="24AD949F">
              <w:rPr>
                <w:rFonts w:eastAsiaTheme="minorEastAsia"/>
                <w:color w:val="000000" w:themeColor="text1"/>
                <w:lang w:val="es-ES"/>
              </w:rPr>
              <w:t>.</w:t>
            </w:r>
          </w:p>
          <w:p w14:paraId="5D58721A" w14:textId="38237249" w:rsidR="006B7CCC" w:rsidRDefault="1E824A5E" w:rsidP="006B7CCC">
            <w:pPr>
              <w:rPr>
                <w:rFonts w:eastAsiaTheme="minorEastAsia"/>
                <w:lang w:val="es-ES"/>
              </w:rPr>
            </w:pPr>
            <w:r w:rsidRPr="24AD949F">
              <w:rPr>
                <w:rFonts w:eastAsiaTheme="minorEastAsia"/>
                <w:color w:val="000000" w:themeColor="text1"/>
                <w:lang w:val="es-ES"/>
              </w:rPr>
              <w:t xml:space="preserve">Una EOB no es una cuenta. Usted recibirá una cuenta por separado de su proveedor después de que su seguro haya procesado el reclamo. Para saber más sobre cómo las EOB pueden ayudarle a entender su cuenta, visite </w:t>
            </w:r>
            <w:r w:rsidRPr="24AD949F">
              <w:rPr>
                <w:rFonts w:eastAsiaTheme="minorEastAsia"/>
                <w:color w:val="000000" w:themeColor="text1"/>
                <w:highlight w:val="green"/>
                <w:u w:val="single"/>
                <w:lang w:val="es-ES"/>
              </w:rPr>
              <w:t>Consejos para Leer su Cuenta.</w:t>
            </w:r>
          </w:p>
        </w:tc>
      </w:tr>
    </w:tbl>
    <w:p w14:paraId="1E05AD98" w14:textId="77777777" w:rsidR="006B7CCC" w:rsidRPr="00BB4417" w:rsidRDefault="006B7CCC" w:rsidP="006B7CCC">
      <w:pPr>
        <w:rPr>
          <w:lang w:val="es-US"/>
        </w:rPr>
      </w:pPr>
    </w:p>
    <w:p w14:paraId="70568B86" w14:textId="536FBC31" w:rsidR="00E41DA9" w:rsidRDefault="00E41DA9" w:rsidP="00E41DA9">
      <w:pPr>
        <w:pStyle w:val="Heading3"/>
      </w:pPr>
      <w:r w:rsidRPr="00E41DA9">
        <w:t>How to Read an EOB</w:t>
      </w:r>
      <w:r w:rsidR="006B7CCC">
        <w:t xml:space="preserve"> (text)</w:t>
      </w:r>
    </w:p>
    <w:tbl>
      <w:tblPr>
        <w:tblStyle w:val="TableGrid"/>
        <w:tblW w:w="0" w:type="auto"/>
        <w:tblLook w:val="04A0" w:firstRow="1" w:lastRow="0" w:firstColumn="1" w:lastColumn="0" w:noHBand="0" w:noVBand="1"/>
      </w:tblPr>
      <w:tblGrid>
        <w:gridCol w:w="5395"/>
        <w:gridCol w:w="5395"/>
      </w:tblGrid>
      <w:tr w:rsidR="006B7CCC" w14:paraId="67E1F5C4" w14:textId="77777777" w:rsidTr="58F249CE">
        <w:tc>
          <w:tcPr>
            <w:tcW w:w="5395" w:type="dxa"/>
          </w:tcPr>
          <w:p w14:paraId="1BE7F9B8" w14:textId="16481726" w:rsidR="006B7CCC" w:rsidRDefault="006B7CCC" w:rsidP="006B7CCC">
            <w:r>
              <w:t>English</w:t>
            </w:r>
          </w:p>
        </w:tc>
        <w:tc>
          <w:tcPr>
            <w:tcW w:w="5395" w:type="dxa"/>
          </w:tcPr>
          <w:p w14:paraId="2D63C74F" w14:textId="6605A412" w:rsidR="006B7CCC" w:rsidRDefault="006B7CCC" w:rsidP="1AAE032A">
            <w:pPr>
              <w:rPr>
                <w:highlight w:val="cyan"/>
              </w:rPr>
            </w:pPr>
            <w:r w:rsidRPr="1AAE032A">
              <w:rPr>
                <w:highlight w:val="cyan"/>
              </w:rPr>
              <w:t>Spanish</w:t>
            </w:r>
          </w:p>
        </w:tc>
      </w:tr>
      <w:tr w:rsidR="006B7CCC" w:rsidRPr="00DC3DAE" w14:paraId="36E4D5AF" w14:textId="77777777" w:rsidTr="58F249CE">
        <w:tc>
          <w:tcPr>
            <w:tcW w:w="5395" w:type="dxa"/>
          </w:tcPr>
          <w:p w14:paraId="5383DA65" w14:textId="77777777" w:rsidR="006B7CCC" w:rsidRDefault="006B7CCC" w:rsidP="006B7CCC">
            <w:r>
              <w:t>How to Read an EOB</w:t>
            </w:r>
          </w:p>
          <w:p w14:paraId="1E82B0DF" w14:textId="77777777" w:rsidR="006B7CCC" w:rsidRDefault="006B7CCC" w:rsidP="006B7CCC">
            <w:r>
              <w:t>Not all EOBs look the same.  However, they all have similar information.  Here are some key things to look for.</w:t>
            </w:r>
          </w:p>
          <w:p w14:paraId="16C81E13" w14:textId="77777777" w:rsidR="006B7CCC" w:rsidRDefault="006B7CCC" w:rsidP="006B7CCC"/>
          <w:p w14:paraId="1636882F" w14:textId="77777777" w:rsidR="006B7CCC" w:rsidRDefault="006B7CCC" w:rsidP="006B7CCC">
            <w:pPr>
              <w:pStyle w:val="Heading4"/>
            </w:pPr>
            <w:r w:rsidRPr="00012617">
              <w:rPr>
                <w:b/>
                <w:bCs/>
              </w:rPr>
              <w:t xml:space="preserve">Identifying </w:t>
            </w:r>
            <w:r>
              <w:rPr>
                <w:b/>
                <w:bCs/>
              </w:rPr>
              <w:t>i</w:t>
            </w:r>
            <w:r w:rsidRPr="00012617">
              <w:rPr>
                <w:b/>
                <w:bCs/>
              </w:rPr>
              <w:t>nformation</w:t>
            </w:r>
            <w:r>
              <w:t xml:space="preserve"> about the patient, insurance, provider, and claim.  </w:t>
            </w:r>
          </w:p>
          <w:p w14:paraId="45133F47" w14:textId="77777777" w:rsidR="006B7CCC" w:rsidRDefault="006B7CCC" w:rsidP="000B1916">
            <w:pPr>
              <w:pStyle w:val="ListParagraph"/>
              <w:numPr>
                <w:ilvl w:val="0"/>
                <w:numId w:val="17"/>
              </w:numPr>
            </w:pPr>
            <w:r w:rsidRPr="00CE6D38">
              <w:rPr>
                <w:b/>
                <w:bCs/>
              </w:rPr>
              <w:t>Patient information</w:t>
            </w:r>
            <w:r>
              <w:rPr>
                <w:b/>
                <w:bCs/>
              </w:rPr>
              <w:t xml:space="preserve"> </w:t>
            </w:r>
            <w:r>
              <w:t>– EOBs should include the name of the patient and may also include the patient’s date of birth or address.</w:t>
            </w:r>
          </w:p>
          <w:p w14:paraId="0E6F5638" w14:textId="77777777" w:rsidR="006B7CCC" w:rsidRDefault="006B7CCC" w:rsidP="000B1916">
            <w:pPr>
              <w:pStyle w:val="ListParagraph"/>
              <w:numPr>
                <w:ilvl w:val="0"/>
                <w:numId w:val="17"/>
              </w:numPr>
            </w:pPr>
            <w:r w:rsidRPr="002B7BBE">
              <w:rPr>
                <w:b/>
                <w:bCs/>
              </w:rPr>
              <w:t>Insurance information</w:t>
            </w:r>
            <w:r>
              <w:t xml:space="preserve"> – The name of the insurance plan, </w:t>
            </w:r>
            <w:r w:rsidRPr="004E3503">
              <w:rPr>
                <w:highlight w:val="yellow"/>
              </w:rPr>
              <w:t>subscriber</w:t>
            </w:r>
            <w:r>
              <w:t xml:space="preserve"> name, and policy and group numbers are often listed on EOBs.</w:t>
            </w:r>
          </w:p>
          <w:p w14:paraId="604B6A80" w14:textId="77777777" w:rsidR="006B7CCC" w:rsidRPr="003A5965" w:rsidRDefault="006B7CCC" w:rsidP="000B1916">
            <w:pPr>
              <w:pStyle w:val="ListParagraph"/>
              <w:numPr>
                <w:ilvl w:val="0"/>
                <w:numId w:val="17"/>
              </w:numPr>
              <w:rPr>
                <w:b/>
                <w:bCs/>
              </w:rPr>
            </w:pPr>
            <w:r w:rsidRPr="00E9646E">
              <w:rPr>
                <w:b/>
                <w:bCs/>
              </w:rPr>
              <w:t>Provider</w:t>
            </w:r>
            <w:r w:rsidRPr="003A5965">
              <w:rPr>
                <w:b/>
                <w:bCs/>
              </w:rPr>
              <w:t xml:space="preserve"> information</w:t>
            </w:r>
            <w:r>
              <w:rPr>
                <w:b/>
                <w:bCs/>
              </w:rPr>
              <w:t xml:space="preserve"> </w:t>
            </w:r>
            <w:r>
              <w:t xml:space="preserve">– Information about </w:t>
            </w:r>
            <w:r w:rsidRPr="00373C67">
              <w:rPr>
                <w:highlight w:val="yellow"/>
              </w:rPr>
              <w:t>provider</w:t>
            </w:r>
            <w:r>
              <w:t xml:space="preserve"> is usually included in EOBs.  This information may include the name of the doctor or facility that provided your care. </w:t>
            </w:r>
          </w:p>
          <w:p w14:paraId="48418744" w14:textId="77777777" w:rsidR="006B7CCC" w:rsidRDefault="006B7CCC" w:rsidP="000B1916">
            <w:pPr>
              <w:pStyle w:val="ListParagraph"/>
              <w:numPr>
                <w:ilvl w:val="0"/>
                <w:numId w:val="17"/>
              </w:numPr>
              <w:rPr>
                <w:b/>
                <w:bCs/>
              </w:rPr>
            </w:pPr>
            <w:r w:rsidRPr="00AA1C1E">
              <w:rPr>
                <w:b/>
                <w:bCs/>
              </w:rPr>
              <w:t>Claim numbers</w:t>
            </w:r>
            <w:r>
              <w:rPr>
                <w:b/>
                <w:bCs/>
              </w:rPr>
              <w:t xml:space="preserve"> – </w:t>
            </w:r>
            <w:r>
              <w:t>Claim numbers are the identification numbers an insurance company assigns to claims.  These numbers are listed on the EOB.</w:t>
            </w:r>
          </w:p>
          <w:p w14:paraId="14EF2295" w14:textId="77777777" w:rsidR="006B7CCC" w:rsidRPr="00F6309F" w:rsidRDefault="006B7CCC" w:rsidP="006B7CCC"/>
          <w:p w14:paraId="350E70AB" w14:textId="77777777" w:rsidR="006B7CCC" w:rsidRDefault="006B7CCC" w:rsidP="006B7CCC">
            <w:pPr>
              <w:pStyle w:val="Heading4"/>
            </w:pPr>
            <w:r w:rsidRPr="00012617">
              <w:t xml:space="preserve">Service information </w:t>
            </w:r>
            <w:r>
              <w:t xml:space="preserve">about the care you received.  </w:t>
            </w:r>
          </w:p>
          <w:p w14:paraId="06050EFD" w14:textId="77777777" w:rsidR="006B7CCC" w:rsidRDefault="006B7CCC" w:rsidP="000B1916">
            <w:pPr>
              <w:pStyle w:val="ListParagraph"/>
              <w:numPr>
                <w:ilvl w:val="0"/>
                <w:numId w:val="30"/>
              </w:numPr>
            </w:pPr>
            <w:r>
              <w:rPr>
                <w:b/>
                <w:bCs/>
              </w:rPr>
              <w:t xml:space="preserve">Dates of service </w:t>
            </w:r>
            <w:r>
              <w:t>– The dates of service on your EOB should match the days you received care.</w:t>
            </w:r>
          </w:p>
          <w:p w14:paraId="0B1CC29A" w14:textId="77777777" w:rsidR="006B7CCC" w:rsidRDefault="006B7CCC" w:rsidP="000B1916">
            <w:pPr>
              <w:pStyle w:val="ListParagraph"/>
              <w:numPr>
                <w:ilvl w:val="0"/>
                <w:numId w:val="30"/>
              </w:numPr>
            </w:pPr>
            <w:r w:rsidRPr="0039357E">
              <w:rPr>
                <w:b/>
                <w:bCs/>
              </w:rPr>
              <w:t>Services provided</w:t>
            </w:r>
            <w:r>
              <w:t xml:space="preserve"> – An EOB should include a list of services you received.  You may see short descriptions of each service or special codes that identify each procedure. </w:t>
            </w:r>
          </w:p>
          <w:p w14:paraId="69623462" w14:textId="77777777" w:rsidR="006B7CCC" w:rsidRDefault="006B7CCC" w:rsidP="006B7CCC"/>
          <w:p w14:paraId="77807468" w14:textId="77777777" w:rsidR="006B7CCC" w:rsidRDefault="006B7CCC" w:rsidP="006B7CCC">
            <w:pPr>
              <w:pStyle w:val="Heading4"/>
            </w:pPr>
            <w:r>
              <w:t xml:space="preserve">Information about </w:t>
            </w:r>
            <w:r w:rsidRPr="00FC6BBB">
              <w:t>costs</w:t>
            </w:r>
            <w:r>
              <w:t xml:space="preserve"> and </w:t>
            </w:r>
            <w:r w:rsidRPr="00013F2D">
              <w:t>who is responsible for paying</w:t>
            </w:r>
            <w:r>
              <w:t>.</w:t>
            </w:r>
          </w:p>
          <w:p w14:paraId="15FEADB3" w14:textId="77777777" w:rsidR="006B7CCC" w:rsidRDefault="006B7CCC" w:rsidP="006B7CCC">
            <w:r>
              <w:t>Each line item on an EOB includes information about charges and who is responsible for paying.  Most EOBs include the following information.</w:t>
            </w:r>
          </w:p>
          <w:p w14:paraId="665A5F80" w14:textId="77777777" w:rsidR="006B7CCC" w:rsidRDefault="006B7CCC" w:rsidP="000B1916">
            <w:pPr>
              <w:pStyle w:val="ListParagraph"/>
              <w:numPr>
                <w:ilvl w:val="0"/>
                <w:numId w:val="17"/>
              </w:numPr>
            </w:pPr>
            <w:r w:rsidRPr="007B14C2">
              <w:rPr>
                <w:b/>
                <w:bCs/>
              </w:rPr>
              <w:t>Charges</w:t>
            </w:r>
            <w:r>
              <w:t xml:space="preserve"> – The charges amount shows the total amount charged by the provider for the service.</w:t>
            </w:r>
          </w:p>
          <w:p w14:paraId="340EA989" w14:textId="77777777" w:rsidR="006B7CCC" w:rsidRDefault="006B7CCC" w:rsidP="000B1916">
            <w:pPr>
              <w:pStyle w:val="ListParagraph"/>
              <w:numPr>
                <w:ilvl w:val="0"/>
                <w:numId w:val="17"/>
              </w:numPr>
            </w:pPr>
            <w:r w:rsidRPr="007B14C2">
              <w:rPr>
                <w:b/>
                <w:bCs/>
                <w:highlight w:val="yellow"/>
              </w:rPr>
              <w:t>Adjustments</w:t>
            </w:r>
            <w:r>
              <w:t xml:space="preserve"> – The adjustment shows the amount the provider has subtracted from the charge.  Often called “contractual adjustments,” these write-offs are based on the contract between your provider and your insurance company.  </w:t>
            </w:r>
          </w:p>
          <w:p w14:paraId="318AC629" w14:textId="77777777" w:rsidR="006B7CCC" w:rsidRDefault="006B7CCC" w:rsidP="000B1916">
            <w:pPr>
              <w:pStyle w:val="ListParagraph"/>
              <w:numPr>
                <w:ilvl w:val="0"/>
                <w:numId w:val="17"/>
              </w:numPr>
            </w:pPr>
            <w:r w:rsidRPr="007B14C2">
              <w:rPr>
                <w:b/>
                <w:bCs/>
                <w:highlight w:val="yellow"/>
              </w:rPr>
              <w:t>Allowed amount</w:t>
            </w:r>
            <w:r>
              <w:t xml:space="preserve"> – The “allowed amount” shows the total amount that insurance thinks the provider should be paid for </w:t>
            </w:r>
            <w:r w:rsidRPr="000E6DCE">
              <w:rPr>
                <w:highlight w:val="yellow"/>
              </w:rPr>
              <w:t>covered services</w:t>
            </w:r>
            <w:r>
              <w:t>. Depending on your plan, you may need to pay some or all of this amount.</w:t>
            </w:r>
          </w:p>
          <w:p w14:paraId="33E0E11F" w14:textId="77777777" w:rsidR="006B7CCC" w:rsidRDefault="006B7CCC" w:rsidP="000B1916">
            <w:pPr>
              <w:pStyle w:val="ListParagraph"/>
              <w:numPr>
                <w:ilvl w:val="0"/>
                <w:numId w:val="17"/>
              </w:numPr>
            </w:pPr>
            <w:r w:rsidRPr="007B14C2">
              <w:rPr>
                <w:b/>
                <w:bCs/>
              </w:rPr>
              <w:t>Non-covered amount</w:t>
            </w:r>
            <w:r>
              <w:t xml:space="preserve"> - The non-covered amount shows charges not covered by your plan.  Typically, you are responsible for paying this amount.</w:t>
            </w:r>
          </w:p>
          <w:p w14:paraId="55292E03" w14:textId="77777777" w:rsidR="006B7CCC" w:rsidRDefault="006B7CCC" w:rsidP="000B1916">
            <w:pPr>
              <w:pStyle w:val="ListParagraph"/>
              <w:numPr>
                <w:ilvl w:val="0"/>
                <w:numId w:val="17"/>
              </w:numPr>
            </w:pPr>
            <w:r w:rsidRPr="007B14C2">
              <w:rPr>
                <w:b/>
                <w:bCs/>
              </w:rPr>
              <w:t>Paid amount</w:t>
            </w:r>
            <w:r>
              <w:t xml:space="preserve"> – The paid amount shows the amount insurance has paid to the provider.</w:t>
            </w:r>
          </w:p>
          <w:p w14:paraId="27D71B6F" w14:textId="77777777" w:rsidR="006B7CCC" w:rsidRDefault="006B7CCC" w:rsidP="000B1916">
            <w:pPr>
              <w:pStyle w:val="ListParagraph"/>
              <w:numPr>
                <w:ilvl w:val="0"/>
                <w:numId w:val="17"/>
              </w:numPr>
            </w:pPr>
            <w:r w:rsidRPr="007B14C2">
              <w:rPr>
                <w:b/>
                <w:bCs/>
              </w:rPr>
              <w:t>Patient responsibility</w:t>
            </w:r>
            <w:r>
              <w:t xml:space="preserve"> - The amount you are responsible for paying, often shown as “patient responsibility” is the amount you must pay the provider.  This may include </w:t>
            </w:r>
            <w:r w:rsidRPr="00B16A2A">
              <w:rPr>
                <w:highlight w:val="yellow"/>
              </w:rPr>
              <w:t>deductibles</w:t>
            </w:r>
            <w:r>
              <w:t xml:space="preserve">, </w:t>
            </w:r>
            <w:r w:rsidRPr="00B16A2A">
              <w:rPr>
                <w:highlight w:val="yellow"/>
              </w:rPr>
              <w:t>copayments</w:t>
            </w:r>
            <w:r>
              <w:t xml:space="preserve">, or </w:t>
            </w:r>
            <w:r w:rsidRPr="00B16A2A">
              <w:rPr>
                <w:highlight w:val="yellow"/>
              </w:rPr>
              <w:t>coinsurance</w:t>
            </w:r>
            <w:r>
              <w:t xml:space="preserve"> amounts.  It may also include charges for services not covered by your plan.</w:t>
            </w:r>
          </w:p>
          <w:p w14:paraId="02442BD9" w14:textId="77777777" w:rsidR="006B7CCC" w:rsidRDefault="006B7CCC" w:rsidP="000B1916">
            <w:pPr>
              <w:pStyle w:val="ListParagraph"/>
              <w:numPr>
                <w:ilvl w:val="0"/>
                <w:numId w:val="17"/>
              </w:numPr>
            </w:pPr>
            <w:r w:rsidRPr="007B14C2">
              <w:rPr>
                <w:b/>
                <w:bCs/>
              </w:rPr>
              <w:t>Reason codes</w:t>
            </w:r>
            <w:r>
              <w:t xml:space="preserve"> – Many EOBs provide additional explanation for how the claim was processed.  These explanations are indicated by “reason codes.”  If your EOB includes reason codes, look for a description of what they mean on the l</w:t>
            </w:r>
            <w:commentRangeStart w:id="118"/>
            <w:r>
              <w:t>ast</w:t>
            </w:r>
            <w:commentRangeEnd w:id="118"/>
            <w:r>
              <w:rPr>
                <w:rStyle w:val="CommentReference"/>
                <w:sz w:val="24"/>
                <w:szCs w:val="24"/>
              </w:rPr>
              <w:commentReference w:id="118"/>
            </w:r>
            <w:r>
              <w:t xml:space="preserve"> page of your EOB.</w:t>
            </w:r>
          </w:p>
          <w:p w14:paraId="629E58C3" w14:textId="523250F4" w:rsidR="006B7CCC" w:rsidRDefault="006B7CCC" w:rsidP="006B7CCC"/>
        </w:tc>
        <w:tc>
          <w:tcPr>
            <w:tcW w:w="5395" w:type="dxa"/>
          </w:tcPr>
          <w:p w14:paraId="655E8EAD" w14:textId="6A8076C7" w:rsidR="006B7CCC" w:rsidRPr="00BB4417" w:rsidRDefault="11D5A6FB"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Cómo Leer una EOB</w:t>
            </w:r>
          </w:p>
          <w:p w14:paraId="6048C261" w14:textId="7288C56F" w:rsidR="006B7CCC" w:rsidRPr="00BB4417" w:rsidRDefault="11D5A6FB"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No todas las EOB son iguales. Sin embargo, todas contienen información similar. A continuación le indicamos algunos aspectos clave a los que debe poner atención.</w:t>
            </w:r>
          </w:p>
          <w:p w14:paraId="68095ACE" w14:textId="666C5FFA" w:rsidR="006B7CCC" w:rsidRPr="00BB4417" w:rsidRDefault="006B7CCC" w:rsidP="24AD949F">
            <w:pPr>
              <w:rPr>
                <w:rFonts w:ascii="Aptos" w:eastAsia="Aptos" w:hAnsi="Aptos" w:cs="Arial"/>
                <w:lang w:val="es-US"/>
              </w:rPr>
            </w:pPr>
          </w:p>
          <w:p w14:paraId="34EBD69A" w14:textId="26C08EF0" w:rsidR="006B7CCC" w:rsidRPr="00BB4417" w:rsidRDefault="02E5BAD8" w:rsidP="24AD949F">
            <w:pPr>
              <w:rPr>
                <w:rFonts w:ascii="Aptos" w:eastAsia="Aptos" w:hAnsi="Aptos" w:cs="Arial"/>
                <w:i/>
                <w:iCs/>
                <w:color w:val="215E99" w:themeColor="text2" w:themeTint="BF"/>
                <w:lang w:val="es-US"/>
              </w:rPr>
            </w:pPr>
            <w:r w:rsidRPr="00BB4417">
              <w:rPr>
                <w:rFonts w:ascii="Aptos" w:eastAsia="Aptos" w:hAnsi="Aptos" w:cs="Arial"/>
                <w:b/>
                <w:bCs/>
                <w:i/>
                <w:iCs/>
                <w:color w:val="215E99" w:themeColor="text2" w:themeTint="BF"/>
                <w:lang w:val="es-US"/>
              </w:rPr>
              <w:t xml:space="preserve">Información para la identificación </w:t>
            </w:r>
            <w:r w:rsidRPr="00BB4417">
              <w:rPr>
                <w:rFonts w:ascii="Aptos" w:eastAsia="Aptos" w:hAnsi="Aptos" w:cs="Arial"/>
                <w:i/>
                <w:iCs/>
                <w:color w:val="215E99" w:themeColor="text2" w:themeTint="BF"/>
                <w:lang w:val="es-US"/>
              </w:rPr>
              <w:t>del paciente, el seguro, el proveedor y el reclamo.</w:t>
            </w:r>
          </w:p>
          <w:p w14:paraId="433DFD82" w14:textId="6B653D67" w:rsidR="006B7CCC" w:rsidRPr="00BB4417" w:rsidRDefault="02E5BAD8" w:rsidP="00D51F74">
            <w:pPr>
              <w:numPr>
                <w:ilvl w:val="0"/>
                <w:numId w:val="64"/>
              </w:numPr>
              <w:rPr>
                <w:rFonts w:ascii="Aptos" w:eastAsia="Aptos" w:hAnsi="Aptos" w:cs="Arial"/>
                <w:color w:val="000000" w:themeColor="text1"/>
                <w:lang w:val="es-US"/>
              </w:rPr>
            </w:pPr>
            <w:r w:rsidRPr="00BB4417">
              <w:rPr>
                <w:rFonts w:ascii="Aptos" w:eastAsia="Aptos" w:hAnsi="Aptos" w:cs="Arial"/>
                <w:b/>
                <w:bCs/>
                <w:color w:val="000000" w:themeColor="text1"/>
                <w:lang w:val="es-US"/>
              </w:rPr>
              <w:t>Información sobre el paciente:</w:t>
            </w:r>
            <w:r w:rsidRPr="00BB4417">
              <w:rPr>
                <w:rFonts w:ascii="Aptos" w:eastAsia="Aptos" w:hAnsi="Aptos" w:cs="Arial"/>
                <w:color w:val="000000" w:themeColor="text1"/>
                <w:lang w:val="es-US"/>
              </w:rPr>
              <w:t xml:space="preserve"> las EOB deben incluir el nombre del paciente y también pueden incluir su fecha de nacimiento o dirección de vivienda.</w:t>
            </w:r>
          </w:p>
          <w:p w14:paraId="1D5FD69A" w14:textId="5ADB173C" w:rsidR="006B7CCC" w:rsidRPr="00BB4417" w:rsidRDefault="02E5BAD8" w:rsidP="00D51F74">
            <w:pPr>
              <w:numPr>
                <w:ilvl w:val="0"/>
                <w:numId w:val="64"/>
              </w:numPr>
              <w:rPr>
                <w:rFonts w:ascii="Aptos" w:eastAsia="Aptos" w:hAnsi="Aptos" w:cs="Arial"/>
                <w:color w:val="000000" w:themeColor="text1"/>
                <w:lang w:val="es-US"/>
              </w:rPr>
            </w:pPr>
            <w:r w:rsidRPr="00BB4417">
              <w:rPr>
                <w:rFonts w:ascii="Aptos" w:eastAsia="Aptos" w:hAnsi="Aptos" w:cs="Arial"/>
                <w:b/>
                <w:bCs/>
                <w:color w:val="000000" w:themeColor="text1"/>
                <w:lang w:val="es-US"/>
              </w:rPr>
              <w:t xml:space="preserve">Información sobre el seguro: </w:t>
            </w:r>
            <w:r w:rsidRPr="00BB4417">
              <w:rPr>
                <w:rFonts w:ascii="Aptos" w:eastAsia="Aptos" w:hAnsi="Aptos" w:cs="Arial"/>
                <w:color w:val="000000" w:themeColor="text1"/>
                <w:lang w:val="es-US"/>
              </w:rPr>
              <w:t>las EOB suelen incluir el nombre del plan de seguro, el nombre del suscriptor y los números de póliza y del grupo.</w:t>
            </w:r>
          </w:p>
          <w:p w14:paraId="2AD5B1C3" w14:textId="3E04AFA3" w:rsidR="006B7CCC" w:rsidRPr="00BB4417" w:rsidRDefault="02E5BAD8" w:rsidP="00D51F74">
            <w:pPr>
              <w:numPr>
                <w:ilvl w:val="0"/>
                <w:numId w:val="64"/>
              </w:numPr>
              <w:rPr>
                <w:rFonts w:ascii="Aptos" w:eastAsia="Aptos" w:hAnsi="Aptos" w:cs="Arial"/>
                <w:color w:val="000000" w:themeColor="text1"/>
                <w:lang w:val="es-US"/>
              </w:rPr>
            </w:pPr>
            <w:r w:rsidRPr="00BB4417">
              <w:rPr>
                <w:rFonts w:ascii="Aptos" w:eastAsia="Aptos" w:hAnsi="Aptos" w:cs="Arial"/>
                <w:b/>
                <w:bCs/>
                <w:color w:val="000000" w:themeColor="text1"/>
                <w:lang w:val="es-US"/>
              </w:rPr>
              <w:t>Información sobre el proveedor:</w:t>
            </w:r>
            <w:r w:rsidRPr="00BB4417">
              <w:rPr>
                <w:rFonts w:ascii="Aptos" w:eastAsia="Aptos" w:hAnsi="Aptos" w:cs="Arial"/>
                <w:color w:val="000000" w:themeColor="text1"/>
                <w:lang w:val="es-US"/>
              </w:rPr>
              <w:t xml:space="preserve"> las EOB suelen incluir información sobre el proveedor. Esta información puede incluir el nombre del médico o del centro que le prestó la atención médica.</w:t>
            </w:r>
          </w:p>
          <w:p w14:paraId="79780230" w14:textId="4DC1DFD6" w:rsidR="006B7CCC" w:rsidRDefault="02E5BAD8" w:rsidP="00D51F74">
            <w:pPr>
              <w:pStyle w:val="ListParagraph"/>
              <w:numPr>
                <w:ilvl w:val="0"/>
                <w:numId w:val="64"/>
              </w:numPr>
              <w:rPr>
                <w:rFonts w:ascii="Aptos" w:eastAsia="Aptos" w:hAnsi="Aptos" w:cs="Arial"/>
                <w:lang w:val="es-ES"/>
              </w:rPr>
            </w:pPr>
            <w:r w:rsidRPr="24AD949F">
              <w:rPr>
                <w:rFonts w:ascii="Aptos" w:eastAsia="Aptos" w:hAnsi="Aptos" w:cs="Arial"/>
                <w:b/>
                <w:bCs/>
                <w:color w:val="000000" w:themeColor="text1"/>
                <w:lang w:val="es-ES"/>
              </w:rPr>
              <w:t>Números de reclamo</w:t>
            </w:r>
            <w:r w:rsidRPr="24AD949F">
              <w:rPr>
                <w:rFonts w:ascii="Aptos" w:eastAsia="Aptos" w:hAnsi="Aptos" w:cs="Arial"/>
                <w:color w:val="000000" w:themeColor="text1"/>
                <w:lang w:val="es-ES"/>
              </w:rPr>
              <w:t xml:space="preserve"> - Los números de reclamo son los números de identificación que una compañía de seguros les da a los reclamos. Estos números aparecen en las EOB.</w:t>
            </w:r>
          </w:p>
          <w:p w14:paraId="1259AE1F" w14:textId="362EC422" w:rsidR="006B7CCC" w:rsidRDefault="02E5BAD8" w:rsidP="24AD949F">
            <w:pPr>
              <w:rPr>
                <w:rFonts w:ascii="Aptos" w:eastAsia="Aptos" w:hAnsi="Aptos" w:cs="Arial"/>
                <w:i/>
                <w:iCs/>
                <w:color w:val="215E99" w:themeColor="text2" w:themeTint="BF"/>
                <w:lang w:val="es-ES"/>
              </w:rPr>
            </w:pPr>
            <w:r w:rsidRPr="24AD949F">
              <w:rPr>
                <w:rFonts w:ascii="Aptos" w:eastAsia="Aptos" w:hAnsi="Aptos" w:cs="Arial"/>
                <w:i/>
                <w:iCs/>
                <w:color w:val="215E99" w:themeColor="text2" w:themeTint="BF"/>
                <w:lang w:val="es-ES"/>
              </w:rPr>
              <w:t>Información de servicio sobre el cuidado médico que usted recibió.</w:t>
            </w:r>
          </w:p>
          <w:p w14:paraId="14BE1C1D" w14:textId="47AC0409" w:rsidR="006B7CCC" w:rsidRDefault="02E5BAD8" w:rsidP="00D51F74">
            <w:pPr>
              <w:pStyle w:val="ListParagraph"/>
              <w:numPr>
                <w:ilvl w:val="0"/>
                <w:numId w:val="63"/>
              </w:numPr>
              <w:rPr>
                <w:rFonts w:ascii="Aptos" w:eastAsia="Aptos" w:hAnsi="Aptos" w:cs="Arial"/>
                <w:color w:val="000000" w:themeColor="text1"/>
                <w:lang w:val="es-ES"/>
              </w:rPr>
            </w:pPr>
            <w:r w:rsidRPr="24AD949F">
              <w:rPr>
                <w:rFonts w:ascii="Aptos" w:eastAsia="Aptos" w:hAnsi="Aptos" w:cs="Arial"/>
                <w:b/>
                <w:bCs/>
                <w:color w:val="000000" w:themeColor="text1"/>
                <w:lang w:val="es-ES"/>
              </w:rPr>
              <w:t>Fechas del servicio</w:t>
            </w:r>
            <w:r w:rsidRPr="24AD949F">
              <w:rPr>
                <w:rFonts w:ascii="Aptos" w:eastAsia="Aptos" w:hAnsi="Aptos" w:cs="Arial"/>
                <w:color w:val="000000" w:themeColor="text1"/>
                <w:lang w:val="es-ES"/>
              </w:rPr>
              <w:t xml:space="preserve"> - Las fechas de servicio en su EOB deben coincidir con los días en que recibió la atención médica.</w:t>
            </w:r>
          </w:p>
          <w:p w14:paraId="790F3270" w14:textId="7E963DA5" w:rsidR="006B7CCC" w:rsidRDefault="02E5BAD8" w:rsidP="00D51F74">
            <w:pPr>
              <w:pStyle w:val="ListParagraph"/>
              <w:numPr>
                <w:ilvl w:val="0"/>
                <w:numId w:val="63"/>
              </w:numPr>
              <w:rPr>
                <w:rFonts w:ascii="Aptos" w:eastAsia="Aptos" w:hAnsi="Aptos" w:cs="Arial"/>
                <w:lang w:val="es-ES"/>
              </w:rPr>
            </w:pPr>
            <w:r w:rsidRPr="24AD949F">
              <w:rPr>
                <w:rFonts w:ascii="Aptos" w:eastAsia="Aptos" w:hAnsi="Aptos" w:cs="Arial"/>
                <w:b/>
                <w:bCs/>
                <w:color w:val="000000" w:themeColor="text1"/>
                <w:lang w:val="es-ES"/>
              </w:rPr>
              <w:t>Servicios prestados –</w:t>
            </w:r>
            <w:r w:rsidRPr="24AD949F">
              <w:rPr>
                <w:rFonts w:ascii="Aptos" w:eastAsia="Aptos" w:hAnsi="Aptos" w:cs="Arial"/>
                <w:color w:val="000000" w:themeColor="text1"/>
                <w:lang w:val="es-ES"/>
              </w:rPr>
              <w:t xml:space="preserve"> La EOB debe incluir una lista de los servicios que se le dieron. Es posible que vea descripciones breves de cada servicio o códigos especiales que identifican cada procedimiento.</w:t>
            </w:r>
          </w:p>
          <w:p w14:paraId="49F60BFC" w14:textId="4F263210" w:rsidR="006B7CCC" w:rsidRDefault="32609A2C" w:rsidP="24AD949F">
            <w:pPr>
              <w:rPr>
                <w:rFonts w:ascii="Aptos" w:eastAsia="Aptos" w:hAnsi="Aptos" w:cs="Arial"/>
                <w:i/>
                <w:iCs/>
                <w:color w:val="215E99" w:themeColor="text2" w:themeTint="BF"/>
                <w:lang w:val="es-ES"/>
              </w:rPr>
            </w:pPr>
            <w:r w:rsidRPr="24AD949F">
              <w:rPr>
                <w:rFonts w:ascii="Aptos" w:eastAsia="Aptos" w:hAnsi="Aptos" w:cs="Arial"/>
                <w:i/>
                <w:iCs/>
                <w:color w:val="215E99" w:themeColor="text2" w:themeTint="BF"/>
                <w:lang w:val="es-ES"/>
              </w:rPr>
              <w:t>Información sobre los costos y quién es responsable de pagarlos.</w:t>
            </w:r>
          </w:p>
          <w:p w14:paraId="1F5A625F" w14:textId="1F9BDB1B" w:rsidR="006B7CCC" w:rsidRDefault="32609A2C" w:rsidP="24AD949F">
            <w:pPr>
              <w:rPr>
                <w:rFonts w:ascii="Aptos" w:eastAsia="Aptos" w:hAnsi="Aptos" w:cs="Arial"/>
                <w:color w:val="000000" w:themeColor="text1"/>
                <w:lang w:val="es-ES"/>
              </w:rPr>
            </w:pPr>
            <w:r w:rsidRPr="24AD949F">
              <w:rPr>
                <w:rFonts w:ascii="Aptos" w:eastAsia="Aptos" w:hAnsi="Aptos" w:cs="Arial"/>
                <w:color w:val="000000" w:themeColor="text1"/>
                <w:lang w:val="es-ES"/>
              </w:rPr>
              <w:t>Cada apartado en una EOB incluye información sobre los cargos y quién es responsable de pagarlos. La mayoría de las EOB incluyen la siguiente información.</w:t>
            </w:r>
          </w:p>
          <w:p w14:paraId="23B656E7" w14:textId="43F8D1E5" w:rsidR="006B7CCC" w:rsidRDefault="32609A2C" w:rsidP="00D51F74">
            <w:pPr>
              <w:pStyle w:val="ListParagraph"/>
              <w:numPr>
                <w:ilvl w:val="0"/>
                <w:numId w:val="62"/>
              </w:numPr>
              <w:spacing w:before="240" w:after="240"/>
              <w:rPr>
                <w:rFonts w:eastAsiaTheme="minorEastAsia"/>
                <w:color w:val="000000" w:themeColor="text1"/>
                <w:lang w:val="es-ES"/>
              </w:rPr>
            </w:pPr>
            <w:r w:rsidRPr="24AD949F">
              <w:rPr>
                <w:rFonts w:eastAsiaTheme="minorEastAsia"/>
                <w:b/>
                <w:bCs/>
                <w:color w:val="000000" w:themeColor="text1"/>
                <w:lang w:val="es-ES"/>
              </w:rPr>
              <w:t>Cargos –</w:t>
            </w:r>
            <w:r w:rsidRPr="24AD949F">
              <w:rPr>
                <w:rFonts w:eastAsiaTheme="minorEastAsia"/>
                <w:color w:val="000000" w:themeColor="text1"/>
                <w:lang w:val="es-ES"/>
              </w:rPr>
              <w:t xml:space="preserve"> Los cargos muestran la cantidad total del servicio cobrada por el proveedor.</w:t>
            </w:r>
          </w:p>
          <w:p w14:paraId="0A6BD1B7" w14:textId="006539A4" w:rsidR="006B7CCC" w:rsidRDefault="32609A2C" w:rsidP="00D51F74">
            <w:pPr>
              <w:pStyle w:val="ListParagraph"/>
              <w:numPr>
                <w:ilvl w:val="0"/>
                <w:numId w:val="62"/>
              </w:numPr>
              <w:rPr>
                <w:rFonts w:eastAsiaTheme="minorEastAsia"/>
                <w:color w:val="000000" w:themeColor="text1"/>
                <w:lang w:val="es-ES"/>
              </w:rPr>
            </w:pPr>
            <w:r w:rsidRPr="24AD949F">
              <w:rPr>
                <w:rFonts w:eastAsiaTheme="minorEastAsia"/>
                <w:b/>
                <w:bCs/>
                <w:color w:val="000000" w:themeColor="text1"/>
                <w:highlight w:val="yellow"/>
                <w:lang w:val="es-ES"/>
              </w:rPr>
              <w:t>Ajustes</w:t>
            </w:r>
            <w:r w:rsidRPr="24AD949F">
              <w:rPr>
                <w:rFonts w:eastAsiaTheme="minorEastAsia"/>
                <w:b/>
                <w:bCs/>
                <w:color w:val="000000" w:themeColor="text1"/>
                <w:lang w:val="es-ES"/>
              </w:rPr>
              <w:t xml:space="preserve"> –</w:t>
            </w:r>
            <w:r w:rsidRPr="24AD949F">
              <w:rPr>
                <w:rFonts w:eastAsiaTheme="minorEastAsia"/>
                <w:color w:val="000000" w:themeColor="text1"/>
                <w:lang w:val="es-ES"/>
              </w:rPr>
              <w:t xml:space="preserve"> el ajuste muestra el importe que el proveedor ha restado del cargo. A menudo se </w:t>
            </w:r>
            <w:r w:rsidR="51117D7B" w:rsidRPr="24AD949F">
              <w:rPr>
                <w:rFonts w:eastAsiaTheme="minorEastAsia"/>
                <w:color w:val="000000" w:themeColor="text1"/>
                <w:lang w:val="es-ES"/>
              </w:rPr>
              <w:t>les llama</w:t>
            </w:r>
            <w:r w:rsidRPr="24AD949F">
              <w:rPr>
                <w:rFonts w:eastAsiaTheme="minorEastAsia"/>
                <w:color w:val="000000" w:themeColor="text1"/>
                <w:lang w:val="es-ES"/>
              </w:rPr>
              <w:t xml:space="preserve"> </w:t>
            </w:r>
            <w:r w:rsidR="37CB6238" w:rsidRPr="24AD949F">
              <w:rPr>
                <w:rFonts w:eastAsiaTheme="minorEastAsia"/>
                <w:color w:val="000000" w:themeColor="text1"/>
                <w:lang w:val="es-ES"/>
              </w:rPr>
              <w:t>“</w:t>
            </w:r>
            <w:r w:rsidRPr="24AD949F">
              <w:rPr>
                <w:rFonts w:eastAsiaTheme="minorEastAsia"/>
                <w:color w:val="000000" w:themeColor="text1"/>
                <w:lang w:val="es-ES"/>
              </w:rPr>
              <w:t xml:space="preserve">ajustes </w:t>
            </w:r>
            <w:r w:rsidR="569BF5CF" w:rsidRPr="24AD949F">
              <w:rPr>
                <w:rFonts w:eastAsiaTheme="minorEastAsia"/>
                <w:color w:val="000000" w:themeColor="text1"/>
                <w:lang w:val="es-ES"/>
              </w:rPr>
              <w:t>de contrato</w:t>
            </w:r>
            <w:r w:rsidR="2701344E" w:rsidRPr="24AD949F">
              <w:rPr>
                <w:rFonts w:eastAsiaTheme="minorEastAsia"/>
                <w:color w:val="000000" w:themeColor="text1"/>
                <w:lang w:val="es-ES"/>
              </w:rPr>
              <w:t>”</w:t>
            </w:r>
            <w:r w:rsidRPr="24AD949F">
              <w:rPr>
                <w:rFonts w:eastAsiaTheme="minorEastAsia"/>
                <w:color w:val="000000" w:themeColor="text1"/>
                <w:lang w:val="es-ES"/>
              </w:rPr>
              <w:t xml:space="preserve"> y se basan en </w:t>
            </w:r>
            <w:r w:rsidR="7B9250B4" w:rsidRPr="24AD949F">
              <w:rPr>
                <w:rFonts w:eastAsiaTheme="minorEastAsia"/>
                <w:color w:val="000000" w:themeColor="text1"/>
                <w:lang w:val="es-ES"/>
              </w:rPr>
              <w:t>un</w:t>
            </w:r>
            <w:r w:rsidRPr="24AD949F">
              <w:rPr>
                <w:rFonts w:eastAsiaTheme="minorEastAsia"/>
                <w:color w:val="000000" w:themeColor="text1"/>
                <w:lang w:val="es-ES"/>
              </w:rPr>
              <w:t xml:space="preserve"> contrato entre el proveedor y la aseguradora.</w:t>
            </w:r>
          </w:p>
          <w:p w14:paraId="4CC71ABD" w14:textId="303CB9C5" w:rsidR="006B7CCC" w:rsidRDefault="4D58079D" w:rsidP="00D51F74">
            <w:pPr>
              <w:pStyle w:val="ListParagraph"/>
              <w:numPr>
                <w:ilvl w:val="0"/>
                <w:numId w:val="62"/>
              </w:numPr>
              <w:rPr>
                <w:rFonts w:ascii="Aptos" w:eastAsia="Aptos" w:hAnsi="Aptos" w:cs="Aptos"/>
                <w:lang w:val="es-ES"/>
              </w:rPr>
            </w:pPr>
            <w:r w:rsidRPr="58F249CE">
              <w:rPr>
                <w:rFonts w:ascii="Aptos" w:eastAsia="Aptos" w:hAnsi="Aptos" w:cs="Aptos"/>
                <w:b/>
                <w:bCs/>
                <w:color w:val="000000" w:themeColor="text1"/>
                <w:highlight w:val="yellow"/>
                <w:lang w:val="es-ES"/>
              </w:rPr>
              <w:t>Cantidad permitida</w:t>
            </w:r>
            <w:r w:rsidR="71ABD7B8" w:rsidRPr="58F249CE">
              <w:rPr>
                <w:rFonts w:ascii="Aptos" w:eastAsia="Aptos" w:hAnsi="Aptos" w:cs="Aptos"/>
                <w:b/>
                <w:bCs/>
                <w:color w:val="000000" w:themeColor="text1"/>
                <w:lang w:val="es-ES"/>
              </w:rPr>
              <w:t xml:space="preserve"> -</w:t>
            </w:r>
            <w:r w:rsidRPr="58F249CE">
              <w:rPr>
                <w:rFonts w:ascii="Aptos" w:eastAsia="Aptos" w:hAnsi="Aptos" w:cs="Aptos"/>
                <w:color w:val="000000" w:themeColor="text1"/>
                <w:lang w:val="es-ES"/>
              </w:rPr>
              <w:t xml:space="preserve"> La “cantidad permitida” le muestra la cantidad total que el seguro considera que debe pagarle al proveedor por los </w:t>
            </w:r>
            <w:r w:rsidRPr="58F249CE">
              <w:rPr>
                <w:rFonts w:ascii="Aptos" w:eastAsia="Aptos" w:hAnsi="Aptos" w:cs="Aptos"/>
                <w:color w:val="000000" w:themeColor="text1"/>
                <w:highlight w:val="yellow"/>
                <w:lang w:val="es-ES"/>
              </w:rPr>
              <w:t>servicios prestados</w:t>
            </w:r>
            <w:r w:rsidRPr="58F249CE">
              <w:rPr>
                <w:rFonts w:ascii="Aptos" w:eastAsia="Aptos" w:hAnsi="Aptos" w:cs="Aptos"/>
                <w:color w:val="000000" w:themeColor="text1"/>
                <w:lang w:val="es-ES"/>
              </w:rPr>
              <w:t>. Dependiendo de su plan, es posible que tenga usted que pagar una parte o la cantidad total.</w:t>
            </w:r>
          </w:p>
          <w:p w14:paraId="327D3DFA" w14:textId="3969F342" w:rsidR="006B7CCC" w:rsidRDefault="32609A2C" w:rsidP="00D51F74">
            <w:pPr>
              <w:pStyle w:val="ListParagraph"/>
              <w:numPr>
                <w:ilvl w:val="0"/>
                <w:numId w:val="62"/>
              </w:numPr>
              <w:rPr>
                <w:rFonts w:ascii="Aptos" w:eastAsia="Aptos" w:hAnsi="Aptos" w:cs="Aptos"/>
                <w:color w:val="000000" w:themeColor="text1"/>
                <w:lang w:val="es-ES"/>
              </w:rPr>
            </w:pPr>
            <w:r w:rsidRPr="24AD949F">
              <w:rPr>
                <w:rFonts w:ascii="Aptos" w:eastAsia="Aptos" w:hAnsi="Aptos" w:cs="Aptos"/>
                <w:b/>
                <w:bCs/>
                <w:color w:val="000000" w:themeColor="text1"/>
                <w:lang w:val="es-ES"/>
              </w:rPr>
              <w:t>Cantidad no cubierta –</w:t>
            </w:r>
            <w:r w:rsidRPr="24AD949F">
              <w:rPr>
                <w:rFonts w:ascii="Aptos" w:eastAsia="Aptos" w:hAnsi="Aptos" w:cs="Aptos"/>
                <w:color w:val="000000" w:themeColor="text1"/>
                <w:lang w:val="es-ES"/>
              </w:rPr>
              <w:t xml:space="preserve"> La cantidad no cubierta muestra los cargos no cubiertos por su plan. Normalmente, usted es responsable de pagar esta cantidad.</w:t>
            </w:r>
          </w:p>
          <w:p w14:paraId="4DBF7DF3" w14:textId="628C80B7" w:rsidR="006B7CCC" w:rsidRDefault="32609A2C" w:rsidP="00D51F74">
            <w:pPr>
              <w:pStyle w:val="ListParagraph"/>
              <w:numPr>
                <w:ilvl w:val="0"/>
                <w:numId w:val="62"/>
              </w:numPr>
              <w:rPr>
                <w:rFonts w:ascii="Aptos" w:eastAsia="Aptos" w:hAnsi="Aptos" w:cs="Aptos"/>
                <w:color w:val="000000" w:themeColor="text1"/>
                <w:lang w:val="es-ES"/>
              </w:rPr>
            </w:pPr>
            <w:r w:rsidRPr="24AD949F">
              <w:rPr>
                <w:rFonts w:ascii="Aptos" w:eastAsia="Aptos" w:hAnsi="Aptos" w:cs="Aptos"/>
                <w:b/>
                <w:bCs/>
                <w:color w:val="000000" w:themeColor="text1"/>
                <w:lang w:val="es-ES"/>
              </w:rPr>
              <w:t>Cantidad pagada</w:t>
            </w:r>
            <w:r w:rsidRPr="24AD949F">
              <w:rPr>
                <w:rFonts w:ascii="Aptos" w:eastAsia="Aptos" w:hAnsi="Aptos" w:cs="Aptos"/>
                <w:color w:val="000000" w:themeColor="text1"/>
                <w:lang w:val="es-ES"/>
              </w:rPr>
              <w:t xml:space="preserve"> – La cantidad pagada muestra el monto que el seguro</w:t>
            </w:r>
            <w:r w:rsidR="0DF84633" w:rsidRPr="24AD949F">
              <w:rPr>
                <w:rFonts w:ascii="Aptos" w:eastAsia="Aptos" w:hAnsi="Aptos" w:cs="Aptos"/>
                <w:color w:val="000000" w:themeColor="text1"/>
                <w:lang w:val="es-ES"/>
              </w:rPr>
              <w:t xml:space="preserve"> ya</w:t>
            </w:r>
            <w:r w:rsidRPr="24AD949F">
              <w:rPr>
                <w:rFonts w:ascii="Aptos" w:eastAsia="Aptos" w:hAnsi="Aptos" w:cs="Aptos"/>
                <w:color w:val="000000" w:themeColor="text1"/>
                <w:lang w:val="es-ES"/>
              </w:rPr>
              <w:t xml:space="preserve"> ha pagado al proveedor.</w:t>
            </w:r>
          </w:p>
          <w:p w14:paraId="1D29CCD1" w14:textId="27EADB0E" w:rsidR="006B7CCC" w:rsidRDefault="4D58079D" w:rsidP="00D51F74">
            <w:pPr>
              <w:pStyle w:val="ListParagraph"/>
              <w:numPr>
                <w:ilvl w:val="0"/>
                <w:numId w:val="62"/>
              </w:numPr>
              <w:rPr>
                <w:rFonts w:ascii="Aptos" w:eastAsia="Aptos" w:hAnsi="Aptos" w:cs="Aptos"/>
                <w:lang w:val="es-ES"/>
              </w:rPr>
            </w:pPr>
            <w:r w:rsidRPr="58F249CE">
              <w:rPr>
                <w:rFonts w:ascii="Aptos" w:eastAsia="Aptos" w:hAnsi="Aptos" w:cs="Aptos"/>
                <w:b/>
                <w:bCs/>
                <w:color w:val="000000" w:themeColor="text1"/>
                <w:lang w:val="es-ES"/>
              </w:rPr>
              <w:t>Responsabilidad del paciente –</w:t>
            </w:r>
            <w:r w:rsidRPr="58F249CE">
              <w:rPr>
                <w:rFonts w:ascii="Aptos" w:eastAsia="Aptos" w:hAnsi="Aptos" w:cs="Aptos"/>
                <w:color w:val="000000" w:themeColor="text1"/>
                <w:lang w:val="es-ES"/>
              </w:rPr>
              <w:t xml:space="preserve"> Esta es la cantidad que usted debe pagar, a menudo se conoce como “responsabilidad del paciente</w:t>
            </w:r>
            <w:r w:rsidR="1EA7FC74" w:rsidRPr="58F249CE">
              <w:rPr>
                <w:rFonts w:ascii="Aptos" w:eastAsia="Aptos" w:hAnsi="Aptos" w:cs="Aptos"/>
                <w:color w:val="000000" w:themeColor="text1"/>
                <w:lang w:val="es-ES"/>
              </w:rPr>
              <w:t>”, y</w:t>
            </w:r>
            <w:r w:rsidRPr="58F249CE">
              <w:rPr>
                <w:rFonts w:ascii="Aptos" w:eastAsia="Aptos" w:hAnsi="Aptos" w:cs="Aptos"/>
                <w:color w:val="000000" w:themeColor="text1"/>
                <w:lang w:val="es-ES"/>
              </w:rPr>
              <w:t xml:space="preserve"> es la cantidad que usted debe liquidar al proveedor. Esta puede incluir </w:t>
            </w:r>
            <w:r w:rsidRPr="58F249CE">
              <w:rPr>
                <w:rFonts w:ascii="Aptos" w:eastAsia="Aptos" w:hAnsi="Aptos" w:cs="Aptos"/>
                <w:color w:val="000000" w:themeColor="text1"/>
                <w:highlight w:val="yellow"/>
                <w:lang w:val="es-ES"/>
              </w:rPr>
              <w:t>deducibles</w:t>
            </w:r>
            <w:r w:rsidRPr="58F249CE">
              <w:rPr>
                <w:rFonts w:ascii="Aptos" w:eastAsia="Aptos" w:hAnsi="Aptos" w:cs="Aptos"/>
                <w:color w:val="000000" w:themeColor="text1"/>
                <w:lang w:val="es-ES"/>
              </w:rPr>
              <w:t xml:space="preserve">, </w:t>
            </w:r>
            <w:r w:rsidRPr="58F249CE">
              <w:rPr>
                <w:rFonts w:ascii="Aptos" w:eastAsia="Aptos" w:hAnsi="Aptos" w:cs="Aptos"/>
                <w:color w:val="000000" w:themeColor="text1"/>
                <w:highlight w:val="yellow"/>
                <w:lang w:val="es-ES"/>
              </w:rPr>
              <w:t>copagos</w:t>
            </w:r>
            <w:r w:rsidRPr="58F249CE">
              <w:rPr>
                <w:rFonts w:ascii="Aptos" w:eastAsia="Aptos" w:hAnsi="Aptos" w:cs="Aptos"/>
                <w:color w:val="000000" w:themeColor="text1"/>
                <w:lang w:val="es-ES"/>
              </w:rPr>
              <w:t xml:space="preserve"> o </w:t>
            </w:r>
            <w:r w:rsidRPr="58F249CE">
              <w:rPr>
                <w:rFonts w:ascii="Aptos" w:eastAsia="Aptos" w:hAnsi="Aptos" w:cs="Aptos"/>
                <w:color w:val="000000" w:themeColor="text1"/>
                <w:highlight w:val="yellow"/>
                <w:lang w:val="es-ES"/>
              </w:rPr>
              <w:t>coseguros</w:t>
            </w:r>
            <w:r w:rsidRPr="58F249CE">
              <w:rPr>
                <w:rFonts w:ascii="Aptos" w:eastAsia="Aptos" w:hAnsi="Aptos" w:cs="Aptos"/>
                <w:color w:val="000000" w:themeColor="text1"/>
                <w:lang w:val="es-ES"/>
              </w:rPr>
              <w:t>. También puede incluir cargos por servicios no cubiertos por su plan.</w:t>
            </w:r>
          </w:p>
          <w:p w14:paraId="25265B46" w14:textId="27D062B7" w:rsidR="006B7CCC" w:rsidRDefault="32609A2C" w:rsidP="00D51F74">
            <w:pPr>
              <w:pStyle w:val="ListParagraph"/>
              <w:numPr>
                <w:ilvl w:val="0"/>
                <w:numId w:val="62"/>
              </w:numPr>
              <w:rPr>
                <w:rFonts w:ascii="Aptos" w:eastAsia="Aptos" w:hAnsi="Aptos" w:cs="Aptos"/>
                <w:lang w:val="es-ES"/>
              </w:rPr>
            </w:pPr>
            <w:r w:rsidRPr="24AD949F">
              <w:rPr>
                <w:rFonts w:ascii="Aptos" w:eastAsia="Aptos" w:hAnsi="Aptos" w:cs="Aptos"/>
                <w:b/>
                <w:bCs/>
                <w:color w:val="000000" w:themeColor="text1"/>
                <w:lang w:val="es-ES"/>
              </w:rPr>
              <w:t>Códigos de motivo –</w:t>
            </w:r>
            <w:r w:rsidRPr="24AD949F">
              <w:rPr>
                <w:rFonts w:ascii="Aptos" w:eastAsia="Aptos" w:hAnsi="Aptos" w:cs="Aptos"/>
                <w:color w:val="000000" w:themeColor="text1"/>
                <w:lang w:val="es-ES"/>
              </w:rPr>
              <w:t xml:space="preserve"> muchas EOB ofrecen explicaciones adicionales sobre cómo se ha tramitado el reclamo. Estas explicaciones se indican con “códigos de motivo”. Si su EOB incluye códigos de motivo, busque una descripción de lo que significa cada uno en la última página de su EOB.</w:t>
            </w:r>
          </w:p>
          <w:p w14:paraId="1569C5E9" w14:textId="3D6AE5F0" w:rsidR="006B7CCC" w:rsidRDefault="006B7CCC" w:rsidP="24AD949F">
            <w:pPr>
              <w:ind w:left="720"/>
              <w:rPr>
                <w:rFonts w:ascii="Aptos" w:eastAsia="Aptos" w:hAnsi="Aptos" w:cs="Aptos"/>
                <w:lang w:val="es-ES"/>
              </w:rPr>
            </w:pPr>
          </w:p>
          <w:p w14:paraId="577E9DCB" w14:textId="17FF2EBF" w:rsidR="006B7CCC" w:rsidRPr="00BB4417" w:rsidRDefault="006B7CCC" w:rsidP="24AD949F">
            <w:pPr>
              <w:rPr>
                <w:rFonts w:ascii="Aptos" w:eastAsia="Aptos" w:hAnsi="Aptos" w:cs="Arial"/>
                <w:lang w:val="es-US"/>
              </w:rPr>
            </w:pPr>
          </w:p>
          <w:p w14:paraId="6FC014A4" w14:textId="3F2CBA7C" w:rsidR="006B7CCC" w:rsidRDefault="006B7CCC" w:rsidP="006B7CCC">
            <w:pPr>
              <w:rPr>
                <w:rFonts w:ascii="Aptos" w:eastAsia="Aptos" w:hAnsi="Aptos" w:cs="Arial"/>
                <w:lang w:val="es-ES"/>
              </w:rPr>
            </w:pPr>
          </w:p>
        </w:tc>
      </w:tr>
    </w:tbl>
    <w:p w14:paraId="1B7F6E92" w14:textId="77777777" w:rsidR="006B7CCC" w:rsidRPr="00BB4417" w:rsidRDefault="006B7CCC" w:rsidP="006B7CCC">
      <w:pPr>
        <w:rPr>
          <w:lang w:val="es-US"/>
        </w:rPr>
      </w:pPr>
    </w:p>
    <w:p w14:paraId="183F5256" w14:textId="77777777" w:rsidR="00672392" w:rsidRPr="00BB4417" w:rsidRDefault="00672392" w:rsidP="00672392">
      <w:pPr>
        <w:rPr>
          <w:lang w:val="es-US"/>
        </w:rPr>
      </w:pPr>
    </w:p>
    <w:p w14:paraId="72E887FD" w14:textId="1AB03FA5" w:rsidR="00637DCC" w:rsidRDefault="00637DCC" w:rsidP="00637DCC">
      <w:pPr>
        <w:pStyle w:val="Heading3"/>
      </w:pPr>
      <w:r>
        <w:t>Sample EOB</w:t>
      </w:r>
      <w:r w:rsidR="006B7CCC">
        <w:t xml:space="preserve"> (text)</w:t>
      </w:r>
    </w:p>
    <w:tbl>
      <w:tblPr>
        <w:tblStyle w:val="TableGrid"/>
        <w:tblW w:w="0" w:type="auto"/>
        <w:tblLook w:val="04A0" w:firstRow="1" w:lastRow="0" w:firstColumn="1" w:lastColumn="0" w:noHBand="0" w:noVBand="1"/>
      </w:tblPr>
      <w:tblGrid>
        <w:gridCol w:w="5395"/>
        <w:gridCol w:w="5395"/>
      </w:tblGrid>
      <w:tr w:rsidR="001C6F1D" w14:paraId="095EC4DC" w14:textId="77777777" w:rsidTr="00B155FA">
        <w:tc>
          <w:tcPr>
            <w:tcW w:w="5395" w:type="dxa"/>
          </w:tcPr>
          <w:p w14:paraId="225EF8B6" w14:textId="285B2BE1" w:rsidR="001C6F1D" w:rsidRDefault="001C6F1D" w:rsidP="001C6F1D">
            <w:r>
              <w:t>English</w:t>
            </w:r>
          </w:p>
        </w:tc>
        <w:tc>
          <w:tcPr>
            <w:tcW w:w="5395" w:type="dxa"/>
          </w:tcPr>
          <w:p w14:paraId="30781232" w14:textId="0022D627" w:rsidR="001C6F1D" w:rsidRDefault="001C6F1D" w:rsidP="1AAE032A">
            <w:pPr>
              <w:rPr>
                <w:highlight w:val="cyan"/>
              </w:rPr>
            </w:pPr>
            <w:r w:rsidRPr="1AAE032A">
              <w:rPr>
                <w:highlight w:val="cyan"/>
              </w:rPr>
              <w:t>Spanish</w:t>
            </w:r>
          </w:p>
        </w:tc>
      </w:tr>
      <w:tr w:rsidR="001C6F1D" w:rsidRPr="00DC3DAE" w14:paraId="75758EBE" w14:textId="77777777" w:rsidTr="00B155FA">
        <w:tc>
          <w:tcPr>
            <w:tcW w:w="5395" w:type="dxa"/>
          </w:tcPr>
          <w:p w14:paraId="06D5B414" w14:textId="77777777" w:rsidR="001C6F1D" w:rsidRDefault="001C6F1D" w:rsidP="001C6F1D">
            <w:r>
              <w:t>Sample EOB</w:t>
            </w:r>
          </w:p>
          <w:p w14:paraId="602AC33E" w14:textId="77777777" w:rsidR="001C6F1D" w:rsidRDefault="001C6F1D" w:rsidP="001C6F1D"/>
          <w:p w14:paraId="13B2E459" w14:textId="48D59CD1" w:rsidR="001C6F1D" w:rsidRDefault="001C6F1D" w:rsidP="001C6F1D">
            <w:r>
              <w:t>Below is a sample EOB.  Depending on your plan, your EOB may look different, but will likely include similar information.  Select any part of the EOB to learn more about that section.</w:t>
            </w:r>
          </w:p>
        </w:tc>
        <w:tc>
          <w:tcPr>
            <w:tcW w:w="5395" w:type="dxa"/>
          </w:tcPr>
          <w:p w14:paraId="16BDD2A6" w14:textId="10B5F382" w:rsidR="001C6F1D" w:rsidRPr="00BB4417" w:rsidRDefault="36BE12D7"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Ejemplo de una EOB</w:t>
            </w:r>
          </w:p>
          <w:p w14:paraId="0623F79F" w14:textId="548EB7EA" w:rsidR="001C6F1D" w:rsidRPr="00BB4417" w:rsidRDefault="001C6F1D" w:rsidP="24AD949F">
            <w:pPr>
              <w:rPr>
                <w:rFonts w:ascii="Aptos" w:eastAsia="Aptos" w:hAnsi="Aptos" w:cs="Arial"/>
                <w:color w:val="000000" w:themeColor="text1"/>
                <w:lang w:val="es-US"/>
              </w:rPr>
            </w:pPr>
          </w:p>
          <w:p w14:paraId="548695F2" w14:textId="2CB822B5" w:rsidR="001C6F1D" w:rsidRDefault="36BE12D7" w:rsidP="24AD949F">
            <w:pPr>
              <w:rPr>
                <w:rFonts w:ascii="Aptos" w:eastAsia="Aptos" w:hAnsi="Aptos" w:cs="Arial"/>
                <w:color w:val="000000" w:themeColor="text1"/>
                <w:lang w:val="es-ES"/>
              </w:rPr>
            </w:pPr>
            <w:r w:rsidRPr="24AD949F">
              <w:rPr>
                <w:rFonts w:ascii="Aptos" w:eastAsia="Aptos" w:hAnsi="Aptos" w:cs="Arial"/>
                <w:color w:val="000000" w:themeColor="text1"/>
                <w:lang w:val="es-ES"/>
              </w:rPr>
              <w:t xml:space="preserve">A </w:t>
            </w:r>
            <w:r w:rsidR="16098D2B" w:rsidRPr="24AD949F">
              <w:rPr>
                <w:rFonts w:ascii="Aptos" w:eastAsia="Aptos" w:hAnsi="Aptos" w:cs="Arial"/>
                <w:color w:val="000000" w:themeColor="text1"/>
                <w:lang w:val="es-ES"/>
              </w:rPr>
              <w:t>continuación,</w:t>
            </w:r>
            <w:r w:rsidRPr="24AD949F">
              <w:rPr>
                <w:rFonts w:ascii="Aptos" w:eastAsia="Aptos" w:hAnsi="Aptos" w:cs="Arial"/>
                <w:color w:val="000000" w:themeColor="text1"/>
                <w:lang w:val="es-ES"/>
              </w:rPr>
              <w:t xml:space="preserve"> encontrará un ejemplo de una EOB. Dependiendo de su plan, su EOB puede </w:t>
            </w:r>
            <w:r w:rsidR="02E4492A" w:rsidRPr="24AD949F">
              <w:rPr>
                <w:rFonts w:ascii="Aptos" w:eastAsia="Aptos" w:hAnsi="Aptos" w:cs="Arial"/>
                <w:color w:val="000000" w:themeColor="text1"/>
                <w:lang w:val="es-ES"/>
              </w:rPr>
              <w:t>verse</w:t>
            </w:r>
            <w:r w:rsidRPr="24AD949F">
              <w:rPr>
                <w:rFonts w:ascii="Aptos" w:eastAsia="Aptos" w:hAnsi="Aptos" w:cs="Arial"/>
                <w:color w:val="000000" w:themeColor="text1"/>
                <w:lang w:val="es-ES"/>
              </w:rPr>
              <w:t xml:space="preserve"> diferente, pero es probable que incluya información similar. Seleccione cualquier parte de la EOB para obtener más información sobre esa sección.</w:t>
            </w:r>
          </w:p>
          <w:p w14:paraId="23FCAA8A" w14:textId="77E4F981" w:rsidR="001C6F1D" w:rsidRPr="00BB4417" w:rsidRDefault="001C6F1D" w:rsidP="24AD949F">
            <w:pPr>
              <w:rPr>
                <w:rFonts w:ascii="Aptos" w:eastAsia="Aptos" w:hAnsi="Aptos" w:cs="Arial"/>
                <w:lang w:val="es-US"/>
              </w:rPr>
            </w:pPr>
          </w:p>
          <w:p w14:paraId="50EED531" w14:textId="3A91058E" w:rsidR="001C6F1D" w:rsidRPr="00BB4417" w:rsidRDefault="001C6F1D" w:rsidP="001C6F1D">
            <w:pPr>
              <w:rPr>
                <w:lang w:val="es-US"/>
              </w:rPr>
            </w:pPr>
          </w:p>
        </w:tc>
      </w:tr>
    </w:tbl>
    <w:p w14:paraId="45BAC6C4" w14:textId="77777777" w:rsidR="001C6F1D" w:rsidRPr="00BB4417" w:rsidRDefault="001C6F1D" w:rsidP="001C6F1D">
      <w:pPr>
        <w:rPr>
          <w:lang w:val="es-US"/>
        </w:rPr>
      </w:pPr>
    </w:p>
    <w:p w14:paraId="6C3DF62C" w14:textId="398519FB" w:rsidR="001C6F1D" w:rsidRDefault="001C6F1D" w:rsidP="001C6F1D">
      <w:pPr>
        <w:pStyle w:val="Heading3"/>
      </w:pPr>
      <w:r>
        <w:t>EOB Terms for Translation</w:t>
      </w:r>
    </w:p>
    <w:tbl>
      <w:tblPr>
        <w:tblStyle w:val="TableGrid"/>
        <w:tblW w:w="0" w:type="auto"/>
        <w:tblLook w:val="04A0" w:firstRow="1" w:lastRow="0" w:firstColumn="1" w:lastColumn="0" w:noHBand="0" w:noVBand="1"/>
      </w:tblPr>
      <w:tblGrid>
        <w:gridCol w:w="3596"/>
        <w:gridCol w:w="3597"/>
        <w:gridCol w:w="3597"/>
      </w:tblGrid>
      <w:tr w:rsidR="001C6F1D" w14:paraId="037464CB" w14:textId="77777777" w:rsidTr="00B155FA">
        <w:tc>
          <w:tcPr>
            <w:tcW w:w="3596" w:type="dxa"/>
          </w:tcPr>
          <w:p w14:paraId="454536FF" w14:textId="1EDEF96C" w:rsidR="001C6F1D" w:rsidRDefault="001C6F1D" w:rsidP="001C6F1D">
            <w:r>
              <w:t>Field</w:t>
            </w:r>
          </w:p>
        </w:tc>
        <w:tc>
          <w:tcPr>
            <w:tcW w:w="3597" w:type="dxa"/>
          </w:tcPr>
          <w:p w14:paraId="0B5BB3E0" w14:textId="567A8BB6" w:rsidR="001C6F1D" w:rsidRDefault="001C6F1D" w:rsidP="001C6F1D">
            <w:r>
              <w:t>English</w:t>
            </w:r>
          </w:p>
        </w:tc>
        <w:tc>
          <w:tcPr>
            <w:tcW w:w="3597" w:type="dxa"/>
          </w:tcPr>
          <w:p w14:paraId="581046AE" w14:textId="6A1F52E9" w:rsidR="001C6F1D" w:rsidRDefault="7187EDC4" w:rsidP="1AAE032A">
            <w:pPr>
              <w:rPr>
                <w:highlight w:val="cyan"/>
              </w:rPr>
            </w:pPr>
            <w:r w:rsidRPr="1AAE032A">
              <w:rPr>
                <w:highlight w:val="cyan"/>
              </w:rPr>
              <w:t>Spanish</w:t>
            </w:r>
          </w:p>
        </w:tc>
      </w:tr>
      <w:tr w:rsidR="001C6F1D" w14:paraId="40C23D48" w14:textId="77777777" w:rsidTr="00B155FA">
        <w:tc>
          <w:tcPr>
            <w:tcW w:w="3596" w:type="dxa"/>
          </w:tcPr>
          <w:p w14:paraId="234B8296" w14:textId="10A4A1AD" w:rsidR="001C6F1D" w:rsidRDefault="00332D73" w:rsidP="001C6F1D">
            <w:r>
              <w:t>1</w:t>
            </w:r>
          </w:p>
        </w:tc>
        <w:tc>
          <w:tcPr>
            <w:tcW w:w="3597" w:type="dxa"/>
          </w:tcPr>
          <w:p w14:paraId="22DD68DF" w14:textId="55DA91E9" w:rsidR="001C6F1D" w:rsidRDefault="00303754" w:rsidP="001C6F1D">
            <w:r>
              <w:t>Health Insurance</w:t>
            </w:r>
          </w:p>
        </w:tc>
        <w:tc>
          <w:tcPr>
            <w:tcW w:w="3597" w:type="dxa"/>
          </w:tcPr>
          <w:p w14:paraId="754C7041" w14:textId="20D92BCF"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Seguro Médico</w:t>
            </w:r>
          </w:p>
        </w:tc>
      </w:tr>
      <w:tr w:rsidR="00303754" w14:paraId="139456E5" w14:textId="77777777" w:rsidTr="00B155FA">
        <w:tc>
          <w:tcPr>
            <w:tcW w:w="3596" w:type="dxa"/>
          </w:tcPr>
          <w:p w14:paraId="23E70C8D" w14:textId="425DD4DF" w:rsidR="00303754" w:rsidRDefault="005A2D70" w:rsidP="001C6F1D">
            <w:r>
              <w:t>2</w:t>
            </w:r>
          </w:p>
        </w:tc>
        <w:tc>
          <w:tcPr>
            <w:tcW w:w="3597" w:type="dxa"/>
          </w:tcPr>
          <w:p w14:paraId="486737E9" w14:textId="77777777" w:rsidR="00303754" w:rsidRDefault="005A2D70" w:rsidP="001C6F1D">
            <w:r>
              <w:t>Explanation of Benefits</w:t>
            </w:r>
          </w:p>
          <w:p w14:paraId="71D947C6" w14:textId="6ABD0818" w:rsidR="005A2D70" w:rsidRDefault="005A2D70" w:rsidP="001C6F1D">
            <w:r>
              <w:t>This document shows how we applied your coverage to claim(s) submitted to us.  THIS IS NOT A BILL.</w:t>
            </w:r>
          </w:p>
        </w:tc>
        <w:tc>
          <w:tcPr>
            <w:tcW w:w="3597" w:type="dxa"/>
          </w:tcPr>
          <w:p w14:paraId="00CD4B6F" w14:textId="21B805C2" w:rsidR="24AD949F" w:rsidRPr="00BB4417" w:rsidRDefault="24AD949F"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 xml:space="preserve">Explicación de </w:t>
            </w:r>
            <w:r w:rsidR="5C5BCBC9" w:rsidRPr="00BB4417">
              <w:rPr>
                <w:rFonts w:ascii="Aptos" w:eastAsia="Aptos" w:hAnsi="Aptos" w:cs="Arial"/>
                <w:color w:val="000000" w:themeColor="text1"/>
                <w:lang w:val="es-US"/>
              </w:rPr>
              <w:t>Beneficios</w:t>
            </w:r>
          </w:p>
          <w:p w14:paraId="29BE51D7" w14:textId="4CE7A2F4" w:rsidR="24AD949F" w:rsidRDefault="24AD949F" w:rsidP="24AD949F">
            <w:pPr>
              <w:rPr>
                <w:rFonts w:ascii="Aptos" w:eastAsia="Aptos" w:hAnsi="Aptos" w:cs="Arial"/>
                <w:color w:val="000000" w:themeColor="text1"/>
              </w:rPr>
            </w:pPr>
            <w:r w:rsidRPr="00BB4417">
              <w:rPr>
                <w:rFonts w:ascii="Aptos" w:eastAsia="Aptos" w:hAnsi="Aptos" w:cs="Arial"/>
                <w:color w:val="000000" w:themeColor="text1"/>
                <w:lang w:val="es-US"/>
              </w:rPr>
              <w:t xml:space="preserve">Este documento muestra cómo hemos aplicado su cobertura a el/ lo(s) reclamo(s) que nos ha(n) presentado. </w:t>
            </w:r>
            <w:r w:rsidRPr="24AD949F">
              <w:rPr>
                <w:rFonts w:ascii="Aptos" w:eastAsia="Aptos" w:hAnsi="Aptos" w:cs="Arial"/>
                <w:color w:val="000000" w:themeColor="text1"/>
              </w:rPr>
              <w:t>ESTO NO ES UNA CUENTA.</w:t>
            </w:r>
          </w:p>
          <w:p w14:paraId="357E697A" w14:textId="451C4579" w:rsidR="24AD949F" w:rsidRPr="00BB4417" w:rsidRDefault="24AD949F" w:rsidP="24AD949F">
            <w:pPr>
              <w:rPr>
                <w:rFonts w:ascii="Aptos" w:eastAsia="Aptos" w:hAnsi="Aptos" w:cs="Arial"/>
                <w:color w:val="000000" w:themeColor="text1"/>
                <w:lang w:val="es-US"/>
              </w:rPr>
            </w:pPr>
          </w:p>
        </w:tc>
      </w:tr>
      <w:tr w:rsidR="005A2D70" w:rsidRPr="00DC3DAE" w14:paraId="08E41517" w14:textId="77777777" w:rsidTr="00B155FA">
        <w:tc>
          <w:tcPr>
            <w:tcW w:w="3596" w:type="dxa"/>
          </w:tcPr>
          <w:p w14:paraId="4CA68206" w14:textId="41E487F9" w:rsidR="005A2D70" w:rsidRDefault="008A11C1" w:rsidP="001C6F1D">
            <w:r>
              <w:t>3</w:t>
            </w:r>
          </w:p>
        </w:tc>
        <w:tc>
          <w:tcPr>
            <w:tcW w:w="3597" w:type="dxa"/>
          </w:tcPr>
          <w:p w14:paraId="01DB9D3D" w14:textId="77777777" w:rsidR="005A2D70" w:rsidRDefault="008A11C1" w:rsidP="001C6F1D">
            <w:r>
              <w:t>Statement Date</w:t>
            </w:r>
          </w:p>
          <w:p w14:paraId="2AD7015D" w14:textId="4DF2AD2D" w:rsidR="00C450FB" w:rsidRDefault="00C450FB" w:rsidP="001C6F1D">
            <w:r>
              <w:t>Claim Number</w:t>
            </w:r>
          </w:p>
        </w:tc>
        <w:tc>
          <w:tcPr>
            <w:tcW w:w="3597" w:type="dxa"/>
          </w:tcPr>
          <w:p w14:paraId="56FD1D31" w14:textId="7DEEE307" w:rsidR="24AD949F" w:rsidRPr="00BB4417" w:rsidRDefault="24AD949F"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Fecha del Estado de Cuenta</w:t>
            </w:r>
          </w:p>
          <w:p w14:paraId="7BDBDBA7" w14:textId="7BF9BF35" w:rsidR="24AD949F" w:rsidRPr="00BB4417" w:rsidRDefault="24AD949F"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Número de Reclamo</w:t>
            </w:r>
          </w:p>
        </w:tc>
      </w:tr>
      <w:tr w:rsidR="00C450FB" w:rsidRPr="00DC3DAE" w14:paraId="09060CE6" w14:textId="77777777" w:rsidTr="00B155FA">
        <w:tc>
          <w:tcPr>
            <w:tcW w:w="3596" w:type="dxa"/>
          </w:tcPr>
          <w:p w14:paraId="18057CF0" w14:textId="392643A6" w:rsidR="00C450FB" w:rsidRDefault="00D52D7C" w:rsidP="001C6F1D">
            <w:r>
              <w:t>4</w:t>
            </w:r>
          </w:p>
        </w:tc>
        <w:tc>
          <w:tcPr>
            <w:tcW w:w="3597" w:type="dxa"/>
          </w:tcPr>
          <w:p w14:paraId="24001547" w14:textId="77777777" w:rsidR="00C450FB" w:rsidRDefault="00C450FB" w:rsidP="001C6F1D">
            <w:r>
              <w:t>Subscriber Number</w:t>
            </w:r>
          </w:p>
          <w:p w14:paraId="76B9950C" w14:textId="77777777" w:rsidR="00D52D7C" w:rsidRDefault="00D52D7C" w:rsidP="001C6F1D">
            <w:r>
              <w:t>Group</w:t>
            </w:r>
          </w:p>
          <w:p w14:paraId="2596CD98" w14:textId="13847F3E" w:rsidR="00D52D7C" w:rsidRDefault="00D52D7C" w:rsidP="001C6F1D">
            <w:r>
              <w:t>Group ID</w:t>
            </w:r>
          </w:p>
        </w:tc>
        <w:tc>
          <w:tcPr>
            <w:tcW w:w="3597" w:type="dxa"/>
          </w:tcPr>
          <w:p w14:paraId="5D67DA14" w14:textId="76E3E30C" w:rsidR="24AD949F" w:rsidRPr="00BB4417" w:rsidRDefault="24AD949F"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Número del Suscriptor</w:t>
            </w:r>
          </w:p>
          <w:p w14:paraId="6BDD41FF" w14:textId="4142D856" w:rsidR="24AD949F" w:rsidRPr="00BB4417" w:rsidRDefault="24AD949F"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Grupo</w:t>
            </w:r>
          </w:p>
          <w:p w14:paraId="57AD80F0" w14:textId="039A2D25" w:rsidR="24AD949F" w:rsidRPr="00BB4417" w:rsidRDefault="24AD949F"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ID del Grupo</w:t>
            </w:r>
          </w:p>
        </w:tc>
      </w:tr>
      <w:tr w:rsidR="00D52D7C" w14:paraId="1536D03F" w14:textId="77777777" w:rsidTr="00B155FA">
        <w:tc>
          <w:tcPr>
            <w:tcW w:w="3596" w:type="dxa"/>
          </w:tcPr>
          <w:p w14:paraId="206AF4E5" w14:textId="04031314" w:rsidR="00D52D7C" w:rsidRDefault="00D52D7C" w:rsidP="001C6F1D">
            <w:r>
              <w:t>5</w:t>
            </w:r>
          </w:p>
        </w:tc>
        <w:tc>
          <w:tcPr>
            <w:tcW w:w="3597" w:type="dxa"/>
          </w:tcPr>
          <w:p w14:paraId="4241A898" w14:textId="539459BF" w:rsidR="00D52D7C" w:rsidRDefault="00D52D7C" w:rsidP="001C6F1D">
            <w:r>
              <w:t>Patient Name</w:t>
            </w:r>
          </w:p>
        </w:tc>
        <w:tc>
          <w:tcPr>
            <w:tcW w:w="3597" w:type="dxa"/>
          </w:tcPr>
          <w:p w14:paraId="354E88F6" w14:textId="3BAA1C9A"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Nombre del Paciente</w:t>
            </w:r>
          </w:p>
        </w:tc>
      </w:tr>
      <w:tr w:rsidR="00D52D7C" w14:paraId="7A450D71" w14:textId="77777777" w:rsidTr="00B155FA">
        <w:tc>
          <w:tcPr>
            <w:tcW w:w="3596" w:type="dxa"/>
          </w:tcPr>
          <w:p w14:paraId="231ABAAF" w14:textId="01C17143" w:rsidR="00D52D7C" w:rsidRDefault="00D52D7C" w:rsidP="001C6F1D">
            <w:r>
              <w:t>6</w:t>
            </w:r>
          </w:p>
        </w:tc>
        <w:tc>
          <w:tcPr>
            <w:tcW w:w="3597" w:type="dxa"/>
          </w:tcPr>
          <w:p w14:paraId="537889C4" w14:textId="153F6FD2" w:rsidR="00D52D7C" w:rsidRDefault="00D52D7C" w:rsidP="001C6F1D">
            <w:r>
              <w:t>Provider</w:t>
            </w:r>
          </w:p>
        </w:tc>
        <w:tc>
          <w:tcPr>
            <w:tcW w:w="3597" w:type="dxa"/>
          </w:tcPr>
          <w:p w14:paraId="539B3321" w14:textId="72A28C0A"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Proveedor</w:t>
            </w:r>
          </w:p>
        </w:tc>
      </w:tr>
      <w:tr w:rsidR="00D52D7C" w14:paraId="4B426629" w14:textId="77777777" w:rsidTr="00B155FA">
        <w:tc>
          <w:tcPr>
            <w:tcW w:w="3596" w:type="dxa"/>
          </w:tcPr>
          <w:p w14:paraId="056D5E7C" w14:textId="4B4BD02A" w:rsidR="00D52D7C" w:rsidRDefault="00DB472A" w:rsidP="001C6F1D">
            <w:r>
              <w:t>7</w:t>
            </w:r>
          </w:p>
        </w:tc>
        <w:tc>
          <w:tcPr>
            <w:tcW w:w="3597" w:type="dxa"/>
          </w:tcPr>
          <w:p w14:paraId="4FCE6D19" w14:textId="77953E01" w:rsidR="00DB472A" w:rsidRDefault="00DB472A" w:rsidP="001C6F1D">
            <w:r>
              <w:t>Date of Service</w:t>
            </w:r>
          </w:p>
        </w:tc>
        <w:tc>
          <w:tcPr>
            <w:tcW w:w="3597" w:type="dxa"/>
          </w:tcPr>
          <w:p w14:paraId="7753C7FF" w14:textId="0BD0063C"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Fecha de Servicio</w:t>
            </w:r>
          </w:p>
        </w:tc>
      </w:tr>
      <w:tr w:rsidR="00DB472A" w14:paraId="2E1D8468" w14:textId="77777777" w:rsidTr="00B155FA">
        <w:tc>
          <w:tcPr>
            <w:tcW w:w="3596" w:type="dxa"/>
          </w:tcPr>
          <w:p w14:paraId="64680A56" w14:textId="69E1473D" w:rsidR="00DB472A" w:rsidRDefault="008953E3" w:rsidP="001C6F1D">
            <w:r>
              <w:t>8</w:t>
            </w:r>
          </w:p>
        </w:tc>
        <w:tc>
          <w:tcPr>
            <w:tcW w:w="3597" w:type="dxa"/>
          </w:tcPr>
          <w:p w14:paraId="06617869" w14:textId="4112472B" w:rsidR="00DB472A" w:rsidRDefault="008953E3" w:rsidP="001C6F1D">
            <w:r>
              <w:t>Service Description</w:t>
            </w:r>
          </w:p>
        </w:tc>
        <w:tc>
          <w:tcPr>
            <w:tcW w:w="3597" w:type="dxa"/>
          </w:tcPr>
          <w:p w14:paraId="76A40BDD" w14:textId="174517DB"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Descripción del Servicio</w:t>
            </w:r>
          </w:p>
        </w:tc>
      </w:tr>
      <w:tr w:rsidR="008953E3" w14:paraId="22353102" w14:textId="77777777" w:rsidTr="00B155FA">
        <w:tc>
          <w:tcPr>
            <w:tcW w:w="3596" w:type="dxa"/>
          </w:tcPr>
          <w:p w14:paraId="6D02AB9F" w14:textId="3361CBD4" w:rsidR="008953E3" w:rsidRDefault="008953E3" w:rsidP="001C6F1D">
            <w:r>
              <w:t>9</w:t>
            </w:r>
          </w:p>
        </w:tc>
        <w:tc>
          <w:tcPr>
            <w:tcW w:w="3597" w:type="dxa"/>
          </w:tcPr>
          <w:p w14:paraId="1A7ED6A5" w14:textId="359C2335" w:rsidR="008953E3" w:rsidRDefault="008953E3" w:rsidP="001C6F1D">
            <w:r>
              <w:t>Charges</w:t>
            </w:r>
          </w:p>
        </w:tc>
        <w:tc>
          <w:tcPr>
            <w:tcW w:w="3597" w:type="dxa"/>
          </w:tcPr>
          <w:p w14:paraId="39F35CCA" w14:textId="6682D4D6"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Cargos</w:t>
            </w:r>
          </w:p>
        </w:tc>
      </w:tr>
      <w:tr w:rsidR="008953E3" w14:paraId="7A78140F" w14:textId="77777777" w:rsidTr="00B155FA">
        <w:tc>
          <w:tcPr>
            <w:tcW w:w="3596" w:type="dxa"/>
          </w:tcPr>
          <w:p w14:paraId="71280E64" w14:textId="504EF23E" w:rsidR="008953E3" w:rsidRDefault="008953E3" w:rsidP="001C6F1D">
            <w:r>
              <w:t>10</w:t>
            </w:r>
          </w:p>
        </w:tc>
        <w:tc>
          <w:tcPr>
            <w:tcW w:w="3597" w:type="dxa"/>
          </w:tcPr>
          <w:p w14:paraId="28BD045F" w14:textId="4CBCAE62" w:rsidR="008953E3" w:rsidRDefault="008953E3" w:rsidP="001C6F1D">
            <w:r>
              <w:t>Adjustments</w:t>
            </w:r>
          </w:p>
        </w:tc>
        <w:tc>
          <w:tcPr>
            <w:tcW w:w="3597" w:type="dxa"/>
          </w:tcPr>
          <w:p w14:paraId="2DCB2845" w14:textId="4A3A83FF"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Ajustes</w:t>
            </w:r>
          </w:p>
        </w:tc>
      </w:tr>
      <w:tr w:rsidR="008953E3" w14:paraId="6740510D" w14:textId="77777777" w:rsidTr="00B155FA">
        <w:tc>
          <w:tcPr>
            <w:tcW w:w="3596" w:type="dxa"/>
          </w:tcPr>
          <w:p w14:paraId="53A2AD2D" w14:textId="1400BB5D" w:rsidR="008953E3" w:rsidRDefault="008953E3" w:rsidP="001C6F1D">
            <w:r>
              <w:t>11</w:t>
            </w:r>
          </w:p>
        </w:tc>
        <w:tc>
          <w:tcPr>
            <w:tcW w:w="3597" w:type="dxa"/>
          </w:tcPr>
          <w:p w14:paraId="22DA7C81" w14:textId="072B24E4" w:rsidR="008953E3" w:rsidRDefault="008953E3" w:rsidP="001C6F1D">
            <w:r>
              <w:t>Allowed Amount</w:t>
            </w:r>
          </w:p>
        </w:tc>
        <w:tc>
          <w:tcPr>
            <w:tcW w:w="3597" w:type="dxa"/>
          </w:tcPr>
          <w:p w14:paraId="37155AA4" w14:textId="6E1B77BB"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Cantidad Permitida</w:t>
            </w:r>
          </w:p>
        </w:tc>
      </w:tr>
      <w:tr w:rsidR="008953E3" w14:paraId="38DAF910" w14:textId="77777777" w:rsidTr="00B155FA">
        <w:tc>
          <w:tcPr>
            <w:tcW w:w="3596" w:type="dxa"/>
          </w:tcPr>
          <w:p w14:paraId="0DE6C9F0" w14:textId="712BB032" w:rsidR="008953E3" w:rsidRDefault="008953E3" w:rsidP="001C6F1D">
            <w:r>
              <w:t>12</w:t>
            </w:r>
          </w:p>
        </w:tc>
        <w:tc>
          <w:tcPr>
            <w:tcW w:w="3597" w:type="dxa"/>
          </w:tcPr>
          <w:p w14:paraId="69DDA386" w14:textId="2827C2C1" w:rsidR="008953E3" w:rsidRDefault="008953E3" w:rsidP="001C6F1D">
            <w:r>
              <w:t>Non-Covered Amount</w:t>
            </w:r>
          </w:p>
        </w:tc>
        <w:tc>
          <w:tcPr>
            <w:tcW w:w="3597" w:type="dxa"/>
          </w:tcPr>
          <w:p w14:paraId="75943E3C" w14:textId="507FD3B0"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Cantidad No- Cubierta</w:t>
            </w:r>
          </w:p>
        </w:tc>
      </w:tr>
      <w:tr w:rsidR="008953E3" w14:paraId="5B224287" w14:textId="77777777" w:rsidTr="00B155FA">
        <w:tc>
          <w:tcPr>
            <w:tcW w:w="3596" w:type="dxa"/>
          </w:tcPr>
          <w:p w14:paraId="68B20872" w14:textId="7250120D" w:rsidR="008953E3" w:rsidRDefault="008953E3" w:rsidP="001C6F1D">
            <w:r>
              <w:t>13</w:t>
            </w:r>
          </w:p>
        </w:tc>
        <w:tc>
          <w:tcPr>
            <w:tcW w:w="3597" w:type="dxa"/>
          </w:tcPr>
          <w:p w14:paraId="10FAECC3" w14:textId="523BAD00" w:rsidR="008953E3" w:rsidRDefault="008953E3" w:rsidP="001C6F1D">
            <w:r>
              <w:t>Deductible</w:t>
            </w:r>
          </w:p>
        </w:tc>
        <w:tc>
          <w:tcPr>
            <w:tcW w:w="3597" w:type="dxa"/>
          </w:tcPr>
          <w:p w14:paraId="13BFE7E4" w14:textId="29B69F4D"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Deducible</w:t>
            </w:r>
          </w:p>
        </w:tc>
      </w:tr>
      <w:tr w:rsidR="008953E3" w14:paraId="69025A2E" w14:textId="77777777" w:rsidTr="00B155FA">
        <w:tc>
          <w:tcPr>
            <w:tcW w:w="3596" w:type="dxa"/>
          </w:tcPr>
          <w:p w14:paraId="4EA8C91F" w14:textId="4D6F7DD4" w:rsidR="008953E3" w:rsidRDefault="008953E3" w:rsidP="001C6F1D">
            <w:r>
              <w:t>14</w:t>
            </w:r>
          </w:p>
        </w:tc>
        <w:tc>
          <w:tcPr>
            <w:tcW w:w="3597" w:type="dxa"/>
          </w:tcPr>
          <w:p w14:paraId="3C3888F9" w14:textId="71136188" w:rsidR="008953E3" w:rsidRDefault="008953E3" w:rsidP="001C6F1D">
            <w:r>
              <w:t>Copay</w:t>
            </w:r>
          </w:p>
        </w:tc>
        <w:tc>
          <w:tcPr>
            <w:tcW w:w="3597" w:type="dxa"/>
          </w:tcPr>
          <w:p w14:paraId="12EC64C5" w14:textId="0919BB26"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Copago</w:t>
            </w:r>
          </w:p>
        </w:tc>
      </w:tr>
      <w:tr w:rsidR="008953E3" w14:paraId="5D7F6622" w14:textId="77777777" w:rsidTr="00B155FA">
        <w:tc>
          <w:tcPr>
            <w:tcW w:w="3596" w:type="dxa"/>
          </w:tcPr>
          <w:p w14:paraId="6D37E678" w14:textId="4440B145" w:rsidR="008953E3" w:rsidRDefault="008953E3" w:rsidP="001C6F1D">
            <w:r>
              <w:t>15</w:t>
            </w:r>
          </w:p>
        </w:tc>
        <w:tc>
          <w:tcPr>
            <w:tcW w:w="3597" w:type="dxa"/>
          </w:tcPr>
          <w:p w14:paraId="149189A6" w14:textId="547D3CB9" w:rsidR="008953E3" w:rsidRDefault="008953E3" w:rsidP="001C6F1D">
            <w:r>
              <w:t>Coinsurance</w:t>
            </w:r>
          </w:p>
        </w:tc>
        <w:tc>
          <w:tcPr>
            <w:tcW w:w="3597" w:type="dxa"/>
          </w:tcPr>
          <w:p w14:paraId="3A6865B3" w14:textId="20B2290F"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Coseguro</w:t>
            </w:r>
          </w:p>
        </w:tc>
      </w:tr>
      <w:tr w:rsidR="008953E3" w14:paraId="5D7BA35E" w14:textId="77777777" w:rsidTr="00B155FA">
        <w:tc>
          <w:tcPr>
            <w:tcW w:w="3596" w:type="dxa"/>
          </w:tcPr>
          <w:p w14:paraId="4AAD8E53" w14:textId="21DA254F" w:rsidR="008953E3" w:rsidRDefault="008953E3" w:rsidP="001C6F1D">
            <w:r>
              <w:t>16</w:t>
            </w:r>
          </w:p>
        </w:tc>
        <w:tc>
          <w:tcPr>
            <w:tcW w:w="3597" w:type="dxa"/>
          </w:tcPr>
          <w:p w14:paraId="7F39EDB3" w14:textId="231DDE8C" w:rsidR="008953E3" w:rsidRDefault="008953E3" w:rsidP="001C6F1D">
            <w:r>
              <w:t>Amount Paid</w:t>
            </w:r>
          </w:p>
        </w:tc>
        <w:tc>
          <w:tcPr>
            <w:tcW w:w="3597" w:type="dxa"/>
          </w:tcPr>
          <w:p w14:paraId="275E16AA" w14:textId="4A60E724"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Cantidad Pagada</w:t>
            </w:r>
          </w:p>
        </w:tc>
      </w:tr>
      <w:tr w:rsidR="008953E3" w:rsidRPr="00DC3DAE" w14:paraId="725AA31B" w14:textId="77777777" w:rsidTr="00B155FA">
        <w:tc>
          <w:tcPr>
            <w:tcW w:w="3596" w:type="dxa"/>
          </w:tcPr>
          <w:p w14:paraId="230643F0" w14:textId="3A299781" w:rsidR="008953E3" w:rsidRDefault="008953E3" w:rsidP="001C6F1D">
            <w:r>
              <w:t>17</w:t>
            </w:r>
          </w:p>
        </w:tc>
        <w:tc>
          <w:tcPr>
            <w:tcW w:w="3597" w:type="dxa"/>
          </w:tcPr>
          <w:p w14:paraId="426913A5" w14:textId="6A2ECE61" w:rsidR="008953E3" w:rsidRDefault="008953E3" w:rsidP="001C6F1D">
            <w:r>
              <w:t>Amount You Owe</w:t>
            </w:r>
          </w:p>
        </w:tc>
        <w:tc>
          <w:tcPr>
            <w:tcW w:w="3597" w:type="dxa"/>
          </w:tcPr>
          <w:p w14:paraId="01EBB89C" w14:textId="7C6C5303" w:rsidR="24AD949F" w:rsidRPr="00BB4417" w:rsidRDefault="24AD949F" w:rsidP="24AD949F">
            <w:pPr>
              <w:rPr>
                <w:rFonts w:ascii="Aptos" w:eastAsia="Aptos" w:hAnsi="Aptos" w:cs="Arial"/>
                <w:color w:val="000000" w:themeColor="text1"/>
                <w:lang w:val="es-US"/>
              </w:rPr>
            </w:pPr>
            <w:r w:rsidRPr="00BB4417">
              <w:rPr>
                <w:rFonts w:ascii="Aptos" w:eastAsia="Aptos" w:hAnsi="Aptos" w:cs="Arial"/>
                <w:color w:val="000000" w:themeColor="text1"/>
                <w:lang w:val="es-US"/>
              </w:rPr>
              <w:t>Cantidad que Usted Debe Pagar</w:t>
            </w:r>
          </w:p>
        </w:tc>
      </w:tr>
      <w:tr w:rsidR="008953E3" w14:paraId="380E455E" w14:textId="77777777" w:rsidTr="00B155FA">
        <w:tc>
          <w:tcPr>
            <w:tcW w:w="3596" w:type="dxa"/>
          </w:tcPr>
          <w:p w14:paraId="2EDF8A90" w14:textId="12AC0DA5" w:rsidR="008953E3" w:rsidRDefault="008953E3" w:rsidP="001C6F1D">
            <w:r>
              <w:t>18</w:t>
            </w:r>
          </w:p>
        </w:tc>
        <w:tc>
          <w:tcPr>
            <w:tcW w:w="3597" w:type="dxa"/>
          </w:tcPr>
          <w:p w14:paraId="50D385F6" w14:textId="29EEBD29" w:rsidR="008953E3" w:rsidRDefault="008953E3" w:rsidP="001C6F1D">
            <w:r>
              <w:t>Notes</w:t>
            </w:r>
          </w:p>
        </w:tc>
        <w:tc>
          <w:tcPr>
            <w:tcW w:w="3597" w:type="dxa"/>
          </w:tcPr>
          <w:p w14:paraId="5568B8D8" w14:textId="18FA0872" w:rsidR="24AD949F" w:rsidRPr="24AD949F" w:rsidRDefault="24AD949F" w:rsidP="24AD949F">
            <w:pPr>
              <w:rPr>
                <w:rFonts w:ascii="Aptos" w:eastAsia="Aptos" w:hAnsi="Aptos" w:cs="Arial"/>
                <w:color w:val="000000" w:themeColor="text1"/>
              </w:rPr>
            </w:pPr>
            <w:r w:rsidRPr="24AD949F">
              <w:rPr>
                <w:rFonts w:ascii="Aptos" w:eastAsia="Aptos" w:hAnsi="Aptos" w:cs="Arial"/>
                <w:color w:val="000000" w:themeColor="text1"/>
              </w:rPr>
              <w:t>Notas</w:t>
            </w:r>
          </w:p>
        </w:tc>
      </w:tr>
    </w:tbl>
    <w:p w14:paraId="264FED4C" w14:textId="77777777" w:rsidR="001C6F1D" w:rsidRPr="001C6F1D" w:rsidRDefault="001C6F1D" w:rsidP="001C6F1D"/>
    <w:p w14:paraId="58061BA3" w14:textId="319946FE" w:rsidR="001C6F1D" w:rsidRPr="001C6F1D" w:rsidRDefault="001C6F1D" w:rsidP="001C6F1D"/>
    <w:p w14:paraId="49B9B0B5" w14:textId="22FD58B3" w:rsidR="004B3DF6" w:rsidRDefault="000308C8" w:rsidP="00471A95">
      <w:r>
        <w:rPr>
          <w:noProof/>
        </w:rPr>
        <w:drawing>
          <wp:inline distT="0" distB="0" distL="0" distR="0" wp14:anchorId="75FD1CBF" wp14:editId="4DE3C216">
            <wp:extent cx="6068317" cy="3255899"/>
            <wp:effectExtent l="0" t="0" r="8890" b="1905"/>
            <wp:docPr id="19751682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8">
                      <a:extLst>
                        <a:ext uri="{28A0092B-C50C-407E-A947-70E740481C1C}">
                          <a14:useLocalDpi xmlns:a14="http://schemas.microsoft.com/office/drawing/2010/main" val="0"/>
                        </a:ext>
                      </a:extLst>
                    </a:blip>
                    <a:srcRect t="32388" r="10830"/>
                    <a:stretch/>
                  </pic:blipFill>
                  <pic:spPr bwMode="auto">
                    <a:xfrm>
                      <a:off x="0" y="0"/>
                      <a:ext cx="6094712" cy="3270061"/>
                    </a:xfrm>
                    <a:prstGeom prst="rect">
                      <a:avLst/>
                    </a:prstGeom>
                    <a:noFill/>
                    <a:ln>
                      <a:noFill/>
                    </a:ln>
                    <a:extLst>
                      <a:ext uri="{53640926-AAD7-44D8-BBD7-CCE9431645EC}">
                        <a14:shadowObscured xmlns:a14="http://schemas.microsoft.com/office/drawing/2010/main"/>
                      </a:ext>
                    </a:extLst>
                  </pic:spPr>
                </pic:pic>
              </a:graphicData>
            </a:graphic>
          </wp:inline>
        </w:drawing>
      </w:r>
    </w:p>
    <w:p w14:paraId="13E0C9F3" w14:textId="77777777" w:rsidR="00471A95" w:rsidRDefault="00471A95" w:rsidP="00471A95"/>
    <w:p w14:paraId="214FCE87" w14:textId="05AC32CD" w:rsidR="00471A95" w:rsidRDefault="00471A95" w:rsidP="00471A95">
      <w:r w:rsidRPr="00471A95">
        <w:rPr>
          <w:noProof/>
        </w:rPr>
        <w:drawing>
          <wp:inline distT="0" distB="0" distL="0" distR="0" wp14:anchorId="3A25865D" wp14:editId="4E3EB83F">
            <wp:extent cx="5943600" cy="3373755"/>
            <wp:effectExtent l="0" t="0" r="0" b="0"/>
            <wp:docPr id="1910754771" name="Picture 1" descr="A screenshot of a health insurance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4771" name="Picture 1" descr="A screenshot of a health insurance form&#10;&#10;AI-generated content may be incorrect."/>
                    <pic:cNvPicPr/>
                  </pic:nvPicPr>
                  <pic:blipFill>
                    <a:blip r:embed="rId19"/>
                    <a:stretch>
                      <a:fillRect/>
                    </a:stretch>
                  </pic:blipFill>
                  <pic:spPr>
                    <a:xfrm>
                      <a:off x="0" y="0"/>
                      <a:ext cx="5943600" cy="3373755"/>
                    </a:xfrm>
                    <a:prstGeom prst="rect">
                      <a:avLst/>
                    </a:prstGeom>
                  </pic:spPr>
                </pic:pic>
              </a:graphicData>
            </a:graphic>
          </wp:inline>
        </w:drawing>
      </w:r>
    </w:p>
    <w:p w14:paraId="1C1E72E9" w14:textId="0B53203F" w:rsidR="004B3DF6" w:rsidRDefault="004B3DF6" w:rsidP="008A0EFB"/>
    <w:p w14:paraId="0F142556" w14:textId="5B9703E4" w:rsidR="008953E3" w:rsidRDefault="008953E3" w:rsidP="008953E3">
      <w:pPr>
        <w:pStyle w:val="Heading2"/>
      </w:pPr>
      <w:bookmarkStart w:id="119" w:name="_Toc200962904"/>
      <w:r>
        <w:t>Sample EOB Descriptions (text and video)</w:t>
      </w:r>
      <w:bookmarkEnd w:id="119"/>
    </w:p>
    <w:tbl>
      <w:tblPr>
        <w:tblStyle w:val="TableGrid"/>
        <w:tblW w:w="0" w:type="auto"/>
        <w:tblLook w:val="04A0" w:firstRow="1" w:lastRow="0" w:firstColumn="1" w:lastColumn="0" w:noHBand="0" w:noVBand="1"/>
      </w:tblPr>
      <w:tblGrid>
        <w:gridCol w:w="5395"/>
        <w:gridCol w:w="5395"/>
      </w:tblGrid>
      <w:tr w:rsidR="008953E3" w14:paraId="75CCBAEA" w14:textId="77777777" w:rsidTr="34290195">
        <w:tc>
          <w:tcPr>
            <w:tcW w:w="5395" w:type="dxa"/>
          </w:tcPr>
          <w:p w14:paraId="6D08B07B" w14:textId="6C346875" w:rsidR="008953E3" w:rsidRDefault="008953E3" w:rsidP="008953E3">
            <w:r>
              <w:t>English</w:t>
            </w:r>
          </w:p>
        </w:tc>
        <w:tc>
          <w:tcPr>
            <w:tcW w:w="5395" w:type="dxa"/>
          </w:tcPr>
          <w:p w14:paraId="01675FA4" w14:textId="2CE4FE9B" w:rsidR="008953E3" w:rsidRDefault="008953E3" w:rsidP="1AAE032A">
            <w:pPr>
              <w:rPr>
                <w:highlight w:val="cyan"/>
              </w:rPr>
            </w:pPr>
            <w:r w:rsidRPr="1AAE032A">
              <w:rPr>
                <w:highlight w:val="cyan"/>
              </w:rPr>
              <w:t>Spanish</w:t>
            </w:r>
          </w:p>
        </w:tc>
      </w:tr>
      <w:tr w:rsidR="008953E3" w14:paraId="3A158100" w14:textId="77777777" w:rsidTr="34290195">
        <w:tc>
          <w:tcPr>
            <w:tcW w:w="5395" w:type="dxa"/>
          </w:tcPr>
          <w:p w14:paraId="67B0529B" w14:textId="77777777" w:rsidR="008953E3" w:rsidRDefault="008953E3" w:rsidP="000B1916">
            <w:pPr>
              <w:pStyle w:val="ListParagraph"/>
              <w:numPr>
                <w:ilvl w:val="0"/>
                <w:numId w:val="31"/>
              </w:numPr>
            </w:pPr>
            <w:r>
              <w:t>Health insurance name – The name of your insurance company should appear on your EOB. This should match the information on your insurance card.</w:t>
            </w:r>
          </w:p>
          <w:p w14:paraId="725DF838" w14:textId="77777777" w:rsidR="008953E3" w:rsidRDefault="008953E3" w:rsidP="000B1916">
            <w:pPr>
              <w:pStyle w:val="ListParagraph"/>
              <w:numPr>
                <w:ilvl w:val="0"/>
                <w:numId w:val="31"/>
              </w:numPr>
            </w:pPr>
            <w:r>
              <w:t>Description of document – This sample EOB includes a description of the statement and a reminder that an EOB is not a bill.</w:t>
            </w:r>
          </w:p>
          <w:p w14:paraId="1A087C79" w14:textId="77777777" w:rsidR="008953E3" w:rsidRDefault="008953E3" w:rsidP="000B1916">
            <w:pPr>
              <w:pStyle w:val="ListParagraph"/>
              <w:numPr>
                <w:ilvl w:val="0"/>
                <w:numId w:val="31"/>
              </w:numPr>
            </w:pPr>
            <w:r>
              <w:t xml:space="preserve">Statement date and </w:t>
            </w:r>
            <w:r w:rsidRPr="006A1CD6">
              <w:rPr>
                <w:highlight w:val="yellow"/>
              </w:rPr>
              <w:t>claim</w:t>
            </w:r>
            <w:r>
              <w:t xml:space="preserve"> number – The statement date shows the date the EOB was generated.  The claim number is the unique identification number the insurance company assigned to the claim.  </w:t>
            </w:r>
          </w:p>
          <w:p w14:paraId="529BF8CF" w14:textId="77777777" w:rsidR="008953E3" w:rsidRDefault="008953E3" w:rsidP="000B1916">
            <w:pPr>
              <w:pStyle w:val="ListParagraph"/>
              <w:numPr>
                <w:ilvl w:val="0"/>
                <w:numId w:val="31"/>
              </w:numPr>
            </w:pPr>
            <w:r w:rsidRPr="00CA79AF">
              <w:rPr>
                <w:highlight w:val="yellow"/>
              </w:rPr>
              <w:t>Subscriber</w:t>
            </w:r>
            <w:r>
              <w:t xml:space="preserve"> and insurance plan information – This section includes information about the subscriber and group names and IDs.  This should match the information on your insurance card.</w:t>
            </w:r>
          </w:p>
          <w:p w14:paraId="44A508A5" w14:textId="77777777" w:rsidR="008953E3" w:rsidRDefault="008953E3" w:rsidP="000B1916">
            <w:pPr>
              <w:pStyle w:val="ListParagraph"/>
              <w:numPr>
                <w:ilvl w:val="0"/>
                <w:numId w:val="31"/>
              </w:numPr>
            </w:pPr>
            <w:r>
              <w:t>Patient information – This section shows the patient’s name.  Make sure this information is correct.</w:t>
            </w:r>
          </w:p>
          <w:p w14:paraId="0A498DEB" w14:textId="77777777" w:rsidR="008953E3" w:rsidRDefault="008953E3" w:rsidP="000B1916">
            <w:pPr>
              <w:pStyle w:val="ListParagraph"/>
              <w:numPr>
                <w:ilvl w:val="0"/>
                <w:numId w:val="31"/>
              </w:numPr>
            </w:pPr>
            <w:r w:rsidRPr="006A1CD6">
              <w:rPr>
                <w:highlight w:val="yellow"/>
              </w:rPr>
              <w:t>Provider</w:t>
            </w:r>
            <w:r>
              <w:t xml:space="preserve"> information – This section includes the name of the facility where the patient received care. Your EOB may also list your doctor’s name.  Make sure this information matches the provider who treated you.</w:t>
            </w:r>
          </w:p>
          <w:p w14:paraId="42D61A08" w14:textId="77777777" w:rsidR="008953E3" w:rsidRDefault="008953E3" w:rsidP="000B1916">
            <w:pPr>
              <w:pStyle w:val="ListParagraph"/>
              <w:numPr>
                <w:ilvl w:val="0"/>
                <w:numId w:val="31"/>
              </w:numPr>
            </w:pPr>
            <w:r>
              <w:t>Dates of service – The date of service indicates the date the patient received care.  If they stayed overnight in the hospital, there may be more than one day included.  Make sure the dates shown on your EOB match the dates the patient received care.</w:t>
            </w:r>
          </w:p>
          <w:p w14:paraId="2AB17E72" w14:textId="77777777" w:rsidR="008953E3" w:rsidRDefault="008953E3" w:rsidP="000B1916">
            <w:pPr>
              <w:pStyle w:val="ListParagraph"/>
              <w:numPr>
                <w:ilvl w:val="0"/>
                <w:numId w:val="31"/>
              </w:numPr>
            </w:pPr>
            <w:r>
              <w:t xml:space="preserve">Service description – This section provides a brief explanation of each service the patient received.  </w:t>
            </w:r>
          </w:p>
          <w:p w14:paraId="764CB793" w14:textId="77777777" w:rsidR="008953E3" w:rsidRDefault="008953E3" w:rsidP="000B1916">
            <w:pPr>
              <w:pStyle w:val="ListParagraph"/>
              <w:numPr>
                <w:ilvl w:val="0"/>
                <w:numId w:val="31"/>
              </w:numPr>
            </w:pPr>
            <w:r>
              <w:t>Charges – This section shows the amount the provider charged for each service included on the EOB.</w:t>
            </w:r>
          </w:p>
          <w:p w14:paraId="782B6C46" w14:textId="77777777" w:rsidR="008953E3" w:rsidRDefault="008953E3" w:rsidP="000B1916">
            <w:pPr>
              <w:pStyle w:val="ListParagraph"/>
              <w:numPr>
                <w:ilvl w:val="0"/>
                <w:numId w:val="31"/>
              </w:numPr>
            </w:pPr>
            <w:r w:rsidRPr="00383685">
              <w:rPr>
                <w:highlight w:val="yellow"/>
              </w:rPr>
              <w:t>Provider</w:t>
            </w:r>
            <w:r>
              <w:t xml:space="preserve"> amount - The provider amount shows the amount the provider has subtracted from the charge.  Depending on your plan, your EOB may call this amount something else, like “provider responsibility,” “network savings,” or “</w:t>
            </w:r>
            <w:r w:rsidRPr="00383685">
              <w:rPr>
                <w:highlight w:val="yellow"/>
              </w:rPr>
              <w:t>adjustment</w:t>
            </w:r>
            <w:r>
              <w:t>.”</w:t>
            </w:r>
          </w:p>
          <w:p w14:paraId="34E5AC98" w14:textId="77777777" w:rsidR="008953E3" w:rsidRDefault="008953E3" w:rsidP="000B1916">
            <w:pPr>
              <w:pStyle w:val="ListParagraph"/>
              <w:numPr>
                <w:ilvl w:val="0"/>
                <w:numId w:val="31"/>
              </w:numPr>
            </w:pPr>
            <w:r>
              <w:t xml:space="preserve">Allowed amount – The allowed amount is the total amount that insurance thinks the provider should be paid for the service. </w:t>
            </w:r>
          </w:p>
          <w:p w14:paraId="6A1B2419" w14:textId="77777777" w:rsidR="008953E3" w:rsidRDefault="008953E3" w:rsidP="000B1916">
            <w:pPr>
              <w:pStyle w:val="ListParagraph"/>
              <w:numPr>
                <w:ilvl w:val="0"/>
                <w:numId w:val="31"/>
              </w:numPr>
            </w:pPr>
            <w:r>
              <w:t>Non-covered amount - The non-covered amount shows charges not covered by your plan.  Typically, you are responsible for paying this amount.</w:t>
            </w:r>
          </w:p>
          <w:p w14:paraId="2E44CDF7" w14:textId="77777777" w:rsidR="008953E3" w:rsidRDefault="008953E3" w:rsidP="000B1916">
            <w:pPr>
              <w:pStyle w:val="ListParagraph"/>
              <w:numPr>
                <w:ilvl w:val="0"/>
                <w:numId w:val="31"/>
              </w:numPr>
            </w:pPr>
            <w:r>
              <w:t xml:space="preserve">Deductible amount – If you have not met your </w:t>
            </w:r>
            <w:r w:rsidRPr="000B050B">
              <w:rPr>
                <w:highlight w:val="yellow"/>
              </w:rPr>
              <w:t>deductible</w:t>
            </w:r>
            <w:r>
              <w:t xml:space="preserve"> for the plan year, you may be responsible for paying a portion of the charges.  The amount you owe toward your deductible is shown in this section.</w:t>
            </w:r>
          </w:p>
          <w:p w14:paraId="209E5260" w14:textId="77777777" w:rsidR="008953E3" w:rsidRDefault="008953E3" w:rsidP="000B1916">
            <w:pPr>
              <w:pStyle w:val="ListParagraph"/>
              <w:numPr>
                <w:ilvl w:val="0"/>
                <w:numId w:val="31"/>
              </w:numPr>
            </w:pPr>
            <w:r>
              <w:t xml:space="preserve">Copay amount – If your plan requires a </w:t>
            </w:r>
            <w:r w:rsidRPr="000B050B">
              <w:rPr>
                <w:highlight w:val="yellow"/>
              </w:rPr>
              <w:t>copayment</w:t>
            </w:r>
            <w:r>
              <w:t xml:space="preserve"> for a service, the amount is listed on the EOB.</w:t>
            </w:r>
          </w:p>
          <w:p w14:paraId="74CAF7F3" w14:textId="77777777" w:rsidR="008953E3" w:rsidRDefault="008953E3" w:rsidP="000B1916">
            <w:pPr>
              <w:pStyle w:val="ListParagraph"/>
              <w:numPr>
                <w:ilvl w:val="0"/>
                <w:numId w:val="31"/>
              </w:numPr>
            </w:pPr>
            <w:r>
              <w:t xml:space="preserve">Coinsurance amount – If your plan includes </w:t>
            </w:r>
            <w:r>
              <w:rPr>
                <w:highlight w:val="yellow"/>
              </w:rPr>
              <w:t>coinsurance</w:t>
            </w:r>
            <w:r>
              <w:t>, the amount you owe is listed on the EOB.</w:t>
            </w:r>
          </w:p>
          <w:p w14:paraId="299725A2" w14:textId="77777777" w:rsidR="008953E3" w:rsidRDefault="008953E3" w:rsidP="000B1916">
            <w:pPr>
              <w:pStyle w:val="ListParagraph"/>
              <w:numPr>
                <w:ilvl w:val="0"/>
                <w:numId w:val="31"/>
              </w:numPr>
            </w:pPr>
            <w:r>
              <w:t>Amount paid – The amount insurance paid for each service is shown in this section.</w:t>
            </w:r>
          </w:p>
          <w:p w14:paraId="268B712C" w14:textId="77777777" w:rsidR="008953E3" w:rsidRDefault="008953E3" w:rsidP="000B1916">
            <w:pPr>
              <w:pStyle w:val="ListParagraph"/>
              <w:numPr>
                <w:ilvl w:val="0"/>
                <w:numId w:val="31"/>
              </w:numPr>
            </w:pPr>
            <w:r>
              <w:t xml:space="preserve">Amount you owe – Many EOBs show the total amount you owe for each service.  This may include </w:t>
            </w:r>
            <w:r w:rsidRPr="000B050B">
              <w:rPr>
                <w:highlight w:val="yellow"/>
              </w:rPr>
              <w:t>non-covered</w:t>
            </w:r>
            <w:r>
              <w:t xml:space="preserve"> charges, </w:t>
            </w:r>
            <w:r w:rsidRPr="000B050B">
              <w:rPr>
                <w:highlight w:val="yellow"/>
              </w:rPr>
              <w:t>deductibles</w:t>
            </w:r>
            <w:r>
              <w:t xml:space="preserve">, </w:t>
            </w:r>
            <w:r w:rsidRPr="000B050B">
              <w:rPr>
                <w:highlight w:val="yellow"/>
              </w:rPr>
              <w:t>copayments</w:t>
            </w:r>
            <w:r>
              <w:t xml:space="preserve">, and/or </w:t>
            </w:r>
            <w:r>
              <w:rPr>
                <w:highlight w:val="yellow"/>
              </w:rPr>
              <w:t>coinsurance</w:t>
            </w:r>
            <w:r>
              <w:t>.</w:t>
            </w:r>
          </w:p>
          <w:p w14:paraId="4E817D19" w14:textId="77777777" w:rsidR="008953E3" w:rsidRDefault="008953E3" w:rsidP="000B1916">
            <w:pPr>
              <w:pStyle w:val="ListParagraph"/>
              <w:numPr>
                <w:ilvl w:val="0"/>
                <w:numId w:val="31"/>
              </w:numPr>
            </w:pPr>
            <w:r>
              <w:t xml:space="preserve">Notes – Some EOBs may include additional explanation for how insurance processed the claim.  </w:t>
            </w:r>
          </w:p>
          <w:p w14:paraId="58A9194C" w14:textId="77777777" w:rsidR="008953E3" w:rsidRDefault="008953E3" w:rsidP="000B1916">
            <w:pPr>
              <w:pStyle w:val="ListParagraph"/>
              <w:numPr>
                <w:ilvl w:val="0"/>
                <w:numId w:val="31"/>
              </w:numPr>
            </w:pPr>
            <w:r>
              <w:t>Line item 1 (video) – [BEGIN SCRIPT] This EOB includes charges for two services.  For the first, the provider charged $423.11.  The provider made an adjustment and subtracted $305.36 from the original charge.  For the service, insurance determined that the provider should be paid $117.75, which is shown in the “allowed amount” box.  Because the service was covered by the insurance plan, there are no non-covered charges. In this case, because the patient has coinsurance of 20%, the patient is responsible for paying $23.55, or 20% of $117.75.  Insurance paid the other 80%, or $94.20, or the allowed amount.  Because the patient has already met their deductible and the service did not require a copay, the final amount the patient owes to the provider for the service is $23.55. [END SCRIPT]</w:t>
            </w:r>
          </w:p>
          <w:p w14:paraId="6A3C640E" w14:textId="77777777" w:rsidR="008953E3" w:rsidRDefault="008953E3" w:rsidP="000B1916">
            <w:pPr>
              <w:pStyle w:val="ListParagraph"/>
              <w:numPr>
                <w:ilvl w:val="0"/>
                <w:numId w:val="31"/>
              </w:numPr>
            </w:pPr>
            <w:r>
              <w:t>Line item 2 (video) – [BEGIN SCRIPT] This EOB includes charges for two services.  For the second, the provider charged $124.66.  The provider made an adjustment and subtracted $72.26 from that charge.  For the service, insurance determined that the provider should be paid $52.40.  Because the service was covered by the insurance plan, there are no non-covered charges.  In this case, the plan requires a flat copayment fee of $45 for the service.  This is shown in the copayment column.  The patient does not owe any additional money for their deductible or in coinsurance, just the copay.  For the allowed amount of $52.40, the patient will pay $45 as a copayment and insurance has paid the remaining $7.40.[END SCRIPT]</w:t>
            </w:r>
          </w:p>
          <w:p w14:paraId="4A2BA6E2" w14:textId="05CE6516" w:rsidR="008953E3" w:rsidRDefault="008953E3" w:rsidP="000B1916">
            <w:pPr>
              <w:pStyle w:val="ListParagraph"/>
              <w:numPr>
                <w:ilvl w:val="0"/>
                <w:numId w:val="31"/>
              </w:numPr>
            </w:pPr>
            <w:r>
              <w:t>Total line (video) – [BEGIN SCRIPT] EOBs may show one line of charges, or many.  When more than one line is shown, most EOBs include information about the total associated with the claim.  In this example, the amounts listed for each service are totaled at the bottom.  For the two services listed, the provider charged a total of $547.77.  The provider then adjusted, or subtracted, $377.62 from the original charges.  Insurance determined the provider should be paid a total of $170.15 for the items included in the EOB.  Of that amount, the patient is responsible for paying $45 in copayments, and $23.55 in coinsurance.  Insurance paid the remaining $101.60. [END SCRIPT]</w:t>
            </w:r>
          </w:p>
        </w:tc>
        <w:tc>
          <w:tcPr>
            <w:tcW w:w="5395" w:type="dxa"/>
          </w:tcPr>
          <w:p w14:paraId="6592C176" w14:textId="295646B2" w:rsidR="008953E3" w:rsidRDefault="4D8D3018" w:rsidP="00D51F74">
            <w:pPr>
              <w:pStyle w:val="ListParagraph"/>
              <w:numPr>
                <w:ilvl w:val="0"/>
                <w:numId w:val="57"/>
              </w:numPr>
              <w:rPr>
                <w:rFonts w:eastAsiaTheme="minorEastAsia"/>
                <w:lang w:val="es-ES"/>
              </w:rPr>
            </w:pPr>
            <w:r w:rsidRPr="24AD949F">
              <w:rPr>
                <w:rFonts w:eastAsiaTheme="minorEastAsia"/>
                <w:color w:val="000000" w:themeColor="text1"/>
                <w:lang w:val="es-ES"/>
              </w:rPr>
              <w:t>Nombre del seguro médico</w:t>
            </w:r>
            <w:r w:rsidR="72B19503" w:rsidRPr="24AD949F">
              <w:rPr>
                <w:rFonts w:eastAsiaTheme="minorEastAsia"/>
                <w:color w:val="000000" w:themeColor="text1"/>
                <w:lang w:val="es-ES"/>
              </w:rPr>
              <w:t xml:space="preserve"> -</w:t>
            </w:r>
            <w:r w:rsidRPr="24AD949F">
              <w:rPr>
                <w:rFonts w:eastAsiaTheme="minorEastAsia"/>
                <w:color w:val="000000" w:themeColor="text1"/>
                <w:lang w:val="es-ES"/>
              </w:rPr>
              <w:t xml:space="preserve"> el nombre de su compañía de seguros debe </w:t>
            </w:r>
            <w:r w:rsidR="09C3084B" w:rsidRPr="24AD949F">
              <w:rPr>
                <w:rFonts w:eastAsiaTheme="minorEastAsia"/>
                <w:color w:val="000000" w:themeColor="text1"/>
                <w:lang w:val="es-ES"/>
              </w:rPr>
              <w:t>ser mostrado</w:t>
            </w:r>
            <w:r w:rsidRPr="24AD949F">
              <w:rPr>
                <w:rFonts w:eastAsiaTheme="minorEastAsia"/>
                <w:color w:val="000000" w:themeColor="text1"/>
                <w:lang w:val="es-ES"/>
              </w:rPr>
              <w:t xml:space="preserve"> en su EOB. Est</w:t>
            </w:r>
            <w:r w:rsidR="33EEC846" w:rsidRPr="24AD949F">
              <w:rPr>
                <w:rFonts w:eastAsiaTheme="minorEastAsia"/>
                <w:color w:val="000000" w:themeColor="text1"/>
                <w:lang w:val="es-ES"/>
              </w:rPr>
              <w:t>e</w:t>
            </w:r>
            <w:r w:rsidRPr="24AD949F">
              <w:rPr>
                <w:rFonts w:eastAsiaTheme="minorEastAsia"/>
                <w:color w:val="000000" w:themeColor="text1"/>
                <w:lang w:val="es-ES"/>
              </w:rPr>
              <w:t xml:space="preserve"> debe coincidir con la información de su tarjeta de seguro.</w:t>
            </w:r>
          </w:p>
          <w:p w14:paraId="6C5B5994" w14:textId="5D2A3E30" w:rsidR="008953E3" w:rsidRPr="00487916" w:rsidRDefault="4D8D3018" w:rsidP="00D51F74">
            <w:pPr>
              <w:pStyle w:val="ListParagraph"/>
              <w:numPr>
                <w:ilvl w:val="0"/>
                <w:numId w:val="57"/>
              </w:numPr>
              <w:rPr>
                <w:rFonts w:eastAsiaTheme="minorEastAsia"/>
                <w:lang w:val="es-US"/>
              </w:rPr>
            </w:pPr>
            <w:r w:rsidRPr="24AD949F">
              <w:rPr>
                <w:rFonts w:eastAsiaTheme="minorEastAsia"/>
                <w:color w:val="000000" w:themeColor="text1"/>
                <w:lang w:val="es-US"/>
              </w:rPr>
              <w:t>Descripción del documento - Este ejemplo de EOB incluye una descripción del estado de cuenta y un recordatorio de que en un</w:t>
            </w:r>
            <w:r w:rsidR="74482A86" w:rsidRPr="24AD949F">
              <w:rPr>
                <w:rFonts w:eastAsiaTheme="minorEastAsia"/>
                <w:color w:val="000000" w:themeColor="text1"/>
                <w:lang w:val="es-US"/>
              </w:rPr>
              <w:t>a</w:t>
            </w:r>
            <w:r w:rsidRPr="24AD949F">
              <w:rPr>
                <w:rFonts w:eastAsiaTheme="minorEastAsia"/>
                <w:color w:val="000000" w:themeColor="text1"/>
                <w:lang w:val="es-US"/>
              </w:rPr>
              <w:t xml:space="preserve"> EOB no le están cobrando.</w:t>
            </w:r>
          </w:p>
          <w:p w14:paraId="0BF0A97E" w14:textId="56DB4B9B" w:rsidR="008953E3" w:rsidRDefault="4D8D3018" w:rsidP="00D51F74">
            <w:pPr>
              <w:pStyle w:val="ListParagraph"/>
              <w:numPr>
                <w:ilvl w:val="0"/>
                <w:numId w:val="57"/>
              </w:numPr>
              <w:spacing w:before="240" w:after="240"/>
              <w:rPr>
                <w:rFonts w:eastAsiaTheme="minorEastAsia"/>
                <w:color w:val="000000" w:themeColor="text1"/>
                <w:lang w:val="es-ES"/>
              </w:rPr>
            </w:pPr>
            <w:r w:rsidRPr="24AD949F">
              <w:rPr>
                <w:rFonts w:eastAsiaTheme="minorEastAsia"/>
                <w:color w:val="000000" w:themeColor="text1"/>
                <w:lang w:val="es-ES"/>
              </w:rPr>
              <w:t xml:space="preserve">Fecha del estado de cuenta y número de </w:t>
            </w:r>
            <w:r w:rsidRPr="24AD949F">
              <w:rPr>
                <w:rFonts w:eastAsiaTheme="minorEastAsia"/>
                <w:color w:val="000000" w:themeColor="text1"/>
                <w:highlight w:val="yellow"/>
                <w:lang w:val="es-ES"/>
              </w:rPr>
              <w:t>reclamo</w:t>
            </w:r>
            <w:r w:rsidRPr="24AD949F">
              <w:rPr>
                <w:rFonts w:eastAsiaTheme="minorEastAsia"/>
                <w:color w:val="000000" w:themeColor="text1"/>
                <w:lang w:val="es-ES"/>
              </w:rPr>
              <w:t xml:space="preserve"> - La fecha del estado de cuenta muestra la fecha en que se generó la EOB. El número de reclamo es el número de identificación (ID, por sus siglas en inglés) </w:t>
            </w:r>
            <w:r w:rsidR="084F4E0B" w:rsidRPr="24AD949F">
              <w:rPr>
                <w:rFonts w:eastAsiaTheme="minorEastAsia"/>
                <w:color w:val="000000" w:themeColor="text1"/>
                <w:lang w:val="es-ES"/>
              </w:rPr>
              <w:t>único</w:t>
            </w:r>
            <w:r w:rsidRPr="24AD949F">
              <w:rPr>
                <w:rFonts w:eastAsiaTheme="minorEastAsia"/>
                <w:color w:val="000000" w:themeColor="text1"/>
                <w:lang w:val="es-ES"/>
              </w:rPr>
              <w:t xml:space="preserve"> que la compañía de seguros ha asignado al reclamo.</w:t>
            </w:r>
          </w:p>
          <w:p w14:paraId="2277D5E4" w14:textId="3F1F0E68" w:rsidR="008953E3" w:rsidRPr="00487916" w:rsidRDefault="4D8D3018" w:rsidP="00D51F74">
            <w:pPr>
              <w:pStyle w:val="ListParagraph"/>
              <w:numPr>
                <w:ilvl w:val="0"/>
                <w:numId w:val="57"/>
              </w:numPr>
              <w:spacing w:before="240" w:after="240"/>
              <w:rPr>
                <w:rFonts w:eastAsiaTheme="minorEastAsia"/>
                <w:color w:val="000000" w:themeColor="text1"/>
                <w:lang w:val="es-US"/>
              </w:rPr>
            </w:pPr>
            <w:r w:rsidRPr="24AD949F">
              <w:rPr>
                <w:rFonts w:eastAsiaTheme="minorEastAsia"/>
                <w:color w:val="000000" w:themeColor="text1"/>
                <w:lang w:val="es-ES"/>
              </w:rPr>
              <w:t xml:space="preserve">Información sobre el </w:t>
            </w:r>
            <w:r w:rsidR="53D6ED18" w:rsidRPr="24AD949F">
              <w:rPr>
                <w:rFonts w:eastAsiaTheme="minorEastAsia"/>
                <w:color w:val="000000" w:themeColor="text1"/>
                <w:highlight w:val="yellow"/>
                <w:lang w:val="es-ES"/>
              </w:rPr>
              <w:t>suscriptor</w:t>
            </w:r>
            <w:r w:rsidRPr="24AD949F">
              <w:rPr>
                <w:rFonts w:eastAsiaTheme="minorEastAsia"/>
                <w:color w:val="000000" w:themeColor="text1"/>
                <w:lang w:val="es-ES"/>
              </w:rPr>
              <w:t xml:space="preserve"> y el plan de seguro</w:t>
            </w:r>
            <w:r w:rsidR="52F48232" w:rsidRPr="24AD949F">
              <w:rPr>
                <w:rFonts w:eastAsiaTheme="minorEastAsia"/>
                <w:color w:val="000000" w:themeColor="text1"/>
                <w:lang w:val="es-ES"/>
              </w:rPr>
              <w:t xml:space="preserve"> – en </w:t>
            </w:r>
            <w:r w:rsidRPr="24AD949F">
              <w:rPr>
                <w:rFonts w:eastAsiaTheme="minorEastAsia"/>
                <w:color w:val="000000" w:themeColor="text1"/>
                <w:lang w:val="es-ES"/>
              </w:rPr>
              <w:t xml:space="preserve">esta sección </w:t>
            </w:r>
            <w:r w:rsidR="1101CC10" w:rsidRPr="24AD949F">
              <w:rPr>
                <w:rFonts w:eastAsiaTheme="minorEastAsia"/>
                <w:color w:val="000000" w:themeColor="text1"/>
                <w:lang w:val="es-ES"/>
              </w:rPr>
              <w:t xml:space="preserve">se </w:t>
            </w:r>
            <w:r w:rsidRPr="24AD949F">
              <w:rPr>
                <w:rFonts w:eastAsiaTheme="minorEastAsia"/>
                <w:color w:val="000000" w:themeColor="text1"/>
                <w:lang w:val="es-ES"/>
              </w:rPr>
              <w:t xml:space="preserve">incluye información sobre el </w:t>
            </w:r>
            <w:r w:rsidR="53D6ED18" w:rsidRPr="24AD949F">
              <w:rPr>
                <w:rFonts w:eastAsiaTheme="minorEastAsia"/>
                <w:color w:val="000000" w:themeColor="text1"/>
                <w:lang w:val="es-ES"/>
              </w:rPr>
              <w:t>suscriptor</w:t>
            </w:r>
            <w:r w:rsidR="0B678BAB" w:rsidRPr="24AD949F">
              <w:rPr>
                <w:rFonts w:eastAsiaTheme="minorEastAsia"/>
                <w:color w:val="000000" w:themeColor="text1"/>
                <w:lang w:val="es-ES"/>
              </w:rPr>
              <w:t xml:space="preserve">, </w:t>
            </w:r>
            <w:r w:rsidRPr="24AD949F">
              <w:rPr>
                <w:rFonts w:eastAsiaTheme="minorEastAsia"/>
                <w:color w:val="000000" w:themeColor="text1"/>
                <w:lang w:val="es-ES"/>
              </w:rPr>
              <w:t>los nombres del grupo y los números de identificación de reclamo (IDs). Esta información debe coincidir con la de su tarjeta de seguro.</w:t>
            </w:r>
          </w:p>
          <w:p w14:paraId="557D50D8" w14:textId="0EDE6F52" w:rsidR="008953E3" w:rsidRDefault="4D8D3018" w:rsidP="00D51F74">
            <w:pPr>
              <w:pStyle w:val="ListParagraph"/>
              <w:numPr>
                <w:ilvl w:val="0"/>
                <w:numId w:val="57"/>
              </w:numPr>
              <w:spacing w:before="240" w:after="240"/>
              <w:rPr>
                <w:rFonts w:eastAsiaTheme="minorEastAsia"/>
                <w:color w:val="000000" w:themeColor="text1"/>
              </w:rPr>
            </w:pPr>
            <w:r w:rsidRPr="24AD949F">
              <w:rPr>
                <w:rFonts w:eastAsiaTheme="minorEastAsia"/>
                <w:color w:val="000000" w:themeColor="text1"/>
                <w:lang w:val="es-US"/>
              </w:rPr>
              <w:t xml:space="preserve">Información del paciente - Esta sección muestra el nombre del paciente. </w:t>
            </w:r>
            <w:r w:rsidRPr="24AD949F">
              <w:rPr>
                <w:rFonts w:eastAsiaTheme="minorEastAsia"/>
                <w:color w:val="000000" w:themeColor="text1"/>
              </w:rPr>
              <w:t>Asegúrese de que esta información es correcta.</w:t>
            </w:r>
          </w:p>
          <w:p w14:paraId="66A828A1" w14:textId="492E1EE4" w:rsidR="008953E3" w:rsidRDefault="4D8D3018" w:rsidP="00D51F74">
            <w:pPr>
              <w:pStyle w:val="ListParagraph"/>
              <w:numPr>
                <w:ilvl w:val="0"/>
                <w:numId w:val="57"/>
              </w:numPr>
              <w:spacing w:before="240" w:after="240"/>
              <w:rPr>
                <w:rFonts w:eastAsiaTheme="minorEastAsia"/>
                <w:color w:val="000000" w:themeColor="text1"/>
                <w:lang w:val="es-ES"/>
              </w:rPr>
            </w:pPr>
            <w:r w:rsidRPr="24AD949F">
              <w:rPr>
                <w:rFonts w:eastAsiaTheme="minorEastAsia"/>
                <w:color w:val="000000" w:themeColor="text1"/>
                <w:lang w:val="es-ES"/>
              </w:rPr>
              <w:t xml:space="preserve">Información sobre el </w:t>
            </w:r>
            <w:r w:rsidRPr="24AD949F">
              <w:rPr>
                <w:rFonts w:eastAsiaTheme="minorEastAsia"/>
                <w:color w:val="000000" w:themeColor="text1"/>
                <w:highlight w:val="yellow"/>
                <w:lang w:val="es-ES"/>
              </w:rPr>
              <w:t>proveedor</w:t>
            </w:r>
            <w:r w:rsidR="33E1062C" w:rsidRPr="24AD949F">
              <w:rPr>
                <w:rFonts w:eastAsiaTheme="minorEastAsia"/>
                <w:color w:val="000000" w:themeColor="text1"/>
                <w:lang w:val="es-ES"/>
              </w:rPr>
              <w:t xml:space="preserve"> -</w:t>
            </w:r>
            <w:r w:rsidRPr="24AD949F">
              <w:rPr>
                <w:rFonts w:eastAsiaTheme="minorEastAsia"/>
                <w:color w:val="000000" w:themeColor="text1"/>
                <w:lang w:val="es-ES"/>
              </w:rPr>
              <w:t xml:space="preserve"> en esta parte se incluye el nombre del </w:t>
            </w:r>
            <w:r w:rsidR="07D661D2" w:rsidRPr="24AD949F">
              <w:rPr>
                <w:rFonts w:eastAsiaTheme="minorEastAsia"/>
                <w:color w:val="000000" w:themeColor="text1"/>
                <w:lang w:val="es-ES"/>
              </w:rPr>
              <w:t xml:space="preserve">lugar </w:t>
            </w:r>
            <w:r w:rsidRPr="24AD949F">
              <w:rPr>
                <w:rFonts w:eastAsiaTheme="minorEastAsia"/>
                <w:color w:val="000000" w:themeColor="text1"/>
                <w:lang w:val="es-ES"/>
              </w:rPr>
              <w:t>en el que el paciente recibió la atención</w:t>
            </w:r>
            <w:r w:rsidR="525AD6D3" w:rsidRPr="24AD949F">
              <w:rPr>
                <w:rFonts w:eastAsiaTheme="minorEastAsia"/>
                <w:color w:val="000000" w:themeColor="text1"/>
                <w:lang w:val="es-ES"/>
              </w:rPr>
              <w:t xml:space="preserve"> médica</w:t>
            </w:r>
            <w:r w:rsidRPr="24AD949F">
              <w:rPr>
                <w:rFonts w:eastAsiaTheme="minorEastAsia"/>
                <w:color w:val="000000" w:themeColor="text1"/>
                <w:lang w:val="es-ES"/>
              </w:rPr>
              <w:t>. Podría ser que su EOB también incluya el nombre de su médico. Asegúrese de que esta información coincid</w:t>
            </w:r>
            <w:r w:rsidR="5BC44474" w:rsidRPr="24AD949F">
              <w:rPr>
                <w:rFonts w:eastAsiaTheme="minorEastAsia"/>
                <w:color w:val="000000" w:themeColor="text1"/>
                <w:lang w:val="es-ES"/>
              </w:rPr>
              <w:t>a</w:t>
            </w:r>
            <w:r w:rsidRPr="24AD949F">
              <w:rPr>
                <w:rFonts w:eastAsiaTheme="minorEastAsia"/>
                <w:color w:val="000000" w:themeColor="text1"/>
                <w:lang w:val="es-ES"/>
              </w:rPr>
              <w:t xml:space="preserve"> con el proveedor que le atendió.</w:t>
            </w:r>
          </w:p>
          <w:p w14:paraId="0E192D29" w14:textId="2060560F" w:rsidR="008953E3" w:rsidRPr="00487916" w:rsidRDefault="4D8D3018" w:rsidP="00D51F74">
            <w:pPr>
              <w:pStyle w:val="ListParagraph"/>
              <w:numPr>
                <w:ilvl w:val="0"/>
                <w:numId w:val="57"/>
              </w:numPr>
              <w:rPr>
                <w:rFonts w:eastAsiaTheme="minorEastAsia"/>
                <w:lang w:val="es-US"/>
              </w:rPr>
            </w:pPr>
            <w:r w:rsidRPr="24AD949F">
              <w:rPr>
                <w:rFonts w:eastAsiaTheme="minorEastAsia"/>
                <w:color w:val="000000" w:themeColor="text1"/>
                <w:lang w:val="es-US"/>
              </w:rPr>
              <w:t>Fechas de servicio - La fecha de servicio indica la fecha en que el paciente recibió atención</w:t>
            </w:r>
            <w:r w:rsidR="15B133E2" w:rsidRPr="24AD949F">
              <w:rPr>
                <w:rFonts w:eastAsiaTheme="minorEastAsia"/>
                <w:color w:val="000000" w:themeColor="text1"/>
                <w:lang w:val="es-US"/>
              </w:rPr>
              <w:t xml:space="preserve"> médica</w:t>
            </w:r>
            <w:r w:rsidRPr="24AD949F">
              <w:rPr>
                <w:rFonts w:eastAsiaTheme="minorEastAsia"/>
                <w:color w:val="000000" w:themeColor="text1"/>
                <w:lang w:val="es-US"/>
              </w:rPr>
              <w:t xml:space="preserve">. Si pasó la noche en el hospital, puede haber más de un día </w:t>
            </w:r>
            <w:r w:rsidR="3E171770" w:rsidRPr="24AD949F">
              <w:rPr>
                <w:rFonts w:eastAsiaTheme="minorEastAsia"/>
                <w:color w:val="000000" w:themeColor="text1"/>
                <w:lang w:val="es-US"/>
              </w:rPr>
              <w:t>listado</w:t>
            </w:r>
            <w:r w:rsidRPr="24AD949F">
              <w:rPr>
                <w:rFonts w:eastAsiaTheme="minorEastAsia"/>
                <w:color w:val="000000" w:themeColor="text1"/>
                <w:lang w:val="es-US"/>
              </w:rPr>
              <w:t>. Asegúrese de que las fechas que aparecen en su EOB coinciden con las fechas en las que el paciente recibió la atención.</w:t>
            </w:r>
          </w:p>
          <w:p w14:paraId="27A4BAA7" w14:textId="2DF7FF72" w:rsidR="008953E3" w:rsidRPr="00487916" w:rsidRDefault="4D8D3018" w:rsidP="00D51F74">
            <w:pPr>
              <w:pStyle w:val="ListParagraph"/>
              <w:numPr>
                <w:ilvl w:val="0"/>
                <w:numId w:val="57"/>
              </w:numPr>
              <w:spacing w:before="240" w:after="240"/>
              <w:rPr>
                <w:rFonts w:eastAsiaTheme="minorEastAsia"/>
                <w:color w:val="000000" w:themeColor="text1"/>
                <w:lang w:val="es-US"/>
              </w:rPr>
            </w:pPr>
            <w:r w:rsidRPr="24AD949F">
              <w:rPr>
                <w:rFonts w:eastAsiaTheme="minorEastAsia"/>
                <w:color w:val="000000" w:themeColor="text1"/>
                <w:lang w:val="es-US"/>
              </w:rPr>
              <w:t>Descripción del servicio - Esta sección proporciona una breve explicación de cada servicio que el paciente recibió.</w:t>
            </w:r>
          </w:p>
          <w:p w14:paraId="45A8ED6D" w14:textId="5EE90036" w:rsidR="008953E3" w:rsidRPr="00487916" w:rsidRDefault="4D8D3018" w:rsidP="00D51F74">
            <w:pPr>
              <w:pStyle w:val="ListParagraph"/>
              <w:numPr>
                <w:ilvl w:val="0"/>
                <w:numId w:val="57"/>
              </w:numPr>
              <w:spacing w:before="240" w:after="240"/>
              <w:rPr>
                <w:rFonts w:eastAsiaTheme="minorEastAsia"/>
                <w:color w:val="000000" w:themeColor="text1"/>
                <w:lang w:val="es-US"/>
              </w:rPr>
            </w:pPr>
            <w:r w:rsidRPr="24AD949F">
              <w:rPr>
                <w:rFonts w:eastAsiaTheme="minorEastAsia"/>
                <w:color w:val="000000" w:themeColor="text1"/>
                <w:lang w:val="es-US"/>
              </w:rPr>
              <w:t>Cargos - Esta sección muestra la cantidad que el proveedor cobró por cada servicio incluido en la EOB.</w:t>
            </w:r>
          </w:p>
          <w:p w14:paraId="617F80F6" w14:textId="5248B643" w:rsidR="008953E3" w:rsidRPr="00487916" w:rsidRDefault="4D8D3018" w:rsidP="00D51F74">
            <w:pPr>
              <w:pStyle w:val="ListParagraph"/>
              <w:numPr>
                <w:ilvl w:val="0"/>
                <w:numId w:val="57"/>
              </w:numPr>
              <w:rPr>
                <w:rFonts w:eastAsiaTheme="minorEastAsia"/>
                <w:color w:val="000000" w:themeColor="text1"/>
                <w:lang w:val="es-US"/>
              </w:rPr>
            </w:pPr>
            <w:r w:rsidRPr="24AD949F">
              <w:rPr>
                <w:rFonts w:eastAsiaTheme="minorEastAsia"/>
                <w:color w:val="000000" w:themeColor="text1"/>
                <w:lang w:val="es-US"/>
              </w:rPr>
              <w:t xml:space="preserve">Monto del </w:t>
            </w:r>
            <w:r w:rsidRPr="24AD949F">
              <w:rPr>
                <w:rFonts w:eastAsiaTheme="minorEastAsia"/>
                <w:color w:val="000000" w:themeColor="text1"/>
                <w:highlight w:val="yellow"/>
                <w:lang w:val="es-US"/>
              </w:rPr>
              <w:t>proveedor</w:t>
            </w:r>
            <w:r w:rsidRPr="24AD949F">
              <w:rPr>
                <w:rFonts w:eastAsiaTheme="minorEastAsia"/>
                <w:color w:val="000000" w:themeColor="text1"/>
                <w:lang w:val="es-US"/>
              </w:rPr>
              <w:t xml:space="preserve"> - El monto del proveedor muestra la cantidad que el proveedor ha restado del cargo. Dependiendo de su plan, su EOB puede </w:t>
            </w:r>
            <w:r w:rsidR="6642F972" w:rsidRPr="24AD949F">
              <w:rPr>
                <w:rFonts w:eastAsiaTheme="minorEastAsia"/>
                <w:color w:val="000000" w:themeColor="text1"/>
                <w:lang w:val="es-US"/>
              </w:rPr>
              <w:t>llamarle de otras maneras, como</w:t>
            </w:r>
            <w:r w:rsidRPr="24AD949F">
              <w:rPr>
                <w:rFonts w:eastAsiaTheme="minorEastAsia"/>
                <w:color w:val="000000" w:themeColor="text1"/>
                <w:lang w:val="es-US"/>
              </w:rPr>
              <w:t xml:space="preserve"> “responsabilidad del proveedor”, “ahorros de la red” o el </w:t>
            </w:r>
            <w:r w:rsidRPr="24AD949F">
              <w:rPr>
                <w:rFonts w:eastAsiaTheme="minorEastAsia"/>
                <w:color w:val="000000" w:themeColor="text1"/>
                <w:highlight w:val="yellow"/>
                <w:lang w:val="es-US"/>
              </w:rPr>
              <w:t>“ajuste”</w:t>
            </w:r>
            <w:r w:rsidRPr="24AD949F">
              <w:rPr>
                <w:rFonts w:eastAsiaTheme="minorEastAsia"/>
                <w:color w:val="000000" w:themeColor="text1"/>
                <w:lang w:val="es-US"/>
              </w:rPr>
              <w:t>.</w:t>
            </w:r>
          </w:p>
          <w:p w14:paraId="76F432CA" w14:textId="31B32DC2" w:rsidR="008953E3" w:rsidRDefault="76FFE599" w:rsidP="34290195">
            <w:pPr>
              <w:pStyle w:val="ListParagraph"/>
              <w:numPr>
                <w:ilvl w:val="0"/>
                <w:numId w:val="57"/>
              </w:numPr>
              <w:spacing w:before="240" w:after="240"/>
              <w:rPr>
                <w:rFonts w:eastAsiaTheme="minorEastAsia"/>
                <w:color w:val="000000" w:themeColor="text1"/>
                <w:lang w:val="es-ES"/>
              </w:rPr>
            </w:pPr>
            <w:r w:rsidRPr="34290195">
              <w:rPr>
                <w:rFonts w:eastAsiaTheme="minorEastAsia"/>
                <w:color w:val="000000" w:themeColor="text1"/>
                <w:lang w:val="es-ES"/>
              </w:rPr>
              <w:t>Cantidad</w:t>
            </w:r>
            <w:r w:rsidR="3720BBCD" w:rsidRPr="34290195">
              <w:rPr>
                <w:rFonts w:eastAsiaTheme="minorEastAsia"/>
                <w:color w:val="000000" w:themeColor="text1"/>
                <w:lang w:val="es-ES"/>
              </w:rPr>
              <w:t xml:space="preserve"> permitid</w:t>
            </w:r>
            <w:r w:rsidR="6198F039" w:rsidRPr="34290195">
              <w:rPr>
                <w:rFonts w:eastAsiaTheme="minorEastAsia"/>
                <w:color w:val="000000" w:themeColor="text1"/>
                <w:lang w:val="es-ES"/>
              </w:rPr>
              <w:t>a</w:t>
            </w:r>
            <w:r w:rsidR="3720BBCD" w:rsidRPr="34290195">
              <w:rPr>
                <w:rFonts w:eastAsiaTheme="minorEastAsia"/>
                <w:color w:val="000000" w:themeColor="text1"/>
                <w:lang w:val="es-ES"/>
              </w:rPr>
              <w:t xml:space="preserve"> - El monto permitido es la cantidad total que el seguro considera que el proveedor </w:t>
            </w:r>
            <w:r w:rsidR="2FE9D67C" w:rsidRPr="34290195">
              <w:rPr>
                <w:rFonts w:eastAsiaTheme="minorEastAsia"/>
                <w:color w:val="000000" w:themeColor="text1"/>
                <w:lang w:val="es-ES"/>
              </w:rPr>
              <w:t>debería recibir</w:t>
            </w:r>
            <w:r w:rsidR="3720BBCD" w:rsidRPr="34290195">
              <w:rPr>
                <w:rFonts w:eastAsiaTheme="minorEastAsia"/>
                <w:color w:val="000000" w:themeColor="text1"/>
                <w:lang w:val="es-ES"/>
              </w:rPr>
              <w:t xml:space="preserve"> por el servicio.</w:t>
            </w:r>
          </w:p>
          <w:p w14:paraId="7570EF51" w14:textId="2A8ACC49" w:rsidR="008953E3" w:rsidRPr="00487916" w:rsidRDefault="4D8D3018" w:rsidP="00D51F74">
            <w:pPr>
              <w:pStyle w:val="ListParagraph"/>
              <w:numPr>
                <w:ilvl w:val="0"/>
                <w:numId w:val="57"/>
              </w:numPr>
              <w:spacing w:before="240" w:after="240"/>
              <w:rPr>
                <w:rFonts w:eastAsiaTheme="minorEastAsia"/>
                <w:color w:val="000000" w:themeColor="text1"/>
                <w:lang w:val="es-US"/>
              </w:rPr>
            </w:pPr>
            <w:r w:rsidRPr="24AD949F">
              <w:rPr>
                <w:rFonts w:eastAsiaTheme="minorEastAsia"/>
                <w:color w:val="000000" w:themeColor="text1"/>
                <w:lang w:val="es-US"/>
              </w:rPr>
              <w:t>Monto no cubierto - El monto no cubierto muestra los cargos que no están cubiertos por su plan. Normalmente, usted es responsable de pagar esta cantidad de su bolsillo.</w:t>
            </w:r>
          </w:p>
          <w:p w14:paraId="03A04FBB" w14:textId="40903204" w:rsidR="008953E3" w:rsidRPr="00487916" w:rsidRDefault="4D8D3018" w:rsidP="00D51F74">
            <w:pPr>
              <w:pStyle w:val="ListParagraph"/>
              <w:numPr>
                <w:ilvl w:val="0"/>
                <w:numId w:val="57"/>
              </w:numPr>
              <w:rPr>
                <w:rFonts w:eastAsiaTheme="minorEastAsia"/>
                <w:lang w:val="es-US"/>
              </w:rPr>
            </w:pPr>
            <w:r w:rsidRPr="24AD949F">
              <w:rPr>
                <w:rFonts w:eastAsiaTheme="minorEastAsia"/>
                <w:color w:val="000000" w:themeColor="text1"/>
                <w:lang w:val="es-ES"/>
              </w:rPr>
              <w:t>Monto del deducible</w:t>
            </w:r>
            <w:r w:rsidR="4859EA72" w:rsidRPr="24AD949F">
              <w:rPr>
                <w:rFonts w:eastAsiaTheme="minorEastAsia"/>
                <w:color w:val="000000" w:themeColor="text1"/>
                <w:lang w:val="es-ES"/>
              </w:rPr>
              <w:t xml:space="preserve"> -</w:t>
            </w:r>
            <w:r w:rsidRPr="24AD949F">
              <w:rPr>
                <w:rFonts w:eastAsiaTheme="minorEastAsia"/>
                <w:color w:val="000000" w:themeColor="text1"/>
                <w:lang w:val="es-ES"/>
              </w:rPr>
              <w:t xml:space="preserve"> si no ha alcanzado el monto de su </w:t>
            </w:r>
            <w:r w:rsidRPr="24AD949F">
              <w:rPr>
                <w:rFonts w:eastAsiaTheme="minorEastAsia"/>
                <w:color w:val="000000" w:themeColor="text1"/>
                <w:highlight w:val="yellow"/>
                <w:lang w:val="es-ES"/>
              </w:rPr>
              <w:t>deducible</w:t>
            </w:r>
            <w:r w:rsidRPr="24AD949F">
              <w:rPr>
                <w:rFonts w:eastAsiaTheme="minorEastAsia"/>
                <w:color w:val="000000" w:themeColor="text1"/>
                <w:lang w:val="es-ES"/>
              </w:rPr>
              <w:t xml:space="preserve"> para el año de su plan, es posible que tenga que pagar una parte de los cargos. En esta sección se indica la porción que debe pagar de su bolsillo y que </w:t>
            </w:r>
            <w:r w:rsidR="0F788F04" w:rsidRPr="24AD949F">
              <w:rPr>
                <w:rFonts w:eastAsiaTheme="minorEastAsia"/>
                <w:color w:val="000000" w:themeColor="text1"/>
                <w:lang w:val="es-ES"/>
              </w:rPr>
              <w:t xml:space="preserve">esta cantidad </w:t>
            </w:r>
            <w:r w:rsidRPr="24AD949F">
              <w:rPr>
                <w:rFonts w:eastAsiaTheme="minorEastAsia"/>
                <w:color w:val="000000" w:themeColor="text1"/>
                <w:lang w:val="es-ES"/>
              </w:rPr>
              <w:t>cuenta para su deducible.</w:t>
            </w:r>
          </w:p>
          <w:p w14:paraId="0CA1A95A" w14:textId="77777777" w:rsidR="005D707F" w:rsidRDefault="005D707F" w:rsidP="005D707F">
            <w:pPr>
              <w:pStyle w:val="ListParagraph"/>
              <w:numPr>
                <w:ilvl w:val="0"/>
                <w:numId w:val="57"/>
              </w:numPr>
              <w:spacing w:line="278" w:lineRule="auto"/>
            </w:pPr>
            <w:r>
              <w:t xml:space="preserve">Copay amount – If your plan requires a </w:t>
            </w:r>
            <w:r w:rsidRPr="000B050B">
              <w:rPr>
                <w:highlight w:val="yellow"/>
              </w:rPr>
              <w:t>copayment</w:t>
            </w:r>
            <w:r>
              <w:t xml:space="preserve"> for a service, the amount is listed on the EOB.</w:t>
            </w:r>
          </w:p>
          <w:p w14:paraId="22D56646" w14:textId="10ACC551" w:rsidR="008953E3" w:rsidRDefault="4D8D3018" w:rsidP="00D51F74">
            <w:pPr>
              <w:pStyle w:val="ListParagraph"/>
              <w:numPr>
                <w:ilvl w:val="0"/>
                <w:numId w:val="57"/>
              </w:numPr>
              <w:rPr>
                <w:rFonts w:eastAsiaTheme="minorEastAsia"/>
                <w:lang w:val="es-ES"/>
              </w:rPr>
            </w:pPr>
            <w:r w:rsidRPr="24AD949F">
              <w:rPr>
                <w:rFonts w:eastAsiaTheme="minorEastAsia"/>
                <w:color w:val="000000" w:themeColor="text1"/>
                <w:lang w:val="es-ES"/>
              </w:rPr>
              <w:t>Importe del coseguro</w:t>
            </w:r>
            <w:r w:rsidR="002825CF">
              <w:rPr>
                <w:rFonts w:eastAsiaTheme="minorEastAsia"/>
                <w:color w:val="000000" w:themeColor="text1"/>
                <w:lang w:val="es-ES"/>
              </w:rPr>
              <w:t xml:space="preserve"> -</w:t>
            </w:r>
            <w:r w:rsidRPr="24AD949F">
              <w:rPr>
                <w:rFonts w:eastAsiaTheme="minorEastAsia"/>
                <w:color w:val="000000" w:themeColor="text1"/>
                <w:lang w:val="es-ES"/>
              </w:rPr>
              <w:t xml:space="preserve"> si su plan incluye un </w:t>
            </w:r>
            <w:r w:rsidRPr="24AD949F">
              <w:rPr>
                <w:rFonts w:eastAsiaTheme="minorEastAsia"/>
                <w:color w:val="000000" w:themeColor="text1"/>
                <w:highlight w:val="yellow"/>
                <w:lang w:val="es-ES"/>
              </w:rPr>
              <w:t>coseguro</w:t>
            </w:r>
            <w:r w:rsidRPr="24AD949F">
              <w:rPr>
                <w:rFonts w:eastAsiaTheme="minorEastAsia"/>
                <w:color w:val="000000" w:themeColor="text1"/>
                <w:lang w:val="es-ES"/>
              </w:rPr>
              <w:t>, el monto que debe usted cubrir se indica en la EOB.</w:t>
            </w:r>
          </w:p>
          <w:p w14:paraId="56E51934" w14:textId="36A99318" w:rsidR="008953E3" w:rsidRDefault="4D8D3018" w:rsidP="00D51F74">
            <w:pPr>
              <w:pStyle w:val="ListParagraph"/>
              <w:numPr>
                <w:ilvl w:val="0"/>
                <w:numId w:val="57"/>
              </w:numPr>
              <w:rPr>
                <w:rFonts w:eastAsiaTheme="minorEastAsia"/>
                <w:lang w:val="es-ES"/>
              </w:rPr>
            </w:pPr>
            <w:r w:rsidRPr="24AD949F">
              <w:rPr>
                <w:rFonts w:eastAsiaTheme="minorEastAsia"/>
                <w:color w:val="000000" w:themeColor="text1"/>
                <w:lang w:val="es-ES"/>
              </w:rPr>
              <w:t>Monto pagado - En esta sección se muestra el monto que el seguro ha pagado por cada servicio.</w:t>
            </w:r>
          </w:p>
          <w:p w14:paraId="46576C4B" w14:textId="294A1218" w:rsidR="008953E3" w:rsidRDefault="730482FE" w:rsidP="00D51F74">
            <w:pPr>
              <w:pStyle w:val="ListParagraph"/>
              <w:numPr>
                <w:ilvl w:val="0"/>
                <w:numId w:val="57"/>
              </w:numPr>
              <w:spacing w:before="240" w:after="240"/>
              <w:rPr>
                <w:rFonts w:eastAsiaTheme="minorEastAsia"/>
                <w:color w:val="000000" w:themeColor="text1"/>
                <w:highlight w:val="yellow"/>
                <w:lang w:val="es-ES"/>
              </w:rPr>
            </w:pPr>
            <w:r w:rsidRPr="58F249CE">
              <w:rPr>
                <w:rFonts w:eastAsiaTheme="minorEastAsia"/>
                <w:color w:val="000000" w:themeColor="text1"/>
                <w:lang w:val="es-ES"/>
              </w:rPr>
              <w:t>Monto que usted debe</w:t>
            </w:r>
            <w:r w:rsidR="418B76E3" w:rsidRPr="58F249CE">
              <w:rPr>
                <w:rFonts w:eastAsiaTheme="minorEastAsia"/>
                <w:color w:val="000000" w:themeColor="text1"/>
                <w:lang w:val="es-ES"/>
              </w:rPr>
              <w:t xml:space="preserve"> pagar -</w:t>
            </w:r>
            <w:r w:rsidRPr="58F249CE">
              <w:rPr>
                <w:rFonts w:eastAsiaTheme="minorEastAsia"/>
                <w:color w:val="000000" w:themeColor="text1"/>
                <w:lang w:val="es-ES"/>
              </w:rPr>
              <w:t xml:space="preserve"> en muchas EOB se indica el monto total que usted debe pagar de su bolsillo por cada servicio. Puede incluir </w:t>
            </w:r>
            <w:r w:rsidR="2653A435" w:rsidRPr="58F249CE">
              <w:rPr>
                <w:rFonts w:eastAsiaTheme="minorEastAsia"/>
                <w:color w:val="000000" w:themeColor="text1"/>
                <w:lang w:val="es-ES"/>
              </w:rPr>
              <w:t>carg</w:t>
            </w:r>
            <w:r w:rsidRPr="58F249CE">
              <w:rPr>
                <w:rFonts w:eastAsiaTheme="minorEastAsia"/>
                <w:color w:val="000000" w:themeColor="text1"/>
                <w:lang w:val="es-ES"/>
              </w:rPr>
              <w:t xml:space="preserve">os </w:t>
            </w:r>
            <w:r w:rsidRPr="58F249CE">
              <w:rPr>
                <w:rFonts w:eastAsiaTheme="minorEastAsia"/>
                <w:color w:val="000000" w:themeColor="text1"/>
                <w:highlight w:val="yellow"/>
                <w:lang w:val="es-ES"/>
              </w:rPr>
              <w:t>no cubiertos</w:t>
            </w:r>
            <w:r w:rsidRPr="58F249CE">
              <w:rPr>
                <w:rFonts w:eastAsiaTheme="minorEastAsia"/>
                <w:color w:val="000000" w:themeColor="text1"/>
                <w:lang w:val="es-ES"/>
              </w:rPr>
              <w:t xml:space="preserve">, deducibles, copagos y/o </w:t>
            </w:r>
            <w:r w:rsidRPr="58F249CE">
              <w:rPr>
                <w:rFonts w:eastAsiaTheme="minorEastAsia"/>
                <w:color w:val="000000" w:themeColor="text1"/>
                <w:highlight w:val="yellow"/>
                <w:lang w:val="es-ES"/>
              </w:rPr>
              <w:t>coseguros.</w:t>
            </w:r>
          </w:p>
          <w:p w14:paraId="6F260CF9" w14:textId="02964E70" w:rsidR="008953E3" w:rsidRDefault="4D8D3018" w:rsidP="00D51F74">
            <w:pPr>
              <w:pStyle w:val="ListParagraph"/>
              <w:numPr>
                <w:ilvl w:val="0"/>
                <w:numId w:val="57"/>
              </w:numPr>
              <w:spacing w:before="240" w:after="240"/>
              <w:rPr>
                <w:rFonts w:eastAsiaTheme="minorEastAsia"/>
                <w:color w:val="000000" w:themeColor="text1"/>
                <w:lang w:val="es-ES"/>
              </w:rPr>
            </w:pPr>
            <w:r w:rsidRPr="24AD949F">
              <w:rPr>
                <w:rFonts w:eastAsiaTheme="minorEastAsia"/>
                <w:color w:val="000000" w:themeColor="text1"/>
                <w:lang w:val="es-ES"/>
              </w:rPr>
              <w:t>Notas - Algunas EOB pueden incluir explicaciones adicionales sobre cómo el seguro procesó el reclamo.</w:t>
            </w:r>
          </w:p>
          <w:p w14:paraId="612FE488" w14:textId="1485E20C" w:rsidR="008953E3" w:rsidRDefault="72D17203" w:rsidP="34290195">
            <w:pPr>
              <w:pStyle w:val="ListParagraph"/>
              <w:numPr>
                <w:ilvl w:val="0"/>
                <w:numId w:val="57"/>
              </w:numPr>
              <w:spacing w:before="240" w:after="240"/>
              <w:rPr>
                <w:rFonts w:eastAsiaTheme="minorEastAsia"/>
                <w:lang w:val="es-ES"/>
              </w:rPr>
            </w:pPr>
            <w:r w:rsidRPr="34290195">
              <w:rPr>
                <w:rFonts w:eastAsiaTheme="minorEastAsia"/>
                <w:color w:val="000000" w:themeColor="text1"/>
                <w:lang w:val="es-ES"/>
              </w:rPr>
              <w:t>Elemento de línea 1 (vídeo) - [BEGIN SCRIPT] Esta EOB incluye cargos por dos servicios. Para el primero, el proveedor cobró $423.11 dólares. El proveedor hizo un ajuste y restó $305.36 del cargo original. Por este servicio, el seguro determinó que el proveedor debía recibir $117.75, que se muestran en la c</w:t>
            </w:r>
            <w:r w:rsidR="72374C44" w:rsidRPr="34290195">
              <w:rPr>
                <w:rFonts w:eastAsiaTheme="minorEastAsia"/>
                <w:color w:val="000000" w:themeColor="text1"/>
                <w:lang w:val="es-ES"/>
              </w:rPr>
              <w:t>olumna</w:t>
            </w:r>
            <w:r w:rsidRPr="34290195">
              <w:rPr>
                <w:rFonts w:eastAsiaTheme="minorEastAsia"/>
                <w:color w:val="000000" w:themeColor="text1"/>
                <w:lang w:val="es-ES"/>
              </w:rPr>
              <w:t xml:space="preserve"> de “</w:t>
            </w:r>
            <w:r w:rsidR="6CF28A37" w:rsidRPr="34290195">
              <w:rPr>
                <w:rFonts w:eastAsiaTheme="minorEastAsia"/>
                <w:color w:val="000000" w:themeColor="text1"/>
                <w:lang w:val="es-ES"/>
              </w:rPr>
              <w:t>cantidad</w:t>
            </w:r>
            <w:r w:rsidRPr="34290195">
              <w:rPr>
                <w:rFonts w:eastAsiaTheme="minorEastAsia"/>
                <w:color w:val="000000" w:themeColor="text1"/>
                <w:lang w:val="es-ES"/>
              </w:rPr>
              <w:t xml:space="preserve"> permitid</w:t>
            </w:r>
            <w:r w:rsidR="18E7D962" w:rsidRPr="34290195">
              <w:rPr>
                <w:rFonts w:eastAsiaTheme="minorEastAsia"/>
                <w:color w:val="000000" w:themeColor="text1"/>
                <w:lang w:val="es-ES"/>
              </w:rPr>
              <w:t>a</w:t>
            </w:r>
            <w:r w:rsidRPr="34290195">
              <w:rPr>
                <w:rFonts w:eastAsiaTheme="minorEastAsia"/>
                <w:color w:val="000000" w:themeColor="text1"/>
                <w:lang w:val="es-ES"/>
              </w:rPr>
              <w:t>”. Como el servicio estaba cubierto por el plan de seguro, no hay cargos no-cubiertos. En este caso, como el paciente tiene un coseguro del 20%, le corresponde pagar $23.55, es decir, el 20% de $117.75. El seguro paga el 80% restante, es decir, $94.20, o el monto permitido. Como el paciente ya ha pagado su deducible y el servicio no requería de un copago, el monto final que el paciente debe pagar al proveedor por el servicio es de $23.55.</w:t>
            </w:r>
            <w:r w:rsidR="681405C6" w:rsidRPr="34290195">
              <w:rPr>
                <w:rFonts w:eastAsiaTheme="minorEastAsia"/>
                <w:color w:val="000000" w:themeColor="text1"/>
                <w:lang w:val="es-ES"/>
              </w:rPr>
              <w:t xml:space="preserve"> </w:t>
            </w:r>
            <w:r w:rsidR="681405C6" w:rsidRPr="34290195">
              <w:rPr>
                <w:rFonts w:eastAsiaTheme="minorEastAsia"/>
              </w:rPr>
              <w:t>[END SCRIPT]</w:t>
            </w:r>
          </w:p>
          <w:p w14:paraId="55C1EC96" w14:textId="4D9F32C3" w:rsidR="008953E3" w:rsidRDefault="72D17203" w:rsidP="34290195">
            <w:pPr>
              <w:pStyle w:val="ListParagraph"/>
              <w:numPr>
                <w:ilvl w:val="0"/>
                <w:numId w:val="57"/>
              </w:numPr>
              <w:spacing w:before="240" w:after="240"/>
              <w:rPr>
                <w:rFonts w:eastAsiaTheme="minorEastAsia"/>
                <w:lang w:val="es-ES"/>
              </w:rPr>
            </w:pPr>
            <w:r w:rsidRPr="34290195">
              <w:rPr>
                <w:rFonts w:eastAsiaTheme="minorEastAsia"/>
                <w:color w:val="000000" w:themeColor="text1"/>
                <w:lang w:val="es-ES"/>
              </w:rPr>
              <w:t xml:space="preserve">Elemento de línea  2 (video) - [BEGIN SCRIPT] Esta EOB incluye cargos por dos servicios. Por el segundo servicio, el proveedor cobró $124.66. El proveedor hizo un ajuste y le restó $72.26 </w:t>
            </w:r>
            <w:r w:rsidR="37731950" w:rsidRPr="34290195">
              <w:rPr>
                <w:rFonts w:eastAsiaTheme="minorEastAsia"/>
                <w:color w:val="000000" w:themeColor="text1"/>
                <w:lang w:val="es-ES"/>
              </w:rPr>
              <w:t xml:space="preserve">a </w:t>
            </w:r>
            <w:r w:rsidRPr="34290195">
              <w:rPr>
                <w:rFonts w:eastAsiaTheme="minorEastAsia"/>
                <w:color w:val="000000" w:themeColor="text1"/>
                <w:lang w:val="es-ES"/>
              </w:rPr>
              <w:t xml:space="preserve">ese cargo. Por este servicio, el seguro determinó que el proveedor debe recibir $52.40. Como el servicio estaba cubierto por el plan de seguro, no hay cargos no-cubiertos. En este caso, el plan requiere un copago fijo de $45 por el servicio. Esto se muestra en la columna de “copago”. El paciente no debe ningún dinero adicional de su deducible o de un coseguro, únicamente debe liquidar el copago. Por </w:t>
            </w:r>
            <w:r w:rsidR="53790602" w:rsidRPr="34290195">
              <w:rPr>
                <w:rFonts w:eastAsiaTheme="minorEastAsia"/>
                <w:color w:val="000000" w:themeColor="text1"/>
                <w:lang w:val="es-ES"/>
              </w:rPr>
              <w:t>la</w:t>
            </w:r>
            <w:r w:rsidRPr="34290195">
              <w:rPr>
                <w:rFonts w:eastAsiaTheme="minorEastAsia"/>
                <w:color w:val="000000" w:themeColor="text1"/>
                <w:lang w:val="es-ES"/>
              </w:rPr>
              <w:t xml:space="preserve"> </w:t>
            </w:r>
            <w:r w:rsidR="1D71E968" w:rsidRPr="34290195">
              <w:rPr>
                <w:rFonts w:eastAsiaTheme="minorEastAsia"/>
                <w:color w:val="000000" w:themeColor="text1"/>
                <w:lang w:val="es-ES"/>
              </w:rPr>
              <w:t>cantidad</w:t>
            </w:r>
            <w:r w:rsidRPr="34290195">
              <w:rPr>
                <w:rFonts w:eastAsiaTheme="minorEastAsia"/>
                <w:color w:val="000000" w:themeColor="text1"/>
                <w:lang w:val="es-ES"/>
              </w:rPr>
              <w:t xml:space="preserve"> permitid</w:t>
            </w:r>
            <w:r w:rsidR="221DFE05" w:rsidRPr="34290195">
              <w:rPr>
                <w:rFonts w:eastAsiaTheme="minorEastAsia"/>
                <w:color w:val="000000" w:themeColor="text1"/>
                <w:lang w:val="es-ES"/>
              </w:rPr>
              <w:t>a</w:t>
            </w:r>
            <w:r w:rsidRPr="34290195">
              <w:rPr>
                <w:rFonts w:eastAsiaTheme="minorEastAsia"/>
                <w:color w:val="000000" w:themeColor="text1"/>
                <w:lang w:val="es-ES"/>
              </w:rPr>
              <w:t xml:space="preserve"> de $52.40, el paciente pagará $45 de copago y el seguro ha pagado los $7.40 que restan. </w:t>
            </w:r>
            <w:r w:rsidRPr="34290195">
              <w:rPr>
                <w:rFonts w:eastAsiaTheme="minorEastAsia"/>
              </w:rPr>
              <w:t>[END SCRIPT]</w:t>
            </w:r>
          </w:p>
          <w:p w14:paraId="7906FE30" w14:textId="2BD34F27" w:rsidR="008953E3" w:rsidRDefault="1CE61AD9" w:rsidP="00D51F74">
            <w:pPr>
              <w:pStyle w:val="ListParagraph"/>
              <w:numPr>
                <w:ilvl w:val="0"/>
                <w:numId w:val="57"/>
              </w:numPr>
              <w:spacing w:before="240" w:after="240"/>
              <w:rPr>
                <w:rFonts w:eastAsiaTheme="minorEastAsia"/>
                <w:lang w:val="es-ES"/>
              </w:rPr>
            </w:pPr>
            <w:r w:rsidRPr="1F109209">
              <w:rPr>
                <w:rFonts w:eastAsiaTheme="minorEastAsia"/>
                <w:color w:val="000000" w:themeColor="text1"/>
                <w:lang w:val="es-ES"/>
              </w:rPr>
              <w:t>Línea total (video) - [BEGIN SCRIPT] Las EOB pueden mostrar una o varias líneas de cargos. Cuando se muestra más de una línea, la mayoría de las EOB incluyen información sobre el total asociado al reclamo. En este ejemplo, los montos indicados para cada servicio se suman</w:t>
            </w:r>
            <w:r w:rsidR="39386312" w:rsidRPr="1F109209">
              <w:rPr>
                <w:rFonts w:eastAsiaTheme="minorEastAsia"/>
                <w:color w:val="000000" w:themeColor="text1"/>
                <w:lang w:val="es-ES"/>
              </w:rPr>
              <w:t xml:space="preserve"> y muestran el total</w:t>
            </w:r>
            <w:r w:rsidRPr="1F109209">
              <w:rPr>
                <w:rFonts w:eastAsiaTheme="minorEastAsia"/>
                <w:color w:val="000000" w:themeColor="text1"/>
                <w:lang w:val="es-ES"/>
              </w:rPr>
              <w:t xml:space="preserve"> en la parte inferior. Por los dos servicios indicados, el proveedor cobró un total de $547.77. El proveedor ajustó, o restó, $377.62 de los cargos originales. El seguro determinó que se debía pagar al proveedor un total de $170.15 </w:t>
            </w:r>
            <w:r w:rsidR="34292647" w:rsidRPr="1F109209">
              <w:rPr>
                <w:rFonts w:eastAsiaTheme="minorEastAsia"/>
                <w:color w:val="000000" w:themeColor="text1"/>
                <w:lang w:val="es-ES"/>
              </w:rPr>
              <w:t>incluidos</w:t>
            </w:r>
            <w:r w:rsidRPr="1F109209">
              <w:rPr>
                <w:rFonts w:eastAsiaTheme="minorEastAsia"/>
                <w:color w:val="000000" w:themeColor="text1"/>
                <w:lang w:val="es-ES"/>
              </w:rPr>
              <w:t xml:space="preserve"> en la EOB. De esa cantidad, el paciente es responsable de pagar un copago de $45 y un coseguro de $23.55. El seguro pagó los $101.60 restantes.</w:t>
            </w:r>
            <w:r w:rsidRPr="1F109209">
              <w:rPr>
                <w:rFonts w:eastAsiaTheme="minorEastAsia"/>
              </w:rPr>
              <w:t>[END SCRIPT]</w:t>
            </w:r>
          </w:p>
          <w:p w14:paraId="07AE057F" w14:textId="27A6A569" w:rsidR="008953E3" w:rsidRDefault="008953E3" w:rsidP="3E93FF54">
            <w:pPr>
              <w:pStyle w:val="ListParagraph"/>
              <w:rPr>
                <w:rFonts w:eastAsiaTheme="minorEastAsia"/>
              </w:rPr>
            </w:pPr>
          </w:p>
        </w:tc>
      </w:tr>
    </w:tbl>
    <w:p w14:paraId="384FE29E" w14:textId="3B114857" w:rsidR="008953E3" w:rsidRPr="008953E3" w:rsidRDefault="008953E3" w:rsidP="008953E3"/>
    <w:p w14:paraId="77BE873E" w14:textId="77777777" w:rsidR="00074E98" w:rsidRDefault="00074E98" w:rsidP="00074E98"/>
    <w:p w14:paraId="3807EB7A" w14:textId="2A4A4CDC" w:rsidR="00B01503" w:rsidRDefault="00B01503" w:rsidP="000D0188">
      <w:pPr>
        <w:pStyle w:val="Heading3"/>
      </w:pPr>
      <w:commentRangeStart w:id="120"/>
      <w:r>
        <w:t>Common Questions about EOBs</w:t>
      </w:r>
      <w:commentRangeEnd w:id="120"/>
      <w:r w:rsidR="00AE7226">
        <w:rPr>
          <w:rStyle w:val="CommentReference"/>
          <w:sz w:val="28"/>
          <w:szCs w:val="28"/>
        </w:rPr>
        <w:commentReference w:id="120"/>
      </w:r>
      <w:r w:rsidR="006F503B">
        <w:t xml:space="preserve"> (text)</w:t>
      </w:r>
    </w:p>
    <w:tbl>
      <w:tblPr>
        <w:tblStyle w:val="TableGrid"/>
        <w:tblW w:w="0" w:type="auto"/>
        <w:tblLook w:val="04A0" w:firstRow="1" w:lastRow="0" w:firstColumn="1" w:lastColumn="0" w:noHBand="0" w:noVBand="1"/>
      </w:tblPr>
      <w:tblGrid>
        <w:gridCol w:w="5395"/>
        <w:gridCol w:w="5395"/>
      </w:tblGrid>
      <w:tr w:rsidR="006F503B" w14:paraId="6C4C37A8" w14:textId="77777777" w:rsidTr="00B155FA">
        <w:tc>
          <w:tcPr>
            <w:tcW w:w="5395" w:type="dxa"/>
          </w:tcPr>
          <w:p w14:paraId="1F4EC25F" w14:textId="509C3359" w:rsidR="006F503B" w:rsidRDefault="006F503B" w:rsidP="006F503B">
            <w:r>
              <w:t>English</w:t>
            </w:r>
          </w:p>
        </w:tc>
        <w:tc>
          <w:tcPr>
            <w:tcW w:w="5395" w:type="dxa"/>
          </w:tcPr>
          <w:p w14:paraId="2B836F29" w14:textId="685F8CC6" w:rsidR="006F503B" w:rsidRDefault="006F503B" w:rsidP="1AAE032A">
            <w:pPr>
              <w:rPr>
                <w:highlight w:val="cyan"/>
              </w:rPr>
            </w:pPr>
            <w:r w:rsidRPr="1AAE032A">
              <w:rPr>
                <w:highlight w:val="cyan"/>
              </w:rPr>
              <w:t>Spanish</w:t>
            </w:r>
          </w:p>
        </w:tc>
      </w:tr>
      <w:tr w:rsidR="006F503B" w:rsidRPr="00FA6C20" w14:paraId="45C26D73" w14:textId="77777777" w:rsidTr="00B155FA">
        <w:tc>
          <w:tcPr>
            <w:tcW w:w="5395" w:type="dxa"/>
          </w:tcPr>
          <w:p w14:paraId="6D92C1BD" w14:textId="77777777" w:rsidR="006F503B" w:rsidRDefault="006F503B" w:rsidP="006F503B">
            <w:r>
              <w:t>Common Questions about EOBs</w:t>
            </w:r>
          </w:p>
          <w:p w14:paraId="6065CD46" w14:textId="77777777" w:rsidR="006F503B" w:rsidRDefault="006F503B" w:rsidP="006F503B"/>
          <w:p w14:paraId="4E6BEAD6" w14:textId="77777777" w:rsidR="006F503B" w:rsidRDefault="006F503B" w:rsidP="006F503B">
            <w:pPr>
              <w:pStyle w:val="Heading4"/>
            </w:pPr>
            <w:r>
              <w:t>What should I do if I have a question about my EOB?</w:t>
            </w:r>
          </w:p>
          <w:p w14:paraId="430017F9" w14:textId="36366F68" w:rsidR="006F503B" w:rsidRDefault="006F503B" w:rsidP="006F503B">
            <w:r>
              <w:t xml:space="preserve">If you have a question about your EOB and how insurance paid your claim, we recommend you contact your insurance plan directly.  If you have additional questions about how your claim was billed, please </w:t>
            </w:r>
            <w:r w:rsidRPr="00737128">
              <w:rPr>
                <w:highlight w:val="green"/>
                <w:u w:val="single"/>
              </w:rPr>
              <w:t>contact us</w:t>
            </w:r>
            <w:r>
              <w:t xml:space="preserve">.  </w:t>
            </w:r>
          </w:p>
        </w:tc>
        <w:tc>
          <w:tcPr>
            <w:tcW w:w="5395" w:type="dxa"/>
          </w:tcPr>
          <w:p w14:paraId="0AC00F1D" w14:textId="224164EC" w:rsidR="006F503B" w:rsidRPr="00BB4417" w:rsidRDefault="1C70EF7C" w:rsidP="24AD949F">
            <w:pPr>
              <w:spacing w:before="240" w:after="240"/>
              <w:rPr>
                <w:rFonts w:eastAsiaTheme="minorEastAsia"/>
                <w:color w:val="000000" w:themeColor="text1"/>
                <w:lang w:val="es-US"/>
              </w:rPr>
            </w:pPr>
            <w:r w:rsidRPr="00BB4417">
              <w:rPr>
                <w:rFonts w:eastAsiaTheme="minorEastAsia"/>
                <w:color w:val="000000" w:themeColor="text1"/>
                <w:lang w:val="es-US"/>
              </w:rPr>
              <w:t>Preguntas Frecuentes sobre las EOB</w:t>
            </w:r>
          </w:p>
          <w:p w14:paraId="50C624C2" w14:textId="156D905A" w:rsidR="006F503B" w:rsidRPr="00BB4417" w:rsidRDefault="1C70EF7C" w:rsidP="24AD949F">
            <w:pPr>
              <w:spacing w:before="240" w:after="240"/>
              <w:rPr>
                <w:rFonts w:eastAsiaTheme="minorEastAsia"/>
                <w:i/>
                <w:iCs/>
                <w:color w:val="0B5394"/>
                <w:lang w:val="es-US"/>
              </w:rPr>
            </w:pPr>
            <w:r w:rsidRPr="00BB4417">
              <w:rPr>
                <w:rFonts w:eastAsiaTheme="minorEastAsia"/>
                <w:i/>
                <w:iCs/>
                <w:color w:val="0B5394"/>
                <w:lang w:val="es-US"/>
              </w:rPr>
              <w:t>¿Qué debo hacer si tengo una pregunta sobre mi EOB?</w:t>
            </w:r>
          </w:p>
          <w:p w14:paraId="75A493AE" w14:textId="10D93B90" w:rsidR="006F503B" w:rsidRDefault="1C70EF7C" w:rsidP="006F503B">
            <w:pPr>
              <w:rPr>
                <w:rFonts w:ascii="Aptos" w:eastAsia="Aptos" w:hAnsi="Aptos" w:cs="Aptos"/>
                <w:lang w:val="es-ES"/>
              </w:rPr>
            </w:pPr>
            <w:r w:rsidRPr="24AD949F">
              <w:rPr>
                <w:rFonts w:eastAsiaTheme="minorEastAsia"/>
                <w:color w:val="000000" w:themeColor="text1"/>
                <w:lang w:val="es-ES"/>
              </w:rPr>
              <w:t xml:space="preserve">Si tiene alguna pregunta sobre su EOB y cómo el seguro pagó su reclamo, le recomendamos que se ponga en contacto directamente con su plan de seguro. Si tiene más preguntas sobre cómo se hizo su reclamo, </w:t>
            </w:r>
            <w:r w:rsidR="7B25CD4E" w:rsidRPr="10871662">
              <w:rPr>
                <w:rFonts w:eastAsiaTheme="minorEastAsia"/>
                <w:color w:val="000000" w:themeColor="text1"/>
                <w:highlight w:val="green"/>
                <w:lang w:val="es-ES"/>
              </w:rPr>
              <w:t>c</w:t>
            </w:r>
            <w:r w:rsidR="7B25CD4E" w:rsidRPr="10871662">
              <w:rPr>
                <w:rFonts w:ascii="Arial" w:eastAsia="Arial" w:hAnsi="Arial" w:cs="Arial"/>
                <w:color w:val="000000" w:themeColor="text1"/>
                <w:sz w:val="22"/>
                <w:szCs w:val="22"/>
                <w:highlight w:val="green"/>
                <w:lang w:val="es-ES"/>
              </w:rPr>
              <w:t>ontáctenos.</w:t>
            </w:r>
          </w:p>
        </w:tc>
      </w:tr>
    </w:tbl>
    <w:p w14:paraId="6852EC4B" w14:textId="77777777" w:rsidR="006F503B" w:rsidRPr="00BB4417" w:rsidRDefault="006F503B" w:rsidP="006F503B">
      <w:pPr>
        <w:rPr>
          <w:lang w:val="es-US"/>
        </w:rPr>
      </w:pPr>
    </w:p>
    <w:p w14:paraId="52811008" w14:textId="77777777" w:rsidR="00741DFC" w:rsidRDefault="00741DFC" w:rsidP="00741DFC">
      <w:pPr>
        <w:pStyle w:val="Heading2"/>
      </w:pPr>
      <w:bookmarkStart w:id="121" w:name="_Toc200962905"/>
      <w:r>
        <w:t>COPAYMENTS, DEDUCTIBLES, COINSURANCE, AND OUT-OF-POCKET MAXIMUMS PAGE</w:t>
      </w:r>
      <w:bookmarkEnd w:id="121"/>
    </w:p>
    <w:p w14:paraId="3C50D301" w14:textId="77777777" w:rsidR="00741DFC" w:rsidRDefault="00741DFC" w:rsidP="00741DFC">
      <w:pPr>
        <w:shd w:val="clear" w:color="auto" w:fill="E8E8E8" w:themeFill="background2"/>
        <w:rPr>
          <w:b/>
          <w:bCs/>
        </w:rPr>
      </w:pPr>
      <w:r>
        <w:rPr>
          <w:b/>
          <w:bCs/>
        </w:rPr>
        <w:t>Page Outline</w:t>
      </w:r>
    </w:p>
    <w:p w14:paraId="03BBADE0" w14:textId="6793045E" w:rsidR="00741DFC" w:rsidRPr="00D671D8" w:rsidRDefault="00630401" w:rsidP="000B1916">
      <w:pPr>
        <w:pStyle w:val="ListParagraph"/>
        <w:numPr>
          <w:ilvl w:val="0"/>
          <w:numId w:val="20"/>
        </w:numPr>
        <w:shd w:val="clear" w:color="auto" w:fill="E8E8E8" w:themeFill="background2"/>
        <w:rPr>
          <w:b/>
          <w:bCs/>
        </w:rPr>
      </w:pPr>
      <w:r w:rsidRPr="00630401">
        <w:t xml:space="preserve">Copayments, Deductibles, Coinsurance, and Out-of-Pocket Maximums </w:t>
      </w:r>
      <w:r w:rsidR="00741DFC">
        <w:t>intro (text) with definitions of terms</w:t>
      </w:r>
    </w:p>
    <w:p w14:paraId="520A1C0D" w14:textId="77777777" w:rsidR="00741DFC" w:rsidRDefault="00741DFC" w:rsidP="000B1916">
      <w:pPr>
        <w:pStyle w:val="ListParagraph"/>
        <w:numPr>
          <w:ilvl w:val="0"/>
          <w:numId w:val="18"/>
        </w:numPr>
        <w:shd w:val="clear" w:color="auto" w:fill="E8E8E8" w:themeFill="background2"/>
      </w:pPr>
      <w:r>
        <w:t>Copayments, Deductibles, Coinsurance, and Out-of-Pocket Maximums (video)</w:t>
      </w:r>
    </w:p>
    <w:p w14:paraId="68E308F8" w14:textId="77777777" w:rsidR="00741DFC" w:rsidRPr="009926DD" w:rsidRDefault="00741DFC" w:rsidP="000B1916">
      <w:pPr>
        <w:pStyle w:val="ListParagraph"/>
        <w:numPr>
          <w:ilvl w:val="0"/>
          <w:numId w:val="18"/>
        </w:numPr>
        <w:shd w:val="clear" w:color="auto" w:fill="E8E8E8" w:themeFill="background2"/>
      </w:pPr>
      <w:r>
        <w:t>Learn More (text) with additional examples and infographics</w:t>
      </w:r>
    </w:p>
    <w:p w14:paraId="68DC01A9" w14:textId="77777777" w:rsidR="00741DFC" w:rsidRDefault="00741DFC" w:rsidP="00741DFC">
      <w:pPr>
        <w:shd w:val="clear" w:color="auto" w:fill="E8E8E8" w:themeFill="background2"/>
        <w:rPr>
          <w:b/>
          <w:bCs/>
        </w:rPr>
      </w:pPr>
    </w:p>
    <w:p w14:paraId="14ED7965" w14:textId="77777777" w:rsidR="00F10F17" w:rsidRDefault="00F10F17" w:rsidP="00F10F17">
      <w:pPr>
        <w:shd w:val="clear" w:color="auto" w:fill="E8E8E8" w:themeFill="background2"/>
      </w:pPr>
      <w:r>
        <w:rPr>
          <w:b/>
          <w:bCs/>
        </w:rPr>
        <w:t xml:space="preserve">Availability: </w:t>
      </w:r>
      <w:r>
        <w:t>After login</w:t>
      </w:r>
    </w:p>
    <w:p w14:paraId="7556C41F" w14:textId="77777777" w:rsidR="00F10F17" w:rsidRDefault="00F10F17" w:rsidP="00F10F17">
      <w:pPr>
        <w:shd w:val="clear" w:color="auto" w:fill="E8E8E8" w:themeFill="background2"/>
      </w:pPr>
    </w:p>
    <w:p w14:paraId="5B389BFD" w14:textId="77777777" w:rsidR="00741DFC" w:rsidRDefault="00741DFC" w:rsidP="00741DFC">
      <w:pPr>
        <w:shd w:val="clear" w:color="auto" w:fill="E8E8E8" w:themeFill="background2"/>
        <w:rPr>
          <w:b/>
          <w:bCs/>
        </w:rPr>
      </w:pPr>
      <w:r>
        <w:rPr>
          <w:b/>
          <w:bCs/>
        </w:rPr>
        <w:t xml:space="preserve">Dev Notes: </w:t>
      </w:r>
    </w:p>
    <w:p w14:paraId="25C532D2" w14:textId="77777777" w:rsidR="00741DFC" w:rsidRDefault="00741DFC" w:rsidP="000B1916">
      <w:pPr>
        <w:pStyle w:val="ListParagraph"/>
        <w:numPr>
          <w:ilvl w:val="0"/>
          <w:numId w:val="17"/>
        </w:numPr>
        <w:shd w:val="clear" w:color="auto" w:fill="E8E8E8" w:themeFill="background2"/>
      </w:pPr>
      <w:r w:rsidRPr="000B64A4">
        <w:t>Video</w:t>
      </w:r>
      <w:r>
        <w:t>s</w:t>
      </w:r>
      <w:r w:rsidRPr="000B64A4">
        <w:t xml:space="preserve"> should include</w:t>
      </w:r>
      <w:r>
        <w:t xml:space="preserve"> closed captioning</w:t>
      </w:r>
      <w:r w:rsidRPr="000B64A4">
        <w:t xml:space="preserve"> transcripts – no need to post script separately.</w:t>
      </w:r>
    </w:p>
    <w:p w14:paraId="193B6A13" w14:textId="77777777" w:rsidR="00741DFC" w:rsidRDefault="00741DFC" w:rsidP="000B1916">
      <w:pPr>
        <w:pStyle w:val="ListParagraph"/>
        <w:numPr>
          <w:ilvl w:val="0"/>
          <w:numId w:val="17"/>
        </w:numPr>
        <w:shd w:val="clear" w:color="auto" w:fill="E8E8E8" w:themeFill="background2"/>
      </w:pPr>
      <w:r>
        <w:t>Can the three examples under “Learn More” be organized so that each example can expanded (rather than overwhelming with too much information at once)?</w:t>
      </w:r>
    </w:p>
    <w:p w14:paraId="17610ED5" w14:textId="77777777" w:rsidR="00741DFC" w:rsidRPr="000B64A4" w:rsidRDefault="00741DFC" w:rsidP="00741DFC">
      <w:pPr>
        <w:shd w:val="clear" w:color="auto" w:fill="E8E8E8" w:themeFill="background2"/>
      </w:pPr>
    </w:p>
    <w:p w14:paraId="0182B023" w14:textId="77777777" w:rsidR="00741DFC" w:rsidRDefault="00741DFC" w:rsidP="00741DFC">
      <w:pPr>
        <w:shd w:val="clear" w:color="auto" w:fill="E8E8E8" w:themeFill="background2"/>
        <w:rPr>
          <w:b/>
          <w:bCs/>
        </w:rPr>
      </w:pPr>
      <w:r w:rsidRPr="00F31035">
        <w:rPr>
          <w:b/>
          <w:bCs/>
        </w:rPr>
        <w:t>Objectives: patient will be able to</w:t>
      </w:r>
      <w:r>
        <w:rPr>
          <w:b/>
          <w:bCs/>
        </w:rPr>
        <w:t>…</w:t>
      </w:r>
    </w:p>
    <w:p w14:paraId="0DABEF62" w14:textId="77777777" w:rsidR="00004E9B" w:rsidRPr="003957C9" w:rsidRDefault="00004E9B" w:rsidP="000B1916">
      <w:pPr>
        <w:pStyle w:val="ListParagraph"/>
        <w:numPr>
          <w:ilvl w:val="0"/>
          <w:numId w:val="36"/>
        </w:numPr>
        <w:shd w:val="clear" w:color="auto" w:fill="E8E8E8" w:themeFill="background2"/>
      </w:pPr>
      <w:r w:rsidRPr="003957C9">
        <w:t>Define a copayment</w:t>
      </w:r>
    </w:p>
    <w:p w14:paraId="180B2CB7" w14:textId="77777777" w:rsidR="00004E9B" w:rsidRPr="003957C9" w:rsidRDefault="00004E9B" w:rsidP="000B1916">
      <w:pPr>
        <w:pStyle w:val="ListParagraph"/>
        <w:numPr>
          <w:ilvl w:val="0"/>
          <w:numId w:val="36"/>
        </w:numPr>
        <w:shd w:val="clear" w:color="auto" w:fill="E8E8E8" w:themeFill="background2"/>
      </w:pPr>
      <w:r w:rsidRPr="003957C9">
        <w:t>Define a deductible</w:t>
      </w:r>
    </w:p>
    <w:p w14:paraId="7FBF2A9A" w14:textId="77777777" w:rsidR="00004E9B" w:rsidRPr="003957C9" w:rsidRDefault="00004E9B" w:rsidP="000B1916">
      <w:pPr>
        <w:pStyle w:val="ListParagraph"/>
        <w:numPr>
          <w:ilvl w:val="0"/>
          <w:numId w:val="36"/>
        </w:numPr>
        <w:shd w:val="clear" w:color="auto" w:fill="E8E8E8" w:themeFill="background2"/>
      </w:pPr>
      <w:r w:rsidRPr="003957C9">
        <w:t>Define coinsurance</w:t>
      </w:r>
    </w:p>
    <w:p w14:paraId="63D24E64" w14:textId="77777777" w:rsidR="00004E9B" w:rsidRDefault="00004E9B" w:rsidP="000B1916">
      <w:pPr>
        <w:pStyle w:val="ListParagraph"/>
        <w:numPr>
          <w:ilvl w:val="0"/>
          <w:numId w:val="36"/>
        </w:numPr>
        <w:shd w:val="clear" w:color="auto" w:fill="E8E8E8" w:themeFill="background2"/>
      </w:pPr>
      <w:r w:rsidRPr="003957C9">
        <w:t>Define out-of-pocket maximum</w:t>
      </w:r>
    </w:p>
    <w:p w14:paraId="16163EE7" w14:textId="77777777" w:rsidR="00004E9B" w:rsidRDefault="00004E9B" w:rsidP="000B1916">
      <w:pPr>
        <w:pStyle w:val="ListParagraph"/>
        <w:numPr>
          <w:ilvl w:val="0"/>
          <w:numId w:val="36"/>
        </w:numPr>
        <w:shd w:val="clear" w:color="auto" w:fill="E8E8E8" w:themeFill="background2"/>
      </w:pPr>
      <w:r>
        <w:t>Given a scenario including information on a patient’s plan and medical expenses, determine how much of the bill the patient will need to pay.</w:t>
      </w:r>
    </w:p>
    <w:p w14:paraId="6E77DEF5" w14:textId="77777777" w:rsidR="00280D5E" w:rsidRDefault="00280D5E" w:rsidP="00741DFC">
      <w:pPr>
        <w:pStyle w:val="ListParagraph"/>
        <w:shd w:val="clear" w:color="auto" w:fill="E8E8E8" w:themeFill="background2"/>
      </w:pPr>
    </w:p>
    <w:p w14:paraId="07B1624E" w14:textId="77777777" w:rsidR="00741DFC" w:rsidRDefault="00741DFC" w:rsidP="00741DFC">
      <w:pPr>
        <w:shd w:val="clear" w:color="auto" w:fill="E8E8E8" w:themeFill="background2"/>
        <w:rPr>
          <w:b/>
          <w:bCs/>
        </w:rPr>
      </w:pPr>
      <w:r>
        <w:rPr>
          <w:b/>
          <w:bCs/>
        </w:rPr>
        <w:t>Glossary Terms in this Page</w:t>
      </w:r>
    </w:p>
    <w:p w14:paraId="3B150335" w14:textId="77777777" w:rsidR="00741DFC" w:rsidRPr="003758E0" w:rsidRDefault="00741DFC" w:rsidP="000B1916">
      <w:pPr>
        <w:pStyle w:val="ListParagraph"/>
        <w:numPr>
          <w:ilvl w:val="0"/>
          <w:numId w:val="17"/>
        </w:numPr>
        <w:shd w:val="clear" w:color="auto" w:fill="E8E8E8" w:themeFill="background2"/>
        <w:rPr>
          <w:highlight w:val="yellow"/>
        </w:rPr>
      </w:pPr>
      <w:r w:rsidRPr="003758E0">
        <w:rPr>
          <w:highlight w:val="yellow"/>
        </w:rPr>
        <w:t>Coinsurance</w:t>
      </w:r>
    </w:p>
    <w:p w14:paraId="3028DCED" w14:textId="77777777" w:rsidR="00741DFC" w:rsidRPr="003758E0" w:rsidRDefault="00741DFC" w:rsidP="000B1916">
      <w:pPr>
        <w:pStyle w:val="ListParagraph"/>
        <w:numPr>
          <w:ilvl w:val="0"/>
          <w:numId w:val="17"/>
        </w:numPr>
        <w:shd w:val="clear" w:color="auto" w:fill="E8E8E8" w:themeFill="background2"/>
        <w:rPr>
          <w:highlight w:val="yellow"/>
        </w:rPr>
      </w:pPr>
      <w:r w:rsidRPr="003758E0">
        <w:rPr>
          <w:highlight w:val="yellow"/>
        </w:rPr>
        <w:t>Copayment</w:t>
      </w:r>
    </w:p>
    <w:p w14:paraId="2AB02D51" w14:textId="77777777" w:rsidR="00741DFC" w:rsidRPr="003758E0" w:rsidRDefault="00741DFC" w:rsidP="000B1916">
      <w:pPr>
        <w:pStyle w:val="ListParagraph"/>
        <w:numPr>
          <w:ilvl w:val="0"/>
          <w:numId w:val="17"/>
        </w:numPr>
        <w:shd w:val="clear" w:color="auto" w:fill="E8E8E8" w:themeFill="background2"/>
        <w:rPr>
          <w:highlight w:val="yellow"/>
        </w:rPr>
      </w:pPr>
      <w:r w:rsidRPr="003758E0">
        <w:rPr>
          <w:highlight w:val="yellow"/>
        </w:rPr>
        <w:t>Covered service</w:t>
      </w:r>
    </w:p>
    <w:p w14:paraId="43C73F43" w14:textId="77777777" w:rsidR="00741DFC" w:rsidRPr="003758E0" w:rsidRDefault="00741DFC" w:rsidP="000B1916">
      <w:pPr>
        <w:pStyle w:val="ListParagraph"/>
        <w:numPr>
          <w:ilvl w:val="0"/>
          <w:numId w:val="17"/>
        </w:numPr>
        <w:shd w:val="clear" w:color="auto" w:fill="E8E8E8" w:themeFill="background2"/>
        <w:rPr>
          <w:highlight w:val="yellow"/>
        </w:rPr>
      </w:pPr>
      <w:r w:rsidRPr="003758E0">
        <w:rPr>
          <w:highlight w:val="yellow"/>
        </w:rPr>
        <w:t>Deductible</w:t>
      </w:r>
    </w:p>
    <w:p w14:paraId="4DD2C814" w14:textId="77777777" w:rsidR="00741DFC" w:rsidRPr="003758E0" w:rsidRDefault="00741DFC" w:rsidP="000B1916">
      <w:pPr>
        <w:pStyle w:val="ListParagraph"/>
        <w:numPr>
          <w:ilvl w:val="0"/>
          <w:numId w:val="17"/>
        </w:numPr>
        <w:shd w:val="clear" w:color="auto" w:fill="E8E8E8" w:themeFill="background2"/>
        <w:rPr>
          <w:highlight w:val="yellow"/>
        </w:rPr>
      </w:pPr>
      <w:r w:rsidRPr="003758E0">
        <w:rPr>
          <w:highlight w:val="yellow"/>
        </w:rPr>
        <w:t>Out-of-pocket maximum</w:t>
      </w:r>
    </w:p>
    <w:p w14:paraId="2A527FD5" w14:textId="77777777" w:rsidR="00741DFC" w:rsidRDefault="00741DFC" w:rsidP="00741DFC">
      <w:pPr>
        <w:shd w:val="clear" w:color="auto" w:fill="E8E8E8" w:themeFill="background2"/>
        <w:rPr>
          <w:b/>
          <w:bCs/>
        </w:rPr>
      </w:pPr>
    </w:p>
    <w:p w14:paraId="39FEDCAE" w14:textId="792C53BF" w:rsidR="00741DFC" w:rsidRDefault="00741DFC" w:rsidP="00741DFC">
      <w:pPr>
        <w:shd w:val="clear" w:color="auto" w:fill="E8E8E8" w:themeFill="background2"/>
        <w:rPr>
          <w:b/>
          <w:bCs/>
        </w:rPr>
      </w:pPr>
      <w:r>
        <w:rPr>
          <w:b/>
          <w:bCs/>
        </w:rPr>
        <w:t xml:space="preserve">Date Sent for Review: </w:t>
      </w:r>
      <w:r w:rsidR="001D7E1F">
        <w:rPr>
          <w:b/>
          <w:bCs/>
        </w:rPr>
        <w:t>1/6/2025</w:t>
      </w:r>
    </w:p>
    <w:p w14:paraId="0164D1F0" w14:textId="347642D6" w:rsidR="00741DFC" w:rsidRDefault="00741DFC" w:rsidP="00741DFC">
      <w:pPr>
        <w:shd w:val="clear" w:color="auto" w:fill="E8E8E8" w:themeFill="background2"/>
        <w:rPr>
          <w:b/>
          <w:bCs/>
        </w:rPr>
      </w:pPr>
      <w:r>
        <w:rPr>
          <w:b/>
          <w:bCs/>
        </w:rPr>
        <w:t xml:space="preserve">Date Sent for Inclusion: </w:t>
      </w:r>
      <w:r w:rsidR="008C3513">
        <w:rPr>
          <w:b/>
          <w:bCs/>
        </w:rPr>
        <w:t>1/30/2025</w:t>
      </w:r>
    </w:p>
    <w:p w14:paraId="14E9455F" w14:textId="77777777" w:rsidR="007F46B8" w:rsidRDefault="007F46B8" w:rsidP="00741DFC">
      <w:pPr>
        <w:shd w:val="clear" w:color="auto" w:fill="E8E8E8" w:themeFill="background2"/>
        <w:rPr>
          <w:b/>
          <w:bCs/>
        </w:rPr>
      </w:pPr>
    </w:p>
    <w:p w14:paraId="726B1AE5" w14:textId="11FD1D00" w:rsidR="007F46B8" w:rsidRDefault="007F46B8" w:rsidP="00741DFC">
      <w:pPr>
        <w:shd w:val="clear" w:color="auto" w:fill="E8E8E8" w:themeFill="background2"/>
        <w:rPr>
          <w:b/>
          <w:bCs/>
        </w:rPr>
      </w:pPr>
      <w:r>
        <w:rPr>
          <w:b/>
          <w:bCs/>
        </w:rPr>
        <w:t xml:space="preserve">Reading for Spanish Translation? </w:t>
      </w:r>
      <w:r w:rsidRPr="007F46B8">
        <w:rPr>
          <w:b/>
          <w:bCs/>
          <w:color w:val="4EA72E" w:themeColor="accent6"/>
        </w:rPr>
        <w:t>Yes (5/13/2025)</w:t>
      </w:r>
    </w:p>
    <w:p w14:paraId="1158190E" w14:textId="3A7591C8" w:rsidR="00CE6187" w:rsidRDefault="00CE6187" w:rsidP="00CE6187">
      <w:pPr>
        <w:shd w:val="clear" w:color="auto" w:fill="E8E8E8" w:themeFill="background2"/>
        <w:rPr>
          <w:b/>
          <w:bCs/>
        </w:rPr>
      </w:pPr>
      <w:r>
        <w:rPr>
          <w:b/>
          <w:bCs/>
        </w:rPr>
        <w:t xml:space="preserve">Translations in Portal? </w:t>
      </w:r>
      <w:r w:rsidR="00FA6C20">
        <w:rPr>
          <w:rStyle w:val="NormalSpanishChar"/>
          <w:b/>
          <w:bCs/>
        </w:rPr>
        <w:t>Yes (</w:t>
      </w:r>
      <w:r w:rsidR="002C6AB9">
        <w:rPr>
          <w:rStyle w:val="NormalSpanishChar"/>
          <w:b/>
          <w:bCs/>
        </w:rPr>
        <w:t>7/</w:t>
      </w:r>
      <w:r w:rsidR="00AC1C19">
        <w:rPr>
          <w:rStyle w:val="NormalSpanishChar"/>
          <w:b/>
          <w:bCs/>
        </w:rPr>
        <w:t>29/2025)</w:t>
      </w:r>
    </w:p>
    <w:p w14:paraId="13D685AF" w14:textId="77777777" w:rsidR="00741DFC" w:rsidRDefault="00741DFC" w:rsidP="00741DFC">
      <w:pPr>
        <w:shd w:val="clear" w:color="auto" w:fill="E8E8E8" w:themeFill="background2"/>
        <w:rPr>
          <w:b/>
          <w:bCs/>
        </w:rPr>
      </w:pPr>
    </w:p>
    <w:p w14:paraId="27D34579" w14:textId="77777777" w:rsidR="00741DFC" w:rsidRDefault="00741DFC" w:rsidP="00741DFC">
      <w:pPr>
        <w:shd w:val="clear" w:color="auto" w:fill="E8E8E8" w:themeFill="background2"/>
        <w:rPr>
          <w:b/>
          <w:bCs/>
        </w:rPr>
      </w:pPr>
      <w:r>
        <w:rPr>
          <w:b/>
          <w:bCs/>
        </w:rPr>
        <w:t>General Notes:</w:t>
      </w:r>
    </w:p>
    <w:p w14:paraId="6F1CE917" w14:textId="77777777" w:rsidR="00741DFC" w:rsidRPr="007C1318" w:rsidRDefault="00741DFC" w:rsidP="00741DFC"/>
    <w:p w14:paraId="43270D68" w14:textId="5E44658C" w:rsidR="00741DFC" w:rsidRDefault="00741DFC" w:rsidP="00741DFC">
      <w:pPr>
        <w:pStyle w:val="Heading3"/>
      </w:pPr>
      <w:r>
        <w:t xml:space="preserve">Copayments, Deductibles, Coinsurance, and Out-of-Pocket Maximums </w:t>
      </w:r>
      <w:r w:rsidR="00630401">
        <w:t>Intro (text)</w:t>
      </w:r>
    </w:p>
    <w:tbl>
      <w:tblPr>
        <w:tblStyle w:val="TableGrid"/>
        <w:tblW w:w="0" w:type="auto"/>
        <w:tblLook w:val="04A0" w:firstRow="1" w:lastRow="0" w:firstColumn="1" w:lastColumn="0" w:noHBand="0" w:noVBand="1"/>
      </w:tblPr>
      <w:tblGrid>
        <w:gridCol w:w="5395"/>
        <w:gridCol w:w="5395"/>
      </w:tblGrid>
      <w:tr w:rsidR="00630401" w14:paraId="485384C4" w14:textId="77777777" w:rsidTr="58F249CE">
        <w:tc>
          <w:tcPr>
            <w:tcW w:w="5395" w:type="dxa"/>
          </w:tcPr>
          <w:p w14:paraId="6D4D7306" w14:textId="70696CB9" w:rsidR="00630401" w:rsidRDefault="00630401" w:rsidP="00630401">
            <w:r>
              <w:t>English</w:t>
            </w:r>
          </w:p>
        </w:tc>
        <w:tc>
          <w:tcPr>
            <w:tcW w:w="5395" w:type="dxa"/>
          </w:tcPr>
          <w:p w14:paraId="4F4294CE" w14:textId="7F981F41" w:rsidR="00630401" w:rsidRDefault="00630401" w:rsidP="1AAE032A">
            <w:pPr>
              <w:rPr>
                <w:highlight w:val="cyan"/>
              </w:rPr>
            </w:pPr>
            <w:r w:rsidRPr="1AAE032A">
              <w:rPr>
                <w:highlight w:val="cyan"/>
              </w:rPr>
              <w:t>Spanish</w:t>
            </w:r>
          </w:p>
        </w:tc>
      </w:tr>
      <w:tr w:rsidR="00630401" w:rsidRPr="00FA6C20" w14:paraId="3BFEA8E1" w14:textId="77777777" w:rsidTr="58F249CE">
        <w:tc>
          <w:tcPr>
            <w:tcW w:w="5395" w:type="dxa"/>
          </w:tcPr>
          <w:p w14:paraId="38A9030E" w14:textId="77777777" w:rsidR="00630401" w:rsidRDefault="00630401" w:rsidP="00630401">
            <w:r w:rsidRPr="00630401">
              <w:t>Copayments, Deductibles, Coinsurance, and Out-of-Pocket Maximums</w:t>
            </w:r>
          </w:p>
          <w:p w14:paraId="6B031AA8" w14:textId="77777777" w:rsidR="00630401" w:rsidRDefault="00630401" w:rsidP="00630401"/>
          <w:p w14:paraId="1A5C0E46" w14:textId="77777777" w:rsidR="00630401" w:rsidRDefault="00630401" w:rsidP="00630401">
            <w:r>
              <w:t xml:space="preserve">If you have health insurance, you and your insurance plan share responsibility for medical costs.  Copayments, deductibles, and coinsurance are the amounts you are responsible for paying toward medical bills until you reach your out-of-pocket-maximum. </w:t>
            </w:r>
          </w:p>
          <w:p w14:paraId="589C4854" w14:textId="77777777" w:rsidR="00630401" w:rsidRDefault="00630401" w:rsidP="00630401"/>
          <w:p w14:paraId="7E8FA17E" w14:textId="77777777" w:rsidR="00630401" w:rsidRDefault="00630401" w:rsidP="000B1916">
            <w:pPr>
              <w:pStyle w:val="ListParagraph"/>
              <w:numPr>
                <w:ilvl w:val="0"/>
                <w:numId w:val="25"/>
              </w:numPr>
            </w:pPr>
            <w:r>
              <w:t xml:space="preserve">A </w:t>
            </w:r>
            <w:r>
              <w:rPr>
                <w:b/>
                <w:bCs/>
              </w:rPr>
              <w:t>copayment</w:t>
            </w:r>
            <w:r>
              <w:t xml:space="preserve"> (or copay) is a flat fee that you pay each time you go to the doctor or fill a prescription.  Copayments, and when they are due, vary depending on the plan.</w:t>
            </w:r>
          </w:p>
          <w:p w14:paraId="67335CF3" w14:textId="77777777" w:rsidR="00630401" w:rsidRDefault="00630401" w:rsidP="000B1916">
            <w:pPr>
              <w:pStyle w:val="ListParagraph"/>
              <w:numPr>
                <w:ilvl w:val="0"/>
                <w:numId w:val="25"/>
              </w:numPr>
            </w:pPr>
            <w:r>
              <w:t xml:space="preserve">A </w:t>
            </w:r>
            <w:r>
              <w:rPr>
                <w:b/>
                <w:bCs/>
              </w:rPr>
              <w:t xml:space="preserve">deductible </w:t>
            </w:r>
            <w:r>
              <w:t>is the amount of money you have to pay toward covered services each year before insurance will help pay.  This amount is determined by your insurance plan and resets each year.</w:t>
            </w:r>
          </w:p>
          <w:p w14:paraId="3881D1FC" w14:textId="77777777" w:rsidR="00630401" w:rsidRDefault="00630401" w:rsidP="000B1916">
            <w:pPr>
              <w:pStyle w:val="ListParagraph"/>
              <w:numPr>
                <w:ilvl w:val="0"/>
                <w:numId w:val="25"/>
              </w:numPr>
            </w:pPr>
            <w:r>
              <w:rPr>
                <w:b/>
                <w:bCs/>
              </w:rPr>
              <w:t xml:space="preserve">Coinsurance </w:t>
            </w:r>
            <w:r>
              <w:t xml:space="preserve">is the part of costs you have to pay for covered services after you have met your deductible.  Think of it as splitting the cost with your insurance company.  For example, if your coinsurance is 20%, then you would pay 20% of the bill and your insurance company would pay the other 80% of eligible </w:t>
            </w:r>
            <w:commentRangeStart w:id="122"/>
            <w:commentRangeStart w:id="123"/>
            <w:commentRangeStart w:id="124"/>
            <w:commentRangeStart w:id="125"/>
            <w:r>
              <w:t>costs</w:t>
            </w:r>
            <w:commentRangeEnd w:id="122"/>
            <w:r>
              <w:rPr>
                <w:rStyle w:val="CommentReference"/>
                <w:sz w:val="24"/>
                <w:szCs w:val="24"/>
              </w:rPr>
              <w:commentReference w:id="122"/>
            </w:r>
            <w:commentRangeEnd w:id="123"/>
            <w:r>
              <w:rPr>
                <w:rStyle w:val="CommentReference"/>
              </w:rPr>
              <w:commentReference w:id="123"/>
            </w:r>
            <w:commentRangeEnd w:id="124"/>
            <w:r>
              <w:rPr>
                <w:rStyle w:val="CommentReference"/>
              </w:rPr>
              <w:commentReference w:id="124"/>
            </w:r>
            <w:commentRangeEnd w:id="125"/>
            <w:r>
              <w:rPr>
                <w:rStyle w:val="CommentReference"/>
              </w:rPr>
              <w:commentReference w:id="125"/>
            </w:r>
            <w:r>
              <w:t>.</w:t>
            </w:r>
          </w:p>
          <w:p w14:paraId="6761861D" w14:textId="77777777" w:rsidR="00630401" w:rsidRDefault="00630401" w:rsidP="000B1916">
            <w:pPr>
              <w:pStyle w:val="ListParagraph"/>
              <w:numPr>
                <w:ilvl w:val="0"/>
                <w:numId w:val="25"/>
              </w:numPr>
            </w:pPr>
            <w:r w:rsidRPr="007805A6">
              <w:t>Once you have paid a certain amount of money in a year</w:t>
            </w:r>
            <w:r>
              <w:t xml:space="preserve"> toward medical costs</w:t>
            </w:r>
            <w:r w:rsidRPr="007805A6">
              <w:t xml:space="preserve">, insurance will pay </w:t>
            </w:r>
            <w:commentRangeStart w:id="127"/>
            <w:commentRangeStart w:id="128"/>
            <w:commentRangeEnd w:id="127"/>
            <w:r w:rsidRPr="007805A6">
              <w:rPr>
                <w:rStyle w:val="CommentReference"/>
                <w:sz w:val="24"/>
                <w:szCs w:val="24"/>
              </w:rPr>
              <w:commentReference w:id="127"/>
            </w:r>
            <w:commentRangeEnd w:id="128"/>
            <w:r>
              <w:rPr>
                <w:rStyle w:val="CommentReference"/>
              </w:rPr>
              <w:commentReference w:id="128"/>
            </w:r>
            <w:r w:rsidRPr="007805A6">
              <w:t xml:space="preserve">remaining costs for covered services. This set amount is </w:t>
            </w:r>
            <w:r>
              <w:t>your</w:t>
            </w:r>
            <w:r w:rsidRPr="007805A6">
              <w:t xml:space="preserve"> </w:t>
            </w:r>
            <w:r w:rsidRPr="007805A6">
              <w:rPr>
                <w:b/>
                <w:bCs/>
              </w:rPr>
              <w:t>out-of-pocket maximum</w:t>
            </w:r>
            <w:r w:rsidRPr="007805A6">
              <w:t xml:space="preserve">.  </w:t>
            </w:r>
          </w:p>
          <w:p w14:paraId="2362F103" w14:textId="77777777" w:rsidR="00630401" w:rsidRDefault="00630401" w:rsidP="00630401"/>
          <w:p w14:paraId="0D2FCB8C" w14:textId="6EA1A5C8" w:rsidR="00630401" w:rsidRDefault="00630401" w:rsidP="00630401">
            <w:r w:rsidRPr="007C1318">
              <w:t>Learning about your plan’s copayments, deductible, coinsurance, and out-of-pocket maximum before you get care can help you know how much you’ll need to pay.</w:t>
            </w:r>
          </w:p>
          <w:p w14:paraId="47193C8D" w14:textId="5E9A6256" w:rsidR="00630401" w:rsidRDefault="00630401" w:rsidP="00630401"/>
        </w:tc>
        <w:tc>
          <w:tcPr>
            <w:tcW w:w="5395" w:type="dxa"/>
          </w:tcPr>
          <w:p w14:paraId="10C0A825" w14:textId="7E50DC86" w:rsidR="00630401" w:rsidRPr="00FA6C20" w:rsidRDefault="572BE348" w:rsidP="58F249CE">
            <w:pPr>
              <w:shd w:val="clear" w:color="auto" w:fill="FFFFFF" w:themeFill="background1"/>
              <w:rPr>
                <w:rFonts w:eastAsiaTheme="minorEastAsia"/>
                <w:color w:val="000000" w:themeColor="text1"/>
                <w:lang w:val="es-US"/>
              </w:rPr>
            </w:pPr>
            <w:r w:rsidRPr="00FA6C20">
              <w:rPr>
                <w:rFonts w:eastAsiaTheme="minorEastAsia"/>
                <w:color w:val="000000" w:themeColor="text1"/>
                <w:lang w:val="es-US"/>
              </w:rPr>
              <w:t xml:space="preserve">Copagos, Deducibles, Coseguros y Pagos Máximos de Bolsillo </w:t>
            </w:r>
          </w:p>
          <w:p w14:paraId="75EDDDA4" w14:textId="609C5580" w:rsidR="00630401" w:rsidRPr="00FA6C20" w:rsidRDefault="572BE348" w:rsidP="58F249CE">
            <w:pPr>
              <w:shd w:val="clear" w:color="auto" w:fill="FFFFFF" w:themeFill="background1"/>
              <w:rPr>
                <w:rFonts w:eastAsiaTheme="minorEastAsia"/>
                <w:color w:val="000000" w:themeColor="text1"/>
                <w:lang w:val="es-US"/>
              </w:rPr>
            </w:pPr>
            <w:r w:rsidRPr="00FA6C20">
              <w:rPr>
                <w:rFonts w:eastAsiaTheme="minorEastAsia"/>
                <w:color w:val="000000" w:themeColor="text1"/>
                <w:lang w:val="es-US"/>
              </w:rPr>
              <w:t xml:space="preserve"> </w:t>
            </w:r>
          </w:p>
          <w:p w14:paraId="6DCB20FF" w14:textId="277EE6C7" w:rsidR="00630401" w:rsidRDefault="572BE348" w:rsidP="58F249CE">
            <w:pPr>
              <w:shd w:val="clear" w:color="auto" w:fill="FFFFFF" w:themeFill="background1"/>
              <w:rPr>
                <w:rFonts w:eastAsiaTheme="minorEastAsia"/>
                <w:color w:val="000000" w:themeColor="text1"/>
                <w:lang w:val="es-ES"/>
              </w:rPr>
            </w:pPr>
            <w:r w:rsidRPr="58F249CE">
              <w:rPr>
                <w:rFonts w:eastAsiaTheme="minorEastAsia"/>
                <w:color w:val="000000" w:themeColor="text1"/>
                <w:lang w:val="es-ES"/>
              </w:rPr>
              <w:t xml:space="preserve">Si tiene un seguro médico, usted y su plan de seguro comparten la responsabilidad de los </w:t>
            </w:r>
            <w:r w:rsidR="7E9396D7" w:rsidRPr="58F249CE">
              <w:rPr>
                <w:rFonts w:eastAsiaTheme="minorEastAsia"/>
                <w:color w:val="000000" w:themeColor="text1"/>
                <w:lang w:val="es-ES"/>
              </w:rPr>
              <w:t>cost</w:t>
            </w:r>
            <w:r w:rsidRPr="58F249CE">
              <w:rPr>
                <w:rFonts w:eastAsiaTheme="minorEastAsia"/>
                <w:color w:val="000000" w:themeColor="text1"/>
                <w:lang w:val="es-ES"/>
              </w:rPr>
              <w:t xml:space="preserve">os médicos. </w:t>
            </w:r>
            <w:r w:rsidR="00B36C43" w:rsidRPr="58F249CE">
              <w:rPr>
                <w:rFonts w:eastAsiaTheme="minorEastAsia"/>
                <w:color w:val="000000" w:themeColor="text1"/>
                <w:lang w:val="es-ES"/>
              </w:rPr>
              <w:t xml:space="preserve">Usted va a llegar al </w:t>
            </w:r>
            <w:r w:rsidR="09D2C13B" w:rsidRPr="58F249CE">
              <w:rPr>
                <w:rFonts w:eastAsiaTheme="minorEastAsia"/>
                <w:color w:val="000000" w:themeColor="text1"/>
                <w:lang w:val="es-ES"/>
              </w:rPr>
              <w:t>pago máximo de su bolsillo</w:t>
            </w:r>
            <w:r w:rsidR="46F9F7EB" w:rsidRPr="58F249CE">
              <w:rPr>
                <w:rFonts w:eastAsiaTheme="minorEastAsia"/>
                <w:color w:val="000000" w:themeColor="text1"/>
                <w:lang w:val="es-ES"/>
              </w:rPr>
              <w:t xml:space="preserve"> </w:t>
            </w:r>
            <w:r w:rsidR="41E683FF" w:rsidRPr="58F249CE">
              <w:rPr>
                <w:rFonts w:eastAsiaTheme="minorEastAsia"/>
                <w:color w:val="000000" w:themeColor="text1"/>
                <w:lang w:val="es-ES"/>
              </w:rPr>
              <w:t>después de hacer</w:t>
            </w:r>
            <w:r w:rsidR="3C66FD09" w:rsidRPr="58F249CE">
              <w:rPr>
                <w:rFonts w:eastAsiaTheme="minorEastAsia"/>
                <w:color w:val="000000" w:themeColor="text1"/>
                <w:lang w:val="es-ES"/>
              </w:rPr>
              <w:t xml:space="preserve"> los</w:t>
            </w:r>
            <w:r w:rsidR="377CB0E4" w:rsidRPr="58F249CE">
              <w:rPr>
                <w:rFonts w:eastAsiaTheme="minorEastAsia"/>
                <w:color w:val="000000" w:themeColor="text1"/>
                <w:lang w:val="es-ES"/>
              </w:rPr>
              <w:t xml:space="preserve"> pagos </w:t>
            </w:r>
            <w:r w:rsidR="4D1A4035" w:rsidRPr="58F249CE">
              <w:rPr>
                <w:rFonts w:eastAsiaTheme="minorEastAsia"/>
                <w:color w:val="000000" w:themeColor="text1"/>
                <w:lang w:val="es-ES"/>
              </w:rPr>
              <w:t xml:space="preserve">que le tocan </w:t>
            </w:r>
            <w:r w:rsidR="6CA1323C" w:rsidRPr="58F249CE">
              <w:rPr>
                <w:rFonts w:eastAsiaTheme="minorEastAsia"/>
                <w:color w:val="000000" w:themeColor="text1"/>
                <w:lang w:val="es-ES"/>
              </w:rPr>
              <w:t>de</w:t>
            </w:r>
            <w:r w:rsidR="3D10FA7B" w:rsidRPr="58F249CE">
              <w:rPr>
                <w:rFonts w:eastAsiaTheme="minorEastAsia"/>
                <w:color w:val="000000" w:themeColor="text1"/>
                <w:lang w:val="es-ES"/>
              </w:rPr>
              <w:t xml:space="preserve"> su</w:t>
            </w:r>
            <w:r w:rsidR="3217E17F" w:rsidRPr="58F249CE">
              <w:rPr>
                <w:rFonts w:eastAsiaTheme="minorEastAsia"/>
                <w:color w:val="000000" w:themeColor="text1"/>
                <w:lang w:val="es-ES"/>
              </w:rPr>
              <w:t xml:space="preserve"> cuenta </w:t>
            </w:r>
            <w:r w:rsidR="4F380374" w:rsidRPr="58F249CE">
              <w:rPr>
                <w:rFonts w:eastAsiaTheme="minorEastAsia"/>
                <w:color w:val="000000" w:themeColor="text1"/>
                <w:lang w:val="es-ES"/>
              </w:rPr>
              <w:t>médica</w:t>
            </w:r>
            <w:r w:rsidR="3217E17F" w:rsidRPr="58F249CE">
              <w:rPr>
                <w:rFonts w:eastAsiaTheme="minorEastAsia"/>
                <w:color w:val="000000" w:themeColor="text1"/>
                <w:lang w:val="es-ES"/>
              </w:rPr>
              <w:t xml:space="preserve"> </w:t>
            </w:r>
            <w:r w:rsidR="1ABCECA9" w:rsidRPr="58F249CE">
              <w:rPr>
                <w:rFonts w:eastAsiaTheme="minorEastAsia"/>
                <w:color w:val="000000" w:themeColor="text1"/>
                <w:lang w:val="es-ES"/>
              </w:rPr>
              <w:t xml:space="preserve">a través de </w:t>
            </w:r>
            <w:r w:rsidR="0F9F47E5" w:rsidRPr="58F249CE">
              <w:rPr>
                <w:rFonts w:eastAsiaTheme="minorEastAsia"/>
                <w:color w:val="000000" w:themeColor="text1"/>
                <w:lang w:val="es-ES"/>
              </w:rPr>
              <w:t>los</w:t>
            </w:r>
            <w:r w:rsidRPr="58F249CE">
              <w:rPr>
                <w:rFonts w:eastAsiaTheme="minorEastAsia"/>
                <w:color w:val="000000" w:themeColor="text1"/>
                <w:lang w:val="es-ES"/>
              </w:rPr>
              <w:t xml:space="preserve"> copagos, los deducibles y el coseguro</w:t>
            </w:r>
            <w:r w:rsidR="5791B891" w:rsidRPr="58F249CE">
              <w:rPr>
                <w:rFonts w:eastAsiaTheme="minorEastAsia"/>
                <w:color w:val="000000" w:themeColor="text1"/>
                <w:lang w:val="es-ES"/>
              </w:rPr>
              <w:t>.</w:t>
            </w:r>
          </w:p>
          <w:p w14:paraId="636D55C4" w14:textId="095BA870" w:rsidR="00630401" w:rsidRPr="00FA6C20" w:rsidRDefault="572BE348" w:rsidP="58F249CE">
            <w:pPr>
              <w:pStyle w:val="ListParagraph"/>
              <w:numPr>
                <w:ilvl w:val="0"/>
                <w:numId w:val="6"/>
              </w:numPr>
              <w:spacing w:before="240" w:after="240"/>
              <w:rPr>
                <w:rFonts w:eastAsiaTheme="minorEastAsia"/>
                <w:color w:val="000000" w:themeColor="text1"/>
                <w:lang w:val="es-US"/>
              </w:rPr>
            </w:pPr>
            <w:r w:rsidRPr="00FA6C20">
              <w:rPr>
                <w:rFonts w:eastAsiaTheme="minorEastAsia"/>
                <w:color w:val="000000" w:themeColor="text1"/>
                <w:lang w:val="es-US"/>
              </w:rPr>
              <w:t xml:space="preserve">Un </w:t>
            </w:r>
            <w:r w:rsidRPr="00FA6C20">
              <w:rPr>
                <w:rFonts w:eastAsiaTheme="minorEastAsia"/>
                <w:b/>
                <w:bCs/>
                <w:color w:val="000000" w:themeColor="text1"/>
                <w:lang w:val="es-US"/>
              </w:rPr>
              <w:t>copago</w:t>
            </w:r>
            <w:r w:rsidRPr="00FA6C20">
              <w:rPr>
                <w:rFonts w:eastAsiaTheme="minorEastAsia"/>
                <w:color w:val="000000" w:themeColor="text1"/>
                <w:lang w:val="es-US"/>
              </w:rPr>
              <w:t xml:space="preserve"> es una cantidad fija que usted paga cada vez que va al médico o cuando </w:t>
            </w:r>
            <w:r w:rsidR="1B62F456" w:rsidRPr="00FA6C20">
              <w:rPr>
                <w:rFonts w:eastAsiaTheme="minorEastAsia"/>
                <w:color w:val="000000" w:themeColor="text1"/>
                <w:lang w:val="es-US"/>
              </w:rPr>
              <w:t>compra</w:t>
            </w:r>
            <w:r w:rsidRPr="00FA6C20">
              <w:rPr>
                <w:rFonts w:eastAsiaTheme="minorEastAsia"/>
                <w:color w:val="000000" w:themeColor="text1"/>
                <w:lang w:val="es-US"/>
              </w:rPr>
              <w:t xml:space="preserve"> un medicamento</w:t>
            </w:r>
            <w:r w:rsidR="217C6BF2" w:rsidRPr="00FA6C20">
              <w:rPr>
                <w:rFonts w:eastAsiaTheme="minorEastAsia"/>
                <w:color w:val="000000" w:themeColor="text1"/>
                <w:lang w:val="es-US"/>
              </w:rPr>
              <w:t xml:space="preserve"> con receta</w:t>
            </w:r>
            <w:r w:rsidRPr="00FA6C20">
              <w:rPr>
                <w:rFonts w:eastAsiaTheme="minorEastAsia"/>
                <w:color w:val="000000" w:themeColor="text1"/>
                <w:lang w:val="es-US"/>
              </w:rPr>
              <w:t xml:space="preserve">. Los copagos y la fecha límite para pagarlos varían dependiendo del plan.  </w:t>
            </w:r>
          </w:p>
          <w:p w14:paraId="27D6DA58" w14:textId="0ACC23ED" w:rsidR="00630401" w:rsidRDefault="572BE348" w:rsidP="58F249CE">
            <w:pPr>
              <w:pStyle w:val="ListParagraph"/>
              <w:numPr>
                <w:ilvl w:val="0"/>
                <w:numId w:val="5"/>
              </w:numPr>
              <w:spacing w:before="240" w:after="240"/>
              <w:rPr>
                <w:rFonts w:eastAsiaTheme="minorEastAsia"/>
                <w:color w:val="000000" w:themeColor="text1"/>
                <w:lang w:val="es-ES"/>
              </w:rPr>
            </w:pPr>
            <w:r w:rsidRPr="58F249CE">
              <w:rPr>
                <w:rFonts w:eastAsiaTheme="minorEastAsia"/>
                <w:color w:val="000000" w:themeColor="text1"/>
                <w:lang w:val="es-ES"/>
              </w:rPr>
              <w:t xml:space="preserve">Un </w:t>
            </w:r>
            <w:r w:rsidRPr="58F249CE">
              <w:rPr>
                <w:rFonts w:eastAsiaTheme="minorEastAsia"/>
                <w:b/>
                <w:bCs/>
                <w:color w:val="000000" w:themeColor="text1"/>
                <w:lang w:val="es-ES"/>
              </w:rPr>
              <w:t>deducible</w:t>
            </w:r>
            <w:r w:rsidRPr="58F249CE">
              <w:rPr>
                <w:rFonts w:eastAsiaTheme="minorEastAsia"/>
                <w:color w:val="000000" w:themeColor="text1"/>
                <w:lang w:val="es-ES"/>
              </w:rPr>
              <w:t xml:space="preserve"> es la cantidad de dinero que debe pagar por año para cubrir los</w:t>
            </w:r>
            <w:r w:rsidR="4720BB89" w:rsidRPr="58F249CE">
              <w:rPr>
                <w:rFonts w:eastAsiaTheme="minorEastAsia"/>
                <w:color w:val="000000" w:themeColor="text1"/>
                <w:lang w:val="es-ES"/>
              </w:rPr>
              <w:t xml:space="preserve"> servicios</w:t>
            </w:r>
            <w:r w:rsidRPr="58F249CE">
              <w:rPr>
                <w:rFonts w:eastAsiaTheme="minorEastAsia"/>
                <w:color w:val="000000" w:themeColor="text1"/>
                <w:lang w:val="es-ES"/>
              </w:rPr>
              <w:t xml:space="preserve"> médicos antes de que su seguro entre a pagar</w:t>
            </w:r>
            <w:r w:rsidR="1E0B6466" w:rsidRPr="58F249CE">
              <w:rPr>
                <w:rFonts w:eastAsiaTheme="minorEastAsia"/>
                <w:color w:val="000000" w:themeColor="text1"/>
                <w:lang w:val="es-ES"/>
              </w:rPr>
              <w:t xml:space="preserve"> su parte</w:t>
            </w:r>
            <w:r w:rsidRPr="58F249CE">
              <w:rPr>
                <w:rFonts w:eastAsiaTheme="minorEastAsia"/>
                <w:color w:val="000000" w:themeColor="text1"/>
                <w:lang w:val="es-ES"/>
              </w:rPr>
              <w:t xml:space="preserve">. La cantidad deducible la determina su seguro y se reajusta cada año. </w:t>
            </w:r>
          </w:p>
          <w:p w14:paraId="551DEDC7" w14:textId="05956B04" w:rsidR="00630401" w:rsidRPr="00FA6C20" w:rsidRDefault="572BE348" w:rsidP="58F249CE">
            <w:pPr>
              <w:pStyle w:val="ListParagraph"/>
              <w:numPr>
                <w:ilvl w:val="0"/>
                <w:numId w:val="4"/>
              </w:numPr>
              <w:spacing w:before="240" w:after="240"/>
              <w:rPr>
                <w:rFonts w:eastAsiaTheme="minorEastAsia"/>
                <w:color w:val="000000" w:themeColor="text1"/>
                <w:lang w:val="es-US"/>
              </w:rPr>
            </w:pPr>
            <w:r w:rsidRPr="00FA6C20">
              <w:rPr>
                <w:rFonts w:eastAsiaTheme="minorEastAsia"/>
                <w:color w:val="000000" w:themeColor="text1"/>
                <w:lang w:val="es-US"/>
              </w:rPr>
              <w:t xml:space="preserve">El </w:t>
            </w:r>
            <w:r w:rsidRPr="00FA6C20">
              <w:rPr>
                <w:rFonts w:eastAsiaTheme="minorEastAsia"/>
                <w:b/>
                <w:bCs/>
                <w:color w:val="000000" w:themeColor="text1"/>
                <w:lang w:val="es-US"/>
              </w:rPr>
              <w:t>coseguro</w:t>
            </w:r>
            <w:r w:rsidRPr="00FA6C20">
              <w:rPr>
                <w:rFonts w:eastAsiaTheme="minorEastAsia"/>
                <w:color w:val="000000" w:themeColor="text1"/>
                <w:lang w:val="es-US"/>
              </w:rPr>
              <w:t xml:space="preserve"> es la parte de los costos que tiene que pagar por los servicios cubiertos después de haber alcanzado el deducible. El coseguro puede ser considerado como el hecho de dividir la cuenta entre usted y su compañía de seguros. Por ejemplo, si su coseguro es del 20%, entonces usted pagaría el 20% de la </w:t>
            </w:r>
            <w:r w:rsidR="7D781BD1" w:rsidRPr="00FA6C20">
              <w:rPr>
                <w:rFonts w:eastAsiaTheme="minorEastAsia"/>
                <w:color w:val="000000" w:themeColor="text1"/>
                <w:lang w:val="es-US"/>
              </w:rPr>
              <w:t>cuent</w:t>
            </w:r>
            <w:r w:rsidRPr="00FA6C20">
              <w:rPr>
                <w:rFonts w:eastAsiaTheme="minorEastAsia"/>
                <w:color w:val="000000" w:themeColor="text1"/>
                <w:lang w:val="es-US"/>
              </w:rPr>
              <w:t>a y su compañía de seguros pagaría el 80% restante de los costos que califiquen.</w:t>
            </w:r>
          </w:p>
          <w:p w14:paraId="194DE573" w14:textId="31BBEF71" w:rsidR="00630401" w:rsidRDefault="524AD302" w:rsidP="58F249CE">
            <w:pPr>
              <w:pStyle w:val="ListParagraph"/>
              <w:numPr>
                <w:ilvl w:val="0"/>
                <w:numId w:val="4"/>
              </w:numPr>
              <w:spacing w:before="240" w:after="240"/>
              <w:rPr>
                <w:rFonts w:eastAsiaTheme="minorEastAsia"/>
                <w:lang w:val="es-ES"/>
              </w:rPr>
            </w:pPr>
            <w:r w:rsidRPr="58F249CE">
              <w:rPr>
                <w:rFonts w:eastAsiaTheme="minorEastAsia"/>
                <w:color w:val="000000" w:themeColor="text1"/>
                <w:lang w:val="es-ES"/>
              </w:rPr>
              <w:t xml:space="preserve">Una vez que haya pagado una determinada cantidad de dinero de sus costos médicos dentro del periodo de un año, el seguro pagará el resto de los </w:t>
            </w:r>
            <w:r w:rsidR="220D4A22" w:rsidRPr="58F249CE">
              <w:rPr>
                <w:rFonts w:eastAsiaTheme="minorEastAsia"/>
                <w:color w:val="000000" w:themeColor="text1"/>
                <w:lang w:val="es-ES"/>
              </w:rPr>
              <w:t>cos</w:t>
            </w:r>
            <w:r w:rsidRPr="58F249CE">
              <w:rPr>
                <w:rFonts w:eastAsiaTheme="minorEastAsia"/>
                <w:color w:val="000000" w:themeColor="text1"/>
                <w:lang w:val="es-ES"/>
              </w:rPr>
              <w:t xml:space="preserve">tos por los servicios ya cubiertos. Esta cantidad definida es el </w:t>
            </w:r>
            <w:r w:rsidRPr="58F249CE">
              <w:rPr>
                <w:rFonts w:eastAsiaTheme="minorEastAsia"/>
                <w:b/>
                <w:bCs/>
                <w:color w:val="000000" w:themeColor="text1"/>
                <w:lang w:val="es-ES"/>
              </w:rPr>
              <w:t>pago máximo de su bolsillo.</w:t>
            </w:r>
          </w:p>
          <w:p w14:paraId="5497125E" w14:textId="51E74640" w:rsidR="00630401" w:rsidRDefault="3E1A9B24" w:rsidP="58F249CE">
            <w:pPr>
              <w:rPr>
                <w:rFonts w:eastAsiaTheme="minorEastAsia"/>
                <w:color w:val="000000" w:themeColor="text1"/>
                <w:lang w:val="es-ES"/>
              </w:rPr>
            </w:pPr>
            <w:r w:rsidRPr="58F249CE">
              <w:rPr>
                <w:rFonts w:eastAsiaTheme="minorEastAsia"/>
                <w:color w:val="000000" w:themeColor="text1"/>
                <w:lang w:val="es-ES"/>
              </w:rPr>
              <w:t xml:space="preserve">Puede ayudarle a saber cuánto dinero tendrá que pagar antes de recibir atención médica si usted se informa </w:t>
            </w:r>
            <w:r w:rsidR="221F452E" w:rsidRPr="58F249CE">
              <w:rPr>
                <w:rFonts w:eastAsiaTheme="minorEastAsia"/>
                <w:color w:val="000000" w:themeColor="text1"/>
                <w:lang w:val="es-ES"/>
              </w:rPr>
              <w:t>sobre</w:t>
            </w:r>
            <w:r w:rsidRPr="58F249CE">
              <w:rPr>
                <w:rFonts w:eastAsiaTheme="minorEastAsia"/>
                <w:color w:val="000000" w:themeColor="text1"/>
                <w:lang w:val="es-ES"/>
              </w:rPr>
              <w:t xml:space="preserve"> los copagos, los deducibles, el coseguro y el pago máximo de bolsillo</w:t>
            </w:r>
            <w:r w:rsidR="3BE5CEFE" w:rsidRPr="58F249CE">
              <w:rPr>
                <w:rFonts w:eastAsiaTheme="minorEastAsia"/>
                <w:color w:val="000000" w:themeColor="text1"/>
                <w:lang w:val="es-ES"/>
              </w:rPr>
              <w:t xml:space="preserve"> de su plan de seguro.</w:t>
            </w:r>
          </w:p>
          <w:p w14:paraId="2E34D5E6" w14:textId="650CD8EF" w:rsidR="00630401" w:rsidRPr="00FA6C20" w:rsidRDefault="00630401" w:rsidP="00630401">
            <w:pPr>
              <w:rPr>
                <w:rFonts w:ascii="Arial" w:eastAsia="Arial" w:hAnsi="Arial" w:cs="Arial"/>
                <w:color w:val="000000" w:themeColor="text1"/>
                <w:lang w:val="es-US"/>
              </w:rPr>
            </w:pPr>
          </w:p>
        </w:tc>
      </w:tr>
    </w:tbl>
    <w:p w14:paraId="7EFC9CBA" w14:textId="77777777" w:rsidR="00630401" w:rsidRPr="00FA6C20" w:rsidRDefault="00630401" w:rsidP="00630401">
      <w:pPr>
        <w:rPr>
          <w:lang w:val="es-US"/>
        </w:rPr>
      </w:pPr>
    </w:p>
    <w:p w14:paraId="20692161" w14:textId="48FE244C" w:rsidR="6B1E243C" w:rsidRPr="00FA6C20" w:rsidRDefault="6B1E243C" w:rsidP="6B1E243C">
      <w:pPr>
        <w:rPr>
          <w:b/>
          <w:bCs/>
          <w:lang w:val="es-US"/>
        </w:rPr>
      </w:pPr>
    </w:p>
    <w:p w14:paraId="5FFFFF69" w14:textId="3592DA29" w:rsidR="58F249CE" w:rsidRPr="00FA6C20" w:rsidRDefault="58F249CE" w:rsidP="58F249CE">
      <w:pPr>
        <w:rPr>
          <w:b/>
          <w:bCs/>
          <w:lang w:val="es-US"/>
        </w:rPr>
      </w:pPr>
    </w:p>
    <w:p w14:paraId="2B7B4D0D" w14:textId="0684B2D1" w:rsidR="008308FC" w:rsidRDefault="008308FC" w:rsidP="008308FC">
      <w:pPr>
        <w:rPr>
          <w:b/>
          <w:bCs/>
        </w:rPr>
      </w:pPr>
      <w:r>
        <w:rPr>
          <w:b/>
          <w:bCs/>
        </w:rPr>
        <w:t xml:space="preserve">“Copayments, Deductibles, Coinsurance, and Out-of-Pocket Maximums” Video – </w:t>
      </w:r>
    </w:p>
    <w:tbl>
      <w:tblPr>
        <w:tblStyle w:val="TableGrid"/>
        <w:tblW w:w="0" w:type="auto"/>
        <w:tblLook w:val="04A0" w:firstRow="1" w:lastRow="0" w:firstColumn="1" w:lastColumn="0" w:noHBand="0" w:noVBand="1"/>
      </w:tblPr>
      <w:tblGrid>
        <w:gridCol w:w="5395"/>
        <w:gridCol w:w="5395"/>
      </w:tblGrid>
      <w:tr w:rsidR="0097303E" w14:paraId="51267943" w14:textId="77777777" w:rsidTr="58F249CE">
        <w:tc>
          <w:tcPr>
            <w:tcW w:w="5395" w:type="dxa"/>
          </w:tcPr>
          <w:p w14:paraId="73E9ED82" w14:textId="20637049" w:rsidR="0097303E" w:rsidRDefault="0097303E" w:rsidP="008308FC">
            <w:r>
              <w:t>English</w:t>
            </w:r>
          </w:p>
        </w:tc>
        <w:tc>
          <w:tcPr>
            <w:tcW w:w="5395" w:type="dxa"/>
          </w:tcPr>
          <w:p w14:paraId="70499001" w14:textId="0E6A007D" w:rsidR="0097303E" w:rsidRDefault="5EDEDB64" w:rsidP="1AAE032A">
            <w:pPr>
              <w:rPr>
                <w:highlight w:val="cyan"/>
              </w:rPr>
            </w:pPr>
            <w:r w:rsidRPr="1AAE032A">
              <w:rPr>
                <w:highlight w:val="cyan"/>
              </w:rPr>
              <w:t>Spanish</w:t>
            </w:r>
          </w:p>
        </w:tc>
      </w:tr>
      <w:tr w:rsidR="0097303E" w14:paraId="6313859F" w14:textId="77777777" w:rsidTr="58F249CE">
        <w:tc>
          <w:tcPr>
            <w:tcW w:w="5395" w:type="dxa"/>
          </w:tcPr>
          <w:p w14:paraId="3A0B4487" w14:textId="77777777" w:rsidR="0097303E" w:rsidRDefault="0097303E" w:rsidP="0097303E">
            <w:r>
              <w:t>[BEGIN SCRIPT] If you have health insurance, you and your insurance plan share responsibility for medical costs. The way these responsibilities are broken down depends on the plan, but most plans involve copayments, deductibles, coinsurance, and out-of-pocket maximums.  Let’s look at each of these.</w:t>
            </w:r>
          </w:p>
          <w:p w14:paraId="5D50B40D" w14:textId="77777777" w:rsidR="0097303E" w:rsidRDefault="0097303E" w:rsidP="0097303E"/>
          <w:p w14:paraId="7C183BB9" w14:textId="77777777" w:rsidR="0097303E" w:rsidRDefault="0097303E" w:rsidP="0097303E">
            <w:r>
              <w:t xml:space="preserve">A </w:t>
            </w:r>
            <w:r w:rsidRPr="00770706">
              <w:t>copayment</w:t>
            </w:r>
            <w:r>
              <w:t>, or copay, is a flat fee you pay each time you go to the doctor or fill a prescription.  Copays, and when they are due, vary.</w:t>
            </w:r>
          </w:p>
          <w:p w14:paraId="48B822B7" w14:textId="77777777" w:rsidR="0097303E" w:rsidRDefault="0097303E" w:rsidP="0097303E"/>
          <w:p w14:paraId="5B189FB8" w14:textId="77777777" w:rsidR="0097303E" w:rsidRDefault="0097303E" w:rsidP="0097303E">
            <w:r>
              <w:t xml:space="preserve">In most cases, copays do not count toward your </w:t>
            </w:r>
            <w:r w:rsidRPr="00770706">
              <w:t>deductible</w:t>
            </w:r>
            <w:r>
              <w:t xml:space="preserve">.  </w:t>
            </w:r>
          </w:p>
          <w:p w14:paraId="5AB43C7F" w14:textId="77777777" w:rsidR="0097303E" w:rsidRDefault="0097303E" w:rsidP="0097303E"/>
          <w:p w14:paraId="4F81A821" w14:textId="77777777" w:rsidR="0097303E" w:rsidRDefault="0097303E" w:rsidP="0097303E">
            <w:r>
              <w:t xml:space="preserve">A deductible is the amount of money you must pay toward medical costs each year before your insurance will help pay.  Your deductible amount is set by your insurance plan, and it resets each year.  For most </w:t>
            </w:r>
            <w:commentRangeStart w:id="129"/>
            <w:commentRangeStart w:id="130"/>
            <w:r>
              <w:t>medical</w:t>
            </w:r>
            <w:commentRangeEnd w:id="129"/>
            <w:r>
              <w:rPr>
                <w:rStyle w:val="CommentReference"/>
                <w:sz w:val="24"/>
                <w:szCs w:val="24"/>
              </w:rPr>
              <w:commentReference w:id="129"/>
            </w:r>
            <w:commentRangeEnd w:id="130"/>
            <w:r>
              <w:rPr>
                <w:rStyle w:val="CommentReference"/>
              </w:rPr>
              <w:commentReference w:id="130"/>
            </w:r>
            <w:r>
              <w:t xml:space="preserve"> services, you are responsible for paying the full amount until you have met your deductible.  However, certain services, such as </w:t>
            </w:r>
            <w:commentRangeStart w:id="131"/>
            <w:r>
              <w:t xml:space="preserve">preventive </w:t>
            </w:r>
            <w:commentRangeEnd w:id="131"/>
            <w:r>
              <w:rPr>
                <w:rStyle w:val="CommentReference"/>
                <w:sz w:val="24"/>
                <w:szCs w:val="24"/>
              </w:rPr>
              <w:commentReference w:id="131"/>
            </w:r>
            <w:r>
              <w:t xml:space="preserve">care, may be covered at no </w:t>
            </w:r>
            <w:commentRangeStart w:id="132"/>
            <w:commentRangeStart w:id="133"/>
            <w:commentRangeStart w:id="134"/>
            <w:r>
              <w:t>cost</w:t>
            </w:r>
            <w:commentRangeEnd w:id="132"/>
            <w:r>
              <w:rPr>
                <w:rStyle w:val="CommentReference"/>
                <w:sz w:val="24"/>
                <w:szCs w:val="24"/>
              </w:rPr>
              <w:commentReference w:id="132"/>
            </w:r>
            <w:commentRangeEnd w:id="133"/>
            <w:r>
              <w:rPr>
                <w:rStyle w:val="CommentReference"/>
              </w:rPr>
              <w:commentReference w:id="133"/>
            </w:r>
            <w:commentRangeEnd w:id="134"/>
            <w:r>
              <w:rPr>
                <w:rStyle w:val="CommentReference"/>
              </w:rPr>
              <w:commentReference w:id="134"/>
            </w:r>
            <w:r>
              <w:t xml:space="preserve"> to you even if your deductible has not been met.</w:t>
            </w:r>
          </w:p>
          <w:p w14:paraId="3C1BEB95" w14:textId="77777777" w:rsidR="0097303E" w:rsidRDefault="0097303E" w:rsidP="0097303E"/>
          <w:p w14:paraId="162974B2" w14:textId="77777777" w:rsidR="0097303E" w:rsidRDefault="0097303E" w:rsidP="0097303E">
            <w:r>
              <w:t xml:space="preserve">After you have paid your deductible, insurance will start paying some of the costs, so you don’t have to pay the full amount.  </w:t>
            </w:r>
            <w:r w:rsidRPr="0040518F">
              <w:t xml:space="preserve">This is called coinsurance. </w:t>
            </w:r>
          </w:p>
          <w:p w14:paraId="4F6E81AB" w14:textId="77777777" w:rsidR="0097303E" w:rsidRDefault="0097303E" w:rsidP="0097303E"/>
          <w:p w14:paraId="5D714F04" w14:textId="77777777" w:rsidR="0097303E" w:rsidRDefault="0097303E" w:rsidP="0097303E">
            <w:r>
              <w:t xml:space="preserve">Your coinsurance amount is </w:t>
            </w:r>
            <w:r w:rsidRPr="0040518F">
              <w:t>usually expressed as a percentage</w:t>
            </w:r>
            <w:r>
              <w:t>.  You will pay</w:t>
            </w:r>
            <w:r w:rsidRPr="0040518F">
              <w:t xml:space="preserve"> part of the costs, and your insurance plan </w:t>
            </w:r>
            <w:r>
              <w:t>will pay for</w:t>
            </w:r>
            <w:r w:rsidRPr="0040518F">
              <w:t xml:space="preserve"> the rest</w:t>
            </w:r>
            <w:r>
              <w:t xml:space="preserve"> of covered services</w:t>
            </w:r>
            <w:r w:rsidRPr="0040518F">
              <w:t>.</w:t>
            </w:r>
            <w:r>
              <w:t xml:space="preserve">  For example, you might be responsible for 25% of the costs, in which case your insurance plan would pay the remaining 75% of the </w:t>
            </w:r>
            <w:commentRangeStart w:id="135"/>
            <w:r>
              <w:t>bill</w:t>
            </w:r>
            <w:commentRangeEnd w:id="135"/>
            <w:r>
              <w:rPr>
                <w:rStyle w:val="CommentReference"/>
                <w:sz w:val="24"/>
                <w:szCs w:val="24"/>
              </w:rPr>
              <w:commentReference w:id="135"/>
            </w:r>
            <w:r>
              <w:t xml:space="preserve">.  You can think of coinsurance as splitting the bill with your insurance company.  </w:t>
            </w:r>
          </w:p>
          <w:p w14:paraId="5EF13ABF" w14:textId="77777777" w:rsidR="0097303E" w:rsidRPr="00F522A4" w:rsidRDefault="0097303E" w:rsidP="0097303E">
            <w:pPr>
              <w:ind w:left="720"/>
              <w:rPr>
                <w:i/>
                <w:iCs/>
              </w:rPr>
            </w:pPr>
          </w:p>
          <w:p w14:paraId="6767999C" w14:textId="77777777" w:rsidR="0097303E" w:rsidRDefault="0097303E" w:rsidP="0097303E">
            <w:r>
              <w:t xml:space="preserve">Most insurance plans cap the total amount of money you must pay during a plan year.  </w:t>
            </w:r>
          </w:p>
          <w:p w14:paraId="0C7CE8EA" w14:textId="77777777" w:rsidR="0097303E" w:rsidRDefault="0097303E" w:rsidP="0097303E"/>
          <w:p w14:paraId="2F001A6C" w14:textId="77777777" w:rsidR="0097303E" w:rsidRDefault="0097303E" w:rsidP="0097303E">
            <w:r>
              <w:t xml:space="preserve">This amount is your out-of-pocket maximum.  Once you have reached your </w:t>
            </w:r>
            <w:r w:rsidRPr="00770706">
              <w:t>out-of-pocket maximum</w:t>
            </w:r>
            <w:r>
              <w:t xml:space="preserve">, insurance will pay all remaining costs for </w:t>
            </w:r>
            <w:r w:rsidRPr="00770706">
              <w:t>covered services</w:t>
            </w:r>
            <w:r>
              <w:t>.</w:t>
            </w:r>
          </w:p>
          <w:p w14:paraId="32026AAA" w14:textId="77777777" w:rsidR="0097303E" w:rsidRDefault="0097303E" w:rsidP="0097303E"/>
          <w:p w14:paraId="21C2D5E6" w14:textId="77777777" w:rsidR="0097303E" w:rsidRDefault="0097303E" w:rsidP="0097303E">
            <w:r>
              <w:t>Here’s an example of how copays, deductibles, coinsurance, and out-of-pocket maximums work together.</w:t>
            </w:r>
          </w:p>
          <w:p w14:paraId="4A949FBC" w14:textId="77777777" w:rsidR="0097303E" w:rsidRDefault="0097303E" w:rsidP="0097303E"/>
          <w:p w14:paraId="42C0DE91" w14:textId="77777777" w:rsidR="0097303E" w:rsidRPr="0096384F" w:rsidRDefault="0097303E" w:rsidP="0097303E">
            <w:r w:rsidRPr="0096384F">
              <w:rPr>
                <w:i/>
                <w:iCs/>
              </w:rPr>
              <w:t xml:space="preserve">This is Joe.  When he </w:t>
            </w:r>
            <w:r w:rsidRPr="00021EB4">
              <w:rPr>
                <w:i/>
                <w:iCs/>
              </w:rPr>
              <w:t>visits</w:t>
            </w:r>
            <w:r w:rsidRPr="00377B79">
              <w:rPr>
                <w:i/>
                <w:iCs/>
              </w:rPr>
              <w:t xml:space="preserve"> his primary care physician, he pays a $75 copay at the time of his appointment.  </w:t>
            </w:r>
            <w:r>
              <w:rPr>
                <w:i/>
                <w:iCs/>
              </w:rPr>
              <w:t>W</w:t>
            </w:r>
            <w:r w:rsidRPr="00377B79">
              <w:rPr>
                <w:i/>
                <w:iCs/>
              </w:rPr>
              <w:t>hen he visits a specialist, the copayment is $150 and he receives a bill in the mail after his appointment.</w:t>
            </w:r>
          </w:p>
          <w:p w14:paraId="7C273065" w14:textId="77777777" w:rsidR="0097303E" w:rsidRDefault="0097303E" w:rsidP="0097303E"/>
          <w:p w14:paraId="06789D16" w14:textId="77777777" w:rsidR="0097303E" w:rsidRPr="00377B79" w:rsidRDefault="0097303E" w:rsidP="0097303E">
            <w:pPr>
              <w:rPr>
                <w:i/>
                <w:iCs/>
              </w:rPr>
            </w:pPr>
            <w:r>
              <w:rPr>
                <w:i/>
                <w:iCs/>
              </w:rPr>
              <w:t xml:space="preserve">While Joe’s copayments don’t count toward his </w:t>
            </w:r>
            <w:r w:rsidRPr="00377B79">
              <w:rPr>
                <w:i/>
                <w:iCs/>
              </w:rPr>
              <w:t>$2,000 deductible</w:t>
            </w:r>
            <w:r>
              <w:rPr>
                <w:i/>
                <w:iCs/>
              </w:rPr>
              <w:t>, other costs do.</w:t>
            </w:r>
            <w:r w:rsidRPr="00377B79">
              <w:rPr>
                <w:i/>
                <w:iCs/>
              </w:rPr>
              <w:t xml:space="preserve">  </w:t>
            </w:r>
            <w:r>
              <w:rPr>
                <w:i/>
                <w:iCs/>
              </w:rPr>
              <w:t>For example, w</w:t>
            </w:r>
            <w:r w:rsidRPr="00377B79">
              <w:rPr>
                <w:i/>
                <w:iCs/>
              </w:rPr>
              <w:t xml:space="preserve">hen he </w:t>
            </w:r>
            <w:r>
              <w:rPr>
                <w:i/>
                <w:iCs/>
              </w:rPr>
              <w:t>receives medical tests, has surgery, or is admitted to the hospital,</w:t>
            </w:r>
            <w:r w:rsidRPr="00377B79">
              <w:rPr>
                <w:i/>
                <w:iCs/>
              </w:rPr>
              <w:t xml:space="preserve"> he pay</w:t>
            </w:r>
            <w:r>
              <w:rPr>
                <w:i/>
                <w:iCs/>
              </w:rPr>
              <w:t>s</w:t>
            </w:r>
            <w:r w:rsidRPr="00377B79">
              <w:rPr>
                <w:i/>
                <w:iCs/>
              </w:rPr>
              <w:t xml:space="preserve"> the full amount for these services until he has paid </w:t>
            </w:r>
            <w:r>
              <w:rPr>
                <w:i/>
                <w:iCs/>
              </w:rPr>
              <w:t xml:space="preserve">a total of </w:t>
            </w:r>
            <w:r w:rsidRPr="00377B79">
              <w:rPr>
                <w:i/>
                <w:iCs/>
              </w:rPr>
              <w:t>$2,000</w:t>
            </w:r>
            <w:r>
              <w:rPr>
                <w:i/>
                <w:iCs/>
              </w:rPr>
              <w:t>.</w:t>
            </w:r>
          </w:p>
          <w:p w14:paraId="5C2F1B59" w14:textId="77777777" w:rsidR="0097303E" w:rsidRDefault="0097303E" w:rsidP="0097303E">
            <w:pPr>
              <w:ind w:left="720"/>
              <w:rPr>
                <w:i/>
                <w:iCs/>
              </w:rPr>
            </w:pPr>
          </w:p>
          <w:p w14:paraId="163914AE" w14:textId="77777777" w:rsidR="0097303E" w:rsidRDefault="0097303E" w:rsidP="0097303E">
            <w:pPr>
              <w:rPr>
                <w:i/>
                <w:iCs/>
              </w:rPr>
            </w:pPr>
            <w:r>
              <w:rPr>
                <w:i/>
                <w:iCs/>
              </w:rPr>
              <w:t xml:space="preserve">Once he meets his </w:t>
            </w:r>
            <w:r w:rsidRPr="00F522A4">
              <w:rPr>
                <w:i/>
                <w:iCs/>
              </w:rPr>
              <w:t>deductible</w:t>
            </w:r>
            <w:r>
              <w:rPr>
                <w:i/>
                <w:iCs/>
              </w:rPr>
              <w:t>, Joe’s coinsurance begins. His coinsurance amount is 20%, so he pays</w:t>
            </w:r>
            <w:r w:rsidRPr="00F522A4">
              <w:rPr>
                <w:i/>
                <w:iCs/>
              </w:rPr>
              <w:t xml:space="preserve"> 20% of </w:t>
            </w:r>
            <w:commentRangeStart w:id="136"/>
            <w:r w:rsidRPr="00F522A4">
              <w:rPr>
                <w:i/>
                <w:iCs/>
              </w:rPr>
              <w:t>the bill</w:t>
            </w:r>
            <w:commentRangeEnd w:id="136"/>
            <w:r w:rsidRPr="00F522A4">
              <w:rPr>
                <w:rStyle w:val="CommentReference"/>
                <w:i/>
                <w:iCs/>
                <w:sz w:val="24"/>
                <w:szCs w:val="24"/>
              </w:rPr>
              <w:commentReference w:id="136"/>
            </w:r>
            <w:r w:rsidRPr="00F522A4">
              <w:rPr>
                <w:i/>
                <w:iCs/>
              </w:rPr>
              <w:t xml:space="preserve"> and his insurance pay</w:t>
            </w:r>
            <w:r>
              <w:rPr>
                <w:i/>
                <w:iCs/>
              </w:rPr>
              <w:t>s</w:t>
            </w:r>
            <w:r w:rsidRPr="00F522A4">
              <w:rPr>
                <w:i/>
                <w:iCs/>
              </w:rPr>
              <w:t xml:space="preserve"> the other 80%.  </w:t>
            </w:r>
            <w:r>
              <w:rPr>
                <w:i/>
                <w:iCs/>
              </w:rPr>
              <w:t>F</w:t>
            </w:r>
            <w:r w:rsidRPr="00F522A4">
              <w:rPr>
                <w:i/>
                <w:iCs/>
              </w:rPr>
              <w:t xml:space="preserve">or example, when he </w:t>
            </w:r>
            <w:r>
              <w:rPr>
                <w:i/>
                <w:iCs/>
              </w:rPr>
              <w:t>gets an x-ray that costs $200</w:t>
            </w:r>
            <w:r w:rsidRPr="00F522A4">
              <w:rPr>
                <w:i/>
                <w:iCs/>
              </w:rPr>
              <w:t>, he pay</w:t>
            </w:r>
            <w:r>
              <w:rPr>
                <w:i/>
                <w:iCs/>
              </w:rPr>
              <w:t>s</w:t>
            </w:r>
            <w:r w:rsidRPr="00F522A4">
              <w:rPr>
                <w:i/>
                <w:iCs/>
              </w:rPr>
              <w:t xml:space="preserve"> </w:t>
            </w:r>
            <w:r>
              <w:rPr>
                <w:i/>
                <w:iCs/>
              </w:rPr>
              <w:t>20%</w:t>
            </w:r>
            <w:r w:rsidRPr="00F522A4">
              <w:rPr>
                <w:i/>
                <w:iCs/>
              </w:rPr>
              <w:t xml:space="preserve"> (or </w:t>
            </w:r>
            <w:r>
              <w:rPr>
                <w:i/>
                <w:iCs/>
              </w:rPr>
              <w:t>$40</w:t>
            </w:r>
            <w:r w:rsidRPr="00F522A4">
              <w:rPr>
                <w:i/>
                <w:iCs/>
              </w:rPr>
              <w:t>), and insurance pay</w:t>
            </w:r>
            <w:r>
              <w:rPr>
                <w:i/>
                <w:iCs/>
              </w:rPr>
              <w:t>s</w:t>
            </w:r>
            <w:r w:rsidRPr="00F522A4">
              <w:rPr>
                <w:i/>
                <w:iCs/>
              </w:rPr>
              <w:t xml:space="preserve"> </w:t>
            </w:r>
            <w:r>
              <w:rPr>
                <w:i/>
                <w:iCs/>
              </w:rPr>
              <w:t>80%, or $160</w:t>
            </w:r>
            <w:r w:rsidRPr="00F522A4">
              <w:rPr>
                <w:i/>
                <w:iCs/>
              </w:rPr>
              <w:t>.</w:t>
            </w:r>
          </w:p>
          <w:p w14:paraId="26DB078B" w14:textId="77777777" w:rsidR="0097303E" w:rsidRDefault="0097303E" w:rsidP="0097303E"/>
          <w:p w14:paraId="3BBD190B" w14:textId="08D8637A" w:rsidR="0097303E" w:rsidRDefault="0097303E" w:rsidP="0097303E">
            <w:pPr>
              <w:rPr>
                <w:i/>
                <w:iCs/>
              </w:rPr>
            </w:pPr>
            <w:r>
              <w:rPr>
                <w:i/>
                <w:iCs/>
              </w:rPr>
              <w:t xml:space="preserve">As Joe has more doctor’s visits and medical treatment, he continues paying his coinsurance amounts until he reaches his out-of-pocket maximum of $5,000.  </w:t>
            </w:r>
            <w:r w:rsidR="00DA7EFB">
              <w:rPr>
                <w:i/>
                <w:iCs/>
              </w:rPr>
              <w:t>++</w:t>
            </w:r>
            <w:r>
              <w:rPr>
                <w:i/>
                <w:iCs/>
              </w:rPr>
              <w:t xml:space="preserve">Once he has paid a total of $5,000, insurance will pay the full amount for </w:t>
            </w:r>
            <w:r w:rsidRPr="00770706">
              <w:rPr>
                <w:i/>
              </w:rPr>
              <w:t>covered services</w:t>
            </w:r>
            <w:r>
              <w:rPr>
                <w:i/>
                <w:iCs/>
              </w:rPr>
              <w:t>.  When he visits his doctor for a follow-up, his insurance will pay the full amount for covered services.</w:t>
            </w:r>
          </w:p>
          <w:p w14:paraId="607681A7" w14:textId="77777777" w:rsidR="0097303E" w:rsidRPr="003A3889" w:rsidRDefault="0097303E" w:rsidP="0097303E">
            <w:pPr>
              <w:ind w:left="720"/>
              <w:rPr>
                <w:i/>
                <w:iCs/>
              </w:rPr>
            </w:pPr>
          </w:p>
          <w:p w14:paraId="3D58C886" w14:textId="77777777" w:rsidR="0097303E" w:rsidRDefault="0097303E" w:rsidP="0097303E">
            <w:pPr>
              <w:rPr>
                <w:i/>
                <w:iCs/>
              </w:rPr>
            </w:pPr>
            <w:r>
              <w:t>Because each insurance plan is different, you should review your coverage before you receive care. Learning about your plan’s c</w:t>
            </w:r>
            <w:r w:rsidRPr="008B269F">
              <w:t xml:space="preserve">opayments, </w:t>
            </w:r>
            <w:r>
              <w:t>d</w:t>
            </w:r>
            <w:r w:rsidRPr="008B269F">
              <w:t xml:space="preserve">eductible, </w:t>
            </w:r>
            <w:r>
              <w:t>c</w:t>
            </w:r>
            <w:r w:rsidRPr="008B269F">
              <w:t xml:space="preserve">oinsurance, and </w:t>
            </w:r>
            <w:r>
              <w:t>o</w:t>
            </w:r>
            <w:r w:rsidRPr="008B269F">
              <w:t>ut-of-</w:t>
            </w:r>
            <w:r>
              <w:t>p</w:t>
            </w:r>
            <w:r w:rsidRPr="008B269F">
              <w:t xml:space="preserve">ocket </w:t>
            </w:r>
            <w:r>
              <w:t>m</w:t>
            </w:r>
            <w:r w:rsidRPr="008B269F">
              <w:t>aximum</w:t>
            </w:r>
            <w:r>
              <w:t xml:space="preserve"> can help you plan ahead for what costs you will be responsible for paying.  [END SCRIPT]</w:t>
            </w:r>
          </w:p>
          <w:p w14:paraId="4C06E5C4" w14:textId="77777777" w:rsidR="0097303E" w:rsidRDefault="0097303E" w:rsidP="008308FC"/>
        </w:tc>
        <w:tc>
          <w:tcPr>
            <w:tcW w:w="5395" w:type="dxa"/>
          </w:tcPr>
          <w:p w14:paraId="60B89A2D" w14:textId="0A74D3EE" w:rsidR="0097303E" w:rsidRDefault="55F15D33" w:rsidP="070372F8">
            <w:pPr>
              <w:spacing w:before="240" w:after="240"/>
              <w:rPr>
                <w:rFonts w:ascii="Aptos" w:eastAsia="Aptos" w:hAnsi="Aptos" w:cs="Aptos"/>
                <w:lang w:val="es-ES"/>
              </w:rPr>
            </w:pPr>
            <w:r w:rsidRPr="58F249CE">
              <w:rPr>
                <w:rFonts w:ascii="Arial" w:eastAsia="Arial" w:hAnsi="Arial" w:cs="Arial"/>
                <w:color w:val="000000" w:themeColor="text1"/>
                <w:lang w:val="es-ES"/>
              </w:rPr>
              <w:t xml:space="preserve">[BEGIN SCRIPT] Si tiene un seguro médico, usted y su plan de seguro son responsables de los </w:t>
            </w:r>
            <w:r w:rsidR="655C7FBD" w:rsidRPr="58F249CE">
              <w:rPr>
                <w:rFonts w:ascii="Arial" w:eastAsia="Arial" w:hAnsi="Arial" w:cs="Arial"/>
                <w:color w:val="000000" w:themeColor="text1"/>
                <w:lang w:val="es-ES"/>
              </w:rPr>
              <w:t>cost</w:t>
            </w:r>
            <w:r w:rsidRPr="58F249CE">
              <w:rPr>
                <w:rFonts w:ascii="Arial" w:eastAsia="Arial" w:hAnsi="Arial" w:cs="Arial"/>
                <w:color w:val="000000" w:themeColor="text1"/>
                <w:lang w:val="es-ES"/>
              </w:rPr>
              <w:t xml:space="preserve">os </w:t>
            </w:r>
            <w:r w:rsidR="6AEC838C" w:rsidRPr="58F249CE">
              <w:rPr>
                <w:rFonts w:ascii="Arial" w:eastAsia="Arial" w:hAnsi="Arial" w:cs="Arial"/>
                <w:color w:val="000000" w:themeColor="text1"/>
                <w:lang w:val="es-ES"/>
              </w:rPr>
              <w:t>médicos. +</w:t>
            </w:r>
            <w:r w:rsidR="38343E83" w:rsidRPr="58F249CE">
              <w:rPr>
                <w:rFonts w:ascii="Arial" w:eastAsia="Arial" w:hAnsi="Arial" w:cs="Arial"/>
                <w:color w:val="000000" w:themeColor="text1"/>
                <w:lang w:val="es-ES"/>
              </w:rPr>
              <w:t>+</w:t>
            </w:r>
            <w:r w:rsidRPr="58F249CE">
              <w:rPr>
                <w:rFonts w:ascii="Arial" w:eastAsia="Arial" w:hAnsi="Arial" w:cs="Arial"/>
                <w:color w:val="000000" w:themeColor="text1"/>
                <w:lang w:val="es-ES"/>
              </w:rPr>
              <w:t xml:space="preserve"> La forma en que se clasifican estas responsabilidades depende del plan, </w:t>
            </w:r>
            <w:r w:rsidR="46A49809" w:rsidRPr="58F249CE">
              <w:rPr>
                <w:rFonts w:ascii="Arial" w:eastAsia="Arial" w:hAnsi="Arial" w:cs="Arial"/>
                <w:color w:val="000000" w:themeColor="text1"/>
                <w:lang w:val="es-ES"/>
              </w:rPr>
              <w:t>++</w:t>
            </w:r>
            <w:r w:rsidRPr="58F249CE">
              <w:rPr>
                <w:rFonts w:ascii="Arial" w:eastAsia="Arial" w:hAnsi="Arial" w:cs="Arial"/>
                <w:color w:val="000000" w:themeColor="text1"/>
                <w:lang w:val="es-ES"/>
              </w:rPr>
              <w:t xml:space="preserve">pero la mayoría de los planes involucran copagos, deducibles, coseguros y </w:t>
            </w:r>
            <w:r w:rsidR="02E3A4D4" w:rsidRPr="58F249CE">
              <w:rPr>
                <w:rFonts w:ascii="Arial" w:eastAsia="Arial" w:hAnsi="Arial" w:cs="Arial"/>
                <w:color w:val="000000" w:themeColor="text1"/>
                <w:lang w:val="es-ES"/>
              </w:rPr>
              <w:t xml:space="preserve">pagos </w:t>
            </w:r>
            <w:r w:rsidRPr="58F249CE">
              <w:rPr>
                <w:rFonts w:ascii="Arial" w:eastAsia="Arial" w:hAnsi="Arial" w:cs="Arial"/>
                <w:color w:val="000000" w:themeColor="text1"/>
                <w:lang w:val="es-ES"/>
              </w:rPr>
              <w:t xml:space="preserve">máximos de bolsillo. Vamos a ver cada uno de </w:t>
            </w:r>
            <w:r w:rsidR="50B351A5" w:rsidRPr="58F249CE">
              <w:rPr>
                <w:rFonts w:ascii="Arial" w:eastAsia="Arial" w:hAnsi="Arial" w:cs="Arial"/>
                <w:color w:val="000000" w:themeColor="text1"/>
                <w:lang w:val="es-ES"/>
              </w:rPr>
              <w:t>estos. +</w:t>
            </w:r>
            <w:r w:rsidR="3314C32B" w:rsidRPr="58F249CE">
              <w:rPr>
                <w:rFonts w:ascii="Arial" w:eastAsia="Arial" w:hAnsi="Arial" w:cs="Arial"/>
                <w:color w:val="000000" w:themeColor="text1"/>
                <w:lang w:val="es-ES"/>
              </w:rPr>
              <w:t>+</w:t>
            </w:r>
          </w:p>
          <w:p w14:paraId="506B3391" w14:textId="54C6092E" w:rsidR="0097303E" w:rsidRPr="00954397" w:rsidRDefault="77058D52" w:rsidP="070372F8">
            <w:pPr>
              <w:spacing w:before="240" w:after="240"/>
              <w:rPr>
                <w:lang w:val="es-US"/>
              </w:rPr>
            </w:pPr>
            <w:r w:rsidRPr="58F249CE">
              <w:rPr>
                <w:rFonts w:ascii="Arial" w:eastAsia="Arial" w:hAnsi="Arial" w:cs="Arial"/>
                <w:color w:val="000000" w:themeColor="text1"/>
                <w:lang w:val="es-US"/>
              </w:rPr>
              <w:t xml:space="preserve">Un copago es una cantidad fija que usted paga cada vez que va al médico o cuando </w:t>
            </w:r>
            <w:r w:rsidR="75D1C341" w:rsidRPr="58F249CE">
              <w:rPr>
                <w:rFonts w:ascii="Arial" w:eastAsia="Arial" w:hAnsi="Arial" w:cs="Arial"/>
                <w:color w:val="000000" w:themeColor="text1"/>
                <w:lang w:val="es-US"/>
              </w:rPr>
              <w:t>compra</w:t>
            </w:r>
            <w:r w:rsidRPr="58F249CE">
              <w:rPr>
                <w:rFonts w:ascii="Arial" w:eastAsia="Arial" w:hAnsi="Arial" w:cs="Arial"/>
                <w:color w:val="000000" w:themeColor="text1"/>
                <w:lang w:val="es-US"/>
              </w:rPr>
              <w:t xml:space="preserve"> un medicamento</w:t>
            </w:r>
            <w:r w:rsidR="1DB7DBD0" w:rsidRPr="58F249CE">
              <w:rPr>
                <w:rFonts w:ascii="Arial" w:eastAsia="Arial" w:hAnsi="Arial" w:cs="Arial"/>
                <w:color w:val="000000" w:themeColor="text1"/>
                <w:lang w:val="es-US"/>
              </w:rPr>
              <w:t xml:space="preserve"> con receta</w:t>
            </w:r>
            <w:r w:rsidRPr="58F249CE">
              <w:rPr>
                <w:rFonts w:ascii="Arial" w:eastAsia="Arial" w:hAnsi="Arial" w:cs="Arial"/>
                <w:color w:val="000000" w:themeColor="text1"/>
                <w:lang w:val="es-US"/>
              </w:rPr>
              <w:t xml:space="preserve">. Los copagos y la fecha </w:t>
            </w:r>
            <w:r w:rsidR="2E64D8E6" w:rsidRPr="58F249CE">
              <w:rPr>
                <w:rFonts w:ascii="Arial" w:eastAsia="Arial" w:hAnsi="Arial" w:cs="Arial"/>
                <w:color w:val="000000" w:themeColor="text1"/>
                <w:lang w:val="es-US"/>
              </w:rPr>
              <w:t>límite</w:t>
            </w:r>
            <w:r w:rsidRPr="58F249CE">
              <w:rPr>
                <w:rFonts w:ascii="Arial" w:eastAsia="Arial" w:hAnsi="Arial" w:cs="Arial"/>
                <w:color w:val="000000" w:themeColor="text1"/>
                <w:lang w:val="es-US"/>
              </w:rPr>
              <w:t xml:space="preserve"> para pagarlos varían.</w:t>
            </w:r>
          </w:p>
          <w:p w14:paraId="4112AE84" w14:textId="11F94CB2" w:rsidR="0097303E" w:rsidRPr="00954397" w:rsidRDefault="62426411" w:rsidP="070372F8">
            <w:pPr>
              <w:spacing w:before="240" w:after="240"/>
              <w:rPr>
                <w:lang w:val="es-US"/>
              </w:rPr>
            </w:pPr>
            <w:r w:rsidRPr="00954397">
              <w:rPr>
                <w:rFonts w:ascii="Arial" w:eastAsia="Arial" w:hAnsi="Arial" w:cs="Arial"/>
                <w:color w:val="000000" w:themeColor="text1"/>
                <w:lang w:val="es-US"/>
              </w:rPr>
              <w:t xml:space="preserve">En la mayoría de los casos, los copagos no se </w:t>
            </w:r>
            <w:r w:rsidR="6A3E777D" w:rsidRPr="00954397">
              <w:rPr>
                <w:rFonts w:ascii="Arial" w:eastAsia="Arial" w:hAnsi="Arial" w:cs="Arial"/>
                <w:color w:val="000000" w:themeColor="text1"/>
                <w:lang w:val="es-US"/>
              </w:rPr>
              <w:t>le suman</w:t>
            </w:r>
            <w:r w:rsidRPr="00954397">
              <w:rPr>
                <w:rFonts w:ascii="Arial" w:eastAsia="Arial" w:hAnsi="Arial" w:cs="Arial"/>
                <w:color w:val="000000" w:themeColor="text1"/>
                <w:lang w:val="es-US"/>
              </w:rPr>
              <w:t xml:space="preserve"> al deducible.</w:t>
            </w:r>
          </w:p>
          <w:p w14:paraId="1CB5935D" w14:textId="5EDDC6D0" w:rsidR="0097303E" w:rsidRDefault="77058D52" w:rsidP="070372F8">
            <w:pPr>
              <w:rPr>
                <w:rFonts w:ascii="Aptos" w:eastAsia="Aptos" w:hAnsi="Aptos" w:cs="Aptos"/>
                <w:lang w:val="es-ES"/>
              </w:rPr>
            </w:pPr>
            <w:r w:rsidRPr="58F249CE">
              <w:rPr>
                <w:rFonts w:ascii="Arial" w:eastAsia="Arial" w:hAnsi="Arial" w:cs="Arial"/>
                <w:color w:val="000000" w:themeColor="text1"/>
                <w:lang w:val="es-ES"/>
              </w:rPr>
              <w:t xml:space="preserve">Un deducible es la cantidad de dinero que debe pagar por año para cubrir los </w:t>
            </w:r>
            <w:r w:rsidR="61D354CC" w:rsidRPr="58F249CE">
              <w:rPr>
                <w:rFonts w:ascii="Arial" w:eastAsia="Arial" w:hAnsi="Arial" w:cs="Arial"/>
                <w:color w:val="000000" w:themeColor="text1"/>
                <w:lang w:val="es-ES"/>
              </w:rPr>
              <w:t>co</w:t>
            </w:r>
            <w:r w:rsidRPr="58F249CE">
              <w:rPr>
                <w:rFonts w:ascii="Arial" w:eastAsia="Arial" w:hAnsi="Arial" w:cs="Arial"/>
                <w:color w:val="000000" w:themeColor="text1"/>
                <w:lang w:val="es-ES"/>
              </w:rPr>
              <w:t>stos médicos antes de que su seguro entre a pagar</w:t>
            </w:r>
            <w:r w:rsidR="458D4203" w:rsidRPr="58F249CE">
              <w:rPr>
                <w:rFonts w:ascii="Arial" w:eastAsia="Arial" w:hAnsi="Arial" w:cs="Arial"/>
                <w:color w:val="000000" w:themeColor="text1"/>
                <w:lang w:val="es-ES"/>
              </w:rPr>
              <w:t xml:space="preserve"> su parte. +</w:t>
            </w:r>
            <w:r w:rsidR="7423A4D9" w:rsidRPr="58F249CE">
              <w:rPr>
                <w:rFonts w:ascii="Arial" w:eastAsia="Arial" w:hAnsi="Arial" w:cs="Arial"/>
                <w:color w:val="000000" w:themeColor="text1"/>
                <w:lang w:val="es-ES"/>
              </w:rPr>
              <w:t>+</w:t>
            </w:r>
            <w:r w:rsidRPr="58F249CE">
              <w:rPr>
                <w:rFonts w:ascii="Arial" w:eastAsia="Arial" w:hAnsi="Arial" w:cs="Arial"/>
                <w:color w:val="000000" w:themeColor="text1"/>
                <w:lang w:val="es-ES"/>
              </w:rPr>
              <w:t xml:space="preserve"> La cantidad deducible la determina su seguro y se </w:t>
            </w:r>
            <w:r w:rsidR="4298717F" w:rsidRPr="58F249CE">
              <w:rPr>
                <w:rFonts w:ascii="Arial" w:eastAsia="Arial" w:hAnsi="Arial" w:cs="Arial"/>
                <w:color w:val="000000" w:themeColor="text1"/>
                <w:lang w:val="es-ES"/>
              </w:rPr>
              <w:t>re</w:t>
            </w:r>
            <w:r w:rsidRPr="58F249CE">
              <w:rPr>
                <w:rFonts w:ascii="Arial" w:eastAsia="Arial" w:hAnsi="Arial" w:cs="Arial"/>
                <w:color w:val="000000" w:themeColor="text1"/>
                <w:lang w:val="es-ES"/>
              </w:rPr>
              <w:t xml:space="preserve">ajusta cada año. </w:t>
            </w:r>
            <w:r w:rsidR="75D7F78E" w:rsidRPr="58F249CE">
              <w:rPr>
                <w:rFonts w:ascii="Arial" w:eastAsia="Arial" w:hAnsi="Arial" w:cs="Arial"/>
                <w:color w:val="000000" w:themeColor="text1"/>
                <w:lang w:val="es-ES"/>
              </w:rPr>
              <w:t>++</w:t>
            </w:r>
            <w:r w:rsidRPr="58F249CE">
              <w:rPr>
                <w:rFonts w:ascii="Arial" w:eastAsia="Arial" w:hAnsi="Arial" w:cs="Arial"/>
                <w:color w:val="000000" w:themeColor="text1"/>
                <w:lang w:val="es-ES"/>
              </w:rPr>
              <w:t>Para la mayoría de los servicios médicos, usted es responsable de pagar el costo total hasta que alcance su deducible. Sin embargo, algunos servicios, como los cuidados preventivos, pueden estar cubiertos sin costo alguno para usted, aunque no haya alcanzado a pagar el deducible.</w:t>
            </w:r>
          </w:p>
          <w:p w14:paraId="194E39D1" w14:textId="4E5A593E" w:rsidR="0097303E" w:rsidRPr="00954397" w:rsidRDefault="0097303E" w:rsidP="008308FC">
            <w:pPr>
              <w:rPr>
                <w:lang w:val="es-US"/>
              </w:rPr>
            </w:pPr>
          </w:p>
          <w:p w14:paraId="37CCE04B" w14:textId="478CCA91" w:rsidR="0097303E" w:rsidRDefault="62426411" w:rsidP="070372F8">
            <w:pPr>
              <w:rPr>
                <w:rFonts w:ascii="Aptos" w:eastAsia="Aptos" w:hAnsi="Aptos" w:cs="Aptos"/>
                <w:lang w:val="es-ES"/>
              </w:rPr>
            </w:pPr>
            <w:r w:rsidRPr="070372F8">
              <w:rPr>
                <w:rFonts w:ascii="Arial" w:eastAsia="Arial" w:hAnsi="Arial" w:cs="Arial"/>
                <w:color w:val="000000" w:themeColor="text1"/>
                <w:lang w:val="es-ES"/>
              </w:rPr>
              <w:t xml:space="preserve">Una vez que haya usted pagado el deducible, el seguro empezará a pagar parte de los </w:t>
            </w:r>
            <w:r w:rsidR="5B415BE3" w:rsidRPr="070372F8">
              <w:rPr>
                <w:rFonts w:ascii="Arial" w:eastAsia="Arial" w:hAnsi="Arial" w:cs="Arial"/>
                <w:color w:val="000000" w:themeColor="text1"/>
                <w:lang w:val="es-ES"/>
              </w:rPr>
              <w:t>cos</w:t>
            </w:r>
            <w:r w:rsidRPr="070372F8">
              <w:rPr>
                <w:rFonts w:ascii="Arial" w:eastAsia="Arial" w:hAnsi="Arial" w:cs="Arial"/>
                <w:color w:val="000000" w:themeColor="text1"/>
                <w:lang w:val="es-ES"/>
              </w:rPr>
              <w:t xml:space="preserve">tos, para que usted no tenga que </w:t>
            </w:r>
            <w:r w:rsidR="75757672" w:rsidRPr="070372F8">
              <w:rPr>
                <w:rFonts w:ascii="Arial" w:eastAsia="Arial" w:hAnsi="Arial" w:cs="Arial"/>
                <w:color w:val="000000" w:themeColor="text1"/>
                <w:lang w:val="es-ES"/>
              </w:rPr>
              <w:t>pagar</w:t>
            </w:r>
            <w:r w:rsidRPr="070372F8">
              <w:rPr>
                <w:rFonts w:ascii="Arial" w:eastAsia="Arial" w:hAnsi="Arial" w:cs="Arial"/>
                <w:color w:val="000000" w:themeColor="text1"/>
                <w:lang w:val="es-ES"/>
              </w:rPr>
              <w:t xml:space="preserve"> el costo total. </w:t>
            </w:r>
            <w:r w:rsidR="00FE425E">
              <w:rPr>
                <w:rFonts w:ascii="Arial" w:eastAsia="Arial" w:hAnsi="Arial" w:cs="Arial"/>
                <w:color w:val="000000" w:themeColor="text1"/>
                <w:lang w:val="es-ES"/>
              </w:rPr>
              <w:t>++</w:t>
            </w:r>
            <w:r w:rsidR="56A1D150" w:rsidRPr="070372F8">
              <w:rPr>
                <w:rFonts w:ascii="Arial" w:eastAsia="Arial" w:hAnsi="Arial" w:cs="Arial"/>
                <w:color w:val="000000" w:themeColor="text1"/>
                <w:lang w:val="es-ES"/>
              </w:rPr>
              <w:t>A e</w:t>
            </w:r>
            <w:r w:rsidRPr="070372F8">
              <w:rPr>
                <w:rFonts w:ascii="Arial" w:eastAsia="Arial" w:hAnsi="Arial" w:cs="Arial"/>
                <w:color w:val="000000" w:themeColor="text1"/>
                <w:lang w:val="es-ES"/>
              </w:rPr>
              <w:t>sto se</w:t>
            </w:r>
            <w:r w:rsidR="2ED343A3" w:rsidRPr="070372F8">
              <w:rPr>
                <w:rFonts w:ascii="Arial" w:eastAsia="Arial" w:hAnsi="Arial" w:cs="Arial"/>
                <w:color w:val="000000" w:themeColor="text1"/>
                <w:lang w:val="es-ES"/>
              </w:rPr>
              <w:t xml:space="preserve"> le</w:t>
            </w:r>
            <w:r w:rsidRPr="070372F8">
              <w:rPr>
                <w:rFonts w:ascii="Arial" w:eastAsia="Arial" w:hAnsi="Arial" w:cs="Arial"/>
                <w:color w:val="000000" w:themeColor="text1"/>
                <w:lang w:val="es-ES"/>
              </w:rPr>
              <w:t xml:space="preserve"> conoce como coseguro.</w:t>
            </w:r>
          </w:p>
          <w:p w14:paraId="7BB18887" w14:textId="73B9473B" w:rsidR="0097303E" w:rsidRDefault="0097303E" w:rsidP="070372F8">
            <w:pPr>
              <w:rPr>
                <w:rFonts w:ascii="Arial" w:eastAsia="Arial" w:hAnsi="Arial" w:cs="Arial"/>
                <w:color w:val="000000" w:themeColor="text1"/>
                <w:lang w:val="es-ES"/>
              </w:rPr>
            </w:pPr>
          </w:p>
          <w:p w14:paraId="5D2289AC" w14:textId="35F65C95" w:rsidR="0097303E" w:rsidRDefault="62426411" w:rsidP="070372F8">
            <w:pPr>
              <w:rPr>
                <w:rFonts w:ascii="Arial" w:eastAsia="Arial" w:hAnsi="Arial" w:cs="Arial"/>
                <w:lang w:val="es-ES"/>
              </w:rPr>
            </w:pPr>
            <w:r w:rsidRPr="070372F8">
              <w:rPr>
                <w:rFonts w:ascii="Arial" w:eastAsia="Arial" w:hAnsi="Arial" w:cs="Arial"/>
                <w:color w:val="000000" w:themeColor="text1"/>
                <w:lang w:val="es-ES"/>
              </w:rPr>
              <w:t xml:space="preserve">El monto de su coseguro suele ser en forma de porcentaje. Usted pagará una parte de los costos y su plan de seguros pagará el resto de los servicios. Por ejemplo, usted podría ser responsable del 25% de los costos, por lo </w:t>
            </w:r>
            <w:r w:rsidR="1E62563B" w:rsidRPr="070372F8">
              <w:rPr>
                <w:rFonts w:ascii="Arial" w:eastAsia="Arial" w:hAnsi="Arial" w:cs="Arial"/>
                <w:color w:val="000000" w:themeColor="text1"/>
                <w:lang w:val="es-ES"/>
              </w:rPr>
              <w:t>tanto,</w:t>
            </w:r>
            <w:r w:rsidRPr="070372F8">
              <w:rPr>
                <w:rFonts w:ascii="Arial" w:eastAsia="Arial" w:hAnsi="Arial" w:cs="Arial"/>
                <w:color w:val="000000" w:themeColor="text1"/>
                <w:lang w:val="es-ES"/>
              </w:rPr>
              <w:t xml:space="preserve"> su plan de seguros pagaría el 75% restante de la cuenta. El coseguro puede ser considerado como el hecho de compartir la cuenta con su compañía de seguros.</w:t>
            </w:r>
          </w:p>
          <w:p w14:paraId="6B4DF44D" w14:textId="572682F1" w:rsidR="0097303E" w:rsidRDefault="62426411" w:rsidP="070372F8">
            <w:pPr>
              <w:spacing w:before="240" w:after="240"/>
              <w:rPr>
                <w:rFonts w:ascii="Arial" w:eastAsia="Arial" w:hAnsi="Arial" w:cs="Arial"/>
                <w:color w:val="000000" w:themeColor="text1"/>
                <w:lang w:val="es-ES"/>
              </w:rPr>
            </w:pPr>
            <w:r w:rsidRPr="070372F8">
              <w:rPr>
                <w:rFonts w:ascii="Arial" w:eastAsia="Arial" w:hAnsi="Arial" w:cs="Arial"/>
                <w:color w:val="000000" w:themeColor="text1"/>
                <w:lang w:val="es-ES"/>
              </w:rPr>
              <w:t xml:space="preserve">La mayoría de los planes de seguro </w:t>
            </w:r>
            <w:r w:rsidR="00039EC5" w:rsidRPr="070372F8">
              <w:rPr>
                <w:rFonts w:ascii="Arial" w:eastAsia="Arial" w:hAnsi="Arial" w:cs="Arial"/>
                <w:color w:val="000000" w:themeColor="text1"/>
                <w:lang w:val="es-ES"/>
              </w:rPr>
              <w:t>ponen un límite a</w:t>
            </w:r>
            <w:r w:rsidRPr="070372F8">
              <w:rPr>
                <w:rFonts w:ascii="Arial" w:eastAsia="Arial" w:hAnsi="Arial" w:cs="Arial"/>
                <w:color w:val="000000" w:themeColor="text1"/>
                <w:lang w:val="es-ES"/>
              </w:rPr>
              <w:t xml:space="preserve"> la cantidad total de dinero que debe pagar durante el año del plan.</w:t>
            </w:r>
          </w:p>
          <w:p w14:paraId="32FD5500" w14:textId="08C85703" w:rsidR="0097303E" w:rsidRPr="00954397" w:rsidRDefault="77058D52" w:rsidP="070372F8">
            <w:pPr>
              <w:spacing w:before="240" w:after="240"/>
              <w:rPr>
                <w:lang w:val="es-US"/>
              </w:rPr>
            </w:pPr>
            <w:r w:rsidRPr="58F249CE">
              <w:rPr>
                <w:rFonts w:ascii="Arial" w:eastAsia="Arial" w:hAnsi="Arial" w:cs="Arial"/>
                <w:color w:val="000000" w:themeColor="text1"/>
                <w:lang w:val="es-ES"/>
              </w:rPr>
              <w:t xml:space="preserve">Este monto es la cantidad máxima que debe pagar de su </w:t>
            </w:r>
            <w:r w:rsidR="2C885B94" w:rsidRPr="58F249CE">
              <w:rPr>
                <w:rFonts w:ascii="Arial" w:eastAsia="Arial" w:hAnsi="Arial" w:cs="Arial"/>
                <w:color w:val="000000" w:themeColor="text1"/>
                <w:lang w:val="es-ES"/>
              </w:rPr>
              <w:t>bolsillo. +</w:t>
            </w:r>
            <w:r w:rsidR="67A2401C" w:rsidRPr="58F249CE">
              <w:rPr>
                <w:rFonts w:ascii="Arial" w:eastAsia="Arial" w:hAnsi="Arial" w:cs="Arial"/>
                <w:color w:val="000000" w:themeColor="text1"/>
                <w:lang w:val="es-ES"/>
              </w:rPr>
              <w:t>+</w:t>
            </w:r>
            <w:r w:rsidRPr="58F249CE">
              <w:rPr>
                <w:rFonts w:ascii="Arial" w:eastAsia="Arial" w:hAnsi="Arial" w:cs="Arial"/>
                <w:color w:val="000000" w:themeColor="text1"/>
                <w:lang w:val="es-ES"/>
              </w:rPr>
              <w:t xml:space="preserve"> Una vez alcanzado este límite, el seguro pagará el resto</w:t>
            </w:r>
            <w:r w:rsidR="05438882" w:rsidRPr="58F249CE">
              <w:rPr>
                <w:rFonts w:ascii="Arial" w:eastAsia="Arial" w:hAnsi="Arial" w:cs="Arial"/>
                <w:color w:val="000000" w:themeColor="text1"/>
                <w:lang w:val="es-ES"/>
              </w:rPr>
              <w:t>++</w:t>
            </w:r>
            <w:r w:rsidRPr="58F249CE">
              <w:rPr>
                <w:rFonts w:ascii="Arial" w:eastAsia="Arial" w:hAnsi="Arial" w:cs="Arial"/>
                <w:color w:val="000000" w:themeColor="text1"/>
                <w:lang w:val="es-ES"/>
              </w:rPr>
              <w:t xml:space="preserve"> de los </w:t>
            </w:r>
            <w:r w:rsidR="79B29D2E" w:rsidRPr="58F249CE">
              <w:rPr>
                <w:rFonts w:ascii="Arial" w:eastAsia="Arial" w:hAnsi="Arial" w:cs="Arial"/>
                <w:color w:val="000000" w:themeColor="text1"/>
                <w:lang w:val="es-ES"/>
              </w:rPr>
              <w:t>co</w:t>
            </w:r>
            <w:r w:rsidRPr="58F249CE">
              <w:rPr>
                <w:rFonts w:ascii="Arial" w:eastAsia="Arial" w:hAnsi="Arial" w:cs="Arial"/>
                <w:color w:val="000000" w:themeColor="text1"/>
                <w:lang w:val="es-ES"/>
              </w:rPr>
              <w:t>stos por los servicios cubiertos.</w:t>
            </w:r>
          </w:p>
          <w:p w14:paraId="734083F4" w14:textId="74DBACAB" w:rsidR="0097303E" w:rsidRPr="00954397" w:rsidRDefault="62426411" w:rsidP="070372F8">
            <w:pPr>
              <w:spacing w:before="240" w:after="240"/>
              <w:rPr>
                <w:lang w:val="es-US"/>
              </w:rPr>
            </w:pPr>
            <w:r w:rsidRPr="070372F8">
              <w:rPr>
                <w:rFonts w:ascii="Arial" w:eastAsia="Arial" w:hAnsi="Arial" w:cs="Arial"/>
                <w:color w:val="000000" w:themeColor="text1"/>
                <w:lang w:val="es-ES"/>
              </w:rPr>
              <w:t>Aquí le damos un ejemplo de cómo funcionan juntos los copagos, los deducibles, el coseguro y los</w:t>
            </w:r>
            <w:r w:rsidR="6EC6AD42" w:rsidRPr="070372F8">
              <w:rPr>
                <w:rFonts w:ascii="Arial" w:eastAsia="Arial" w:hAnsi="Arial" w:cs="Arial"/>
                <w:color w:val="000000" w:themeColor="text1"/>
                <w:lang w:val="es-ES"/>
              </w:rPr>
              <w:t xml:space="preserve"> </w:t>
            </w:r>
            <w:r w:rsidR="6EC6AD42" w:rsidRPr="00954397">
              <w:rPr>
                <w:rFonts w:ascii="Arial" w:eastAsia="Arial" w:hAnsi="Arial" w:cs="Arial"/>
                <w:color w:val="000000" w:themeColor="text1"/>
                <w:lang w:val="es-US"/>
              </w:rPr>
              <w:t>pago</w:t>
            </w:r>
            <w:r w:rsidR="14B60AFC" w:rsidRPr="00954397">
              <w:rPr>
                <w:rFonts w:ascii="Arial" w:eastAsia="Arial" w:hAnsi="Arial" w:cs="Arial"/>
                <w:color w:val="000000" w:themeColor="text1"/>
                <w:lang w:val="es-US"/>
              </w:rPr>
              <w:t>s</w:t>
            </w:r>
            <w:r w:rsidRPr="070372F8">
              <w:rPr>
                <w:rFonts w:ascii="Arial" w:eastAsia="Arial" w:hAnsi="Arial" w:cs="Arial"/>
                <w:color w:val="000000" w:themeColor="text1"/>
                <w:lang w:val="es-ES"/>
              </w:rPr>
              <w:t xml:space="preserve"> máximos de </w:t>
            </w:r>
            <w:r w:rsidR="216462C8" w:rsidRPr="070372F8">
              <w:rPr>
                <w:rFonts w:ascii="Arial" w:eastAsia="Arial" w:hAnsi="Arial" w:cs="Arial"/>
                <w:color w:val="000000" w:themeColor="text1"/>
                <w:lang w:val="es-ES"/>
              </w:rPr>
              <w:t>su</w:t>
            </w:r>
            <w:r w:rsidRPr="070372F8">
              <w:rPr>
                <w:rFonts w:ascii="Arial" w:eastAsia="Arial" w:hAnsi="Arial" w:cs="Arial"/>
                <w:color w:val="000000" w:themeColor="text1"/>
                <w:lang w:val="es-ES"/>
              </w:rPr>
              <w:t xml:space="preserve"> bolsillo.</w:t>
            </w:r>
          </w:p>
          <w:p w14:paraId="5153A4CA" w14:textId="44E21DEE" w:rsidR="0097303E" w:rsidRPr="00954397" w:rsidRDefault="62426411" w:rsidP="070372F8">
            <w:pPr>
              <w:spacing w:before="240" w:after="240"/>
              <w:rPr>
                <w:lang w:val="es-US"/>
              </w:rPr>
            </w:pPr>
            <w:r w:rsidRPr="00954397">
              <w:rPr>
                <w:rFonts w:ascii="Arial" w:eastAsia="Arial" w:hAnsi="Arial" w:cs="Arial"/>
                <w:i/>
                <w:iCs/>
                <w:color w:val="000000" w:themeColor="text1"/>
                <w:lang w:val="es-US"/>
              </w:rPr>
              <w:t>Daremos ejemplo con Joe. Cuando él visita a su médico de cabecera, hace un copago de $75 al momento de la cita. Cuando visita a un especialista, el copago es de $150 y recibe un estado de cuenta por correo después de la cita.</w:t>
            </w:r>
          </w:p>
          <w:p w14:paraId="604A599B" w14:textId="20594879" w:rsidR="0097303E" w:rsidRDefault="62426411" w:rsidP="070372F8">
            <w:pPr>
              <w:rPr>
                <w:rFonts w:ascii="Aptos" w:eastAsia="Aptos" w:hAnsi="Aptos" w:cs="Aptos"/>
                <w:lang w:val="es-ES"/>
              </w:rPr>
            </w:pPr>
            <w:r w:rsidRPr="070372F8">
              <w:rPr>
                <w:rFonts w:ascii="Arial" w:eastAsia="Arial" w:hAnsi="Arial" w:cs="Arial"/>
                <w:i/>
                <w:iCs/>
                <w:color w:val="000000" w:themeColor="text1"/>
                <w:lang w:val="es-ES"/>
              </w:rPr>
              <w:t xml:space="preserve">Aunque los copagos de Joe no cuentan para su deducible de $2,000, otros pagos sí. Por ejemplo, cuando le hacen </w:t>
            </w:r>
            <w:r w:rsidR="0FE90243" w:rsidRPr="070372F8">
              <w:rPr>
                <w:rFonts w:ascii="Arial" w:eastAsia="Arial" w:hAnsi="Arial" w:cs="Arial"/>
                <w:i/>
                <w:iCs/>
                <w:color w:val="000000" w:themeColor="text1"/>
                <w:lang w:val="es-ES"/>
              </w:rPr>
              <w:t>exámenes</w:t>
            </w:r>
            <w:r w:rsidRPr="070372F8">
              <w:rPr>
                <w:rFonts w:ascii="Arial" w:eastAsia="Arial" w:hAnsi="Arial" w:cs="Arial"/>
                <w:i/>
                <w:iCs/>
                <w:color w:val="000000" w:themeColor="text1"/>
                <w:lang w:val="es-ES"/>
              </w:rPr>
              <w:t xml:space="preserve"> médicos, tiene alguna cirugía o lo ingresan en el </w:t>
            </w:r>
            <w:r w:rsidR="33868041" w:rsidRPr="070372F8">
              <w:rPr>
                <w:rFonts w:ascii="Arial" w:eastAsia="Arial" w:hAnsi="Arial" w:cs="Arial"/>
                <w:i/>
                <w:iCs/>
                <w:color w:val="000000" w:themeColor="text1"/>
                <w:lang w:val="es-ES"/>
              </w:rPr>
              <w:t>hospital, él</w:t>
            </w:r>
            <w:r w:rsidRPr="070372F8">
              <w:rPr>
                <w:rFonts w:ascii="Arial" w:eastAsia="Arial" w:hAnsi="Arial" w:cs="Arial"/>
                <w:i/>
                <w:iCs/>
                <w:color w:val="000000" w:themeColor="text1"/>
                <w:lang w:val="es-ES"/>
              </w:rPr>
              <w:t xml:space="preserve"> debe pagar el costo total de estos servicios hasta haber alcanzado un total de 2,000 dólares.</w:t>
            </w:r>
          </w:p>
          <w:p w14:paraId="51A71DFF" w14:textId="5C65C74E" w:rsidR="0097303E" w:rsidRDefault="0097303E" w:rsidP="070372F8">
            <w:pPr>
              <w:rPr>
                <w:rFonts w:ascii="Arial" w:eastAsia="Arial" w:hAnsi="Arial" w:cs="Arial"/>
                <w:i/>
                <w:iCs/>
                <w:color w:val="000000" w:themeColor="text1"/>
                <w:lang w:val="es-ES"/>
              </w:rPr>
            </w:pPr>
          </w:p>
          <w:p w14:paraId="6B6B028B" w14:textId="01C34C21" w:rsidR="0097303E" w:rsidRDefault="62426411" w:rsidP="070372F8">
            <w:pPr>
              <w:rPr>
                <w:rFonts w:ascii="Arial" w:eastAsia="Arial" w:hAnsi="Arial" w:cs="Arial"/>
                <w:lang w:val="es-ES"/>
              </w:rPr>
            </w:pPr>
            <w:r w:rsidRPr="070372F8">
              <w:rPr>
                <w:rFonts w:ascii="Arial" w:eastAsia="Arial" w:hAnsi="Arial" w:cs="Arial"/>
                <w:i/>
                <w:iCs/>
                <w:color w:val="000000" w:themeColor="text1"/>
                <w:lang w:val="es-ES"/>
              </w:rPr>
              <w:t xml:space="preserve">Una vez que alcanza su </w:t>
            </w:r>
            <w:r w:rsidR="6C894607" w:rsidRPr="070372F8">
              <w:rPr>
                <w:rFonts w:ascii="Arial" w:eastAsia="Arial" w:hAnsi="Arial" w:cs="Arial"/>
                <w:i/>
                <w:iCs/>
                <w:color w:val="000000" w:themeColor="text1"/>
                <w:lang w:val="es-ES"/>
              </w:rPr>
              <w:t>deducible, el</w:t>
            </w:r>
            <w:r w:rsidRPr="070372F8">
              <w:rPr>
                <w:rFonts w:ascii="Arial" w:eastAsia="Arial" w:hAnsi="Arial" w:cs="Arial"/>
                <w:i/>
                <w:iCs/>
                <w:color w:val="000000" w:themeColor="text1"/>
                <w:lang w:val="es-ES"/>
              </w:rPr>
              <w:t xml:space="preserve"> coseguro de Joe va a </w:t>
            </w:r>
            <w:r w:rsidR="3B1B4603" w:rsidRPr="070372F8">
              <w:rPr>
                <w:rFonts w:ascii="Arial" w:eastAsia="Arial" w:hAnsi="Arial" w:cs="Arial"/>
                <w:i/>
                <w:iCs/>
                <w:color w:val="000000" w:themeColor="text1"/>
                <w:lang w:val="es-ES"/>
              </w:rPr>
              <w:t>aplicarse</w:t>
            </w:r>
            <w:r w:rsidRPr="070372F8">
              <w:rPr>
                <w:rFonts w:ascii="Arial" w:eastAsia="Arial" w:hAnsi="Arial" w:cs="Arial"/>
                <w:i/>
                <w:iCs/>
                <w:color w:val="000000" w:themeColor="text1"/>
                <w:lang w:val="es-ES"/>
              </w:rPr>
              <w:t>.</w:t>
            </w:r>
            <w:r w:rsidR="00BC5A1C">
              <w:rPr>
                <w:rFonts w:ascii="Arial" w:eastAsia="Arial" w:hAnsi="Arial" w:cs="Arial"/>
                <w:i/>
                <w:iCs/>
                <w:color w:val="000000" w:themeColor="text1"/>
                <w:lang w:val="es-ES"/>
              </w:rPr>
              <w:t>++</w:t>
            </w:r>
            <w:r w:rsidRPr="070372F8">
              <w:rPr>
                <w:rFonts w:ascii="Arial" w:eastAsia="Arial" w:hAnsi="Arial" w:cs="Arial"/>
                <w:i/>
                <w:iCs/>
                <w:color w:val="000000" w:themeColor="text1"/>
                <w:lang w:val="es-ES"/>
              </w:rPr>
              <w:t xml:space="preserve"> Su coseguro es del 20%, es decir, él paga el 20% de la cuenta y el seguro paga el 80% restante.  </w:t>
            </w:r>
            <w:r w:rsidR="000B3DB4">
              <w:rPr>
                <w:rFonts w:ascii="Arial" w:eastAsia="Arial" w:hAnsi="Arial" w:cs="Arial"/>
                <w:i/>
                <w:iCs/>
                <w:color w:val="000000" w:themeColor="text1"/>
                <w:lang w:val="es-ES"/>
              </w:rPr>
              <w:t>++</w:t>
            </w:r>
            <w:r w:rsidRPr="070372F8">
              <w:rPr>
                <w:rFonts w:ascii="Arial" w:eastAsia="Arial" w:hAnsi="Arial" w:cs="Arial"/>
                <w:i/>
                <w:iCs/>
                <w:color w:val="000000" w:themeColor="text1"/>
                <w:lang w:val="es-ES"/>
              </w:rPr>
              <w:t>Por ejemplo, cuando se hace una radiografía que cuesta $200, él paga el 20% (que son $40) y el seguro paga el 80% (que son $160).</w:t>
            </w:r>
          </w:p>
          <w:p w14:paraId="4F857980" w14:textId="1E48932F" w:rsidR="0097303E" w:rsidRDefault="0097303E" w:rsidP="070372F8">
            <w:pPr>
              <w:rPr>
                <w:rFonts w:ascii="Arial" w:eastAsia="Arial" w:hAnsi="Arial" w:cs="Arial"/>
                <w:i/>
                <w:iCs/>
                <w:color w:val="000000" w:themeColor="text1"/>
                <w:lang w:val="es-ES"/>
              </w:rPr>
            </w:pPr>
          </w:p>
          <w:p w14:paraId="09F1F5C7" w14:textId="34B8F6A9" w:rsidR="0097303E" w:rsidRDefault="62426411" w:rsidP="070372F8">
            <w:pPr>
              <w:rPr>
                <w:rFonts w:ascii="Arial" w:eastAsia="Arial" w:hAnsi="Arial" w:cs="Arial"/>
                <w:lang w:val="es-ES"/>
              </w:rPr>
            </w:pPr>
            <w:r w:rsidRPr="070372F8">
              <w:rPr>
                <w:rFonts w:ascii="Arial" w:eastAsia="Arial" w:hAnsi="Arial" w:cs="Arial"/>
                <w:i/>
                <w:iCs/>
                <w:color w:val="000000" w:themeColor="text1"/>
                <w:lang w:val="es-ES"/>
              </w:rPr>
              <w:t xml:space="preserve">A medida que Joe tiene </w:t>
            </w:r>
            <w:r w:rsidR="00FA4721">
              <w:rPr>
                <w:rFonts w:ascii="Arial" w:eastAsia="Arial" w:hAnsi="Arial" w:cs="Arial"/>
                <w:i/>
                <w:iCs/>
                <w:color w:val="000000" w:themeColor="text1"/>
                <w:lang w:val="es-ES"/>
              </w:rPr>
              <w:t>++</w:t>
            </w:r>
            <w:r w:rsidRPr="070372F8">
              <w:rPr>
                <w:rFonts w:ascii="Arial" w:eastAsia="Arial" w:hAnsi="Arial" w:cs="Arial"/>
                <w:i/>
                <w:iCs/>
                <w:color w:val="000000" w:themeColor="text1"/>
                <w:lang w:val="es-ES"/>
              </w:rPr>
              <w:t xml:space="preserve">más visitas al médico y tratamientos médicos, sigue pagando los costos del coseguro hasta que alcanza la </w:t>
            </w:r>
            <w:r w:rsidR="762057BF" w:rsidRPr="070372F8">
              <w:rPr>
                <w:rFonts w:ascii="Arial" w:eastAsia="Arial" w:hAnsi="Arial" w:cs="Arial"/>
                <w:i/>
                <w:iCs/>
                <w:color w:val="000000" w:themeColor="text1"/>
                <w:lang w:val="es-ES"/>
              </w:rPr>
              <w:t xml:space="preserve">cantidad </w:t>
            </w:r>
            <w:r w:rsidRPr="070372F8">
              <w:rPr>
                <w:rFonts w:ascii="Arial" w:eastAsia="Arial" w:hAnsi="Arial" w:cs="Arial"/>
                <w:i/>
                <w:iCs/>
                <w:color w:val="000000" w:themeColor="text1"/>
                <w:lang w:val="es-ES"/>
              </w:rPr>
              <w:t>máxima de pagos de su bolsillo que son $5,000.</w:t>
            </w:r>
            <w:r w:rsidR="00DA7EFB">
              <w:rPr>
                <w:rFonts w:ascii="Arial" w:eastAsia="Arial" w:hAnsi="Arial" w:cs="Arial"/>
                <w:i/>
                <w:iCs/>
                <w:color w:val="000000" w:themeColor="text1"/>
                <w:lang w:val="es-ES"/>
              </w:rPr>
              <w:t>++</w:t>
            </w:r>
            <w:r w:rsidRPr="070372F8">
              <w:rPr>
                <w:rFonts w:ascii="Arial" w:eastAsia="Arial" w:hAnsi="Arial" w:cs="Arial"/>
                <w:i/>
                <w:iCs/>
                <w:color w:val="000000" w:themeColor="text1"/>
                <w:lang w:val="es-ES"/>
              </w:rPr>
              <w:t xml:space="preserve"> Una vez que haya pagado un total de $5,000, el seguro pagará el costo total de los servicios cubiertos.</w:t>
            </w:r>
            <w:r w:rsidR="00767FC9">
              <w:rPr>
                <w:rFonts w:ascii="Arial" w:eastAsia="Arial" w:hAnsi="Arial" w:cs="Arial"/>
                <w:i/>
                <w:iCs/>
                <w:color w:val="000000" w:themeColor="text1"/>
                <w:lang w:val="es-ES"/>
              </w:rPr>
              <w:t>+++</w:t>
            </w:r>
            <w:r w:rsidRPr="070372F8">
              <w:rPr>
                <w:rFonts w:ascii="Arial" w:eastAsia="Arial" w:hAnsi="Arial" w:cs="Arial"/>
                <w:i/>
                <w:iCs/>
                <w:color w:val="000000" w:themeColor="text1"/>
                <w:lang w:val="es-ES"/>
              </w:rPr>
              <w:t xml:space="preserve"> Cuando visite a su médico para un seguimiento, su seguro pagará el costo total de los servicios cubiertos.</w:t>
            </w:r>
          </w:p>
          <w:p w14:paraId="7E91C372" w14:textId="1BC736EF" w:rsidR="0097303E" w:rsidRDefault="0097303E" w:rsidP="070372F8">
            <w:pPr>
              <w:rPr>
                <w:rFonts w:ascii="Arial" w:eastAsia="Arial" w:hAnsi="Arial" w:cs="Arial"/>
                <w:i/>
                <w:iCs/>
                <w:color w:val="000000" w:themeColor="text1"/>
                <w:lang w:val="es-ES"/>
              </w:rPr>
            </w:pPr>
          </w:p>
          <w:p w14:paraId="3FA975A8" w14:textId="4083ABCB" w:rsidR="0097303E" w:rsidRDefault="77058D52" w:rsidP="008308FC">
            <w:pPr>
              <w:rPr>
                <w:rFonts w:ascii="Arial" w:eastAsia="Arial" w:hAnsi="Arial" w:cs="Arial"/>
                <w:color w:val="000000" w:themeColor="text1"/>
                <w:lang w:val="es-ES"/>
              </w:rPr>
            </w:pPr>
            <w:r w:rsidRPr="58F249CE">
              <w:rPr>
                <w:rFonts w:ascii="Arial" w:eastAsia="Arial" w:hAnsi="Arial" w:cs="Arial"/>
                <w:color w:val="000000" w:themeColor="text1"/>
                <w:lang w:val="es-ES"/>
              </w:rPr>
              <w:t xml:space="preserve">Debido a que cada plan de seguro es diferente, debe revisar su cobertura antes de recibir atención </w:t>
            </w:r>
            <w:r w:rsidR="414613FA" w:rsidRPr="58F249CE">
              <w:rPr>
                <w:rFonts w:ascii="Arial" w:eastAsia="Arial" w:hAnsi="Arial" w:cs="Arial"/>
                <w:color w:val="000000" w:themeColor="text1"/>
                <w:lang w:val="es-ES"/>
              </w:rPr>
              <w:t>médica. +</w:t>
            </w:r>
            <w:r w:rsidR="428F9544" w:rsidRPr="58F249CE">
              <w:rPr>
                <w:rFonts w:ascii="Arial" w:eastAsia="Arial" w:hAnsi="Arial" w:cs="Arial"/>
                <w:color w:val="000000" w:themeColor="text1"/>
                <w:lang w:val="es-ES"/>
              </w:rPr>
              <w:t>+</w:t>
            </w:r>
            <w:r w:rsidRPr="58F249CE">
              <w:rPr>
                <w:rFonts w:ascii="Arial" w:eastAsia="Arial" w:hAnsi="Arial" w:cs="Arial"/>
                <w:color w:val="000000" w:themeColor="text1"/>
                <w:lang w:val="es-ES"/>
              </w:rPr>
              <w:t xml:space="preserve"> El conocer sobre los copagos, los deducibles, el coseguro y el</w:t>
            </w:r>
            <w:r w:rsidR="20DE537B" w:rsidRPr="58F249CE">
              <w:rPr>
                <w:rFonts w:ascii="Arial" w:eastAsia="Arial" w:hAnsi="Arial" w:cs="Arial"/>
                <w:color w:val="000000" w:themeColor="text1"/>
                <w:lang w:val="es-ES"/>
              </w:rPr>
              <w:t xml:space="preserve"> pago</w:t>
            </w:r>
            <w:r w:rsidRPr="58F249CE">
              <w:rPr>
                <w:rFonts w:ascii="Arial" w:eastAsia="Arial" w:hAnsi="Arial" w:cs="Arial"/>
                <w:color w:val="000000" w:themeColor="text1"/>
                <w:lang w:val="es-ES"/>
              </w:rPr>
              <w:t xml:space="preserve"> máximo de su bolsillo</w:t>
            </w:r>
            <w:r w:rsidR="53331B8D" w:rsidRPr="58F249CE">
              <w:rPr>
                <w:rFonts w:ascii="Arial" w:eastAsia="Arial" w:hAnsi="Arial" w:cs="Arial"/>
                <w:color w:val="000000" w:themeColor="text1"/>
                <w:lang w:val="es-ES"/>
              </w:rPr>
              <w:t xml:space="preserve"> </w:t>
            </w:r>
            <w:r w:rsidRPr="58F249CE">
              <w:rPr>
                <w:rFonts w:ascii="Arial" w:eastAsia="Arial" w:hAnsi="Arial" w:cs="Arial"/>
                <w:color w:val="000000" w:themeColor="text1"/>
                <w:lang w:val="es-ES"/>
              </w:rPr>
              <w:t>de su plan</w:t>
            </w:r>
            <w:r w:rsidR="6FB8AA72" w:rsidRPr="58F249CE">
              <w:rPr>
                <w:rFonts w:ascii="Arial" w:eastAsia="Arial" w:hAnsi="Arial" w:cs="Arial"/>
                <w:color w:val="000000" w:themeColor="text1"/>
                <w:lang w:val="es-ES"/>
              </w:rPr>
              <w:t>, le</w:t>
            </w:r>
            <w:r w:rsidRPr="58F249CE">
              <w:rPr>
                <w:rFonts w:ascii="Arial" w:eastAsia="Arial" w:hAnsi="Arial" w:cs="Arial"/>
                <w:color w:val="000000" w:themeColor="text1"/>
                <w:lang w:val="es-ES"/>
              </w:rPr>
              <w:t xml:space="preserve"> puede ayudar a planificar con anticipación los costos</w:t>
            </w:r>
            <w:r w:rsidR="1D3586DE" w:rsidRPr="58F249CE">
              <w:rPr>
                <w:rFonts w:ascii="Arial" w:eastAsia="Arial" w:hAnsi="Arial" w:cs="Arial"/>
                <w:color w:val="000000" w:themeColor="text1"/>
                <w:lang w:val="es-ES"/>
              </w:rPr>
              <w:t xml:space="preserve"> </w:t>
            </w:r>
            <w:r w:rsidRPr="58F249CE">
              <w:rPr>
                <w:rFonts w:ascii="Arial" w:eastAsia="Arial" w:hAnsi="Arial" w:cs="Arial"/>
                <w:color w:val="000000" w:themeColor="text1"/>
                <w:lang w:val="es-ES"/>
              </w:rPr>
              <w:t>que usted es responsable de pagar. [END SCRIPT]</w:t>
            </w:r>
          </w:p>
        </w:tc>
      </w:tr>
    </w:tbl>
    <w:p w14:paraId="1289EDBD" w14:textId="77777777" w:rsidR="0097303E" w:rsidRDefault="0097303E" w:rsidP="008308FC"/>
    <w:p w14:paraId="7A887BC4" w14:textId="77777777" w:rsidR="00483608" w:rsidRDefault="00741DFC" w:rsidP="00741DFC">
      <w:pPr>
        <w:pStyle w:val="Heading3"/>
      </w:pPr>
      <w:r>
        <w:t>Learn More</w:t>
      </w:r>
      <w:r w:rsidR="00483608">
        <w:t xml:space="preserve"> (Text)</w:t>
      </w:r>
    </w:p>
    <w:tbl>
      <w:tblPr>
        <w:tblStyle w:val="TableGrid"/>
        <w:tblW w:w="0" w:type="auto"/>
        <w:tblLook w:val="04A0" w:firstRow="1" w:lastRow="0" w:firstColumn="1" w:lastColumn="0" w:noHBand="0" w:noVBand="1"/>
      </w:tblPr>
      <w:tblGrid>
        <w:gridCol w:w="5395"/>
        <w:gridCol w:w="5395"/>
      </w:tblGrid>
      <w:tr w:rsidR="00483608" w14:paraId="6E9E0AEA" w14:textId="77777777" w:rsidTr="34290195">
        <w:tc>
          <w:tcPr>
            <w:tcW w:w="5395" w:type="dxa"/>
          </w:tcPr>
          <w:p w14:paraId="628D3260" w14:textId="380197BD" w:rsidR="00483608" w:rsidRDefault="00483608" w:rsidP="00483608">
            <w:r>
              <w:t>English</w:t>
            </w:r>
          </w:p>
        </w:tc>
        <w:tc>
          <w:tcPr>
            <w:tcW w:w="5395" w:type="dxa"/>
          </w:tcPr>
          <w:p w14:paraId="5DD279F8" w14:textId="7FB9C284" w:rsidR="00483608" w:rsidRDefault="00483608" w:rsidP="1AAE032A">
            <w:pPr>
              <w:rPr>
                <w:highlight w:val="cyan"/>
              </w:rPr>
            </w:pPr>
            <w:r w:rsidRPr="1AAE032A">
              <w:rPr>
                <w:highlight w:val="cyan"/>
              </w:rPr>
              <w:t>Spanish</w:t>
            </w:r>
          </w:p>
        </w:tc>
      </w:tr>
      <w:tr w:rsidR="00483608" w:rsidRPr="00AC1C19" w14:paraId="624BC0AC" w14:textId="77777777" w:rsidTr="34290195">
        <w:tc>
          <w:tcPr>
            <w:tcW w:w="5395" w:type="dxa"/>
          </w:tcPr>
          <w:p w14:paraId="082280C9" w14:textId="77777777" w:rsidR="00483608" w:rsidRDefault="00483608" w:rsidP="00483608">
            <w:r>
              <w:t xml:space="preserve">Learn More </w:t>
            </w:r>
            <w:r w:rsidRPr="00483608">
              <w:t>about Copayments, Deductibles, Coinsurance, and Out-of-Pocket Maximums</w:t>
            </w:r>
          </w:p>
          <w:p w14:paraId="3D8E7326" w14:textId="77777777" w:rsidR="00483608" w:rsidRDefault="00483608" w:rsidP="00483608">
            <w:r>
              <w:t xml:space="preserve">To learn more about how copayments, deductibles, coinsurance, and out-of-pocket maximums affect how much </w:t>
            </w:r>
            <w:commentRangeStart w:id="137"/>
            <w:commentRangeStart w:id="138"/>
            <w:commentRangeStart w:id="139"/>
            <w:commentRangeStart w:id="140"/>
            <w:r>
              <w:t xml:space="preserve">a patient </w:t>
            </w:r>
            <w:commentRangeEnd w:id="137"/>
            <w:r>
              <w:rPr>
                <w:rStyle w:val="CommentReference"/>
                <w:sz w:val="24"/>
                <w:szCs w:val="24"/>
              </w:rPr>
              <w:commentReference w:id="137"/>
            </w:r>
            <w:commentRangeEnd w:id="138"/>
            <w:r>
              <w:rPr>
                <w:rStyle w:val="CommentReference"/>
              </w:rPr>
              <w:commentReference w:id="138"/>
            </w:r>
            <w:commentRangeEnd w:id="139"/>
            <w:r>
              <w:rPr>
                <w:rStyle w:val="CommentReference"/>
              </w:rPr>
              <w:commentReference w:id="139"/>
            </w:r>
            <w:commentRangeEnd w:id="140"/>
            <w:r>
              <w:rPr>
                <w:rStyle w:val="CommentReference"/>
              </w:rPr>
              <w:commentReference w:id="140"/>
            </w:r>
            <w:r>
              <w:t>is responsible for paying, see the three examples below.</w:t>
            </w:r>
          </w:p>
          <w:p w14:paraId="1CE442FC" w14:textId="77777777" w:rsidR="00483608" w:rsidRPr="0081260D" w:rsidRDefault="00483608" w:rsidP="00483608"/>
          <w:p w14:paraId="7BEA90A4" w14:textId="77777777" w:rsidR="00483608" w:rsidRDefault="00483608" w:rsidP="00483608">
            <w:pPr>
              <w:rPr>
                <w:b/>
                <w:bCs/>
              </w:rPr>
            </w:pPr>
            <w:r>
              <w:rPr>
                <w:b/>
                <w:bCs/>
              </w:rPr>
              <w:t>Example 1</w:t>
            </w:r>
          </w:p>
          <w:p w14:paraId="70BBCE46" w14:textId="77777777" w:rsidR="00483608" w:rsidRPr="00F36979" w:rsidRDefault="00483608" w:rsidP="00483608">
            <w:commentRangeStart w:id="141"/>
            <w:commentRangeStart w:id="142"/>
            <w:r w:rsidRPr="00F36979">
              <w:t xml:space="preserve">Juanita sprains her ankle and visits urgent care.  </w:t>
            </w:r>
            <w:r>
              <w:t>She has a $150 copayment for urgent care visits and the x-ray costs</w:t>
            </w:r>
            <w:r w:rsidRPr="00F36979">
              <w:t xml:space="preserve"> $250.  </w:t>
            </w:r>
            <w:r>
              <w:t>Her portion of coinsurance is 20%.</w:t>
            </w:r>
            <w:commentRangeEnd w:id="141"/>
            <w:r w:rsidRPr="00F36979">
              <w:rPr>
                <w:rStyle w:val="CommentReference"/>
                <w:sz w:val="24"/>
                <w:szCs w:val="24"/>
              </w:rPr>
              <w:commentReference w:id="141"/>
            </w:r>
            <w:commentRangeEnd w:id="142"/>
            <w:r>
              <w:rPr>
                <w:rStyle w:val="CommentReference"/>
              </w:rPr>
              <w:commentReference w:id="142"/>
            </w:r>
          </w:p>
          <w:p w14:paraId="6FE54671" w14:textId="77777777" w:rsidR="00483608" w:rsidRPr="00F36979" w:rsidRDefault="00483608" w:rsidP="000B1916">
            <w:pPr>
              <w:pStyle w:val="ListParagraph"/>
              <w:numPr>
                <w:ilvl w:val="0"/>
                <w:numId w:val="11"/>
              </w:numPr>
            </w:pPr>
            <w:commentRangeStart w:id="143"/>
            <w:commentRangeStart w:id="144"/>
            <w:r w:rsidRPr="00F36979">
              <w:t xml:space="preserve">If Juanita </w:t>
            </w:r>
            <w:r w:rsidRPr="00F36979">
              <w:rPr>
                <w:b/>
                <w:bCs/>
              </w:rPr>
              <w:t>has not met her deductible</w:t>
            </w:r>
            <w:r w:rsidRPr="00F36979">
              <w:t xml:space="preserve"> for the year, she will be responsible for the full amount of $400.</w:t>
            </w:r>
          </w:p>
          <w:p w14:paraId="49CC565C" w14:textId="77777777" w:rsidR="00483608" w:rsidRPr="00F36979" w:rsidRDefault="00483608" w:rsidP="58F249CE">
            <w:pPr>
              <w:pStyle w:val="ListParagraph"/>
              <w:numPr>
                <w:ilvl w:val="0"/>
                <w:numId w:val="11"/>
              </w:numPr>
              <w:rPr>
                <w:color w:val="8DD873" w:themeColor="accent6" w:themeTint="99"/>
              </w:rPr>
            </w:pPr>
            <w:r>
              <w:t xml:space="preserve">If Juanita </w:t>
            </w:r>
            <w:r w:rsidRPr="58F249CE">
              <w:rPr>
                <w:b/>
                <w:bCs/>
              </w:rPr>
              <w:t>has met her deductible</w:t>
            </w:r>
            <w:r>
              <w:t xml:space="preserve"> and has not yet reached her out-of-pocket maximum for the year, she will be responsible for her copayment and coinsurance amounts.  She’ll pay $150 for her copay, and $50 in coinsurance for the x-ray. Her plan will pay $200, or 80% of the bill for the x-ray. </w:t>
            </w:r>
            <w:r w:rsidRPr="58F249CE">
              <w:rPr>
                <w:color w:val="8DD873" w:themeColor="accent6" w:themeTint="99"/>
              </w:rPr>
              <w:t xml:space="preserve"> </w:t>
            </w:r>
            <w:commentRangeStart w:id="145"/>
            <w:r w:rsidRPr="58F249CE">
              <w:rPr>
                <w:color w:val="8DD873" w:themeColor="accent6" w:themeTint="99"/>
              </w:rPr>
              <w:t>.</w:t>
            </w:r>
            <w:commentRangeEnd w:id="145"/>
            <w:r w:rsidRPr="00F36979">
              <w:rPr>
                <w:rStyle w:val="CommentReference"/>
                <w:color w:val="8DD873" w:themeColor="accent6" w:themeTint="99"/>
                <w:sz w:val="24"/>
                <w:szCs w:val="24"/>
              </w:rPr>
              <w:commentReference w:id="145"/>
            </w:r>
          </w:p>
          <w:p w14:paraId="3F19E442" w14:textId="77777777" w:rsidR="00483608" w:rsidRPr="00F36979" w:rsidRDefault="00483608" w:rsidP="000B1916">
            <w:pPr>
              <w:pStyle w:val="ListParagraph"/>
              <w:numPr>
                <w:ilvl w:val="0"/>
                <w:numId w:val="11"/>
              </w:numPr>
            </w:pPr>
            <w:r w:rsidRPr="00F36979">
              <w:t xml:space="preserve">If Juanita </w:t>
            </w:r>
            <w:r w:rsidRPr="00F36979">
              <w:rPr>
                <w:b/>
                <w:bCs/>
              </w:rPr>
              <w:t>has reached her out-of-pocket maximum</w:t>
            </w:r>
            <w:r w:rsidRPr="00F36979">
              <w:t>, insurance will cover the full amount of $400.</w:t>
            </w:r>
            <w:commentRangeEnd w:id="143"/>
            <w:r w:rsidRPr="00F36979">
              <w:rPr>
                <w:rStyle w:val="CommentReference"/>
                <w:sz w:val="24"/>
                <w:szCs w:val="24"/>
              </w:rPr>
              <w:commentReference w:id="143"/>
            </w:r>
            <w:commentRangeEnd w:id="144"/>
            <w:r>
              <w:rPr>
                <w:rStyle w:val="CommentReference"/>
              </w:rPr>
              <w:commentReference w:id="144"/>
            </w:r>
          </w:p>
          <w:p w14:paraId="5F5693D6" w14:textId="77777777" w:rsidR="00483608" w:rsidRDefault="00483608" w:rsidP="00483608">
            <w:pPr>
              <w:rPr>
                <w:i/>
                <w:iCs/>
              </w:rPr>
            </w:pPr>
          </w:p>
          <w:p w14:paraId="17726D1C" w14:textId="77777777" w:rsidR="00483608" w:rsidRPr="00966C5E" w:rsidRDefault="00483608" w:rsidP="00483608">
            <w:pPr>
              <w:rPr>
                <w:b/>
                <w:bCs/>
              </w:rPr>
            </w:pPr>
            <w:r>
              <w:rPr>
                <w:b/>
                <w:bCs/>
              </w:rPr>
              <w:t>Example 2</w:t>
            </w:r>
          </w:p>
          <w:p w14:paraId="1BD08206" w14:textId="77777777" w:rsidR="00483608" w:rsidRPr="00F36979" w:rsidRDefault="00483608" w:rsidP="00483608">
            <w:r w:rsidRPr="00F36979">
              <w:t>Ju</w:t>
            </w:r>
            <w:r>
              <w:t>a</w:t>
            </w:r>
            <w:r w:rsidRPr="00F36979">
              <w:t>nita’s deductible is $3,000 and her out-of-pocket maximum is $5,000.  She has surgery, and the bill is $10,000.  She has not had any other medical expenses during the plan year.  Her portion of coinsurance is 20%.  Altogether, she will pay a total of $4,400.</w:t>
            </w:r>
          </w:p>
          <w:p w14:paraId="2918D229" w14:textId="77777777" w:rsidR="00483608" w:rsidRPr="00F36979" w:rsidRDefault="00483608" w:rsidP="000B1916">
            <w:pPr>
              <w:pStyle w:val="ListParagraph"/>
              <w:numPr>
                <w:ilvl w:val="0"/>
                <w:numId w:val="12"/>
              </w:numPr>
            </w:pPr>
            <w:r w:rsidRPr="00F36979">
              <w:t>She is responsible for the deductible amount of $3,000</w:t>
            </w:r>
            <w:r w:rsidRPr="00F36979">
              <w:rPr>
                <w:rFonts w:eastAsia="Times New Roman" w:cs="Times New Roman"/>
                <w:kern w:val="0"/>
                <w14:ligatures w14:val="none"/>
              </w:rPr>
              <w:t xml:space="preserve">, </w:t>
            </w:r>
            <w:r w:rsidRPr="00F36979">
              <w:t>and this amount goes toward her $10,000 surgery bill.</w:t>
            </w:r>
          </w:p>
          <w:p w14:paraId="3843284A" w14:textId="77777777" w:rsidR="00483608" w:rsidRPr="007247C9" w:rsidRDefault="00483608" w:rsidP="00483608">
            <w:pPr>
              <w:pStyle w:val="ListParagraph"/>
              <w:ind w:firstLine="720"/>
            </w:pPr>
            <w:r w:rsidRPr="007247C9">
              <w:t>Remaining surgery bill: $10,000 - $3,000 = $7,000</w:t>
            </w:r>
          </w:p>
          <w:p w14:paraId="036D7DF9" w14:textId="77777777" w:rsidR="00483608" w:rsidRPr="007247C9" w:rsidRDefault="00483608" w:rsidP="000B1916">
            <w:pPr>
              <w:pStyle w:val="ListParagraph"/>
              <w:numPr>
                <w:ilvl w:val="0"/>
                <w:numId w:val="12"/>
              </w:numPr>
            </w:pPr>
            <w:r w:rsidRPr="007247C9">
              <w:t>After meeting her deductible, she pays 20% of the remaining balance</w:t>
            </w:r>
            <w:r w:rsidRPr="00F36979">
              <w:t xml:space="preserve"> (her share of coinsurance)</w:t>
            </w:r>
            <w:r w:rsidRPr="007247C9">
              <w:t>.</w:t>
            </w:r>
          </w:p>
          <w:p w14:paraId="1A8659D4" w14:textId="77777777" w:rsidR="00483608" w:rsidRPr="007247C9" w:rsidRDefault="00483608" w:rsidP="000B1916">
            <w:pPr>
              <w:pStyle w:val="ListParagraph"/>
              <w:numPr>
                <w:ilvl w:val="1"/>
                <w:numId w:val="12"/>
              </w:numPr>
            </w:pPr>
            <w:r w:rsidRPr="007247C9">
              <w:t xml:space="preserve">20% of $7,000 = $1,400 </w:t>
            </w:r>
          </w:p>
          <w:p w14:paraId="2F30DF7A" w14:textId="77777777" w:rsidR="00483608" w:rsidRPr="007247C9" w:rsidRDefault="00483608" w:rsidP="000B1916">
            <w:pPr>
              <w:pStyle w:val="ListParagraph"/>
              <w:numPr>
                <w:ilvl w:val="0"/>
                <w:numId w:val="12"/>
              </w:numPr>
            </w:pPr>
            <w:r w:rsidRPr="007247C9">
              <w:t>Insurance covers the other 80% of the remaining balance, which is $5,600.</w:t>
            </w:r>
          </w:p>
          <w:p w14:paraId="00FA0D69" w14:textId="77777777" w:rsidR="00483608" w:rsidRPr="00F36979" w:rsidRDefault="00483608" w:rsidP="000B1916">
            <w:pPr>
              <w:pStyle w:val="ListParagraph"/>
              <w:numPr>
                <w:ilvl w:val="0"/>
                <w:numId w:val="12"/>
              </w:numPr>
            </w:pPr>
            <w:r w:rsidRPr="007247C9">
              <w:t>Adding Jaunita’s deductible and her coinsurance amount:</w:t>
            </w:r>
            <w:r w:rsidRPr="00F36979">
              <w:t xml:space="preserve"> $3,000 (deductible) + $1,400 (coinsurance) = $4,400</w:t>
            </w:r>
          </w:p>
          <w:p w14:paraId="13E13091" w14:textId="77777777" w:rsidR="00483608" w:rsidRPr="00F36979" w:rsidRDefault="00483608" w:rsidP="000B1916">
            <w:pPr>
              <w:pStyle w:val="ListParagraph"/>
              <w:numPr>
                <w:ilvl w:val="0"/>
                <w:numId w:val="12"/>
              </w:numPr>
            </w:pPr>
            <w:r w:rsidRPr="00F36979">
              <w:t xml:space="preserve">Since $4,400 is below her out-of-pocket maximum of $5,000 and she has had no other medical expenses during the year, she will pay a total of </w:t>
            </w:r>
            <w:r w:rsidRPr="00F36979">
              <w:rPr>
                <w:b/>
                <w:bCs/>
              </w:rPr>
              <w:t>$4,400</w:t>
            </w:r>
            <w:r w:rsidRPr="00F36979">
              <w:t xml:space="preserve"> for the surgery.</w:t>
            </w:r>
          </w:p>
          <w:p w14:paraId="4110DFBA" w14:textId="77777777" w:rsidR="00483608" w:rsidRPr="00F36979" w:rsidRDefault="00483608" w:rsidP="00483608">
            <w:pPr>
              <w:pStyle w:val="ListParagraph"/>
            </w:pPr>
          </w:p>
          <w:p w14:paraId="3F63B8A0" w14:textId="77777777" w:rsidR="00483608" w:rsidRPr="00966C5E" w:rsidRDefault="00483608" w:rsidP="00483608">
            <w:pPr>
              <w:rPr>
                <w:b/>
                <w:bCs/>
              </w:rPr>
            </w:pPr>
            <w:r>
              <w:rPr>
                <w:b/>
                <w:bCs/>
              </w:rPr>
              <w:t>Example 3</w:t>
            </w:r>
          </w:p>
          <w:p w14:paraId="6FAEB062" w14:textId="77777777" w:rsidR="00483608" w:rsidRPr="00F36979" w:rsidRDefault="00483608" w:rsidP="00483608">
            <w:r>
              <w:t>George’s</w:t>
            </w:r>
            <w:r w:rsidRPr="00F36979">
              <w:t xml:space="preserve"> deductible is $2,000 and his out-of-pocket maximum is $4,000.  He has a procedure and the bill is $12,000.  </w:t>
            </w:r>
            <w:r>
              <w:t>George</w:t>
            </w:r>
            <w:r w:rsidRPr="00F36979">
              <w:t xml:space="preserve"> has already paid $1000 toward his deductible and has paid $300 in additional copayments during the plan year.  His portion of coinsurance is 20%.  Altogether, he will pay a total of $2,700 for the surgery.</w:t>
            </w:r>
          </w:p>
          <w:p w14:paraId="1BB18CC6" w14:textId="77777777" w:rsidR="00483608" w:rsidRPr="00F36979" w:rsidRDefault="00483608" w:rsidP="000B1916">
            <w:pPr>
              <w:pStyle w:val="ListParagraph"/>
              <w:numPr>
                <w:ilvl w:val="0"/>
                <w:numId w:val="12"/>
              </w:numPr>
            </w:pPr>
            <w:r>
              <w:t>George</w:t>
            </w:r>
            <w:r w:rsidRPr="00F36979">
              <w:t xml:space="preserve"> is responsible for the deductible amount of $2,000</w:t>
            </w:r>
            <w:r w:rsidRPr="00F36979">
              <w:rPr>
                <w:rFonts w:eastAsia="Times New Roman" w:cs="Times New Roman"/>
                <w:kern w:val="0"/>
                <w14:ligatures w14:val="none"/>
              </w:rPr>
              <w:t xml:space="preserve">.  He has already paid $1,000 during the year, so he will pay </w:t>
            </w:r>
            <w:r>
              <w:rPr>
                <w:rFonts w:eastAsia="Times New Roman" w:cs="Times New Roman"/>
                <w:kern w:val="0"/>
                <w14:ligatures w14:val="none"/>
              </w:rPr>
              <w:t xml:space="preserve">an additional </w:t>
            </w:r>
            <w:r w:rsidRPr="00F36979">
              <w:rPr>
                <w:rFonts w:eastAsia="Times New Roman" w:cs="Times New Roman"/>
                <w:kern w:val="0"/>
                <w14:ligatures w14:val="none"/>
              </w:rPr>
              <w:t xml:space="preserve">$1,000 </w:t>
            </w:r>
            <w:r>
              <w:rPr>
                <w:rFonts w:eastAsia="Times New Roman" w:cs="Times New Roman"/>
                <w:kern w:val="0"/>
                <w14:ligatures w14:val="none"/>
              </w:rPr>
              <w:t>to meet his deductible.  This amount will go</w:t>
            </w:r>
            <w:r w:rsidRPr="00F36979">
              <w:rPr>
                <w:rFonts w:eastAsia="Times New Roman" w:cs="Times New Roman"/>
                <w:kern w:val="0"/>
                <w14:ligatures w14:val="none"/>
              </w:rPr>
              <w:t xml:space="preserve"> toward his surgery bill.  </w:t>
            </w:r>
          </w:p>
          <w:p w14:paraId="0572546F" w14:textId="77777777" w:rsidR="00483608" w:rsidRPr="007247C9" w:rsidRDefault="00483608" w:rsidP="00483608">
            <w:pPr>
              <w:pStyle w:val="ListParagraph"/>
              <w:ind w:firstLine="720"/>
            </w:pPr>
            <w:r w:rsidRPr="007247C9">
              <w:t>Remaining surgery bill: $1</w:t>
            </w:r>
            <w:r w:rsidRPr="00F36979">
              <w:t>2</w:t>
            </w:r>
            <w:r w:rsidRPr="007247C9">
              <w:t>,000 - $</w:t>
            </w:r>
            <w:r w:rsidRPr="00F36979">
              <w:t>1</w:t>
            </w:r>
            <w:r w:rsidRPr="007247C9">
              <w:t>,000 = $</w:t>
            </w:r>
            <w:r w:rsidRPr="00F36979">
              <w:t>11</w:t>
            </w:r>
            <w:r w:rsidRPr="007247C9">
              <w:t>,000</w:t>
            </w:r>
          </w:p>
          <w:p w14:paraId="0E1DEB43" w14:textId="77777777" w:rsidR="00483608" w:rsidRPr="007247C9" w:rsidRDefault="00483608" w:rsidP="000B1916">
            <w:pPr>
              <w:pStyle w:val="ListParagraph"/>
              <w:numPr>
                <w:ilvl w:val="0"/>
                <w:numId w:val="12"/>
              </w:numPr>
            </w:pPr>
            <w:r w:rsidRPr="007247C9">
              <w:t xml:space="preserve">After meeting </w:t>
            </w:r>
            <w:r w:rsidRPr="00F36979">
              <w:t>his</w:t>
            </w:r>
            <w:r w:rsidRPr="007247C9">
              <w:t xml:space="preserve"> deductible, </w:t>
            </w:r>
            <w:r w:rsidRPr="00F36979">
              <w:t>he is responsible for</w:t>
            </w:r>
            <w:r w:rsidRPr="007247C9">
              <w:t xml:space="preserve"> 20% of the remaining balance</w:t>
            </w:r>
            <w:r w:rsidRPr="00F36979">
              <w:t xml:space="preserve"> (his share of coinsurance)</w:t>
            </w:r>
            <w:r w:rsidRPr="007247C9">
              <w:t>.</w:t>
            </w:r>
          </w:p>
          <w:p w14:paraId="2CD72103" w14:textId="77777777" w:rsidR="00483608" w:rsidRPr="007247C9" w:rsidRDefault="00483608" w:rsidP="000B1916">
            <w:pPr>
              <w:pStyle w:val="ListParagraph"/>
              <w:numPr>
                <w:ilvl w:val="1"/>
                <w:numId w:val="12"/>
              </w:numPr>
            </w:pPr>
            <w:r w:rsidRPr="007247C9">
              <w:t>20% of $</w:t>
            </w:r>
            <w:r w:rsidRPr="00F36979">
              <w:t>11,000</w:t>
            </w:r>
            <w:r w:rsidRPr="007247C9">
              <w:t xml:space="preserve"> = $</w:t>
            </w:r>
            <w:r w:rsidRPr="00F36979">
              <w:t>2,200</w:t>
            </w:r>
            <w:r w:rsidRPr="007247C9">
              <w:t xml:space="preserve"> </w:t>
            </w:r>
          </w:p>
          <w:p w14:paraId="541A485B" w14:textId="77777777" w:rsidR="00483608" w:rsidRPr="007247C9" w:rsidRDefault="00483608" w:rsidP="000B1916">
            <w:pPr>
              <w:pStyle w:val="ListParagraph"/>
              <w:numPr>
                <w:ilvl w:val="0"/>
                <w:numId w:val="12"/>
              </w:numPr>
            </w:pPr>
            <w:r w:rsidRPr="007247C9">
              <w:t>Insurance covers the other 80% of the remaining balance, which is $</w:t>
            </w:r>
            <w:r w:rsidRPr="00F36979">
              <w:t>8,800</w:t>
            </w:r>
            <w:r w:rsidRPr="007247C9">
              <w:t>.</w:t>
            </w:r>
          </w:p>
          <w:p w14:paraId="0F56A3DA" w14:textId="067E4716" w:rsidR="00483608" w:rsidRPr="002C6AB9" w:rsidRDefault="5D4AFA3A" w:rsidP="000B1916">
            <w:pPr>
              <w:pStyle w:val="ListParagraph"/>
              <w:numPr>
                <w:ilvl w:val="0"/>
                <w:numId w:val="12"/>
              </w:numPr>
            </w:pPr>
            <w:r w:rsidRPr="002C6AB9">
              <w:t>Adding George’s deductible and his coinsurance amount: $1,000 (remaining deductible amount) + $2,200</w:t>
            </w:r>
            <w:r w:rsidR="3CD8F66D" w:rsidRPr="002C6AB9">
              <w:t xml:space="preserve"> </w:t>
            </w:r>
            <w:r w:rsidRPr="002C6AB9">
              <w:t>(coinsurance) = $3,200 for the surgery.</w:t>
            </w:r>
          </w:p>
          <w:p w14:paraId="09D89F0A" w14:textId="18EBD4E5" w:rsidR="00483608" w:rsidRPr="00F36979" w:rsidRDefault="00483608" w:rsidP="000B1916">
            <w:pPr>
              <w:pStyle w:val="ListParagraph"/>
              <w:numPr>
                <w:ilvl w:val="0"/>
                <w:numId w:val="12"/>
              </w:numPr>
            </w:pPr>
            <w:r w:rsidRPr="00F36979">
              <w:t xml:space="preserve">However, </w:t>
            </w:r>
            <w:r>
              <w:t>George</w:t>
            </w:r>
            <w:r w:rsidRPr="00F36979">
              <w:t xml:space="preserve"> has already paid $1,300 toward his out-of-pocket maximum of $4,000, and paying the total bill of $3,200 would put him over his out-of-pocket maximum.</w:t>
            </w:r>
            <w:r>
              <w:t xml:space="preserve"> Therefore, he is only  responsible for the balance due that brings him to fully paying his out-of-pocket maximum</w:t>
            </w:r>
            <w:commentRangeStart w:id="146"/>
            <w:r>
              <w:t>,</w:t>
            </w:r>
            <w:commentRangeEnd w:id="146"/>
            <w:r>
              <w:rPr>
                <w:rStyle w:val="CommentReference"/>
                <w:sz w:val="24"/>
                <w:szCs w:val="24"/>
              </w:rPr>
              <w:commentReference w:id="146"/>
            </w:r>
            <w:r>
              <w:t xml:space="preserve">  Insurance will pay anything above the out-of-pocket maximum.</w:t>
            </w:r>
          </w:p>
          <w:p w14:paraId="565A08FD" w14:textId="77777777" w:rsidR="00483608" w:rsidRPr="00F36979" w:rsidRDefault="00483608" w:rsidP="000B1916">
            <w:pPr>
              <w:pStyle w:val="ListParagraph"/>
              <w:numPr>
                <w:ilvl w:val="1"/>
                <w:numId w:val="12"/>
              </w:numPr>
            </w:pPr>
            <w:r>
              <w:t>Insurance will s</w:t>
            </w:r>
            <w:r w:rsidRPr="00F36979">
              <w:t xml:space="preserve">ubtract </w:t>
            </w:r>
            <w:r>
              <w:t>George’s</w:t>
            </w:r>
            <w:r w:rsidRPr="00F36979">
              <w:t xml:space="preserve"> prior payment toward his deductible and additional copayments</w:t>
            </w:r>
            <w:r>
              <w:t xml:space="preserve"> from his out-of-pocket maximum</w:t>
            </w:r>
            <w:r w:rsidRPr="00F36979">
              <w:t>: $4,000</w:t>
            </w:r>
            <w:r>
              <w:t xml:space="preserve"> (out-of-pocket maximum)</w:t>
            </w:r>
            <w:r w:rsidRPr="00F36979">
              <w:t xml:space="preserve"> - $1,000 (prior deductible) - $300 (prior copayments) = $2,700.</w:t>
            </w:r>
          </w:p>
          <w:p w14:paraId="40159B75" w14:textId="314F095A" w:rsidR="00483608" w:rsidRDefault="00483608" w:rsidP="000B1916">
            <w:pPr>
              <w:pStyle w:val="ListParagraph"/>
              <w:numPr>
                <w:ilvl w:val="0"/>
                <w:numId w:val="12"/>
              </w:numPr>
            </w:pPr>
            <w:r>
              <w:t>George</w:t>
            </w:r>
            <w:r w:rsidRPr="00F36979">
              <w:t xml:space="preserve"> will pay a total of $2,700 for the surgery.</w:t>
            </w:r>
          </w:p>
        </w:tc>
        <w:tc>
          <w:tcPr>
            <w:tcW w:w="5395" w:type="dxa"/>
          </w:tcPr>
          <w:p w14:paraId="4A638EF8" w14:textId="65820E32" w:rsidR="00483608" w:rsidRPr="00AC1C19" w:rsidRDefault="110F73D1" w:rsidP="73BA38D0">
            <w:pPr>
              <w:rPr>
                <w:rFonts w:ascii="Aptos" w:eastAsia="Aptos" w:hAnsi="Aptos" w:cs="Arial"/>
                <w:color w:val="000000" w:themeColor="text1"/>
                <w:lang w:val="es-US"/>
              </w:rPr>
            </w:pPr>
            <w:r w:rsidRPr="00AC1C19">
              <w:rPr>
                <w:rFonts w:ascii="Aptos" w:eastAsia="Aptos" w:hAnsi="Aptos" w:cs="Arial"/>
                <w:color w:val="000000" w:themeColor="text1"/>
                <w:lang w:val="es-US"/>
              </w:rPr>
              <w:t>Más información sobre Copagos, Deducibles, Coseguros y Pagos Máximos de Bolsillo</w:t>
            </w:r>
          </w:p>
          <w:p w14:paraId="24ACFE38" w14:textId="3C5CA28C" w:rsidR="00483608" w:rsidRPr="00AC1C19" w:rsidRDefault="110F73D1" w:rsidP="73BA38D0">
            <w:pPr>
              <w:rPr>
                <w:rFonts w:ascii="Aptos" w:eastAsia="Aptos" w:hAnsi="Aptos" w:cs="Arial"/>
                <w:color w:val="000000" w:themeColor="text1"/>
                <w:lang w:val="es-US"/>
              </w:rPr>
            </w:pPr>
            <w:r w:rsidRPr="00AC1C19">
              <w:rPr>
                <w:rFonts w:ascii="Aptos" w:eastAsia="Aptos" w:hAnsi="Aptos" w:cs="Arial"/>
                <w:color w:val="000000" w:themeColor="text1"/>
                <w:lang w:val="es-US"/>
              </w:rPr>
              <w:t>Para saber más sobre cómo los copagos, los deducibles, los coseguros y los pagos máximos de bolsillo afectan a la cantidad que debe pagar un paciente, revise los tres ejemplos siguientes.</w:t>
            </w:r>
          </w:p>
          <w:p w14:paraId="5440B962" w14:textId="3D5E1BAB" w:rsidR="00483608" w:rsidRPr="00AC1C19" w:rsidRDefault="00483608" w:rsidP="73BA38D0">
            <w:pPr>
              <w:rPr>
                <w:rFonts w:ascii="Aptos" w:eastAsia="Aptos" w:hAnsi="Aptos" w:cs="Arial"/>
                <w:lang w:val="es-US"/>
              </w:rPr>
            </w:pPr>
          </w:p>
          <w:p w14:paraId="49735F2E" w14:textId="7A02E5B7" w:rsidR="00483608" w:rsidRPr="00AC1C19" w:rsidRDefault="110F73D1" w:rsidP="73BA38D0">
            <w:pPr>
              <w:rPr>
                <w:rFonts w:ascii="Aptos" w:eastAsia="Aptos" w:hAnsi="Aptos" w:cs="Arial"/>
                <w:b/>
                <w:bCs/>
                <w:color w:val="000000" w:themeColor="text1"/>
                <w:lang w:val="es-US"/>
              </w:rPr>
            </w:pPr>
            <w:r w:rsidRPr="00AC1C19">
              <w:rPr>
                <w:rFonts w:ascii="Aptos" w:eastAsia="Aptos" w:hAnsi="Aptos" w:cs="Arial"/>
                <w:b/>
                <w:bCs/>
                <w:color w:val="000000" w:themeColor="text1"/>
                <w:lang w:val="es-US"/>
              </w:rPr>
              <w:t>Ejemplo 1</w:t>
            </w:r>
          </w:p>
          <w:p w14:paraId="011DB9CB" w14:textId="55BBED9F" w:rsidR="00483608" w:rsidRDefault="110F73D1" w:rsidP="73BA38D0">
            <w:pPr>
              <w:rPr>
                <w:rFonts w:ascii="Aptos" w:eastAsia="Aptos" w:hAnsi="Aptos" w:cs="Arial"/>
                <w:color w:val="000000" w:themeColor="text1"/>
              </w:rPr>
            </w:pPr>
            <w:r w:rsidRPr="00AC1C19">
              <w:rPr>
                <w:rFonts w:ascii="Aptos" w:eastAsia="Aptos" w:hAnsi="Aptos" w:cs="Arial"/>
                <w:color w:val="000000" w:themeColor="text1"/>
                <w:lang w:val="es-US"/>
              </w:rPr>
              <w:t xml:space="preserve">Juanita se tuerce un tobillo y acude a una clínica de cuidado de urgencias. Ella tiene un copago de $150 para las visitas de cuidado de urgencias y la radiografía cuesta $250. </w:t>
            </w:r>
            <w:r w:rsidRPr="73BA38D0">
              <w:rPr>
                <w:rFonts w:ascii="Aptos" w:eastAsia="Aptos" w:hAnsi="Aptos" w:cs="Arial"/>
                <w:color w:val="000000" w:themeColor="text1"/>
              </w:rPr>
              <w:t>Su parte a pagar del coseguro es del 20%.</w:t>
            </w:r>
          </w:p>
          <w:p w14:paraId="2C4BD626" w14:textId="19E02AFF" w:rsidR="00483608" w:rsidRPr="00AC1C19" w:rsidRDefault="29BD6557" w:rsidP="00D51F74">
            <w:pPr>
              <w:numPr>
                <w:ilvl w:val="0"/>
                <w:numId w:val="74"/>
              </w:numPr>
              <w:rPr>
                <w:rFonts w:ascii="Aptos" w:eastAsia="Aptos" w:hAnsi="Aptos" w:cs="Arial"/>
                <w:color w:val="000000" w:themeColor="text1"/>
                <w:lang w:val="es-US"/>
              </w:rPr>
            </w:pPr>
            <w:r w:rsidRPr="00AC1C19">
              <w:rPr>
                <w:rFonts w:ascii="Aptos" w:eastAsia="Aptos" w:hAnsi="Aptos" w:cs="Arial"/>
                <w:color w:val="000000" w:themeColor="text1"/>
                <w:lang w:val="es-US"/>
              </w:rPr>
              <w:t xml:space="preserve">Si Juanita </w:t>
            </w:r>
            <w:r w:rsidRPr="00AC1C19">
              <w:rPr>
                <w:rFonts w:ascii="Aptos" w:eastAsia="Aptos" w:hAnsi="Aptos" w:cs="Arial"/>
                <w:b/>
                <w:bCs/>
                <w:color w:val="000000" w:themeColor="text1"/>
                <w:lang w:val="es-US"/>
              </w:rPr>
              <w:t>no ha llegado a su deducible</w:t>
            </w:r>
            <w:r w:rsidRPr="00AC1C19">
              <w:rPr>
                <w:rFonts w:ascii="Aptos" w:eastAsia="Aptos" w:hAnsi="Aptos" w:cs="Arial"/>
                <w:color w:val="000000" w:themeColor="text1"/>
                <w:lang w:val="es-US"/>
              </w:rPr>
              <w:t xml:space="preserve"> del año, ella será la responsable de pagar </w:t>
            </w:r>
            <w:r w:rsidR="0B820870" w:rsidRPr="00AC1C19">
              <w:rPr>
                <w:rFonts w:ascii="Aptos" w:eastAsia="Aptos" w:hAnsi="Aptos" w:cs="Arial"/>
                <w:color w:val="000000" w:themeColor="text1"/>
                <w:lang w:val="es-US"/>
              </w:rPr>
              <w:t>la cantidad</w:t>
            </w:r>
            <w:r w:rsidRPr="00AC1C19">
              <w:rPr>
                <w:rFonts w:ascii="Aptos" w:eastAsia="Aptos" w:hAnsi="Aptos" w:cs="Arial"/>
                <w:color w:val="000000" w:themeColor="text1"/>
                <w:lang w:val="es-US"/>
              </w:rPr>
              <w:t xml:space="preserve"> total de $400.</w:t>
            </w:r>
          </w:p>
          <w:p w14:paraId="6F175F1B" w14:textId="53812BEE" w:rsidR="00483608" w:rsidRPr="00AC1C19" w:rsidRDefault="29BD6557" w:rsidP="00D51F74">
            <w:pPr>
              <w:pStyle w:val="ListParagraph"/>
              <w:numPr>
                <w:ilvl w:val="0"/>
                <w:numId w:val="74"/>
              </w:numPr>
              <w:rPr>
                <w:rFonts w:ascii="Aptos" w:eastAsia="Aptos" w:hAnsi="Aptos" w:cs="Arial"/>
                <w:lang w:val="es-US"/>
              </w:rPr>
            </w:pPr>
            <w:r w:rsidRPr="00AC1C19">
              <w:rPr>
                <w:rFonts w:ascii="Aptos" w:eastAsia="Aptos" w:hAnsi="Aptos" w:cs="Arial"/>
                <w:color w:val="000000" w:themeColor="text1"/>
                <w:lang w:val="es-US"/>
              </w:rPr>
              <w:t xml:space="preserve">Si Juanita </w:t>
            </w:r>
            <w:r w:rsidRPr="00AC1C19">
              <w:rPr>
                <w:rFonts w:ascii="Aptos" w:eastAsia="Aptos" w:hAnsi="Aptos" w:cs="Arial"/>
                <w:b/>
                <w:bCs/>
                <w:color w:val="000000" w:themeColor="text1"/>
                <w:lang w:val="es-US"/>
              </w:rPr>
              <w:t>ha llegado a su deducible</w:t>
            </w:r>
            <w:r w:rsidRPr="00AC1C19">
              <w:rPr>
                <w:rFonts w:ascii="Aptos" w:eastAsia="Aptos" w:hAnsi="Aptos" w:cs="Arial"/>
                <w:color w:val="000000" w:themeColor="text1"/>
                <w:lang w:val="es-US"/>
              </w:rPr>
              <w:t xml:space="preserve"> y aún no ha alcanzado el pago máximo de de su bolsillo del año, ella será responsable de las cantidades de su copago y coseguro. Pagará $150 de copago y $50 de coseguro por la radiografía. Su plan pagará $200, es decir, el 80% de la cuenta de la radiografía.</w:t>
            </w:r>
          </w:p>
          <w:p w14:paraId="33FB7FA6" w14:textId="7AE7D1E7" w:rsidR="00483608" w:rsidRPr="00AC1C19" w:rsidRDefault="29BD6557" w:rsidP="00D51F74">
            <w:pPr>
              <w:pStyle w:val="ListParagraph"/>
              <w:numPr>
                <w:ilvl w:val="0"/>
                <w:numId w:val="74"/>
              </w:numPr>
              <w:rPr>
                <w:rFonts w:ascii="Aptos" w:eastAsia="Aptos" w:hAnsi="Aptos" w:cs="Arial"/>
                <w:color w:val="000000" w:themeColor="text1"/>
                <w:lang w:val="es-US"/>
              </w:rPr>
            </w:pPr>
            <w:r w:rsidRPr="00AC1C19">
              <w:rPr>
                <w:rFonts w:ascii="Aptos" w:eastAsia="Aptos" w:hAnsi="Aptos" w:cs="Arial"/>
                <w:color w:val="000000" w:themeColor="text1"/>
                <w:lang w:val="es-US"/>
              </w:rPr>
              <w:t xml:space="preserve">Si Juanita </w:t>
            </w:r>
            <w:r w:rsidRPr="00AC1C19">
              <w:rPr>
                <w:rFonts w:ascii="Aptos" w:eastAsia="Aptos" w:hAnsi="Aptos" w:cs="Arial"/>
                <w:b/>
                <w:bCs/>
                <w:color w:val="000000" w:themeColor="text1"/>
                <w:lang w:val="es-US"/>
              </w:rPr>
              <w:t>ha alcanzado el pago máximo de su bolsillo</w:t>
            </w:r>
            <w:r w:rsidRPr="00AC1C19">
              <w:rPr>
                <w:rFonts w:ascii="Aptos" w:eastAsia="Aptos" w:hAnsi="Aptos" w:cs="Arial"/>
                <w:color w:val="000000" w:themeColor="text1"/>
                <w:lang w:val="es-US"/>
              </w:rPr>
              <w:t xml:space="preserve">, el seguro cubrirá </w:t>
            </w:r>
            <w:r w:rsidR="1AD67C16" w:rsidRPr="00AC1C19">
              <w:rPr>
                <w:rFonts w:ascii="Aptos" w:eastAsia="Aptos" w:hAnsi="Aptos" w:cs="Arial"/>
                <w:color w:val="000000" w:themeColor="text1"/>
                <w:lang w:val="es-US"/>
              </w:rPr>
              <w:t>la cantidad</w:t>
            </w:r>
            <w:r w:rsidRPr="00AC1C19">
              <w:rPr>
                <w:rFonts w:ascii="Aptos" w:eastAsia="Aptos" w:hAnsi="Aptos" w:cs="Arial"/>
                <w:color w:val="000000" w:themeColor="text1"/>
                <w:lang w:val="es-US"/>
              </w:rPr>
              <w:t xml:space="preserve"> total de $400.</w:t>
            </w:r>
          </w:p>
          <w:p w14:paraId="64F2871A" w14:textId="7C989E90" w:rsidR="00483608" w:rsidRPr="00AC1C19" w:rsidRDefault="00483608" w:rsidP="73BA38D0">
            <w:pPr>
              <w:rPr>
                <w:rFonts w:ascii="Aptos" w:eastAsia="Aptos" w:hAnsi="Aptos" w:cs="Arial"/>
                <w:b/>
                <w:bCs/>
                <w:color w:val="000000" w:themeColor="text1"/>
                <w:lang w:val="es-US"/>
              </w:rPr>
            </w:pPr>
          </w:p>
          <w:p w14:paraId="475DE01D" w14:textId="6276580D" w:rsidR="00483608" w:rsidRPr="00AC1C19" w:rsidRDefault="29BD6557" w:rsidP="73BA38D0">
            <w:pPr>
              <w:rPr>
                <w:rFonts w:ascii="Aptos" w:eastAsia="Aptos" w:hAnsi="Aptos" w:cs="Arial"/>
                <w:b/>
                <w:bCs/>
                <w:color w:val="000000" w:themeColor="text1"/>
                <w:lang w:val="es-US"/>
              </w:rPr>
            </w:pPr>
            <w:r w:rsidRPr="00AC1C19">
              <w:rPr>
                <w:rFonts w:ascii="Aptos" w:eastAsia="Aptos" w:hAnsi="Aptos" w:cs="Arial"/>
                <w:b/>
                <w:bCs/>
                <w:color w:val="000000" w:themeColor="text1"/>
                <w:lang w:val="es-US"/>
              </w:rPr>
              <w:t>Ejemplo 2</w:t>
            </w:r>
          </w:p>
          <w:p w14:paraId="03463D53" w14:textId="6E2144F1" w:rsidR="00483608" w:rsidRPr="00AC1C19" w:rsidRDefault="29BD6557" w:rsidP="73BA38D0">
            <w:pPr>
              <w:rPr>
                <w:rFonts w:ascii="Aptos" w:eastAsia="Aptos" w:hAnsi="Aptos" w:cs="Arial"/>
                <w:color w:val="000000" w:themeColor="text1"/>
                <w:lang w:val="es-US"/>
              </w:rPr>
            </w:pPr>
            <w:r w:rsidRPr="73BA38D0">
              <w:rPr>
                <w:rFonts w:ascii="Aptos" w:eastAsia="Aptos" w:hAnsi="Aptos" w:cs="Arial"/>
                <w:color w:val="000000" w:themeColor="text1"/>
                <w:lang w:val="es-ES"/>
              </w:rPr>
              <w:t>El deducible de Juanita es de $3,000 y el pago máximo de su bolsillo es de $5,000. Ella tiene una intervención quirúrgica y la cuenta es de $10,000. No ha tenido ningún otro gasto médico durante el año del plan. Su parte del coseguro es del 20%. En total, ella pagará $4,400.</w:t>
            </w:r>
          </w:p>
          <w:p w14:paraId="7A03DDD2" w14:textId="2C7BC074" w:rsidR="00483608" w:rsidRDefault="35B71439" w:rsidP="00D51F74">
            <w:pPr>
              <w:pStyle w:val="ListParagraph"/>
              <w:numPr>
                <w:ilvl w:val="0"/>
                <w:numId w:val="73"/>
              </w:numPr>
              <w:rPr>
                <w:rFonts w:ascii="Aptos" w:eastAsia="Aptos" w:hAnsi="Aptos" w:cs="Arial"/>
                <w:color w:val="000000" w:themeColor="text1"/>
                <w:lang w:val="es-ES"/>
              </w:rPr>
            </w:pPr>
            <w:r w:rsidRPr="2D1E59F3">
              <w:rPr>
                <w:rFonts w:ascii="Aptos" w:eastAsia="Aptos" w:hAnsi="Aptos" w:cs="Arial"/>
                <w:color w:val="000000" w:themeColor="text1"/>
                <w:lang w:val="es-ES"/>
              </w:rPr>
              <w:t>Ella es responsable de la cantidad del deducible</w:t>
            </w:r>
            <w:r w:rsidR="770D17C9" w:rsidRPr="2D1E59F3">
              <w:rPr>
                <w:rFonts w:ascii="Aptos" w:eastAsia="Aptos" w:hAnsi="Aptos" w:cs="Arial"/>
                <w:color w:val="000000" w:themeColor="text1"/>
                <w:lang w:val="es-ES"/>
              </w:rPr>
              <w:t xml:space="preserve"> que es</w:t>
            </w:r>
            <w:r w:rsidRPr="2D1E59F3">
              <w:rPr>
                <w:rFonts w:ascii="Aptos" w:eastAsia="Aptos" w:hAnsi="Aptos" w:cs="Arial"/>
                <w:color w:val="000000" w:themeColor="text1"/>
                <w:lang w:val="es-ES"/>
              </w:rPr>
              <w:t xml:space="preserve"> de $3,000, y </w:t>
            </w:r>
            <w:r w:rsidR="03D13B22" w:rsidRPr="2D1E59F3">
              <w:rPr>
                <w:rFonts w:ascii="Aptos" w:eastAsia="Aptos" w:hAnsi="Aptos" w:cs="Arial"/>
                <w:color w:val="000000" w:themeColor="text1"/>
                <w:lang w:val="es-ES"/>
              </w:rPr>
              <w:t>e</w:t>
            </w:r>
            <w:r w:rsidRPr="2D1E59F3">
              <w:rPr>
                <w:rFonts w:ascii="Aptos" w:eastAsia="Aptos" w:hAnsi="Aptos" w:cs="Arial"/>
                <w:color w:val="000000" w:themeColor="text1"/>
                <w:lang w:val="es-ES"/>
              </w:rPr>
              <w:t xml:space="preserve">sta cantidad se </w:t>
            </w:r>
            <w:r w:rsidR="1DE3629E" w:rsidRPr="2D1E59F3">
              <w:rPr>
                <w:rFonts w:ascii="Aptos" w:eastAsia="Aptos" w:hAnsi="Aptos" w:cs="Arial"/>
                <w:color w:val="000000" w:themeColor="text1"/>
                <w:lang w:val="es-ES"/>
              </w:rPr>
              <w:t>resta</w:t>
            </w:r>
            <w:r w:rsidRPr="2D1E59F3">
              <w:rPr>
                <w:rFonts w:ascii="Aptos" w:eastAsia="Aptos" w:hAnsi="Aptos" w:cs="Arial"/>
                <w:color w:val="000000" w:themeColor="text1"/>
                <w:lang w:val="es-ES"/>
              </w:rPr>
              <w:t xml:space="preserve"> </w:t>
            </w:r>
            <w:r w:rsidR="6E55D3B7" w:rsidRPr="2D1E59F3">
              <w:rPr>
                <w:rFonts w:ascii="Aptos" w:eastAsia="Aptos" w:hAnsi="Aptos" w:cs="Arial"/>
                <w:color w:val="000000" w:themeColor="text1"/>
                <w:lang w:val="es-ES"/>
              </w:rPr>
              <w:t>de</w:t>
            </w:r>
            <w:r w:rsidRPr="2D1E59F3">
              <w:rPr>
                <w:rFonts w:ascii="Aptos" w:eastAsia="Aptos" w:hAnsi="Aptos" w:cs="Arial"/>
                <w:color w:val="000000" w:themeColor="text1"/>
                <w:lang w:val="es-ES"/>
              </w:rPr>
              <w:t xml:space="preserve"> su cuenta de $10,000 de la cirugía.</w:t>
            </w:r>
          </w:p>
          <w:p w14:paraId="380887CF" w14:textId="1F8E2769" w:rsidR="00483608" w:rsidRPr="00AC1C19" w:rsidRDefault="29BD6557" w:rsidP="73BA38D0">
            <w:pPr>
              <w:pStyle w:val="ListParagraph"/>
              <w:rPr>
                <w:rFonts w:ascii="Aptos" w:eastAsia="Aptos" w:hAnsi="Aptos" w:cs="Arial"/>
                <w:color w:val="000000" w:themeColor="text1"/>
                <w:lang w:val="es-US"/>
              </w:rPr>
            </w:pPr>
            <w:r w:rsidRPr="00AC1C19">
              <w:rPr>
                <w:rFonts w:ascii="Aptos" w:eastAsia="Aptos" w:hAnsi="Aptos" w:cs="Arial"/>
                <w:color w:val="000000" w:themeColor="text1"/>
                <w:lang w:val="es-US"/>
              </w:rPr>
              <w:t xml:space="preserve">            Cuenta restante de la cirugía: $10,000 - $3,000 = $7,000.</w:t>
            </w:r>
          </w:p>
          <w:p w14:paraId="02D7A397" w14:textId="4A0FF46A" w:rsidR="00483608" w:rsidRPr="00AC1C19" w:rsidRDefault="29BD6557" w:rsidP="00D51F74">
            <w:pPr>
              <w:pStyle w:val="ListParagraph"/>
              <w:numPr>
                <w:ilvl w:val="0"/>
                <w:numId w:val="73"/>
              </w:numPr>
              <w:rPr>
                <w:rFonts w:ascii="Aptos" w:eastAsia="Aptos" w:hAnsi="Aptos" w:cs="Arial"/>
                <w:color w:val="000000" w:themeColor="text1"/>
                <w:lang w:val="es-US"/>
              </w:rPr>
            </w:pPr>
            <w:r w:rsidRPr="00AC1C19">
              <w:rPr>
                <w:rFonts w:ascii="Aptos" w:eastAsia="Aptos" w:hAnsi="Aptos" w:cs="Arial"/>
                <w:color w:val="000000" w:themeColor="text1"/>
                <w:lang w:val="es-US"/>
              </w:rPr>
              <w:t>Una vez llegando al deducible, ella paga el 20% del saldo restante (su parte del coseguro).</w:t>
            </w:r>
          </w:p>
          <w:p w14:paraId="6E39DDFE" w14:textId="0ABB389C" w:rsidR="00483608" w:rsidRDefault="35B71439" w:rsidP="2D1E59F3">
            <w:pPr>
              <w:pStyle w:val="ListParagraph"/>
              <w:numPr>
                <w:ilvl w:val="0"/>
                <w:numId w:val="73"/>
              </w:numPr>
              <w:rPr>
                <w:rFonts w:eastAsiaTheme="minorEastAsia"/>
                <w:color w:val="000000" w:themeColor="text1"/>
              </w:rPr>
            </w:pPr>
            <w:r w:rsidRPr="2D1E59F3">
              <w:rPr>
                <w:rFonts w:eastAsiaTheme="minorEastAsia"/>
                <w:color w:val="000000" w:themeColor="text1"/>
              </w:rPr>
              <w:t>El 20% de $7,000 = $1,400.</w:t>
            </w:r>
          </w:p>
          <w:p w14:paraId="17BC9F71" w14:textId="16247759" w:rsidR="00483608" w:rsidRPr="00AC1C19" w:rsidRDefault="35B71439" w:rsidP="2D1E59F3">
            <w:pPr>
              <w:pStyle w:val="ListParagraph"/>
              <w:numPr>
                <w:ilvl w:val="0"/>
                <w:numId w:val="73"/>
              </w:numPr>
              <w:rPr>
                <w:rFonts w:eastAsiaTheme="minorEastAsia"/>
                <w:color w:val="000000" w:themeColor="text1"/>
                <w:lang w:val="es-US"/>
              </w:rPr>
            </w:pPr>
            <w:r w:rsidRPr="00AC1C19">
              <w:rPr>
                <w:rFonts w:eastAsiaTheme="minorEastAsia"/>
                <w:color w:val="000000" w:themeColor="text1"/>
                <w:lang w:val="es-US"/>
              </w:rPr>
              <w:t>El seguro cubre el otro 80% del saldo restante, que es de $5,600 dólares.</w:t>
            </w:r>
          </w:p>
          <w:p w14:paraId="233E1C6C" w14:textId="19FD0D53" w:rsidR="00483608" w:rsidRPr="00AC1C19" w:rsidRDefault="6E274C86" w:rsidP="34290195">
            <w:pPr>
              <w:pStyle w:val="ListParagraph"/>
              <w:numPr>
                <w:ilvl w:val="0"/>
                <w:numId w:val="73"/>
              </w:numPr>
              <w:rPr>
                <w:rFonts w:eastAsiaTheme="minorEastAsia"/>
                <w:color w:val="000000" w:themeColor="text1"/>
                <w:lang w:val="es-US"/>
              </w:rPr>
            </w:pPr>
            <w:r w:rsidRPr="34290195">
              <w:rPr>
                <w:rFonts w:eastAsiaTheme="minorEastAsia"/>
                <w:color w:val="000000" w:themeColor="text1"/>
                <w:lang w:val="es-US"/>
              </w:rPr>
              <w:t>Sumando el deducible de J</w:t>
            </w:r>
            <w:r w:rsidR="6EA6973D" w:rsidRPr="34290195">
              <w:rPr>
                <w:rFonts w:eastAsiaTheme="minorEastAsia"/>
                <w:color w:val="000000" w:themeColor="text1"/>
                <w:lang w:val="es-US"/>
              </w:rPr>
              <w:t>ua</w:t>
            </w:r>
            <w:r w:rsidRPr="34290195">
              <w:rPr>
                <w:rFonts w:eastAsiaTheme="minorEastAsia"/>
                <w:color w:val="000000" w:themeColor="text1"/>
                <w:lang w:val="es-US"/>
              </w:rPr>
              <w:t>nita y la cantidad de su coseguro: $3,000 (deducible) + $1,400 (coseguro) = $4,400.</w:t>
            </w:r>
          </w:p>
          <w:p w14:paraId="78157C2A" w14:textId="7B1D90E6" w:rsidR="00483608" w:rsidRPr="00AC1C19" w:rsidRDefault="0F1DE883" w:rsidP="2D1E59F3">
            <w:pPr>
              <w:pStyle w:val="ListParagraph"/>
              <w:numPr>
                <w:ilvl w:val="0"/>
                <w:numId w:val="73"/>
              </w:numPr>
              <w:rPr>
                <w:rFonts w:eastAsiaTheme="minorEastAsia"/>
                <w:color w:val="000000" w:themeColor="text1"/>
                <w:lang w:val="es-US"/>
              </w:rPr>
            </w:pPr>
            <w:r w:rsidRPr="00AC1C19">
              <w:rPr>
                <w:rFonts w:eastAsiaTheme="minorEastAsia"/>
                <w:color w:val="000000" w:themeColor="text1"/>
                <w:lang w:val="es-US"/>
              </w:rPr>
              <w:t xml:space="preserve">Debido a </w:t>
            </w:r>
            <w:r w:rsidR="35B71439" w:rsidRPr="00AC1C19">
              <w:rPr>
                <w:rFonts w:eastAsiaTheme="minorEastAsia"/>
                <w:color w:val="000000" w:themeColor="text1"/>
                <w:lang w:val="es-US"/>
              </w:rPr>
              <w:t>que los $4,400 están aún por debajo de su pago máximo de bolsillo, que es de $5,000</w:t>
            </w:r>
            <w:r w:rsidR="04C811DB" w:rsidRPr="00AC1C19">
              <w:rPr>
                <w:rFonts w:eastAsiaTheme="minorEastAsia"/>
                <w:color w:val="000000" w:themeColor="text1"/>
                <w:lang w:val="es-US"/>
              </w:rPr>
              <w:t>,</w:t>
            </w:r>
            <w:r w:rsidR="35B71439" w:rsidRPr="00AC1C19">
              <w:rPr>
                <w:rFonts w:eastAsiaTheme="minorEastAsia"/>
                <w:color w:val="000000" w:themeColor="text1"/>
                <w:lang w:val="es-US"/>
              </w:rPr>
              <w:t xml:space="preserve"> y </w:t>
            </w:r>
            <w:r w:rsidR="08696D67" w:rsidRPr="00AC1C19">
              <w:rPr>
                <w:rFonts w:eastAsiaTheme="minorEastAsia"/>
                <w:color w:val="000000" w:themeColor="text1"/>
                <w:lang w:val="es-US"/>
              </w:rPr>
              <w:t>como</w:t>
            </w:r>
            <w:r w:rsidR="35B71439" w:rsidRPr="00AC1C19">
              <w:rPr>
                <w:rFonts w:eastAsiaTheme="minorEastAsia"/>
                <w:color w:val="000000" w:themeColor="text1"/>
                <w:lang w:val="es-US"/>
              </w:rPr>
              <w:t xml:space="preserve"> no ha tenido otros gastos médicos durante el año, ella pagará un total de </w:t>
            </w:r>
            <w:r w:rsidR="35B71439" w:rsidRPr="00AC1C19">
              <w:rPr>
                <w:rFonts w:eastAsiaTheme="minorEastAsia"/>
                <w:b/>
                <w:bCs/>
                <w:color w:val="000000" w:themeColor="text1"/>
                <w:lang w:val="es-US"/>
              </w:rPr>
              <w:t>$4,400</w:t>
            </w:r>
            <w:r w:rsidR="35B71439" w:rsidRPr="00AC1C19">
              <w:rPr>
                <w:rFonts w:eastAsiaTheme="minorEastAsia"/>
                <w:color w:val="000000" w:themeColor="text1"/>
                <w:lang w:val="es-US"/>
              </w:rPr>
              <w:t xml:space="preserve"> por la </w:t>
            </w:r>
            <w:r w:rsidR="6A5CFD4C" w:rsidRPr="00AC1C19">
              <w:rPr>
                <w:rFonts w:eastAsiaTheme="minorEastAsia"/>
                <w:color w:val="000000" w:themeColor="text1"/>
                <w:lang w:val="es-US"/>
              </w:rPr>
              <w:t>cirugía</w:t>
            </w:r>
            <w:r w:rsidR="35B71439" w:rsidRPr="00AC1C19">
              <w:rPr>
                <w:rFonts w:eastAsiaTheme="minorEastAsia"/>
                <w:color w:val="000000" w:themeColor="text1"/>
                <w:lang w:val="es-US"/>
              </w:rPr>
              <w:t>.</w:t>
            </w:r>
          </w:p>
          <w:p w14:paraId="333D4593" w14:textId="0343472D" w:rsidR="00483608" w:rsidRPr="00AC1C19" w:rsidRDefault="3E22DD50" w:rsidP="73BA38D0">
            <w:pPr>
              <w:rPr>
                <w:rFonts w:eastAsiaTheme="minorEastAsia"/>
                <w:b/>
                <w:bCs/>
                <w:color w:val="000000" w:themeColor="text1"/>
                <w:lang w:val="es-US"/>
              </w:rPr>
            </w:pPr>
            <w:r w:rsidRPr="00AC1C19">
              <w:rPr>
                <w:rFonts w:eastAsiaTheme="minorEastAsia"/>
                <w:b/>
                <w:bCs/>
                <w:color w:val="000000" w:themeColor="text1"/>
                <w:lang w:val="es-US"/>
              </w:rPr>
              <w:t>Ejemplo 3</w:t>
            </w:r>
          </w:p>
          <w:p w14:paraId="2D8DA5F5" w14:textId="266C254A" w:rsidR="00483608" w:rsidRPr="00AC1C19" w:rsidRDefault="215C774C" w:rsidP="2D1E59F3">
            <w:pPr>
              <w:rPr>
                <w:rFonts w:eastAsiaTheme="minorEastAsia"/>
                <w:color w:val="000000" w:themeColor="text1"/>
                <w:lang w:val="es-US"/>
              </w:rPr>
            </w:pPr>
            <w:r w:rsidRPr="00AC1C19">
              <w:rPr>
                <w:rFonts w:eastAsiaTheme="minorEastAsia"/>
                <w:color w:val="000000" w:themeColor="text1"/>
                <w:lang w:val="es-US"/>
              </w:rPr>
              <w:t xml:space="preserve">El deducible de Jorge es de $2,000 y su pago máximo de bolsillo es de $4,000. Él tiene una intervención médica y la cuenta es de $12,000. Jorge ya ha </w:t>
            </w:r>
            <w:r w:rsidR="754F20F4" w:rsidRPr="00AC1C19">
              <w:rPr>
                <w:rFonts w:eastAsiaTheme="minorEastAsia"/>
                <w:color w:val="000000" w:themeColor="text1"/>
                <w:lang w:val="es-US"/>
              </w:rPr>
              <w:t>pag</w:t>
            </w:r>
            <w:r w:rsidRPr="00AC1C19">
              <w:rPr>
                <w:rFonts w:eastAsiaTheme="minorEastAsia"/>
                <w:color w:val="000000" w:themeColor="text1"/>
                <w:lang w:val="es-US"/>
              </w:rPr>
              <w:t>ado $1,000 de su deducible y $300 en copagos adicionales durante el año del plan. Su parte del coseguro es del 20%. En total, él pagará $2,700 por la operación.</w:t>
            </w:r>
          </w:p>
          <w:p w14:paraId="7ED6CB6D" w14:textId="13780181" w:rsidR="533516F0" w:rsidRDefault="533516F0" w:rsidP="2D1E59F3">
            <w:pPr>
              <w:pStyle w:val="ListParagraph"/>
              <w:numPr>
                <w:ilvl w:val="0"/>
                <w:numId w:val="3"/>
              </w:numPr>
              <w:rPr>
                <w:rFonts w:ascii="Aptos" w:eastAsia="Yu Mincho" w:hAnsi="Aptos" w:cs="Arial"/>
                <w:lang w:val="es-ES"/>
              </w:rPr>
            </w:pPr>
            <w:r w:rsidRPr="2D1E59F3">
              <w:rPr>
                <w:rFonts w:ascii="Aptos" w:eastAsia="Yu Mincho" w:hAnsi="Aptos" w:cs="Arial"/>
                <w:color w:val="000000" w:themeColor="text1"/>
                <w:lang w:val="es-ES"/>
              </w:rPr>
              <w:t>Jorge es responsable del deducible de $2,000. Él ya ha pagado $1,000 en el transcurso del año, por lo que pagará otros $1,000 para llegar al deducible. Esta cantidad se restará de la cuenta de la operación.</w:t>
            </w:r>
          </w:p>
          <w:p w14:paraId="1A0E7388" w14:textId="627C05BC" w:rsidR="00483608" w:rsidRPr="00AC1C19" w:rsidRDefault="215C774C" w:rsidP="2D1E59F3">
            <w:pPr>
              <w:rPr>
                <w:rFonts w:eastAsiaTheme="minorEastAsia"/>
                <w:color w:val="000000" w:themeColor="text1"/>
                <w:lang w:val="es-US"/>
              </w:rPr>
            </w:pPr>
            <w:r w:rsidRPr="00AC1C19">
              <w:rPr>
                <w:rFonts w:eastAsiaTheme="minorEastAsia"/>
                <w:color w:val="000000" w:themeColor="text1"/>
                <w:lang w:val="es-US"/>
              </w:rPr>
              <w:t xml:space="preserve">                     Cuenta restante de la cirugía: $12,000 - </w:t>
            </w:r>
            <w:r w:rsidR="3605EF68" w:rsidRPr="00AC1C19">
              <w:rPr>
                <w:rFonts w:eastAsiaTheme="minorEastAsia"/>
                <w:color w:val="000000" w:themeColor="text1"/>
                <w:lang w:val="es-US"/>
              </w:rPr>
              <w:t xml:space="preserve">   </w:t>
            </w:r>
            <w:r w:rsidRPr="00AC1C19">
              <w:rPr>
                <w:rFonts w:eastAsiaTheme="minorEastAsia"/>
                <w:color w:val="000000" w:themeColor="text1"/>
                <w:lang w:val="es-US"/>
              </w:rPr>
              <w:t>$1,000 = $11,000</w:t>
            </w:r>
          </w:p>
          <w:p w14:paraId="4F4DBC5C" w14:textId="0B633873" w:rsidR="00483608" w:rsidRDefault="3E22DD50" w:rsidP="00D51F74">
            <w:pPr>
              <w:pStyle w:val="ListParagraph"/>
              <w:numPr>
                <w:ilvl w:val="0"/>
                <w:numId w:val="71"/>
              </w:numPr>
              <w:rPr>
                <w:rFonts w:ascii="Aptos" w:eastAsia="Aptos" w:hAnsi="Aptos" w:cs="Aptos"/>
                <w:color w:val="000000" w:themeColor="text1"/>
                <w:lang w:val="es-ES"/>
              </w:rPr>
            </w:pPr>
            <w:r w:rsidRPr="73BA38D0">
              <w:rPr>
                <w:rFonts w:ascii="Aptos" w:eastAsia="Aptos" w:hAnsi="Aptos" w:cs="Aptos"/>
                <w:color w:val="000000" w:themeColor="text1"/>
                <w:lang w:val="es-ES"/>
              </w:rPr>
              <w:t>Después alcanzar su deducible, él debe pagar el 20% del saldo restante (su parte del coseguro).</w:t>
            </w:r>
          </w:p>
          <w:p w14:paraId="000C2F6D" w14:textId="0A6959FF" w:rsidR="00483608" w:rsidRDefault="3E22DD50" w:rsidP="00D51F74">
            <w:pPr>
              <w:pStyle w:val="ListParagraph"/>
              <w:numPr>
                <w:ilvl w:val="0"/>
                <w:numId w:val="69"/>
              </w:numPr>
              <w:rPr>
                <w:rFonts w:ascii="Aptos" w:eastAsia="Aptos" w:hAnsi="Aptos" w:cs="Aptos"/>
                <w:color w:val="000000" w:themeColor="text1"/>
              </w:rPr>
            </w:pPr>
            <w:r w:rsidRPr="73BA38D0">
              <w:rPr>
                <w:rFonts w:ascii="Aptos" w:eastAsia="Aptos" w:hAnsi="Aptos" w:cs="Aptos"/>
                <w:color w:val="000000" w:themeColor="text1"/>
              </w:rPr>
              <w:t>El 20% de $11,000 = $2,200.</w:t>
            </w:r>
          </w:p>
          <w:p w14:paraId="1EC13C9E" w14:textId="569E5CCF" w:rsidR="00483608" w:rsidRPr="00AC1C19" w:rsidRDefault="3E22DD50" w:rsidP="00D51F74">
            <w:pPr>
              <w:pStyle w:val="ListParagraph"/>
              <w:numPr>
                <w:ilvl w:val="0"/>
                <w:numId w:val="70"/>
              </w:numPr>
              <w:rPr>
                <w:rFonts w:ascii="Aptos" w:eastAsia="Aptos" w:hAnsi="Aptos" w:cs="Aptos"/>
                <w:color w:val="000000" w:themeColor="text1"/>
                <w:lang w:val="es-US"/>
              </w:rPr>
            </w:pPr>
            <w:r w:rsidRPr="00AC1C19">
              <w:rPr>
                <w:rFonts w:ascii="Aptos" w:eastAsia="Aptos" w:hAnsi="Aptos" w:cs="Aptos"/>
                <w:color w:val="000000" w:themeColor="text1"/>
                <w:lang w:val="es-US"/>
              </w:rPr>
              <w:t>El seguro cubre el 80% restante, es decir, $8,800.</w:t>
            </w:r>
          </w:p>
          <w:p w14:paraId="0A6311E8" w14:textId="623C736A" w:rsidR="00483608" w:rsidRDefault="2048BD00" w:rsidP="00D51F74">
            <w:pPr>
              <w:pStyle w:val="ListParagraph"/>
              <w:numPr>
                <w:ilvl w:val="0"/>
                <w:numId w:val="70"/>
              </w:numPr>
              <w:rPr>
                <w:rFonts w:eastAsiaTheme="minorEastAsia"/>
                <w:lang w:val="es-ES"/>
              </w:rPr>
            </w:pPr>
            <w:r w:rsidRPr="73BA38D0">
              <w:rPr>
                <w:rFonts w:eastAsiaTheme="minorEastAsia"/>
                <w:color w:val="000000" w:themeColor="text1"/>
                <w:lang w:val="es-ES"/>
              </w:rPr>
              <w:t>Si sumamos el deducible de Jorge y la cantidad de su coseguro: $1,000 (cantidad restante del deducible) + $2,200 (coseguro) = $3,200 por la operación.</w:t>
            </w:r>
          </w:p>
          <w:p w14:paraId="2C1CBAE4" w14:textId="0F32698C" w:rsidR="00483608" w:rsidRDefault="0D08CD48" w:rsidP="2D1E59F3">
            <w:pPr>
              <w:pStyle w:val="ListParagraph"/>
              <w:numPr>
                <w:ilvl w:val="0"/>
                <w:numId w:val="70"/>
              </w:numPr>
              <w:rPr>
                <w:rFonts w:ascii="Aptos" w:eastAsia="Aptos" w:hAnsi="Aptos" w:cs="Aptos"/>
                <w:color w:val="000000" w:themeColor="text1"/>
                <w:lang w:val="es-ES"/>
              </w:rPr>
            </w:pPr>
            <w:r w:rsidRPr="2D1E59F3">
              <w:rPr>
                <w:rFonts w:ascii="Aptos" w:eastAsia="Aptos" w:hAnsi="Aptos" w:cs="Aptos"/>
                <w:color w:val="000000" w:themeColor="text1"/>
                <w:lang w:val="es-ES"/>
              </w:rPr>
              <w:t>Sin embargo, Jorge ya ha pagado $1,300 de los $4,000 de pago máximo de bolsillo, y si paga la factura total de $3,200, se pasaría de la cantidad de su pago máximo de bolsillo. Por lo tanto, sólo es responsable del saldo que le permita llegar a la cantidad de</w:t>
            </w:r>
            <w:r w:rsidR="70C4F258" w:rsidRPr="2D1E59F3">
              <w:rPr>
                <w:rFonts w:ascii="Aptos" w:eastAsia="Aptos" w:hAnsi="Aptos" w:cs="Aptos"/>
                <w:color w:val="000000" w:themeColor="text1"/>
                <w:lang w:val="es-ES"/>
              </w:rPr>
              <w:t xml:space="preserve"> su</w:t>
            </w:r>
            <w:r w:rsidRPr="2D1E59F3">
              <w:rPr>
                <w:rFonts w:ascii="Aptos" w:eastAsia="Aptos" w:hAnsi="Aptos" w:cs="Aptos"/>
                <w:color w:val="000000" w:themeColor="text1"/>
                <w:lang w:val="es-ES"/>
              </w:rPr>
              <w:t xml:space="preserve"> </w:t>
            </w:r>
            <w:r w:rsidR="7AF99BF9" w:rsidRPr="2D1E59F3">
              <w:rPr>
                <w:rFonts w:ascii="Aptos" w:eastAsia="Aptos" w:hAnsi="Aptos" w:cs="Aptos"/>
                <w:color w:val="000000" w:themeColor="text1"/>
                <w:lang w:val="es-ES"/>
              </w:rPr>
              <w:t>pago</w:t>
            </w:r>
            <w:r w:rsidRPr="2D1E59F3">
              <w:rPr>
                <w:rFonts w:ascii="Aptos" w:eastAsia="Aptos" w:hAnsi="Aptos" w:cs="Aptos"/>
                <w:color w:val="000000" w:themeColor="text1"/>
                <w:lang w:val="es-ES"/>
              </w:rPr>
              <w:t xml:space="preserve"> máximo de bolsillo</w:t>
            </w:r>
            <w:r w:rsidR="2047E6C6" w:rsidRPr="2D1E59F3">
              <w:rPr>
                <w:rFonts w:ascii="Aptos" w:eastAsia="Aptos" w:hAnsi="Aptos" w:cs="Aptos"/>
                <w:color w:val="000000" w:themeColor="text1"/>
                <w:lang w:val="es-ES"/>
              </w:rPr>
              <w:t>.</w:t>
            </w:r>
            <w:r w:rsidRPr="2D1E59F3">
              <w:rPr>
                <w:rFonts w:ascii="Aptos" w:eastAsia="Aptos" w:hAnsi="Aptos" w:cs="Aptos"/>
                <w:color w:val="000000" w:themeColor="text1"/>
                <w:lang w:val="es-ES"/>
              </w:rPr>
              <w:t xml:space="preserve"> </w:t>
            </w:r>
            <w:r w:rsidR="76229AF9" w:rsidRPr="2D1E59F3">
              <w:rPr>
                <w:rFonts w:ascii="Aptos" w:eastAsia="Aptos" w:hAnsi="Aptos" w:cs="Aptos"/>
                <w:color w:val="000000" w:themeColor="text1"/>
                <w:lang w:val="es-ES"/>
              </w:rPr>
              <w:t>D</w:t>
            </w:r>
            <w:r w:rsidRPr="2D1E59F3">
              <w:rPr>
                <w:rFonts w:ascii="Aptos" w:eastAsia="Aptos" w:hAnsi="Aptos" w:cs="Aptos"/>
                <w:color w:val="000000" w:themeColor="text1"/>
                <w:lang w:val="es-ES"/>
              </w:rPr>
              <w:t>e esta manera</w:t>
            </w:r>
            <w:r w:rsidR="4F2EE814" w:rsidRPr="2D1E59F3">
              <w:rPr>
                <w:rFonts w:ascii="Aptos" w:eastAsia="Aptos" w:hAnsi="Aptos" w:cs="Aptos"/>
                <w:color w:val="000000" w:themeColor="text1"/>
                <w:lang w:val="es-ES"/>
              </w:rPr>
              <w:t>,</w:t>
            </w:r>
            <w:r w:rsidRPr="2D1E59F3">
              <w:rPr>
                <w:rFonts w:ascii="Aptos" w:eastAsia="Aptos" w:hAnsi="Aptos" w:cs="Aptos"/>
                <w:color w:val="000000" w:themeColor="text1"/>
                <w:lang w:val="es-ES"/>
              </w:rPr>
              <w:t xml:space="preserve"> el seguro pagará todo lo que se exceda de ese máximo.</w:t>
            </w:r>
          </w:p>
          <w:p w14:paraId="710BA621" w14:textId="388E9006" w:rsidR="00483608" w:rsidRDefault="0D08CD48" w:rsidP="2D1E59F3">
            <w:pPr>
              <w:pStyle w:val="ListParagraph"/>
              <w:numPr>
                <w:ilvl w:val="0"/>
                <w:numId w:val="68"/>
              </w:numPr>
              <w:rPr>
                <w:rFonts w:eastAsiaTheme="minorEastAsia"/>
                <w:color w:val="000000" w:themeColor="text1"/>
                <w:lang w:val="es-ES"/>
              </w:rPr>
            </w:pPr>
            <w:r w:rsidRPr="2D1E59F3">
              <w:rPr>
                <w:rFonts w:eastAsiaTheme="minorEastAsia"/>
                <w:color w:val="000000" w:themeColor="text1"/>
                <w:lang w:val="es-ES"/>
              </w:rPr>
              <w:t xml:space="preserve">El seguro restará el pago previo de </w:t>
            </w:r>
            <w:r w:rsidR="5035B7AB" w:rsidRPr="2D1E59F3">
              <w:rPr>
                <w:rFonts w:eastAsiaTheme="minorEastAsia"/>
                <w:color w:val="000000" w:themeColor="text1"/>
                <w:lang w:val="es-ES"/>
              </w:rPr>
              <w:t>J</w:t>
            </w:r>
            <w:r w:rsidRPr="2D1E59F3">
              <w:rPr>
                <w:rFonts w:eastAsiaTheme="minorEastAsia"/>
                <w:color w:val="000000" w:themeColor="text1"/>
                <w:lang w:val="es-ES"/>
              </w:rPr>
              <w:t>orge que cuenta para su deducible y los copagos adicionales de su desembolso máximo: $4,000</w:t>
            </w:r>
            <w:r w:rsidR="72D319E5" w:rsidRPr="2D1E59F3">
              <w:rPr>
                <w:rFonts w:eastAsiaTheme="minorEastAsia"/>
                <w:color w:val="000000" w:themeColor="text1"/>
                <w:lang w:val="es-ES"/>
              </w:rPr>
              <w:t xml:space="preserve"> </w:t>
            </w:r>
            <w:r w:rsidRPr="2D1E59F3">
              <w:rPr>
                <w:rFonts w:eastAsiaTheme="minorEastAsia"/>
                <w:color w:val="000000" w:themeColor="text1"/>
                <w:lang w:val="es-ES"/>
              </w:rPr>
              <w:t>(pago máximo de bolsillo) - $1</w:t>
            </w:r>
            <w:r w:rsidR="73DAF29C" w:rsidRPr="2D1E59F3">
              <w:rPr>
                <w:rFonts w:eastAsiaTheme="minorEastAsia"/>
                <w:color w:val="000000" w:themeColor="text1"/>
                <w:lang w:val="es-ES"/>
              </w:rPr>
              <w:t>,</w:t>
            </w:r>
            <w:r w:rsidRPr="2D1E59F3">
              <w:rPr>
                <w:rFonts w:eastAsiaTheme="minorEastAsia"/>
                <w:color w:val="000000" w:themeColor="text1"/>
                <w:lang w:val="es-ES"/>
              </w:rPr>
              <w:t xml:space="preserve">000 (deducible </w:t>
            </w:r>
            <w:r w:rsidR="1EADC5FA" w:rsidRPr="2D1E59F3">
              <w:rPr>
                <w:rFonts w:eastAsiaTheme="minorEastAsia"/>
                <w:color w:val="000000" w:themeColor="text1"/>
                <w:lang w:val="es-ES"/>
              </w:rPr>
              <w:t>ya pagado</w:t>
            </w:r>
            <w:r w:rsidRPr="2D1E59F3">
              <w:rPr>
                <w:rFonts w:eastAsiaTheme="minorEastAsia"/>
                <w:color w:val="000000" w:themeColor="text1"/>
                <w:lang w:val="es-ES"/>
              </w:rPr>
              <w:t>) - $300 (copagos anteriores</w:t>
            </w:r>
            <w:r w:rsidR="031321F1" w:rsidRPr="2D1E59F3">
              <w:rPr>
                <w:rFonts w:eastAsiaTheme="minorEastAsia"/>
                <w:color w:val="000000" w:themeColor="text1"/>
                <w:lang w:val="es-ES"/>
              </w:rPr>
              <w:t xml:space="preserve"> ya pagados</w:t>
            </w:r>
            <w:r w:rsidRPr="2D1E59F3">
              <w:rPr>
                <w:rFonts w:eastAsiaTheme="minorEastAsia"/>
                <w:color w:val="000000" w:themeColor="text1"/>
                <w:lang w:val="es-ES"/>
              </w:rPr>
              <w:t>) = $2,700.</w:t>
            </w:r>
          </w:p>
          <w:p w14:paraId="284789BA" w14:textId="6058DF6E" w:rsidR="00483608" w:rsidRDefault="2048BD00" w:rsidP="00D51F74">
            <w:pPr>
              <w:pStyle w:val="ListParagraph"/>
              <w:numPr>
                <w:ilvl w:val="0"/>
                <w:numId w:val="70"/>
              </w:numPr>
              <w:spacing w:before="240" w:after="240"/>
              <w:rPr>
                <w:rFonts w:eastAsiaTheme="minorEastAsia"/>
                <w:color w:val="000000" w:themeColor="text1"/>
                <w:lang w:val="es-ES"/>
              </w:rPr>
            </w:pPr>
            <w:r w:rsidRPr="73BA38D0">
              <w:rPr>
                <w:rFonts w:eastAsiaTheme="minorEastAsia"/>
                <w:color w:val="000000" w:themeColor="text1"/>
                <w:lang w:val="es-ES"/>
              </w:rPr>
              <w:t xml:space="preserve">Jorge pagará un total de $2,700 por la </w:t>
            </w:r>
            <w:r w:rsidR="5E86E6B8" w:rsidRPr="00AC1C19">
              <w:rPr>
                <w:rFonts w:eastAsiaTheme="minorEastAsia"/>
                <w:color w:val="000000" w:themeColor="text1"/>
                <w:lang w:val="es-US"/>
              </w:rPr>
              <w:t>cirugía</w:t>
            </w:r>
            <w:r w:rsidRPr="73BA38D0">
              <w:rPr>
                <w:rFonts w:eastAsiaTheme="minorEastAsia"/>
                <w:color w:val="000000" w:themeColor="text1"/>
                <w:lang w:val="es-ES"/>
              </w:rPr>
              <w:t>.</w:t>
            </w:r>
          </w:p>
          <w:p w14:paraId="4C350779" w14:textId="5F3CD2A4" w:rsidR="00483608" w:rsidRPr="00AC1C19" w:rsidRDefault="00483608" w:rsidP="73BA38D0">
            <w:pPr>
              <w:rPr>
                <w:rFonts w:ascii="Arial" w:eastAsia="Arial" w:hAnsi="Arial" w:cs="Arial"/>
                <w:lang w:val="es-US"/>
              </w:rPr>
            </w:pPr>
          </w:p>
          <w:p w14:paraId="2460EDE7" w14:textId="32C7F15E" w:rsidR="00483608" w:rsidRPr="00AC1C19" w:rsidRDefault="00483608" w:rsidP="73BA38D0">
            <w:pPr>
              <w:rPr>
                <w:rFonts w:ascii="Arial" w:eastAsia="Arial" w:hAnsi="Arial" w:cs="Arial"/>
                <w:lang w:val="es-US"/>
              </w:rPr>
            </w:pPr>
          </w:p>
          <w:p w14:paraId="43E41AC8" w14:textId="4B0F9FC5" w:rsidR="00483608" w:rsidRPr="00AC1C19" w:rsidRDefault="00483608" w:rsidP="73BA38D0">
            <w:pPr>
              <w:rPr>
                <w:rFonts w:ascii="Aptos" w:eastAsia="Aptos" w:hAnsi="Aptos" w:cs="Arial"/>
                <w:color w:val="000000" w:themeColor="text1"/>
                <w:lang w:val="es-US"/>
              </w:rPr>
            </w:pPr>
          </w:p>
          <w:p w14:paraId="5BF59838" w14:textId="23453599" w:rsidR="00483608" w:rsidRPr="00AC1C19" w:rsidRDefault="00483608" w:rsidP="73BA38D0">
            <w:pPr>
              <w:rPr>
                <w:rFonts w:ascii="Aptos" w:eastAsia="Aptos" w:hAnsi="Aptos" w:cs="Arial"/>
                <w:lang w:val="es-US"/>
              </w:rPr>
            </w:pPr>
          </w:p>
          <w:p w14:paraId="17F9B970" w14:textId="40B78D08" w:rsidR="00483608" w:rsidRPr="00AC1C19" w:rsidRDefault="00483608" w:rsidP="00483608">
            <w:pPr>
              <w:rPr>
                <w:rFonts w:ascii="Aptos" w:eastAsia="Aptos" w:hAnsi="Aptos" w:cs="Arial"/>
                <w:lang w:val="es-US"/>
              </w:rPr>
            </w:pPr>
          </w:p>
        </w:tc>
      </w:tr>
      <w:tr w:rsidR="73BA38D0" w:rsidRPr="00AC1C19" w14:paraId="33C48623" w14:textId="77777777" w:rsidTr="34290195">
        <w:trPr>
          <w:trHeight w:val="300"/>
        </w:trPr>
        <w:tc>
          <w:tcPr>
            <w:tcW w:w="5395" w:type="dxa"/>
          </w:tcPr>
          <w:p w14:paraId="0555C13B" w14:textId="5CD506D4" w:rsidR="73BA38D0" w:rsidRPr="00AC1C19" w:rsidRDefault="73BA38D0" w:rsidP="73BA38D0">
            <w:pPr>
              <w:rPr>
                <w:lang w:val="es-US"/>
              </w:rPr>
            </w:pPr>
          </w:p>
        </w:tc>
        <w:tc>
          <w:tcPr>
            <w:tcW w:w="5395" w:type="dxa"/>
          </w:tcPr>
          <w:p w14:paraId="45913316" w14:textId="1CB59B97" w:rsidR="73BA38D0" w:rsidRPr="00AC1C19" w:rsidRDefault="73BA38D0" w:rsidP="73BA38D0">
            <w:pPr>
              <w:rPr>
                <w:rFonts w:ascii="Aptos" w:eastAsia="Aptos" w:hAnsi="Aptos" w:cs="Arial"/>
                <w:color w:val="000000" w:themeColor="text1"/>
                <w:lang w:val="es-US"/>
              </w:rPr>
            </w:pPr>
          </w:p>
        </w:tc>
      </w:tr>
    </w:tbl>
    <w:p w14:paraId="636A25F8" w14:textId="7CA90D9C" w:rsidR="00004E9B" w:rsidRPr="00AC1C19" w:rsidRDefault="00004E9B" w:rsidP="00483608">
      <w:pPr>
        <w:rPr>
          <w:lang w:val="es-US"/>
        </w:rPr>
      </w:pPr>
    </w:p>
    <w:p w14:paraId="3FDD18C0" w14:textId="77777777" w:rsidR="00741DFC" w:rsidRDefault="00741DFC" w:rsidP="00741DFC">
      <w:pPr>
        <w:pStyle w:val="Heading2"/>
      </w:pPr>
      <w:bookmarkStart w:id="147" w:name="_Toc200962906"/>
      <w:r>
        <w:t>COORDINATION OF BENEFITS PAGE</w:t>
      </w:r>
      <w:bookmarkEnd w:id="147"/>
    </w:p>
    <w:p w14:paraId="200B4B74" w14:textId="77777777" w:rsidR="00741DFC" w:rsidRDefault="00741DFC" w:rsidP="00741DFC">
      <w:pPr>
        <w:shd w:val="clear" w:color="auto" w:fill="E8E8E8" w:themeFill="background2"/>
        <w:rPr>
          <w:b/>
          <w:bCs/>
        </w:rPr>
      </w:pPr>
      <w:r>
        <w:rPr>
          <w:b/>
          <w:bCs/>
        </w:rPr>
        <w:t>Page Outline</w:t>
      </w:r>
    </w:p>
    <w:p w14:paraId="6C5A627A" w14:textId="77777777" w:rsidR="00741DFC" w:rsidRPr="00D671D8" w:rsidRDefault="00741DFC" w:rsidP="000B1916">
      <w:pPr>
        <w:pStyle w:val="ListParagraph"/>
        <w:numPr>
          <w:ilvl w:val="0"/>
          <w:numId w:val="20"/>
        </w:numPr>
        <w:shd w:val="clear" w:color="auto" w:fill="E8E8E8" w:themeFill="background2"/>
        <w:rPr>
          <w:b/>
          <w:bCs/>
        </w:rPr>
      </w:pPr>
      <w:r>
        <w:t>Short page intro (text) with definitions of terms</w:t>
      </w:r>
    </w:p>
    <w:p w14:paraId="6280CB25" w14:textId="77777777" w:rsidR="00741DFC" w:rsidRDefault="00741DFC" w:rsidP="000B1916">
      <w:pPr>
        <w:pStyle w:val="ListParagraph"/>
        <w:numPr>
          <w:ilvl w:val="0"/>
          <w:numId w:val="18"/>
        </w:numPr>
        <w:shd w:val="clear" w:color="auto" w:fill="E8E8E8" w:themeFill="background2"/>
      </w:pPr>
      <w:r>
        <w:t>Coordination of Benefits (video)</w:t>
      </w:r>
    </w:p>
    <w:p w14:paraId="01FE28C8" w14:textId="77777777" w:rsidR="00741DFC" w:rsidRPr="009926DD" w:rsidRDefault="00741DFC" w:rsidP="000B1916">
      <w:pPr>
        <w:pStyle w:val="ListParagraph"/>
        <w:numPr>
          <w:ilvl w:val="0"/>
          <w:numId w:val="18"/>
        </w:numPr>
        <w:shd w:val="clear" w:color="auto" w:fill="E8E8E8" w:themeFill="background2"/>
      </w:pPr>
      <w:r>
        <w:t>Common Questions about Coordination of Benefits (text)</w:t>
      </w:r>
    </w:p>
    <w:p w14:paraId="0E6F2812" w14:textId="77777777" w:rsidR="00741DFC" w:rsidRDefault="00741DFC" w:rsidP="00741DFC">
      <w:pPr>
        <w:shd w:val="clear" w:color="auto" w:fill="E8E8E8" w:themeFill="background2"/>
        <w:rPr>
          <w:b/>
          <w:bCs/>
        </w:rPr>
      </w:pPr>
    </w:p>
    <w:p w14:paraId="652A723B" w14:textId="77777777" w:rsidR="00A83644" w:rsidRDefault="00A83644" w:rsidP="00A83644">
      <w:pPr>
        <w:shd w:val="clear" w:color="auto" w:fill="E8E8E8" w:themeFill="background2"/>
      </w:pPr>
      <w:r>
        <w:rPr>
          <w:b/>
          <w:bCs/>
        </w:rPr>
        <w:t xml:space="preserve">Availability: </w:t>
      </w:r>
      <w:r>
        <w:t>After login</w:t>
      </w:r>
    </w:p>
    <w:p w14:paraId="286D295C" w14:textId="77777777" w:rsidR="00A83644" w:rsidRDefault="00A83644" w:rsidP="00A83644">
      <w:pPr>
        <w:shd w:val="clear" w:color="auto" w:fill="E8E8E8" w:themeFill="background2"/>
      </w:pPr>
    </w:p>
    <w:p w14:paraId="596102D9" w14:textId="77777777" w:rsidR="00741DFC" w:rsidRDefault="00741DFC" w:rsidP="00741DFC">
      <w:pPr>
        <w:shd w:val="clear" w:color="auto" w:fill="E8E8E8" w:themeFill="background2"/>
        <w:rPr>
          <w:b/>
          <w:bCs/>
        </w:rPr>
      </w:pPr>
      <w:r>
        <w:rPr>
          <w:b/>
          <w:bCs/>
        </w:rPr>
        <w:t xml:space="preserve">Dev Notes: </w:t>
      </w:r>
    </w:p>
    <w:p w14:paraId="79B7142C" w14:textId="77777777" w:rsidR="00741DFC" w:rsidRDefault="00741DFC" w:rsidP="000B1916">
      <w:pPr>
        <w:pStyle w:val="ListParagraph"/>
        <w:numPr>
          <w:ilvl w:val="0"/>
          <w:numId w:val="17"/>
        </w:numPr>
        <w:shd w:val="clear" w:color="auto" w:fill="E8E8E8" w:themeFill="background2"/>
      </w:pPr>
      <w:r w:rsidRPr="000B64A4">
        <w:t>Video</w:t>
      </w:r>
      <w:r>
        <w:t>s</w:t>
      </w:r>
      <w:r w:rsidRPr="000B64A4">
        <w:t xml:space="preserve"> should include</w:t>
      </w:r>
      <w:r>
        <w:t xml:space="preserve"> closed captioning</w:t>
      </w:r>
      <w:r w:rsidRPr="000B64A4">
        <w:t xml:space="preserve"> transcripts – no need to post script separately.</w:t>
      </w:r>
    </w:p>
    <w:p w14:paraId="7F8DD7EA" w14:textId="77777777" w:rsidR="00741DFC" w:rsidRPr="000B64A4" w:rsidRDefault="00741DFC" w:rsidP="00741DFC">
      <w:pPr>
        <w:shd w:val="clear" w:color="auto" w:fill="E8E8E8" w:themeFill="background2"/>
      </w:pPr>
    </w:p>
    <w:p w14:paraId="7FA116A1" w14:textId="77777777" w:rsidR="00741DFC" w:rsidRDefault="00741DFC" w:rsidP="00741DFC">
      <w:pPr>
        <w:shd w:val="clear" w:color="auto" w:fill="E8E8E8" w:themeFill="background2"/>
        <w:rPr>
          <w:b/>
          <w:bCs/>
        </w:rPr>
      </w:pPr>
      <w:r w:rsidRPr="00F31035">
        <w:rPr>
          <w:b/>
          <w:bCs/>
        </w:rPr>
        <w:t>Objectives: patient will be able to</w:t>
      </w:r>
      <w:r>
        <w:rPr>
          <w:b/>
          <w:bCs/>
        </w:rPr>
        <w:t>…</w:t>
      </w:r>
    </w:p>
    <w:p w14:paraId="61EE0A9C" w14:textId="77777777" w:rsidR="00741DFC" w:rsidRDefault="00741DFC" w:rsidP="000B1916">
      <w:pPr>
        <w:pStyle w:val="ListParagraph"/>
        <w:numPr>
          <w:ilvl w:val="0"/>
          <w:numId w:val="13"/>
        </w:numPr>
        <w:shd w:val="clear" w:color="auto" w:fill="E8E8E8" w:themeFill="background2"/>
      </w:pPr>
      <w:r w:rsidRPr="003957C9">
        <w:t xml:space="preserve">Define </w:t>
      </w:r>
      <w:r>
        <w:t>“coordination of benefits”</w:t>
      </w:r>
    </w:p>
    <w:p w14:paraId="0419E0B6" w14:textId="77777777" w:rsidR="00741DFC" w:rsidRDefault="00741DFC" w:rsidP="000B1916">
      <w:pPr>
        <w:pStyle w:val="ListParagraph"/>
        <w:numPr>
          <w:ilvl w:val="0"/>
          <w:numId w:val="13"/>
        </w:numPr>
        <w:shd w:val="clear" w:color="auto" w:fill="E8E8E8" w:themeFill="background2"/>
      </w:pPr>
      <w:r>
        <w:t>Define primary insurance</w:t>
      </w:r>
    </w:p>
    <w:p w14:paraId="6FCE5804" w14:textId="77777777" w:rsidR="00741DFC" w:rsidRDefault="00741DFC" w:rsidP="000B1916">
      <w:pPr>
        <w:pStyle w:val="ListParagraph"/>
        <w:numPr>
          <w:ilvl w:val="0"/>
          <w:numId w:val="13"/>
        </w:numPr>
        <w:shd w:val="clear" w:color="auto" w:fill="E8E8E8" w:themeFill="background2"/>
      </w:pPr>
      <w:r>
        <w:t>Define secondary insurance</w:t>
      </w:r>
      <w:r w:rsidRPr="00EC3AFA">
        <w:t xml:space="preserve"> </w:t>
      </w:r>
    </w:p>
    <w:p w14:paraId="5A13909B" w14:textId="77777777" w:rsidR="00741DFC" w:rsidRDefault="00741DFC" w:rsidP="000B1916">
      <w:pPr>
        <w:pStyle w:val="ListParagraph"/>
        <w:numPr>
          <w:ilvl w:val="0"/>
          <w:numId w:val="13"/>
        </w:numPr>
        <w:shd w:val="clear" w:color="auto" w:fill="E8E8E8" w:themeFill="background2"/>
      </w:pPr>
      <w:r>
        <w:t>Determine which insurance plan is primary and which is secondary</w:t>
      </w:r>
    </w:p>
    <w:p w14:paraId="3B9F6D97" w14:textId="77777777" w:rsidR="00741DFC" w:rsidRDefault="00741DFC" w:rsidP="000B1916">
      <w:pPr>
        <w:pStyle w:val="ListParagraph"/>
        <w:numPr>
          <w:ilvl w:val="0"/>
          <w:numId w:val="13"/>
        </w:numPr>
        <w:shd w:val="clear" w:color="auto" w:fill="E8E8E8" w:themeFill="background2"/>
      </w:pPr>
      <w:r>
        <w:t>Identify actions to take to ensure coordination of benefits runs smoothly</w:t>
      </w:r>
    </w:p>
    <w:p w14:paraId="6E3C072E" w14:textId="77777777" w:rsidR="00741DFC" w:rsidRDefault="00741DFC" w:rsidP="00741DFC">
      <w:pPr>
        <w:pStyle w:val="ListParagraph"/>
        <w:shd w:val="clear" w:color="auto" w:fill="E8E8E8" w:themeFill="background2"/>
      </w:pPr>
    </w:p>
    <w:p w14:paraId="0FEC5AF0" w14:textId="77777777" w:rsidR="00741DFC" w:rsidRDefault="00741DFC" w:rsidP="00741DFC">
      <w:pPr>
        <w:shd w:val="clear" w:color="auto" w:fill="E8E8E8" w:themeFill="background2"/>
        <w:rPr>
          <w:b/>
          <w:bCs/>
        </w:rPr>
      </w:pPr>
      <w:r>
        <w:rPr>
          <w:b/>
          <w:bCs/>
        </w:rPr>
        <w:t>Glossary Terms in this Page</w:t>
      </w:r>
    </w:p>
    <w:p w14:paraId="796959F6" w14:textId="77777777" w:rsidR="00741DFC" w:rsidRDefault="00741DFC" w:rsidP="000B1916">
      <w:pPr>
        <w:pStyle w:val="ListParagraph"/>
        <w:numPr>
          <w:ilvl w:val="0"/>
          <w:numId w:val="17"/>
        </w:numPr>
        <w:shd w:val="clear" w:color="auto" w:fill="E8E8E8" w:themeFill="background2"/>
        <w:rPr>
          <w:highlight w:val="yellow"/>
        </w:rPr>
      </w:pPr>
      <w:r>
        <w:rPr>
          <w:highlight w:val="yellow"/>
        </w:rPr>
        <w:t>Coordination of benefits</w:t>
      </w:r>
    </w:p>
    <w:p w14:paraId="59AD3C16" w14:textId="77777777" w:rsidR="00741DFC" w:rsidRDefault="00741DFC" w:rsidP="000B1916">
      <w:pPr>
        <w:pStyle w:val="ListParagraph"/>
        <w:numPr>
          <w:ilvl w:val="0"/>
          <w:numId w:val="17"/>
        </w:numPr>
        <w:shd w:val="clear" w:color="auto" w:fill="E8E8E8" w:themeFill="background2"/>
        <w:rPr>
          <w:highlight w:val="yellow"/>
        </w:rPr>
      </w:pPr>
      <w:r>
        <w:rPr>
          <w:highlight w:val="yellow"/>
        </w:rPr>
        <w:t>Primary insurance</w:t>
      </w:r>
    </w:p>
    <w:p w14:paraId="65E6EC6F" w14:textId="77777777" w:rsidR="00741DFC" w:rsidRPr="003758E0" w:rsidRDefault="00741DFC" w:rsidP="000B1916">
      <w:pPr>
        <w:pStyle w:val="ListParagraph"/>
        <w:numPr>
          <w:ilvl w:val="0"/>
          <w:numId w:val="17"/>
        </w:numPr>
        <w:shd w:val="clear" w:color="auto" w:fill="E8E8E8" w:themeFill="background2"/>
        <w:rPr>
          <w:highlight w:val="yellow"/>
        </w:rPr>
      </w:pPr>
      <w:r>
        <w:rPr>
          <w:highlight w:val="yellow"/>
        </w:rPr>
        <w:t>Secondary insurance</w:t>
      </w:r>
    </w:p>
    <w:p w14:paraId="494168F8" w14:textId="234532FC" w:rsidR="0015184C" w:rsidRPr="003758E0" w:rsidRDefault="0015184C" w:rsidP="000B1916">
      <w:pPr>
        <w:pStyle w:val="ListParagraph"/>
        <w:numPr>
          <w:ilvl w:val="0"/>
          <w:numId w:val="17"/>
        </w:numPr>
        <w:shd w:val="clear" w:color="auto" w:fill="E8E8E8" w:themeFill="background2"/>
        <w:rPr>
          <w:highlight w:val="yellow"/>
        </w:rPr>
      </w:pPr>
      <w:r>
        <w:rPr>
          <w:highlight w:val="yellow"/>
        </w:rPr>
        <w:t>C</w:t>
      </w:r>
      <w:r w:rsidR="00AA5CD9">
        <w:rPr>
          <w:highlight w:val="yellow"/>
        </w:rPr>
        <w:t>OBRA</w:t>
      </w:r>
    </w:p>
    <w:p w14:paraId="6709535C" w14:textId="77777777" w:rsidR="00741DFC" w:rsidRDefault="00741DFC" w:rsidP="00741DFC">
      <w:pPr>
        <w:shd w:val="clear" w:color="auto" w:fill="E8E8E8" w:themeFill="background2"/>
        <w:rPr>
          <w:b/>
          <w:bCs/>
        </w:rPr>
      </w:pPr>
    </w:p>
    <w:p w14:paraId="6BCFE5FB" w14:textId="6792B36B" w:rsidR="00741DFC" w:rsidRDefault="00741DFC" w:rsidP="00741DFC">
      <w:pPr>
        <w:shd w:val="clear" w:color="auto" w:fill="E8E8E8" w:themeFill="background2"/>
        <w:rPr>
          <w:b/>
          <w:bCs/>
        </w:rPr>
      </w:pPr>
      <w:r>
        <w:rPr>
          <w:b/>
          <w:bCs/>
        </w:rPr>
        <w:t xml:space="preserve">Date Sent for Review: </w:t>
      </w:r>
      <w:r w:rsidR="003B3B03">
        <w:rPr>
          <w:b/>
          <w:bCs/>
        </w:rPr>
        <w:t>1/6/2025</w:t>
      </w:r>
    </w:p>
    <w:p w14:paraId="21B6CE2A" w14:textId="511B87D2" w:rsidR="00741DFC" w:rsidRDefault="00741DFC" w:rsidP="00741DFC">
      <w:pPr>
        <w:shd w:val="clear" w:color="auto" w:fill="E8E8E8" w:themeFill="background2"/>
        <w:rPr>
          <w:b/>
          <w:bCs/>
        </w:rPr>
      </w:pPr>
      <w:r>
        <w:rPr>
          <w:b/>
          <w:bCs/>
        </w:rPr>
        <w:t xml:space="preserve">Date Sent for Inclusion: </w:t>
      </w:r>
      <w:r w:rsidR="00FA2190">
        <w:rPr>
          <w:b/>
          <w:bCs/>
        </w:rPr>
        <w:t>1/14/2025</w:t>
      </w:r>
      <w:r w:rsidR="00E21AED">
        <w:rPr>
          <w:b/>
          <w:bCs/>
        </w:rPr>
        <w:t>; updated 4/16/2025</w:t>
      </w:r>
    </w:p>
    <w:p w14:paraId="798EF1D2" w14:textId="77777777" w:rsidR="00483608" w:rsidRDefault="00483608" w:rsidP="00741DFC">
      <w:pPr>
        <w:shd w:val="clear" w:color="auto" w:fill="E8E8E8" w:themeFill="background2"/>
        <w:rPr>
          <w:b/>
          <w:bCs/>
        </w:rPr>
      </w:pPr>
    </w:p>
    <w:p w14:paraId="0AB448FE" w14:textId="09F0DA54" w:rsidR="00483608" w:rsidRDefault="00483608" w:rsidP="00741DFC">
      <w:pPr>
        <w:shd w:val="clear" w:color="auto" w:fill="E8E8E8" w:themeFill="background2"/>
        <w:rPr>
          <w:b/>
          <w:bCs/>
        </w:rPr>
      </w:pPr>
      <w:r>
        <w:rPr>
          <w:b/>
          <w:bCs/>
        </w:rPr>
        <w:t xml:space="preserve">Ready for Spanish Translation?  </w:t>
      </w:r>
      <w:r w:rsidRPr="00483608">
        <w:rPr>
          <w:b/>
          <w:bCs/>
          <w:color w:val="4EA72E" w:themeColor="accent6"/>
        </w:rPr>
        <w:t>Yes (5/13/2025)</w:t>
      </w:r>
    </w:p>
    <w:p w14:paraId="729335A9" w14:textId="62508A30" w:rsidR="00CE6187" w:rsidRDefault="00CE6187" w:rsidP="00CE6187">
      <w:pPr>
        <w:shd w:val="clear" w:color="auto" w:fill="E8E8E8" w:themeFill="background2"/>
        <w:rPr>
          <w:b/>
          <w:bCs/>
        </w:rPr>
      </w:pPr>
      <w:r>
        <w:rPr>
          <w:b/>
          <w:bCs/>
        </w:rPr>
        <w:t>Translations in Portal?</w:t>
      </w:r>
      <w:r w:rsidRPr="00CA5EED">
        <w:rPr>
          <w:rStyle w:val="NormalSpanishChar"/>
          <w:b/>
          <w:bCs/>
        </w:rPr>
        <w:t xml:space="preserve"> </w:t>
      </w:r>
      <w:r w:rsidR="0090286E">
        <w:rPr>
          <w:rStyle w:val="NormalSpanishChar"/>
          <w:b/>
          <w:bCs/>
        </w:rPr>
        <w:t>Yes (8/</w:t>
      </w:r>
      <w:r w:rsidR="002A3ACF">
        <w:rPr>
          <w:rStyle w:val="NormalSpanishChar"/>
          <w:b/>
          <w:bCs/>
        </w:rPr>
        <w:t>1</w:t>
      </w:r>
      <w:r w:rsidR="00CA5EED">
        <w:rPr>
          <w:rStyle w:val="NormalSpanishChar"/>
          <w:b/>
        </w:rPr>
        <w:t>/2025)</w:t>
      </w:r>
      <w:r w:rsidR="002A3ACF">
        <w:rPr>
          <w:rStyle w:val="NormalSpanishChar"/>
          <w:b/>
          <w:bCs/>
        </w:rPr>
        <w:t xml:space="preserve"> </w:t>
      </w:r>
    </w:p>
    <w:p w14:paraId="7D0FDE05" w14:textId="77777777" w:rsidR="00741DFC" w:rsidRDefault="00741DFC" w:rsidP="00741DFC">
      <w:pPr>
        <w:shd w:val="clear" w:color="auto" w:fill="E8E8E8" w:themeFill="background2"/>
        <w:rPr>
          <w:b/>
          <w:bCs/>
        </w:rPr>
      </w:pPr>
    </w:p>
    <w:p w14:paraId="64C571EE" w14:textId="77777777" w:rsidR="00741DFC" w:rsidRDefault="00741DFC" w:rsidP="00741DFC">
      <w:pPr>
        <w:shd w:val="clear" w:color="auto" w:fill="E8E8E8" w:themeFill="background2"/>
        <w:rPr>
          <w:b/>
          <w:bCs/>
        </w:rPr>
      </w:pPr>
      <w:r>
        <w:rPr>
          <w:b/>
          <w:bCs/>
        </w:rPr>
        <w:t>General Notes:</w:t>
      </w:r>
    </w:p>
    <w:p w14:paraId="05B0AB14" w14:textId="77777777" w:rsidR="00741DFC" w:rsidRPr="00081D90" w:rsidRDefault="00741DFC" w:rsidP="00741DFC"/>
    <w:p w14:paraId="659FDC28" w14:textId="1710EC9E" w:rsidR="00741DFC" w:rsidRDefault="00741DFC" w:rsidP="00741DFC">
      <w:pPr>
        <w:pStyle w:val="Heading3"/>
      </w:pPr>
      <w:r w:rsidRPr="006967B9">
        <w:t>Coordination of Benefits</w:t>
      </w:r>
      <w:r w:rsidR="00483608">
        <w:t xml:space="preserve"> Intro (Text)</w:t>
      </w:r>
    </w:p>
    <w:tbl>
      <w:tblPr>
        <w:tblStyle w:val="TableGrid"/>
        <w:tblW w:w="0" w:type="auto"/>
        <w:tblLook w:val="04A0" w:firstRow="1" w:lastRow="0" w:firstColumn="1" w:lastColumn="0" w:noHBand="0" w:noVBand="1"/>
      </w:tblPr>
      <w:tblGrid>
        <w:gridCol w:w="5395"/>
        <w:gridCol w:w="5395"/>
      </w:tblGrid>
      <w:tr w:rsidR="00483608" w14:paraId="111A4A71" w14:textId="77777777" w:rsidTr="693E035B">
        <w:tc>
          <w:tcPr>
            <w:tcW w:w="5395" w:type="dxa"/>
          </w:tcPr>
          <w:p w14:paraId="589CFB9B" w14:textId="06BBA32B" w:rsidR="00483608" w:rsidRDefault="00483608" w:rsidP="00483608">
            <w:r>
              <w:t>English</w:t>
            </w:r>
          </w:p>
        </w:tc>
        <w:tc>
          <w:tcPr>
            <w:tcW w:w="5395" w:type="dxa"/>
          </w:tcPr>
          <w:p w14:paraId="196D4C71" w14:textId="35F668B9" w:rsidR="00483608" w:rsidRDefault="00483608" w:rsidP="1AAE032A">
            <w:pPr>
              <w:rPr>
                <w:highlight w:val="cyan"/>
              </w:rPr>
            </w:pPr>
            <w:r w:rsidRPr="1AAE032A">
              <w:rPr>
                <w:highlight w:val="cyan"/>
              </w:rPr>
              <w:t>Spanish</w:t>
            </w:r>
          </w:p>
        </w:tc>
      </w:tr>
      <w:tr w:rsidR="00483608" w:rsidRPr="00AC1C19" w14:paraId="1634BC7B" w14:textId="77777777" w:rsidTr="693E035B">
        <w:tc>
          <w:tcPr>
            <w:tcW w:w="5395" w:type="dxa"/>
          </w:tcPr>
          <w:p w14:paraId="57B8F43D" w14:textId="77777777" w:rsidR="00483608" w:rsidRDefault="00483608" w:rsidP="00483608">
            <w:r>
              <w:t>Coordination of Benefits</w:t>
            </w:r>
          </w:p>
          <w:p w14:paraId="20C48A72" w14:textId="77777777" w:rsidR="00483608" w:rsidRDefault="00483608" w:rsidP="00483608"/>
          <w:p w14:paraId="193371B3" w14:textId="77777777" w:rsidR="00483608" w:rsidRDefault="00483608" w:rsidP="00483608">
            <w:r w:rsidRPr="00233778">
              <w:rPr>
                <w:highlight w:val="yellow"/>
              </w:rPr>
              <w:t>Coordination of</w:t>
            </w:r>
            <w:r w:rsidRPr="00233778">
              <w:t xml:space="preserve"> </w:t>
            </w:r>
            <w:r w:rsidRPr="00233778">
              <w:rPr>
                <w:highlight w:val="yellow"/>
              </w:rPr>
              <w:t>benefits</w:t>
            </w:r>
            <w:r>
              <w:t xml:space="preserve"> (COB)</w:t>
            </w:r>
            <w:r w:rsidRPr="00233778">
              <w:t xml:space="preserve"> is the process used by insurance companies to determine who is responsible for paying a medical bill when a person is covered by more than one health insurance plan.  </w:t>
            </w:r>
            <w:r>
              <w:t xml:space="preserve">This process includes verifying whether the person has one or more insurance plans. COB rules determine which plan is your </w:t>
            </w:r>
            <w:r w:rsidRPr="00A53503">
              <w:rPr>
                <w:highlight w:val="yellow"/>
              </w:rPr>
              <w:t>primary insurance</w:t>
            </w:r>
            <w:r>
              <w:t xml:space="preserve"> and which is your </w:t>
            </w:r>
            <w:r w:rsidRPr="00A53503">
              <w:rPr>
                <w:highlight w:val="yellow"/>
              </w:rPr>
              <w:t>secondary insurance</w:t>
            </w:r>
            <w:r>
              <w:t xml:space="preserve">.  Your primary insurance pays their share of the bill first.  Then, it passes the remaining bill to your secondary insurance.  Once all insurers have paid their share, the remaining bill </w:t>
            </w:r>
            <w:commentRangeStart w:id="148"/>
            <w:r>
              <w:t xml:space="preserve">goes to you.  </w:t>
            </w:r>
            <w:commentRangeEnd w:id="148"/>
            <w:r>
              <w:rPr>
                <w:rStyle w:val="CommentReference"/>
                <w:sz w:val="24"/>
                <w:szCs w:val="24"/>
              </w:rPr>
              <w:commentReference w:id="148"/>
            </w:r>
          </w:p>
          <w:p w14:paraId="659D9380" w14:textId="77777777" w:rsidR="00483608" w:rsidRDefault="00483608" w:rsidP="00483608"/>
          <w:p w14:paraId="38A69E27" w14:textId="658A508A" w:rsidR="00483608" w:rsidRDefault="00483608" w:rsidP="00483608">
            <w:r>
              <w:t>Delays or errors in the coordination of benefits process may prevent insurance from paying your claim.  If your insurance plan contacts you regarding more information about you, your claim, or the coordination of benefits process, it is very important you respond with accurate information right away.</w:t>
            </w:r>
          </w:p>
        </w:tc>
        <w:tc>
          <w:tcPr>
            <w:tcW w:w="5395" w:type="dxa"/>
          </w:tcPr>
          <w:p w14:paraId="76AB0672" w14:textId="4D12CE2F" w:rsidR="00483608" w:rsidRPr="00AC1C19" w:rsidRDefault="1E013EB6" w:rsidP="693E035B">
            <w:pPr>
              <w:rPr>
                <w:rFonts w:eastAsiaTheme="minorEastAsia"/>
                <w:color w:val="000000" w:themeColor="text1"/>
                <w:lang w:val="es-US"/>
              </w:rPr>
            </w:pPr>
            <w:r w:rsidRPr="00AC1C19">
              <w:rPr>
                <w:rFonts w:eastAsiaTheme="minorEastAsia"/>
                <w:color w:val="000000" w:themeColor="text1"/>
                <w:lang w:val="es-US"/>
              </w:rPr>
              <w:t>Coordinación de Beneficios</w:t>
            </w:r>
          </w:p>
          <w:p w14:paraId="4C4CD765" w14:textId="5CBE1AA5" w:rsidR="00483608" w:rsidRPr="00AC1C19" w:rsidRDefault="00483608" w:rsidP="693E035B">
            <w:pPr>
              <w:rPr>
                <w:rFonts w:eastAsiaTheme="minorEastAsia"/>
                <w:color w:val="000000" w:themeColor="text1"/>
                <w:lang w:val="es-US"/>
              </w:rPr>
            </w:pPr>
          </w:p>
          <w:p w14:paraId="11213C27" w14:textId="36F64251" w:rsidR="00483608" w:rsidRPr="00AC1C19" w:rsidRDefault="1E013EB6" w:rsidP="693E035B">
            <w:pPr>
              <w:rPr>
                <w:rFonts w:eastAsiaTheme="minorEastAsia"/>
                <w:color w:val="000000" w:themeColor="text1"/>
                <w:lang w:val="es-US"/>
              </w:rPr>
            </w:pPr>
            <w:r w:rsidRPr="00AC1C19">
              <w:rPr>
                <w:rFonts w:eastAsiaTheme="minorEastAsia"/>
                <w:color w:val="000000" w:themeColor="text1"/>
                <w:lang w:val="es-US"/>
              </w:rPr>
              <w:t xml:space="preserve">La </w:t>
            </w:r>
            <w:r w:rsidRPr="00AC1C19">
              <w:rPr>
                <w:rFonts w:eastAsiaTheme="minorEastAsia"/>
                <w:color w:val="000000" w:themeColor="text1"/>
                <w:highlight w:val="yellow"/>
                <w:lang w:val="es-US"/>
              </w:rPr>
              <w:t>coordinación de beneficios</w:t>
            </w:r>
            <w:r w:rsidRPr="00AC1C19">
              <w:rPr>
                <w:rFonts w:eastAsiaTheme="minorEastAsia"/>
                <w:color w:val="000000" w:themeColor="text1"/>
                <w:lang w:val="es-US"/>
              </w:rPr>
              <w:t xml:space="preserve"> (COB, por sus siglas en inglés) es el proceso utilizado por las compañías de seguros para determinar quién es responsable de pagar una cuenta médica cuando una persona está cubierta por más de un plan de seguro médico.  Este proceso incluye verificar si la persona tiene uno o más planes de seguro. Las normas del COB determinan qué plan es su </w:t>
            </w:r>
            <w:r w:rsidRPr="00AC1C19">
              <w:rPr>
                <w:rFonts w:eastAsiaTheme="minorEastAsia"/>
                <w:color w:val="000000" w:themeColor="text1"/>
                <w:highlight w:val="yellow"/>
                <w:lang w:val="es-US"/>
              </w:rPr>
              <w:t>seguro principal</w:t>
            </w:r>
            <w:r w:rsidRPr="00AC1C19">
              <w:rPr>
                <w:rFonts w:eastAsiaTheme="minorEastAsia"/>
                <w:color w:val="000000" w:themeColor="text1"/>
                <w:lang w:val="es-US"/>
              </w:rPr>
              <w:t xml:space="preserve"> y cuál es su </w:t>
            </w:r>
            <w:r w:rsidRPr="00AC1C19">
              <w:rPr>
                <w:rFonts w:eastAsiaTheme="minorEastAsia"/>
                <w:color w:val="000000" w:themeColor="text1"/>
                <w:highlight w:val="yellow"/>
                <w:lang w:val="es-US"/>
              </w:rPr>
              <w:t>seguro secundario</w:t>
            </w:r>
            <w:r w:rsidRPr="00AC1C19">
              <w:rPr>
                <w:rFonts w:eastAsiaTheme="minorEastAsia"/>
                <w:color w:val="000000" w:themeColor="text1"/>
                <w:lang w:val="es-US"/>
              </w:rPr>
              <w:t xml:space="preserve">. Su seguro pricipal paga primero su parte de la </w:t>
            </w:r>
            <w:r w:rsidR="7DD51901" w:rsidRPr="00AC1C19">
              <w:rPr>
                <w:rFonts w:eastAsiaTheme="minorEastAsia"/>
                <w:color w:val="000000" w:themeColor="text1"/>
                <w:lang w:val="es-US"/>
              </w:rPr>
              <w:t>cuent</w:t>
            </w:r>
            <w:r w:rsidRPr="00AC1C19">
              <w:rPr>
                <w:rFonts w:eastAsiaTheme="minorEastAsia"/>
                <w:color w:val="000000" w:themeColor="text1"/>
                <w:lang w:val="es-US"/>
              </w:rPr>
              <w:t>a y despu</w:t>
            </w:r>
            <w:r w:rsidR="4A480AB7" w:rsidRPr="00AC1C19">
              <w:rPr>
                <w:rFonts w:eastAsiaTheme="minorEastAsia"/>
                <w:color w:val="000000" w:themeColor="text1"/>
                <w:lang w:val="es-US"/>
              </w:rPr>
              <w:t>é</w:t>
            </w:r>
            <w:r w:rsidRPr="00AC1C19">
              <w:rPr>
                <w:rFonts w:eastAsiaTheme="minorEastAsia"/>
                <w:color w:val="000000" w:themeColor="text1"/>
                <w:lang w:val="es-US"/>
              </w:rPr>
              <w:t>s pasa la cuenta restante a su seguro secundario. Una vez que todos los seguros han pagado su parte, la cuenta restante se le pasa a usted.</w:t>
            </w:r>
          </w:p>
          <w:p w14:paraId="05F02DE1" w14:textId="39785429" w:rsidR="00483608" w:rsidRPr="00AC1C19" w:rsidRDefault="00483608" w:rsidP="693E035B">
            <w:pPr>
              <w:rPr>
                <w:rFonts w:eastAsiaTheme="minorEastAsia"/>
                <w:color w:val="000000" w:themeColor="text1"/>
                <w:lang w:val="es-US"/>
              </w:rPr>
            </w:pPr>
          </w:p>
          <w:p w14:paraId="6B0E147C" w14:textId="41D31532" w:rsidR="00483608" w:rsidRPr="00AC1C19" w:rsidRDefault="6ABBD6CB" w:rsidP="693E035B">
            <w:pPr>
              <w:rPr>
                <w:rFonts w:eastAsiaTheme="minorEastAsia"/>
                <w:color w:val="000000" w:themeColor="text1"/>
                <w:lang w:val="es-US"/>
              </w:rPr>
            </w:pPr>
            <w:r w:rsidRPr="00AC1C19">
              <w:rPr>
                <w:rFonts w:eastAsiaTheme="minorEastAsia"/>
                <w:color w:val="000000" w:themeColor="text1"/>
                <w:lang w:val="es-US"/>
              </w:rPr>
              <w:t>Los retrasos o errores en el proceso de coordinación de beneficios pueden impedir que el seguro pague su reclamo. Si su compañía de seguros se pone en contacto con usted para obtener más información personal,</w:t>
            </w:r>
            <w:r w:rsidR="3F9CF957" w:rsidRPr="00AC1C19">
              <w:rPr>
                <w:rFonts w:eastAsiaTheme="minorEastAsia"/>
                <w:color w:val="000000" w:themeColor="text1"/>
                <w:lang w:val="es-US"/>
              </w:rPr>
              <w:t xml:space="preserve"> de</w:t>
            </w:r>
            <w:r w:rsidRPr="00AC1C19">
              <w:rPr>
                <w:rFonts w:eastAsiaTheme="minorEastAsia"/>
                <w:color w:val="000000" w:themeColor="text1"/>
                <w:lang w:val="es-US"/>
              </w:rPr>
              <w:t xml:space="preserve"> su reclamo, o </w:t>
            </w:r>
            <w:r w:rsidR="07CEF925" w:rsidRPr="00AC1C19">
              <w:rPr>
                <w:rFonts w:eastAsiaTheme="minorEastAsia"/>
                <w:color w:val="000000" w:themeColor="text1"/>
                <w:lang w:val="es-US"/>
              </w:rPr>
              <w:t>d</w:t>
            </w:r>
            <w:r w:rsidRPr="00AC1C19">
              <w:rPr>
                <w:rFonts w:eastAsiaTheme="minorEastAsia"/>
                <w:color w:val="000000" w:themeColor="text1"/>
                <w:lang w:val="es-US"/>
              </w:rPr>
              <w:t xml:space="preserve">el proceso de coordinación de beneficios, es muy importante que responda con </w:t>
            </w:r>
            <w:r w:rsidR="1D719516" w:rsidRPr="00AC1C19">
              <w:rPr>
                <w:rFonts w:eastAsiaTheme="minorEastAsia"/>
                <w:color w:val="000000" w:themeColor="text1"/>
                <w:lang w:val="es-US"/>
              </w:rPr>
              <w:t xml:space="preserve">la </w:t>
            </w:r>
            <w:r w:rsidRPr="00AC1C19">
              <w:rPr>
                <w:rFonts w:eastAsiaTheme="minorEastAsia"/>
                <w:color w:val="000000" w:themeColor="text1"/>
                <w:lang w:val="es-US"/>
              </w:rPr>
              <w:t>información correcta</w:t>
            </w:r>
            <w:r w:rsidR="0C50E61A" w:rsidRPr="00AC1C19">
              <w:rPr>
                <w:rFonts w:eastAsiaTheme="minorEastAsia"/>
                <w:color w:val="000000" w:themeColor="text1"/>
                <w:lang w:val="es-US"/>
              </w:rPr>
              <w:t xml:space="preserve"> y</w:t>
            </w:r>
            <w:r w:rsidRPr="00AC1C19">
              <w:rPr>
                <w:rFonts w:eastAsiaTheme="minorEastAsia"/>
                <w:color w:val="000000" w:themeColor="text1"/>
                <w:lang w:val="es-US"/>
              </w:rPr>
              <w:t xml:space="preserve"> de inmediato.</w:t>
            </w:r>
          </w:p>
        </w:tc>
      </w:tr>
    </w:tbl>
    <w:p w14:paraId="3126FFDB" w14:textId="77777777" w:rsidR="00741DFC" w:rsidRPr="00AC1C19" w:rsidRDefault="00741DFC" w:rsidP="00741DFC">
      <w:pPr>
        <w:rPr>
          <w:b/>
          <w:bCs/>
          <w:lang w:val="es-US"/>
        </w:rPr>
      </w:pPr>
    </w:p>
    <w:p w14:paraId="4032507F" w14:textId="77777777" w:rsidR="00741DFC" w:rsidRDefault="00741DFC" w:rsidP="007A2461">
      <w:pPr>
        <w:pStyle w:val="Heading3"/>
      </w:pPr>
      <w:r>
        <w:t xml:space="preserve">“Coordination of Benefits” </w:t>
      </w:r>
      <w:r w:rsidRPr="00885E10">
        <w:t xml:space="preserve">Video </w:t>
      </w:r>
    </w:p>
    <w:tbl>
      <w:tblPr>
        <w:tblStyle w:val="TableGrid"/>
        <w:tblW w:w="0" w:type="auto"/>
        <w:tblLook w:val="04A0" w:firstRow="1" w:lastRow="0" w:firstColumn="1" w:lastColumn="0" w:noHBand="0" w:noVBand="1"/>
      </w:tblPr>
      <w:tblGrid>
        <w:gridCol w:w="5395"/>
        <w:gridCol w:w="5395"/>
      </w:tblGrid>
      <w:tr w:rsidR="00483608" w14:paraId="639CD470" w14:textId="77777777" w:rsidTr="693E035B">
        <w:tc>
          <w:tcPr>
            <w:tcW w:w="5395" w:type="dxa"/>
          </w:tcPr>
          <w:p w14:paraId="76FB1703" w14:textId="50A73110" w:rsidR="00483608" w:rsidRPr="00483608" w:rsidRDefault="00483608" w:rsidP="00741DFC">
            <w:r w:rsidRPr="00483608">
              <w:t>English</w:t>
            </w:r>
          </w:p>
        </w:tc>
        <w:tc>
          <w:tcPr>
            <w:tcW w:w="5395" w:type="dxa"/>
          </w:tcPr>
          <w:p w14:paraId="19AED7E3" w14:textId="45C03867" w:rsidR="00483608" w:rsidRPr="00483608" w:rsidRDefault="00483608" w:rsidP="1AAE032A">
            <w:pPr>
              <w:rPr>
                <w:highlight w:val="cyan"/>
              </w:rPr>
            </w:pPr>
            <w:r w:rsidRPr="1AAE032A">
              <w:rPr>
                <w:highlight w:val="cyan"/>
              </w:rPr>
              <w:t>Spanish</w:t>
            </w:r>
          </w:p>
        </w:tc>
      </w:tr>
      <w:tr w:rsidR="00483608" w14:paraId="37A2E65D" w14:textId="77777777" w:rsidTr="693E035B">
        <w:tc>
          <w:tcPr>
            <w:tcW w:w="5395" w:type="dxa"/>
          </w:tcPr>
          <w:p w14:paraId="5EB8B50E" w14:textId="77777777" w:rsidR="00483608" w:rsidRDefault="00483608" w:rsidP="00741DFC">
            <w:r w:rsidRPr="00483608">
              <w:t>Coordination of Benefits</w:t>
            </w:r>
          </w:p>
          <w:p w14:paraId="310B9F8D" w14:textId="77777777" w:rsidR="00483608" w:rsidRPr="00483608" w:rsidRDefault="00483608" w:rsidP="00741DFC"/>
          <w:p w14:paraId="4F2D55CF" w14:textId="77777777" w:rsidR="00483608" w:rsidRDefault="00483608" w:rsidP="00483608">
            <w:r>
              <w:t>[BEGIN SCRIPT] In some cases, patients may be covered by more than one insurance plan.  For example, you might be covered by your own insurance as well as your partner’s insurance.  Your child might be covered under each of their parents’ plans.  Or, if your medical bills were the result of an injury at work, you might be covered by both workers’ compensation and other insurance plans.</w:t>
            </w:r>
          </w:p>
          <w:p w14:paraId="1941D339" w14:textId="77777777" w:rsidR="00483608" w:rsidRDefault="00483608" w:rsidP="00483608"/>
          <w:p w14:paraId="0D50F033" w14:textId="77777777" w:rsidR="00483608" w:rsidRDefault="00483608" w:rsidP="00483608">
            <w:r>
              <w:t xml:space="preserve">Whenever your insurance company believes you may be covered by more than one insurer, they use a process called “coordination of benefits,” or “COB” to confirm how many plans you may be covered by, and to decide who is responsible for paying your medical bills first.  Coordination of benefit rules determine which plan is your </w:t>
            </w:r>
            <w:r w:rsidRPr="00770706">
              <w:t>primary insurance</w:t>
            </w:r>
            <w:r>
              <w:t xml:space="preserve"> and which is your </w:t>
            </w:r>
            <w:r w:rsidRPr="00770706">
              <w:t>secondary insurance</w:t>
            </w:r>
            <w:r>
              <w:t xml:space="preserve">.  Your primary insurance processes the claim and pays their share of the bill first.  Then, it passes the remaining bill to your secondary insurance.  Once all insurers have paid their share, the remaining bill goes to you.  </w:t>
            </w:r>
          </w:p>
          <w:p w14:paraId="751B9ABB" w14:textId="77777777" w:rsidR="00483608" w:rsidRDefault="00483608" w:rsidP="00483608"/>
          <w:p w14:paraId="3F0BFFB4" w14:textId="77777777" w:rsidR="00483608" w:rsidRDefault="00483608" w:rsidP="00483608">
            <w:r>
              <w:t>The coordination of benefits process is important.  It helps ensure each insurance pays their share correctly, in the right order, and in a timely fashion.  But, if any step goes wrong or if the process is not completed, insurance might not pay at all, and you might receive a bill for the full amount.</w:t>
            </w:r>
          </w:p>
          <w:p w14:paraId="4A5D7B53" w14:textId="77777777" w:rsidR="00483608" w:rsidRDefault="00483608" w:rsidP="00483608"/>
          <w:p w14:paraId="7F50FE4F" w14:textId="77777777" w:rsidR="00483608" w:rsidRDefault="00483608" w:rsidP="00483608">
            <w:r>
              <w:t xml:space="preserve">In fact, coordination of benefits errors are common.  They can be caused by incorrect personal information on file at the hospital or insurance company, an error in payment amount, poor communication between insurance companies, and more.  </w:t>
            </w:r>
          </w:p>
          <w:p w14:paraId="613910C3" w14:textId="77777777" w:rsidR="00483608" w:rsidRDefault="00483608" w:rsidP="00483608"/>
          <w:p w14:paraId="6544F09D" w14:textId="77777777" w:rsidR="00483608" w:rsidRDefault="00483608" w:rsidP="00483608">
            <w:r>
              <w:t>While some problems may be out of your control, there are things you can do to help.</w:t>
            </w:r>
          </w:p>
          <w:p w14:paraId="20CFA6D5" w14:textId="77777777" w:rsidR="00483608" w:rsidRDefault="00483608" w:rsidP="000B1916">
            <w:pPr>
              <w:pStyle w:val="ListParagraph"/>
              <w:numPr>
                <w:ilvl w:val="0"/>
                <w:numId w:val="14"/>
              </w:numPr>
            </w:pPr>
            <w:r>
              <w:t>Always inform your insurance companies, hospitals, and other providers’ offices of any changes to your personal information including any changes to your name, address, or insurance coverage.</w:t>
            </w:r>
          </w:p>
          <w:p w14:paraId="593FED27" w14:textId="77777777" w:rsidR="00483608" w:rsidRDefault="00483608" w:rsidP="000B1916">
            <w:pPr>
              <w:pStyle w:val="ListParagraph"/>
              <w:numPr>
                <w:ilvl w:val="0"/>
                <w:numId w:val="14"/>
              </w:numPr>
            </w:pPr>
            <w:r>
              <w:t>Ensure each of your insurance companies and all providers’ offices know all the plans you are covered by.  Call each insurance company directly to let them know how many plans are covering you so they can communicate with each other.</w:t>
            </w:r>
          </w:p>
          <w:p w14:paraId="0479DEB8" w14:textId="77777777" w:rsidR="00483608" w:rsidRDefault="00483608" w:rsidP="000B1916">
            <w:pPr>
              <w:pStyle w:val="ListParagraph"/>
              <w:numPr>
                <w:ilvl w:val="0"/>
                <w:numId w:val="14"/>
              </w:numPr>
            </w:pPr>
            <w:r>
              <w:t>Respond to any messages from your insurance plan promptly.  They may send you a COB questionnaire to get necessary information from you.</w:t>
            </w:r>
          </w:p>
          <w:p w14:paraId="5261DB63" w14:textId="77777777" w:rsidR="00483608" w:rsidRDefault="00483608" w:rsidP="00483608"/>
          <w:p w14:paraId="128EB6A4" w14:textId="29A8F330" w:rsidR="00483608" w:rsidRPr="00483608" w:rsidRDefault="00483608" w:rsidP="00741DFC">
            <w:r>
              <w:t>Knowing how</w:t>
            </w:r>
            <w:r w:rsidRPr="00D33774">
              <w:t xml:space="preserve"> coordination of benefits works and </w:t>
            </w:r>
            <w:r>
              <w:t xml:space="preserve">making sure you get the right information to each of your insurers will help ensure </w:t>
            </w:r>
            <w:r w:rsidRPr="00D33774">
              <w:t xml:space="preserve">your medical bills are paid correctly and on time. </w:t>
            </w:r>
            <w:r>
              <w:t>[END SCRIPT]</w:t>
            </w:r>
          </w:p>
        </w:tc>
        <w:tc>
          <w:tcPr>
            <w:tcW w:w="5395" w:type="dxa"/>
          </w:tcPr>
          <w:p w14:paraId="32BA4796" w14:textId="3FE42ACA" w:rsidR="00483608" w:rsidRPr="00487916" w:rsidRDefault="5A3AF248" w:rsidP="5B4EAB51">
            <w:pPr>
              <w:spacing w:before="240" w:after="240"/>
              <w:rPr>
                <w:lang w:val="es-US"/>
              </w:rPr>
            </w:pPr>
            <w:r w:rsidRPr="00487916">
              <w:rPr>
                <w:rFonts w:ascii="Arial" w:eastAsia="Arial" w:hAnsi="Arial" w:cs="Arial"/>
                <w:color w:val="000000" w:themeColor="text1"/>
                <w:lang w:val="es-US"/>
              </w:rPr>
              <w:t xml:space="preserve">Coordinación de Beneficios </w:t>
            </w:r>
            <w:r w:rsidR="7BA17B68" w:rsidRPr="00487916">
              <w:rPr>
                <w:rFonts w:ascii="Arial" w:eastAsia="Arial" w:hAnsi="Arial" w:cs="Arial"/>
                <w:color w:val="000000" w:themeColor="text1"/>
                <w:lang w:val="es-US"/>
              </w:rPr>
              <w:t>(o Prestaciones)</w:t>
            </w:r>
          </w:p>
          <w:p w14:paraId="634107E4" w14:textId="0D71FD2F" w:rsidR="00483608" w:rsidRPr="00487916" w:rsidRDefault="5A3AF248" w:rsidP="5B4EAB51">
            <w:p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 xml:space="preserve">[BEGIN SCRIPT] En algunos casos, los pacientes pueden tener cobertura de más de un plan de seguros. Por ejemplo, usted puede estar cubierto por su propio seguro y por el de su pareja. </w:t>
            </w:r>
            <w:commentRangeStart w:id="149"/>
            <w:r w:rsidRPr="00487916">
              <w:rPr>
                <w:rFonts w:ascii="Arial" w:eastAsia="Arial" w:hAnsi="Arial" w:cs="Arial"/>
                <w:color w:val="000000" w:themeColor="text1"/>
                <w:lang w:val="es-US"/>
              </w:rPr>
              <w:t xml:space="preserve">Su hijo puede estar cubierto </w:t>
            </w:r>
            <w:commentRangeEnd w:id="149"/>
            <w:r w:rsidR="008F5B23" w:rsidRPr="00487916">
              <w:rPr>
                <w:rStyle w:val="CommentReference"/>
                <w:rFonts w:ascii="Arial" w:eastAsia="Arial" w:hAnsi="Arial" w:cs="Arial"/>
                <w:color w:val="000000" w:themeColor="text1"/>
                <w:sz w:val="24"/>
                <w:szCs w:val="24"/>
                <w:lang w:val="es-US"/>
              </w:rPr>
              <w:commentReference w:id="149"/>
            </w:r>
            <w:r w:rsidRPr="00487916">
              <w:rPr>
                <w:rFonts w:ascii="Arial" w:eastAsia="Arial" w:hAnsi="Arial" w:cs="Arial"/>
                <w:color w:val="000000" w:themeColor="text1"/>
                <w:lang w:val="es-US"/>
              </w:rPr>
              <w:t xml:space="preserve">por el seguro de sus padres. Si sus </w:t>
            </w:r>
            <w:r w:rsidR="5AAD0886" w:rsidRPr="00487916">
              <w:rPr>
                <w:rFonts w:ascii="Arial" w:eastAsia="Arial" w:hAnsi="Arial" w:cs="Arial"/>
                <w:color w:val="000000" w:themeColor="text1"/>
                <w:lang w:val="es-US"/>
              </w:rPr>
              <w:t>cuentas</w:t>
            </w:r>
            <w:r w:rsidRPr="00487916">
              <w:rPr>
                <w:rFonts w:ascii="Arial" w:eastAsia="Arial" w:hAnsi="Arial" w:cs="Arial"/>
                <w:color w:val="000000" w:themeColor="text1"/>
                <w:lang w:val="es-US"/>
              </w:rPr>
              <w:t xml:space="preserve"> médicas son consecuencia de un accidente laboral, puede que esté cubierto tanto por </w:t>
            </w:r>
            <w:r w:rsidR="30873CAC" w:rsidRPr="4EEB3F55">
              <w:rPr>
                <w:rFonts w:ascii="Arial" w:eastAsia="Arial" w:hAnsi="Arial" w:cs="Arial"/>
                <w:color w:val="000000" w:themeColor="text1"/>
                <w:lang w:val="es-US"/>
              </w:rPr>
              <w:t xml:space="preserve">una </w:t>
            </w:r>
            <w:r w:rsidR="30873CAC" w:rsidRPr="4EEB3F55">
              <w:rPr>
                <w:rFonts w:ascii="Arial" w:eastAsia="Arial" w:hAnsi="Arial" w:cs="Arial"/>
                <w:color w:val="000000" w:themeColor="text1"/>
                <w:highlight w:val="cyan"/>
                <w:lang w:val="es-US"/>
              </w:rPr>
              <w:t>indemnización por cuestiones</w:t>
            </w:r>
            <w:r w:rsidRPr="4EEB3F55">
              <w:rPr>
                <w:rFonts w:ascii="Arial" w:eastAsia="Arial" w:hAnsi="Arial" w:cs="Arial"/>
                <w:color w:val="000000" w:themeColor="text1"/>
                <w:highlight w:val="cyan"/>
                <w:lang w:val="es-US"/>
              </w:rPr>
              <w:t xml:space="preserve"> laborales</w:t>
            </w:r>
            <w:r w:rsidRPr="00487916">
              <w:rPr>
                <w:rFonts w:ascii="Arial" w:eastAsia="Arial" w:hAnsi="Arial" w:cs="Arial"/>
                <w:color w:val="000000" w:themeColor="text1"/>
                <w:lang w:val="es-US"/>
              </w:rPr>
              <w:t xml:space="preserve"> como por otros seguros.</w:t>
            </w:r>
          </w:p>
          <w:p w14:paraId="16FF64F6" w14:textId="1BD13A36" w:rsidR="00483608" w:rsidRPr="00487916" w:rsidRDefault="5A3AF248" w:rsidP="693E035B">
            <w:pPr>
              <w:spacing w:before="240" w:after="240"/>
              <w:rPr>
                <w:rFonts w:ascii="Arial" w:eastAsia="Arial" w:hAnsi="Arial" w:cs="Arial"/>
                <w:color w:val="000000" w:themeColor="text1"/>
                <w:lang w:val="es-US"/>
              </w:rPr>
            </w:pPr>
            <w:r w:rsidRPr="693E035B">
              <w:rPr>
                <w:rFonts w:ascii="Arial" w:eastAsia="Arial" w:hAnsi="Arial" w:cs="Arial"/>
                <w:color w:val="000000" w:themeColor="text1"/>
                <w:lang w:val="es-US"/>
              </w:rPr>
              <w:t xml:space="preserve">Cuando su compañía de seguros supone que usted puede estar cubierto por más de una aseguradora, utiliza un proceso llamado “coordinación de </w:t>
            </w:r>
            <w:r w:rsidR="4991718B" w:rsidRPr="693E035B">
              <w:rPr>
                <w:rFonts w:ascii="Arial" w:eastAsia="Arial" w:hAnsi="Arial" w:cs="Arial"/>
                <w:color w:val="000000" w:themeColor="text1"/>
                <w:lang w:val="es-US"/>
              </w:rPr>
              <w:t>beneficios</w:t>
            </w:r>
            <w:r w:rsidR="11DAF8B0" w:rsidRPr="693E035B">
              <w:rPr>
                <w:rFonts w:ascii="Arial" w:eastAsia="Arial" w:hAnsi="Arial" w:cs="Arial"/>
                <w:color w:val="000000" w:themeColor="text1"/>
                <w:lang w:val="es-US"/>
              </w:rPr>
              <w:t>”</w:t>
            </w:r>
            <w:r w:rsidRPr="693E035B">
              <w:rPr>
                <w:rFonts w:ascii="Arial" w:eastAsia="Arial" w:hAnsi="Arial" w:cs="Arial"/>
                <w:color w:val="000000" w:themeColor="text1"/>
                <w:lang w:val="es-US"/>
              </w:rPr>
              <w:t xml:space="preserve"> (COB, por sus siglas en inglés) para confirmar cuántos planes lo cubren y decidir quién es responsable de pagar primero sus </w:t>
            </w:r>
            <w:r w:rsidR="20F9EF76" w:rsidRPr="693E035B">
              <w:rPr>
                <w:rFonts w:ascii="Arial" w:eastAsia="Arial" w:hAnsi="Arial" w:cs="Arial"/>
                <w:color w:val="000000" w:themeColor="text1"/>
                <w:lang w:val="es-US"/>
              </w:rPr>
              <w:t>cuent</w:t>
            </w:r>
            <w:r w:rsidRPr="693E035B">
              <w:rPr>
                <w:rFonts w:ascii="Arial" w:eastAsia="Arial" w:hAnsi="Arial" w:cs="Arial"/>
                <w:color w:val="000000" w:themeColor="text1"/>
                <w:lang w:val="es-US"/>
              </w:rPr>
              <w:t xml:space="preserve">as médicas. Las reglas de coordinación de </w:t>
            </w:r>
            <w:r w:rsidR="7AD94EEA" w:rsidRPr="693E035B">
              <w:rPr>
                <w:rFonts w:ascii="Arial" w:eastAsia="Arial" w:hAnsi="Arial" w:cs="Arial"/>
                <w:color w:val="000000" w:themeColor="text1"/>
                <w:lang w:val="es-US"/>
              </w:rPr>
              <w:t>beneficios</w:t>
            </w:r>
            <w:r w:rsidRPr="693E035B">
              <w:rPr>
                <w:rFonts w:ascii="Arial" w:eastAsia="Arial" w:hAnsi="Arial" w:cs="Arial"/>
                <w:color w:val="000000" w:themeColor="text1"/>
                <w:lang w:val="es-US"/>
              </w:rPr>
              <w:t xml:space="preserve"> determinan cuál de los planes es su seguro principal y cuál es su seguro secundario. Su seguro p</w:t>
            </w:r>
            <w:r w:rsidR="2DAACE94" w:rsidRPr="693E035B">
              <w:rPr>
                <w:rFonts w:ascii="Arial" w:eastAsia="Arial" w:hAnsi="Arial" w:cs="Arial"/>
                <w:color w:val="000000" w:themeColor="text1"/>
                <w:lang w:val="es-US"/>
              </w:rPr>
              <w:t>rincipal</w:t>
            </w:r>
            <w:r w:rsidRPr="693E035B">
              <w:rPr>
                <w:rFonts w:ascii="Arial" w:eastAsia="Arial" w:hAnsi="Arial" w:cs="Arial"/>
                <w:color w:val="000000" w:themeColor="text1"/>
                <w:lang w:val="es-US"/>
              </w:rPr>
              <w:t xml:space="preserve"> es el que tramita </w:t>
            </w:r>
            <w:r w:rsidR="56280716" w:rsidRPr="693E035B">
              <w:rPr>
                <w:rFonts w:ascii="Arial" w:eastAsia="Arial" w:hAnsi="Arial" w:cs="Arial"/>
                <w:color w:val="000000" w:themeColor="text1"/>
                <w:lang w:val="es-US"/>
              </w:rPr>
              <w:t>el reclamo</w:t>
            </w:r>
            <w:r w:rsidRPr="693E035B">
              <w:rPr>
                <w:rFonts w:ascii="Arial" w:eastAsia="Arial" w:hAnsi="Arial" w:cs="Arial"/>
                <w:color w:val="000000" w:themeColor="text1"/>
                <w:lang w:val="es-US"/>
              </w:rPr>
              <w:t xml:space="preserve"> y paga primero su parte de la cuenta. Después, pasa la cuenta restante a su seguro secundario. Una vez que todos los seguros han pagado su parte, usted recibe la porción restante.</w:t>
            </w:r>
          </w:p>
          <w:p w14:paraId="10B25337" w14:textId="3E742BBC" w:rsidR="00483608" w:rsidRPr="00487916" w:rsidRDefault="5A3AF248" w:rsidP="5B4EAB51">
            <w:pPr>
              <w:spacing w:before="240" w:after="240"/>
              <w:rPr>
                <w:lang w:val="es-US"/>
              </w:rPr>
            </w:pPr>
            <w:r w:rsidRPr="00487916">
              <w:rPr>
                <w:rFonts w:ascii="Arial" w:eastAsia="Arial" w:hAnsi="Arial" w:cs="Arial"/>
                <w:color w:val="000000" w:themeColor="text1"/>
                <w:lang w:val="es-US"/>
              </w:rPr>
              <w:t xml:space="preserve">El proceso de coordinación de </w:t>
            </w:r>
            <w:r w:rsidR="4490F727" w:rsidRPr="00487916">
              <w:rPr>
                <w:rFonts w:ascii="Arial" w:eastAsia="Arial" w:hAnsi="Arial" w:cs="Arial"/>
                <w:color w:val="000000" w:themeColor="text1"/>
                <w:lang w:val="es-US"/>
              </w:rPr>
              <w:t>beneficios/</w:t>
            </w:r>
            <w:r w:rsidRPr="00487916">
              <w:rPr>
                <w:rFonts w:ascii="Arial" w:eastAsia="Arial" w:hAnsi="Arial" w:cs="Arial"/>
                <w:color w:val="000000" w:themeColor="text1"/>
                <w:lang w:val="es-US"/>
              </w:rPr>
              <w:t>prestaciones es importante, ya que ayuda a garantizar que cada seguro pague su parte correctamente, en el orden adecuado y a tiempo</w:t>
            </w:r>
            <w:r w:rsidR="0923CF4A" w:rsidRPr="00487916">
              <w:rPr>
                <w:rFonts w:ascii="Arial" w:eastAsia="Arial" w:hAnsi="Arial" w:cs="Arial"/>
                <w:color w:val="000000" w:themeColor="text1"/>
                <w:lang w:val="es-US"/>
              </w:rPr>
              <w:t>, p</w:t>
            </w:r>
            <w:r w:rsidRPr="00487916">
              <w:rPr>
                <w:rFonts w:ascii="Arial" w:eastAsia="Arial" w:hAnsi="Arial" w:cs="Arial"/>
                <w:color w:val="000000" w:themeColor="text1"/>
                <w:lang w:val="es-US"/>
              </w:rPr>
              <w:t>ero, si algún paso sale mal o si el proceso no se completa, los seguros podrían no pagar nada y usted podría recibir una cuenta por el costo total.</w:t>
            </w:r>
          </w:p>
          <w:p w14:paraId="1D4BF95E" w14:textId="7D4CF4D5" w:rsidR="00483608" w:rsidRPr="00487916" w:rsidRDefault="0D74CDBE" w:rsidP="5B4EAB51">
            <w:p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 xml:space="preserve">De hecho, los errores de coordinación de beneficios son </w:t>
            </w:r>
            <w:r w:rsidR="03472A29" w:rsidRPr="00487916">
              <w:rPr>
                <w:rFonts w:ascii="Arial" w:eastAsia="Arial" w:hAnsi="Arial" w:cs="Arial"/>
                <w:color w:val="000000" w:themeColor="text1"/>
                <w:lang w:val="es-US"/>
              </w:rPr>
              <w:t>comunes</w:t>
            </w:r>
            <w:r w:rsidRPr="00487916">
              <w:rPr>
                <w:rFonts w:ascii="Arial" w:eastAsia="Arial" w:hAnsi="Arial" w:cs="Arial"/>
                <w:color w:val="000000" w:themeColor="text1"/>
                <w:lang w:val="es-US"/>
              </w:rPr>
              <w:t>, y puede que se deba a que la información personal archivada en el hospital o en la compañía de seguros es incorrecta, a un error en la cantidad del pago, a una mala comunicación entre las compañías de seguros, etc.</w:t>
            </w:r>
          </w:p>
          <w:p w14:paraId="10349E78" w14:textId="116DBFCB" w:rsidR="00483608" w:rsidRPr="00487916" w:rsidRDefault="0D74CDBE" w:rsidP="5B4EAB51">
            <w:pPr>
              <w:spacing w:before="240" w:after="240"/>
              <w:rPr>
                <w:lang w:val="es-US"/>
              </w:rPr>
            </w:pPr>
            <w:r w:rsidRPr="00487916">
              <w:rPr>
                <w:rFonts w:ascii="Arial" w:eastAsia="Arial" w:hAnsi="Arial" w:cs="Arial"/>
                <w:color w:val="000000" w:themeColor="text1"/>
                <w:lang w:val="es-US"/>
              </w:rPr>
              <w:t>Hay cosas que puede usted hacer para ayudar, aunque algunos problemas puedan estar fuera de su control.</w:t>
            </w:r>
          </w:p>
          <w:p w14:paraId="6F5A5B07" w14:textId="40D74BFA" w:rsidR="00483608" w:rsidRPr="00487916" w:rsidRDefault="0D74CDBE" w:rsidP="00D51F74">
            <w:pPr>
              <w:pStyle w:val="ListParagraph"/>
              <w:numPr>
                <w:ilvl w:val="0"/>
                <w:numId w:val="56"/>
              </w:num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Siempre informe de cualquier cambio en su información personal a sus compañías de seguros, hospitales y oficinas de otros proveedores, incluyendo cualquier cambio en su nombre, dirección o plan de cobertura.</w:t>
            </w:r>
          </w:p>
          <w:p w14:paraId="50E657EE" w14:textId="18196C05" w:rsidR="00483608" w:rsidRPr="00487916" w:rsidRDefault="0D74CDBE" w:rsidP="00D51F74">
            <w:pPr>
              <w:pStyle w:val="ListParagraph"/>
              <w:numPr>
                <w:ilvl w:val="0"/>
                <w:numId w:val="56"/>
              </w:num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Asegúrese de que todas sus compañías de seguros y las oficinas de todos los proveedores sepan de todos los planes con los que tiene cobertura. Llame directamente a cada compañía de seguros para informarles de cuántos planes lo cubren para que ellos puedan comunicarse entre sí.</w:t>
            </w:r>
          </w:p>
          <w:p w14:paraId="71060680" w14:textId="376DD571" w:rsidR="00483608" w:rsidRPr="00487916" w:rsidRDefault="0D74CDBE" w:rsidP="00D51F74">
            <w:pPr>
              <w:pStyle w:val="ListParagraph"/>
              <w:numPr>
                <w:ilvl w:val="0"/>
                <w:numId w:val="56"/>
              </w:numPr>
              <w:spacing w:before="240" w:after="240"/>
              <w:rPr>
                <w:rFonts w:ascii="Arial" w:eastAsia="Arial" w:hAnsi="Arial" w:cs="Arial"/>
                <w:color w:val="000000" w:themeColor="text1"/>
                <w:lang w:val="es-US"/>
              </w:rPr>
            </w:pPr>
            <w:r w:rsidRPr="00487916">
              <w:rPr>
                <w:rFonts w:ascii="Arial" w:eastAsia="Arial" w:hAnsi="Arial" w:cs="Arial"/>
                <w:color w:val="000000" w:themeColor="text1"/>
                <w:lang w:val="es-US"/>
              </w:rPr>
              <w:t>Responda inmediatamente a cualquier mensaje de su compañía de seguros.</w:t>
            </w:r>
            <w:r w:rsidR="00A00E2E">
              <w:rPr>
                <w:rFonts w:ascii="Arial" w:eastAsia="Arial" w:hAnsi="Arial" w:cs="Arial"/>
                <w:color w:val="000000" w:themeColor="text1"/>
                <w:lang w:val="es-US"/>
              </w:rPr>
              <w:t>**</w:t>
            </w:r>
            <w:r w:rsidRPr="00487916">
              <w:rPr>
                <w:rFonts w:ascii="Arial" w:eastAsia="Arial" w:hAnsi="Arial" w:cs="Arial"/>
                <w:color w:val="000000" w:themeColor="text1"/>
                <w:lang w:val="es-US"/>
              </w:rPr>
              <w:t xml:space="preserve"> Es posible que ellos le envíen un cuestionario de C</w:t>
            </w:r>
            <w:r w:rsidR="00A84520">
              <w:rPr>
                <w:rFonts w:ascii="Arial" w:eastAsia="Arial" w:hAnsi="Arial" w:cs="Arial"/>
                <w:color w:val="000000" w:themeColor="text1"/>
                <w:lang w:val="es-US"/>
              </w:rPr>
              <w:t>-</w:t>
            </w:r>
            <w:r w:rsidRPr="00487916">
              <w:rPr>
                <w:rFonts w:ascii="Arial" w:eastAsia="Arial" w:hAnsi="Arial" w:cs="Arial"/>
                <w:color w:val="000000" w:themeColor="text1"/>
                <w:lang w:val="es-US"/>
              </w:rPr>
              <w:t>O</w:t>
            </w:r>
            <w:r w:rsidR="00A84520">
              <w:rPr>
                <w:rFonts w:ascii="Arial" w:eastAsia="Arial" w:hAnsi="Arial" w:cs="Arial"/>
                <w:color w:val="000000" w:themeColor="text1"/>
                <w:lang w:val="es-US"/>
              </w:rPr>
              <w:t>-</w:t>
            </w:r>
            <w:r w:rsidRPr="00487916">
              <w:rPr>
                <w:rFonts w:ascii="Arial" w:eastAsia="Arial" w:hAnsi="Arial" w:cs="Arial"/>
                <w:color w:val="000000" w:themeColor="text1"/>
                <w:lang w:val="es-US"/>
              </w:rPr>
              <w:t>B para obtener la información que puedan necesitar.</w:t>
            </w:r>
          </w:p>
          <w:p w14:paraId="0256AB0C" w14:textId="1899835E" w:rsidR="00483608" w:rsidRDefault="0D74CDBE" w:rsidP="5B4EAB51">
            <w:pPr>
              <w:spacing w:before="240" w:after="240"/>
              <w:rPr>
                <w:rFonts w:ascii="Arial" w:eastAsia="Arial" w:hAnsi="Arial" w:cs="Arial"/>
              </w:rPr>
            </w:pPr>
            <w:r w:rsidRPr="693E035B">
              <w:rPr>
                <w:rFonts w:ascii="Arial" w:eastAsia="Arial" w:hAnsi="Arial" w:cs="Arial"/>
                <w:color w:val="000000" w:themeColor="text1"/>
                <w:lang w:val="es-US"/>
              </w:rPr>
              <w:t>El saber cómo funciona la coordinación de beneficios y asegurarse de mandar la información correcta a cada una de sus aseguradoras, le ayudará a garantizar que sus cuentas médicas se pag</w:t>
            </w:r>
            <w:r w:rsidR="0DDC8A9C" w:rsidRPr="693E035B">
              <w:rPr>
                <w:rFonts w:ascii="Arial" w:eastAsia="Arial" w:hAnsi="Arial" w:cs="Arial"/>
                <w:color w:val="000000" w:themeColor="text1"/>
                <w:lang w:val="es-US"/>
              </w:rPr>
              <w:t>ue</w:t>
            </w:r>
            <w:r w:rsidRPr="693E035B">
              <w:rPr>
                <w:rFonts w:ascii="Arial" w:eastAsia="Arial" w:hAnsi="Arial" w:cs="Arial"/>
                <w:color w:val="000000" w:themeColor="text1"/>
                <w:lang w:val="es-US"/>
              </w:rPr>
              <w:t xml:space="preserve">n correctamente y a tiempo. </w:t>
            </w:r>
            <w:r w:rsidRPr="693E035B">
              <w:rPr>
                <w:rFonts w:ascii="Arial" w:eastAsia="Arial" w:hAnsi="Arial" w:cs="Arial"/>
                <w:color w:val="000000" w:themeColor="text1"/>
              </w:rPr>
              <w:t>[END SCRIPT]</w:t>
            </w:r>
          </w:p>
          <w:p w14:paraId="13F6201E" w14:textId="501F33E8" w:rsidR="00483608" w:rsidRDefault="00483608" w:rsidP="00741DFC"/>
          <w:p w14:paraId="08015EEA" w14:textId="0CD80A91" w:rsidR="00483608" w:rsidRDefault="00483608" w:rsidP="00741DFC">
            <w:pPr>
              <w:rPr>
                <w:b/>
                <w:bCs/>
              </w:rPr>
            </w:pPr>
          </w:p>
        </w:tc>
      </w:tr>
    </w:tbl>
    <w:p w14:paraId="52877686" w14:textId="77777777" w:rsidR="00483608" w:rsidRDefault="00483608" w:rsidP="00741DFC">
      <w:pPr>
        <w:rPr>
          <w:b/>
          <w:bCs/>
        </w:rPr>
      </w:pPr>
    </w:p>
    <w:p w14:paraId="0D1DEDB9" w14:textId="14C7382D" w:rsidR="00E24133" w:rsidRPr="004348F7" w:rsidRDefault="00E24133" w:rsidP="00E24133">
      <w:pPr>
        <w:rPr>
          <w:b/>
          <w:bCs/>
        </w:rPr>
      </w:pPr>
      <w:r>
        <w:rPr>
          <w:b/>
          <w:bCs/>
        </w:rPr>
        <w:t>Coordination of Benefits</w:t>
      </w:r>
      <w:r w:rsidRPr="004348F7">
        <w:rPr>
          <w:b/>
          <w:bCs/>
        </w:rPr>
        <w:t xml:space="preserve"> Video – Onscreen Text</w:t>
      </w:r>
    </w:p>
    <w:tbl>
      <w:tblPr>
        <w:tblStyle w:val="TableGrid"/>
        <w:tblW w:w="0" w:type="auto"/>
        <w:tblLook w:val="04A0" w:firstRow="1" w:lastRow="0" w:firstColumn="1" w:lastColumn="0" w:noHBand="0" w:noVBand="1"/>
      </w:tblPr>
      <w:tblGrid>
        <w:gridCol w:w="3596"/>
        <w:gridCol w:w="3597"/>
        <w:gridCol w:w="3597"/>
      </w:tblGrid>
      <w:tr w:rsidR="00E24133" w14:paraId="6A0E14E2" w14:textId="77777777" w:rsidTr="608FC203">
        <w:tc>
          <w:tcPr>
            <w:tcW w:w="3596" w:type="dxa"/>
          </w:tcPr>
          <w:p w14:paraId="5035877B" w14:textId="77777777" w:rsidR="00E24133" w:rsidRPr="009C26A3" w:rsidRDefault="00E24133">
            <w:pPr>
              <w:rPr>
                <w:b/>
                <w:bCs/>
              </w:rPr>
            </w:pPr>
            <w:r w:rsidRPr="009C26A3">
              <w:rPr>
                <w:b/>
                <w:bCs/>
              </w:rPr>
              <w:t>Timestamp</w:t>
            </w:r>
          </w:p>
        </w:tc>
        <w:tc>
          <w:tcPr>
            <w:tcW w:w="3597" w:type="dxa"/>
          </w:tcPr>
          <w:p w14:paraId="309B5925" w14:textId="77777777" w:rsidR="00E24133" w:rsidRPr="009C26A3" w:rsidRDefault="00E24133">
            <w:pPr>
              <w:rPr>
                <w:b/>
                <w:bCs/>
              </w:rPr>
            </w:pPr>
            <w:r w:rsidRPr="009C26A3">
              <w:rPr>
                <w:b/>
                <w:bCs/>
              </w:rPr>
              <w:t>English</w:t>
            </w:r>
          </w:p>
        </w:tc>
        <w:tc>
          <w:tcPr>
            <w:tcW w:w="3597" w:type="dxa"/>
          </w:tcPr>
          <w:p w14:paraId="52B7A3A7" w14:textId="77777777" w:rsidR="00E24133" w:rsidRPr="009C26A3" w:rsidRDefault="00E24133">
            <w:pPr>
              <w:rPr>
                <w:b/>
                <w:bCs/>
              </w:rPr>
            </w:pPr>
            <w:r w:rsidRPr="1AAE032A">
              <w:rPr>
                <w:b/>
                <w:bCs/>
                <w:highlight w:val="cyan"/>
              </w:rPr>
              <w:t>Spanish</w:t>
            </w:r>
          </w:p>
        </w:tc>
      </w:tr>
      <w:tr w:rsidR="00E24133" w14:paraId="3662E961" w14:textId="77777777" w:rsidTr="608FC203">
        <w:tc>
          <w:tcPr>
            <w:tcW w:w="3596" w:type="dxa"/>
          </w:tcPr>
          <w:p w14:paraId="4C86B3C3" w14:textId="7A4BF2D1" w:rsidR="00E24133" w:rsidRPr="00E24133" w:rsidRDefault="00E24133">
            <w:r w:rsidRPr="00E24133">
              <w:t>0:00 (title)</w:t>
            </w:r>
          </w:p>
        </w:tc>
        <w:tc>
          <w:tcPr>
            <w:tcW w:w="3597" w:type="dxa"/>
          </w:tcPr>
          <w:p w14:paraId="66AB2DD6" w14:textId="3BC88D71" w:rsidR="00E24133" w:rsidRPr="00E24133" w:rsidRDefault="00E24133">
            <w:r w:rsidRPr="00E24133">
              <w:t>Coordination of Benefits</w:t>
            </w:r>
          </w:p>
        </w:tc>
        <w:tc>
          <w:tcPr>
            <w:tcW w:w="3597" w:type="dxa"/>
          </w:tcPr>
          <w:p w14:paraId="500A4E19" w14:textId="7B0E973E" w:rsidR="00E24133" w:rsidRPr="00E24133" w:rsidRDefault="1BFF12D6">
            <w:pPr>
              <w:rPr>
                <w:rFonts w:eastAsiaTheme="minorEastAsia"/>
              </w:rPr>
            </w:pPr>
            <w:r w:rsidRPr="360A38C6">
              <w:rPr>
                <w:rFonts w:eastAsiaTheme="minorEastAsia"/>
                <w:color w:val="000000" w:themeColor="text1"/>
              </w:rPr>
              <w:t>Coordinación de Beneficios</w:t>
            </w:r>
          </w:p>
        </w:tc>
      </w:tr>
      <w:tr w:rsidR="00E24133" w14:paraId="0C0BCA43" w14:textId="77777777" w:rsidTr="608FC203">
        <w:tc>
          <w:tcPr>
            <w:tcW w:w="3596" w:type="dxa"/>
          </w:tcPr>
          <w:p w14:paraId="4B0ADADF" w14:textId="4F1C6067" w:rsidR="00E24133" w:rsidRPr="00E24133" w:rsidRDefault="0011310A">
            <w:r>
              <w:t>0:22 (graphics title)</w:t>
            </w:r>
          </w:p>
        </w:tc>
        <w:tc>
          <w:tcPr>
            <w:tcW w:w="3597" w:type="dxa"/>
          </w:tcPr>
          <w:p w14:paraId="7A7B81B6" w14:textId="206DA642" w:rsidR="00E24133" w:rsidRPr="00E24133" w:rsidRDefault="0011310A">
            <w:commentRangeStart w:id="151"/>
            <w:r>
              <w:t>Workers’ Compensation Insurance</w:t>
            </w:r>
          </w:p>
        </w:tc>
        <w:tc>
          <w:tcPr>
            <w:tcW w:w="3597" w:type="dxa"/>
          </w:tcPr>
          <w:p w14:paraId="6F2C281D" w14:textId="730EC528" w:rsidR="00E24133" w:rsidRPr="00E24133" w:rsidRDefault="07B8638B">
            <w:pPr>
              <w:rPr>
                <w:rFonts w:eastAsiaTheme="minorEastAsia"/>
                <w:color w:val="000000" w:themeColor="text1"/>
                <w:lang w:val="es-US"/>
              </w:rPr>
            </w:pPr>
            <w:r w:rsidRPr="5390FD94">
              <w:rPr>
                <w:rFonts w:eastAsiaTheme="minorEastAsia"/>
                <w:color w:val="000000" w:themeColor="text1"/>
              </w:rPr>
              <w:t>Indemnizaci</w:t>
            </w:r>
            <w:r w:rsidRPr="5390FD94">
              <w:rPr>
                <w:rFonts w:eastAsiaTheme="minorEastAsia"/>
                <w:color w:val="000000" w:themeColor="text1"/>
                <w:lang w:val="es-US"/>
              </w:rPr>
              <w:t xml:space="preserve">ón por </w:t>
            </w:r>
            <w:r w:rsidR="6EF1A55B" w:rsidRPr="5390FD94">
              <w:rPr>
                <w:rFonts w:eastAsiaTheme="minorEastAsia"/>
                <w:color w:val="000000" w:themeColor="text1"/>
                <w:lang w:val="es-US"/>
              </w:rPr>
              <w:t>C</w:t>
            </w:r>
            <w:r w:rsidR="0B094597" w:rsidRPr="5390FD94">
              <w:rPr>
                <w:rFonts w:eastAsiaTheme="minorEastAsia"/>
                <w:color w:val="000000" w:themeColor="text1"/>
                <w:lang w:val="es-US"/>
              </w:rPr>
              <w:t>uestiones</w:t>
            </w:r>
            <w:r w:rsidRPr="5390FD94">
              <w:rPr>
                <w:rFonts w:eastAsiaTheme="minorEastAsia"/>
                <w:color w:val="000000" w:themeColor="text1"/>
                <w:lang w:val="es-US"/>
              </w:rPr>
              <w:t xml:space="preserve"> Laborales</w:t>
            </w:r>
            <w:commentRangeEnd w:id="151"/>
            <w:r w:rsidR="00630B91" w:rsidRPr="00E24133">
              <w:rPr>
                <w:rStyle w:val="CommentReference"/>
                <w:rFonts w:eastAsiaTheme="minorEastAsia"/>
                <w:color w:val="000000" w:themeColor="text1"/>
                <w:sz w:val="24"/>
                <w:szCs w:val="24"/>
                <w:lang w:val="es-US"/>
              </w:rPr>
              <w:commentReference w:id="151"/>
            </w:r>
          </w:p>
        </w:tc>
      </w:tr>
      <w:tr w:rsidR="0011310A" w14:paraId="1F609A20" w14:textId="77777777" w:rsidTr="608FC203">
        <w:tc>
          <w:tcPr>
            <w:tcW w:w="3596" w:type="dxa"/>
          </w:tcPr>
          <w:p w14:paraId="170B9D6A" w14:textId="422DBAA2" w:rsidR="0011310A" w:rsidRDefault="0011310A">
            <w:r>
              <w:t>0:22 (graphics title)</w:t>
            </w:r>
          </w:p>
        </w:tc>
        <w:tc>
          <w:tcPr>
            <w:tcW w:w="3597" w:type="dxa"/>
          </w:tcPr>
          <w:p w14:paraId="33A29CA9" w14:textId="670F428C" w:rsidR="0011310A" w:rsidRDefault="0011310A">
            <w:r>
              <w:t>Primary Insurance</w:t>
            </w:r>
          </w:p>
        </w:tc>
        <w:tc>
          <w:tcPr>
            <w:tcW w:w="3597" w:type="dxa"/>
          </w:tcPr>
          <w:p w14:paraId="0060DF3B" w14:textId="6876BCE1" w:rsidR="0011310A" w:rsidRPr="00E24133" w:rsidRDefault="2DAFD060">
            <w:r>
              <w:t>Seguro Principal (o primario)</w:t>
            </w:r>
          </w:p>
        </w:tc>
      </w:tr>
      <w:tr w:rsidR="0011310A" w14:paraId="53A932B2" w14:textId="77777777" w:rsidTr="608FC203">
        <w:tc>
          <w:tcPr>
            <w:tcW w:w="3596" w:type="dxa"/>
          </w:tcPr>
          <w:p w14:paraId="6BD52A38" w14:textId="2E22D332" w:rsidR="0011310A" w:rsidRDefault="00686B13">
            <w:r>
              <w:t>0:</w:t>
            </w:r>
            <w:r w:rsidR="00E36C28">
              <w:t>32</w:t>
            </w:r>
            <w:r>
              <w:t xml:space="preserve"> (graphics title)</w:t>
            </w:r>
          </w:p>
        </w:tc>
        <w:tc>
          <w:tcPr>
            <w:tcW w:w="3597" w:type="dxa"/>
          </w:tcPr>
          <w:p w14:paraId="6BC1A3EC" w14:textId="08E94EEB" w:rsidR="0011310A" w:rsidRDefault="00E36C28">
            <w:r>
              <w:t>Secondary Insurance</w:t>
            </w:r>
          </w:p>
        </w:tc>
        <w:tc>
          <w:tcPr>
            <w:tcW w:w="3597" w:type="dxa"/>
          </w:tcPr>
          <w:p w14:paraId="7EBA7F0E" w14:textId="2E3528E0" w:rsidR="0011310A" w:rsidRPr="00E24133" w:rsidRDefault="79544FB8">
            <w:r>
              <w:t>Seguro Secundario</w:t>
            </w:r>
          </w:p>
        </w:tc>
      </w:tr>
      <w:tr w:rsidR="00E36C28" w14:paraId="212ED6D5" w14:textId="77777777" w:rsidTr="608FC203">
        <w:tc>
          <w:tcPr>
            <w:tcW w:w="3596" w:type="dxa"/>
          </w:tcPr>
          <w:p w14:paraId="7DEEB0DE" w14:textId="000CEAA4" w:rsidR="00E36C28" w:rsidRDefault="00C422FD">
            <w:r>
              <w:t>0</w:t>
            </w:r>
            <w:r w:rsidR="0008011B">
              <w:t>:53 (Bill icon title)</w:t>
            </w:r>
          </w:p>
        </w:tc>
        <w:tc>
          <w:tcPr>
            <w:tcW w:w="3597" w:type="dxa"/>
          </w:tcPr>
          <w:p w14:paraId="49042950" w14:textId="1C2F9F64" w:rsidR="00E36C28" w:rsidRDefault="0008011B">
            <w:r>
              <w:t>Bill</w:t>
            </w:r>
          </w:p>
        </w:tc>
        <w:tc>
          <w:tcPr>
            <w:tcW w:w="3597" w:type="dxa"/>
          </w:tcPr>
          <w:p w14:paraId="3FB1C066" w14:textId="4B31B69B" w:rsidR="00E36C28" w:rsidRPr="00E24133" w:rsidRDefault="41831684">
            <w:r>
              <w:t>La Cuenta</w:t>
            </w:r>
          </w:p>
        </w:tc>
      </w:tr>
      <w:tr w:rsidR="0008011B" w:rsidRPr="00AC1C19" w14:paraId="49D36EE0" w14:textId="77777777" w:rsidTr="608FC203">
        <w:tc>
          <w:tcPr>
            <w:tcW w:w="3596" w:type="dxa"/>
          </w:tcPr>
          <w:p w14:paraId="204D0A1B" w14:textId="633CCA5A" w:rsidR="0008011B" w:rsidRDefault="00536539">
            <w:r>
              <w:t>1:27</w:t>
            </w:r>
          </w:p>
        </w:tc>
        <w:tc>
          <w:tcPr>
            <w:tcW w:w="3597" w:type="dxa"/>
          </w:tcPr>
          <w:p w14:paraId="4689797C" w14:textId="7F8F101B" w:rsidR="0008011B" w:rsidRDefault="00536539">
            <w:r>
              <w:t>Coordination of benefits errors are common.</w:t>
            </w:r>
          </w:p>
        </w:tc>
        <w:tc>
          <w:tcPr>
            <w:tcW w:w="3597" w:type="dxa"/>
          </w:tcPr>
          <w:p w14:paraId="2306756C" w14:textId="76DAB34E" w:rsidR="0008011B" w:rsidRPr="00AC1C19" w:rsidRDefault="522F61A7">
            <w:pPr>
              <w:rPr>
                <w:rFonts w:ascii="Aptos" w:eastAsia="Aptos" w:hAnsi="Aptos" w:cs="Arial"/>
                <w:lang w:val="es-US"/>
              </w:rPr>
            </w:pPr>
            <w:r w:rsidRPr="00AC1C19">
              <w:rPr>
                <w:rFonts w:ascii="Aptos" w:eastAsia="Aptos" w:hAnsi="Aptos" w:cs="Arial"/>
                <w:color w:val="000000" w:themeColor="text1"/>
                <w:lang w:val="es-US"/>
              </w:rPr>
              <w:t xml:space="preserve">Los Errores en la Coordinación de Beneficios </w:t>
            </w:r>
            <w:r w:rsidR="499E6749" w:rsidRPr="00AC1C19">
              <w:rPr>
                <w:rFonts w:ascii="Aptos" w:eastAsia="Aptos" w:hAnsi="Aptos" w:cs="Arial"/>
                <w:color w:val="000000" w:themeColor="text1"/>
                <w:lang w:val="es-US"/>
              </w:rPr>
              <w:t>S</w:t>
            </w:r>
            <w:r w:rsidRPr="00AC1C19">
              <w:rPr>
                <w:rFonts w:ascii="Aptos" w:eastAsia="Aptos" w:hAnsi="Aptos" w:cs="Arial"/>
                <w:color w:val="000000" w:themeColor="text1"/>
                <w:lang w:val="es-US"/>
              </w:rPr>
              <w:t>on Frecuentes</w:t>
            </w:r>
          </w:p>
        </w:tc>
      </w:tr>
      <w:tr w:rsidR="00536539" w14:paraId="43D35A75" w14:textId="77777777" w:rsidTr="608FC203">
        <w:tc>
          <w:tcPr>
            <w:tcW w:w="3596" w:type="dxa"/>
          </w:tcPr>
          <w:p w14:paraId="756E03D5" w14:textId="6F00E034" w:rsidR="00536539" w:rsidRDefault="00522FB7">
            <w:r>
              <w:t>1:37-</w:t>
            </w:r>
            <w:r w:rsidR="00EB7E2F">
              <w:t>1:45</w:t>
            </w:r>
          </w:p>
        </w:tc>
        <w:tc>
          <w:tcPr>
            <w:tcW w:w="3597" w:type="dxa"/>
          </w:tcPr>
          <w:p w14:paraId="1895F7B8" w14:textId="38FAEC45" w:rsidR="00536539" w:rsidRDefault="00EB7E2F">
            <w:r>
              <w:t>Common Coordination of Benefits Errors</w:t>
            </w:r>
            <w:r w:rsidR="00B271B0">
              <w:br/>
            </w:r>
            <w:r>
              <w:br/>
              <w:t>Incorrect information</w:t>
            </w:r>
            <w:r w:rsidR="00B271B0">
              <w:br/>
            </w:r>
            <w:r>
              <w:br/>
              <w:t>Error in payment</w:t>
            </w:r>
            <w:r w:rsidR="00B271B0">
              <w:br/>
            </w:r>
            <w:r>
              <w:br/>
              <w:t>Poor communication</w:t>
            </w:r>
          </w:p>
        </w:tc>
        <w:tc>
          <w:tcPr>
            <w:tcW w:w="3597" w:type="dxa"/>
          </w:tcPr>
          <w:p w14:paraId="7F27ED5F" w14:textId="607D3612" w:rsidR="00536539" w:rsidRPr="00AC1C19" w:rsidRDefault="6AC71429" w:rsidP="360A38C6">
            <w:pPr>
              <w:rPr>
                <w:rFonts w:ascii="Aptos" w:eastAsia="Aptos" w:hAnsi="Aptos" w:cs="Arial"/>
                <w:lang w:val="es-US"/>
              </w:rPr>
            </w:pPr>
            <w:r w:rsidRPr="00AC1C19">
              <w:rPr>
                <w:rFonts w:ascii="Aptos" w:eastAsia="Aptos" w:hAnsi="Aptos" w:cs="Arial"/>
                <w:color w:val="000000" w:themeColor="text1"/>
                <w:lang w:val="es-US"/>
              </w:rPr>
              <w:t xml:space="preserve">Los Errores </w:t>
            </w:r>
            <w:r w:rsidR="7349C76B" w:rsidRPr="00AC1C19">
              <w:rPr>
                <w:rFonts w:ascii="Aptos" w:eastAsia="Aptos" w:hAnsi="Aptos" w:cs="Arial"/>
                <w:color w:val="000000" w:themeColor="text1"/>
                <w:lang w:val="es-US"/>
              </w:rPr>
              <w:t>Más</w:t>
            </w:r>
            <w:r w:rsidR="7349C76B" w:rsidRPr="00AC1C19">
              <w:rPr>
                <w:rFonts w:ascii="Aptos" w:eastAsia="Aptos" w:hAnsi="Aptos" w:cs="Arial"/>
                <w:lang w:val="es-US"/>
              </w:rPr>
              <w:t xml:space="preserve"> </w:t>
            </w:r>
            <w:r w:rsidRPr="00AC1C19">
              <w:rPr>
                <w:rFonts w:ascii="Aptos" w:eastAsia="Aptos" w:hAnsi="Aptos" w:cs="Arial"/>
                <w:color w:val="000000" w:themeColor="text1"/>
                <w:lang w:val="es-US"/>
              </w:rPr>
              <w:t>Comunes en la Coordinación de Beneficios</w:t>
            </w:r>
          </w:p>
          <w:p w14:paraId="737EFC3C" w14:textId="1A873A92" w:rsidR="00536539" w:rsidRPr="00AC1C19" w:rsidRDefault="3649C6DF"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Información Incorrecta</w:t>
            </w:r>
          </w:p>
          <w:p w14:paraId="0DD82554" w14:textId="34976977" w:rsidR="00536539" w:rsidRPr="00AC1C19" w:rsidRDefault="00536539" w:rsidP="360A38C6">
            <w:pPr>
              <w:rPr>
                <w:rFonts w:ascii="Aptos" w:eastAsia="Aptos" w:hAnsi="Aptos" w:cs="Arial"/>
                <w:color w:val="000000" w:themeColor="text1"/>
                <w:lang w:val="es-US"/>
              </w:rPr>
            </w:pPr>
          </w:p>
          <w:p w14:paraId="36CC14E2" w14:textId="44234CB2" w:rsidR="00536539" w:rsidRPr="00AC1C19" w:rsidRDefault="3649C6DF"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Error en el Pago</w:t>
            </w:r>
          </w:p>
          <w:p w14:paraId="5831A74E" w14:textId="7A73CC98" w:rsidR="00536539" w:rsidRPr="00AC1C19" w:rsidRDefault="00536539" w:rsidP="360A38C6">
            <w:pPr>
              <w:rPr>
                <w:rFonts w:ascii="Aptos" w:eastAsia="Aptos" w:hAnsi="Aptos" w:cs="Arial"/>
                <w:color w:val="000000" w:themeColor="text1"/>
                <w:lang w:val="es-US"/>
              </w:rPr>
            </w:pPr>
          </w:p>
          <w:p w14:paraId="4C4D12B4" w14:textId="62DF1F99" w:rsidR="00536539" w:rsidRPr="00E24133" w:rsidRDefault="3649C6DF">
            <w:pPr>
              <w:rPr>
                <w:rFonts w:ascii="Aptos" w:eastAsia="Aptos" w:hAnsi="Aptos" w:cs="Arial"/>
                <w:color w:val="000000" w:themeColor="text1"/>
              </w:rPr>
            </w:pPr>
            <w:r w:rsidRPr="360A38C6">
              <w:rPr>
                <w:rFonts w:ascii="Aptos" w:eastAsia="Aptos" w:hAnsi="Aptos" w:cs="Arial"/>
                <w:color w:val="000000" w:themeColor="text1"/>
              </w:rPr>
              <w:t>Mala Comunicación</w:t>
            </w:r>
          </w:p>
        </w:tc>
      </w:tr>
      <w:tr w:rsidR="00EB7E2F" w14:paraId="0A768F3B" w14:textId="77777777" w:rsidTr="608FC203">
        <w:tc>
          <w:tcPr>
            <w:tcW w:w="3596" w:type="dxa"/>
          </w:tcPr>
          <w:p w14:paraId="5426F1E4" w14:textId="4533B44C" w:rsidR="00EB7E2F" w:rsidRDefault="00611402">
            <w:r>
              <w:t>1:47-</w:t>
            </w:r>
            <w:r w:rsidR="00321ABA">
              <w:t>2:15</w:t>
            </w:r>
          </w:p>
        </w:tc>
        <w:tc>
          <w:tcPr>
            <w:tcW w:w="3597" w:type="dxa"/>
          </w:tcPr>
          <w:p w14:paraId="1507BBDA" w14:textId="74E61844" w:rsidR="00EB7E2F" w:rsidRDefault="00321ABA">
            <w:r>
              <w:t>How to Help Prevent Errors</w:t>
            </w:r>
            <w:r w:rsidR="00B271B0">
              <w:br/>
            </w:r>
            <w:r>
              <w:br/>
              <w:t>Always inform your insurance and providers of changes</w:t>
            </w:r>
            <w:r w:rsidR="00B271B0">
              <w:br/>
            </w:r>
            <w:r>
              <w:br/>
              <w:t>Inform insurance and providers of all insurance coverages</w:t>
            </w:r>
            <w:r w:rsidR="00B271B0">
              <w:br/>
            </w:r>
          </w:p>
          <w:p w14:paraId="751A8C1F" w14:textId="75EAF045" w:rsidR="00321ABA" w:rsidRDefault="00321ABA">
            <w:r>
              <w:t>Respond to messages promptly</w:t>
            </w:r>
          </w:p>
        </w:tc>
        <w:tc>
          <w:tcPr>
            <w:tcW w:w="3597" w:type="dxa"/>
          </w:tcPr>
          <w:p w14:paraId="359E4770" w14:textId="54E805CF" w:rsidR="00EB7E2F" w:rsidRPr="00AC1C19" w:rsidRDefault="617A3E44"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Cómo Ayudar a Prevenir Errores</w:t>
            </w:r>
          </w:p>
          <w:p w14:paraId="1BCA97F9" w14:textId="5EF4DB75" w:rsidR="00EB7E2F" w:rsidRPr="00AC1C19" w:rsidRDefault="00EB7E2F" w:rsidP="360A38C6">
            <w:pPr>
              <w:rPr>
                <w:rFonts w:ascii="Aptos" w:eastAsia="Aptos" w:hAnsi="Aptos" w:cs="Arial"/>
                <w:color w:val="000000" w:themeColor="text1"/>
                <w:lang w:val="es-US"/>
              </w:rPr>
            </w:pPr>
          </w:p>
          <w:p w14:paraId="715F55AC" w14:textId="7D24613B" w:rsidR="00EB7E2F" w:rsidRPr="00AC1C19" w:rsidRDefault="617A3E44"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 xml:space="preserve">Siempre Avise a Su Seguro y a Sus Proveedores </w:t>
            </w:r>
            <w:r w:rsidR="592705AC" w:rsidRPr="00AC1C19">
              <w:rPr>
                <w:rFonts w:ascii="Aptos" w:eastAsia="Aptos" w:hAnsi="Aptos" w:cs="Arial"/>
                <w:color w:val="000000" w:themeColor="text1"/>
                <w:lang w:val="es-US"/>
              </w:rPr>
              <w:t>S</w:t>
            </w:r>
            <w:r w:rsidRPr="00AC1C19">
              <w:rPr>
                <w:rFonts w:ascii="Aptos" w:eastAsia="Aptos" w:hAnsi="Aptos" w:cs="Arial"/>
                <w:color w:val="000000" w:themeColor="text1"/>
                <w:lang w:val="es-US"/>
              </w:rPr>
              <w:t>i Hace Cambios</w:t>
            </w:r>
          </w:p>
          <w:p w14:paraId="3ED79387" w14:textId="59A34DCD" w:rsidR="00EB7E2F" w:rsidRPr="00AC1C19" w:rsidRDefault="00EB7E2F" w:rsidP="360A38C6">
            <w:pPr>
              <w:rPr>
                <w:rFonts w:ascii="Aptos" w:eastAsia="Aptos" w:hAnsi="Aptos" w:cs="Arial"/>
                <w:color w:val="000000" w:themeColor="text1"/>
                <w:lang w:val="es-US"/>
              </w:rPr>
            </w:pPr>
          </w:p>
          <w:p w14:paraId="5772D49B" w14:textId="7A4F04B7" w:rsidR="00EB7E2F" w:rsidRPr="00AC1C19" w:rsidRDefault="617A3E44"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 xml:space="preserve">Informe al </w:t>
            </w:r>
            <w:r w:rsidR="267700A9" w:rsidRPr="00AC1C19">
              <w:rPr>
                <w:rFonts w:ascii="Aptos" w:eastAsia="Aptos" w:hAnsi="Aptos" w:cs="Arial"/>
                <w:color w:val="000000" w:themeColor="text1"/>
                <w:lang w:val="es-US"/>
              </w:rPr>
              <w:t>S</w:t>
            </w:r>
            <w:r w:rsidRPr="00AC1C19">
              <w:rPr>
                <w:rFonts w:ascii="Aptos" w:eastAsia="Aptos" w:hAnsi="Aptos" w:cs="Arial"/>
                <w:color w:val="000000" w:themeColor="text1"/>
                <w:lang w:val="es-US"/>
              </w:rPr>
              <w:t xml:space="preserve">eguro y a los </w:t>
            </w:r>
            <w:r w:rsidR="04462990" w:rsidRPr="00AC1C19">
              <w:rPr>
                <w:rFonts w:ascii="Aptos" w:eastAsia="Aptos" w:hAnsi="Aptos" w:cs="Arial"/>
                <w:color w:val="000000" w:themeColor="text1"/>
                <w:lang w:val="es-US"/>
              </w:rPr>
              <w:t>P</w:t>
            </w:r>
            <w:r w:rsidRPr="00AC1C19">
              <w:rPr>
                <w:rFonts w:ascii="Aptos" w:eastAsia="Aptos" w:hAnsi="Aptos" w:cs="Arial"/>
                <w:color w:val="000000" w:themeColor="text1"/>
                <w:lang w:val="es-US"/>
              </w:rPr>
              <w:t xml:space="preserve">roveedores de </w:t>
            </w:r>
            <w:r w:rsidR="130895CB" w:rsidRPr="00AC1C19">
              <w:rPr>
                <w:rFonts w:ascii="Aptos" w:eastAsia="Aptos" w:hAnsi="Aptos" w:cs="Arial"/>
                <w:color w:val="000000" w:themeColor="text1"/>
                <w:lang w:val="es-US"/>
              </w:rPr>
              <w:t>T</w:t>
            </w:r>
            <w:r w:rsidRPr="00AC1C19">
              <w:rPr>
                <w:rFonts w:ascii="Aptos" w:eastAsia="Aptos" w:hAnsi="Aptos" w:cs="Arial"/>
                <w:color w:val="000000" w:themeColor="text1"/>
                <w:lang w:val="es-US"/>
              </w:rPr>
              <w:t xml:space="preserve">odas las </w:t>
            </w:r>
            <w:r w:rsidR="04EB06C8" w:rsidRPr="00AC1C19">
              <w:rPr>
                <w:rFonts w:ascii="Aptos" w:eastAsia="Aptos" w:hAnsi="Aptos" w:cs="Arial"/>
                <w:color w:val="000000" w:themeColor="text1"/>
                <w:lang w:val="es-US"/>
              </w:rPr>
              <w:t>C</w:t>
            </w:r>
            <w:r w:rsidRPr="00AC1C19">
              <w:rPr>
                <w:rFonts w:ascii="Aptos" w:eastAsia="Aptos" w:hAnsi="Aptos" w:cs="Arial"/>
                <w:color w:val="000000" w:themeColor="text1"/>
                <w:lang w:val="es-US"/>
              </w:rPr>
              <w:t xml:space="preserve">oberturas de </w:t>
            </w:r>
            <w:r w:rsidR="140EEC83" w:rsidRPr="00AC1C19">
              <w:rPr>
                <w:rFonts w:ascii="Aptos" w:eastAsia="Aptos" w:hAnsi="Aptos" w:cs="Arial"/>
                <w:color w:val="000000" w:themeColor="text1"/>
                <w:lang w:val="es-US"/>
              </w:rPr>
              <w:t>S</w:t>
            </w:r>
            <w:r w:rsidRPr="00AC1C19">
              <w:rPr>
                <w:rFonts w:ascii="Aptos" w:eastAsia="Aptos" w:hAnsi="Aptos" w:cs="Arial"/>
                <w:color w:val="000000" w:themeColor="text1"/>
                <w:lang w:val="es-US"/>
              </w:rPr>
              <w:t xml:space="preserve">eguro que </w:t>
            </w:r>
            <w:r w:rsidR="125A3E72" w:rsidRPr="00AC1C19">
              <w:rPr>
                <w:rFonts w:ascii="Aptos" w:eastAsia="Aptos" w:hAnsi="Aptos" w:cs="Arial"/>
                <w:color w:val="000000" w:themeColor="text1"/>
                <w:lang w:val="es-US"/>
              </w:rPr>
              <w:t>T</w:t>
            </w:r>
            <w:r w:rsidRPr="00AC1C19">
              <w:rPr>
                <w:rFonts w:ascii="Aptos" w:eastAsia="Aptos" w:hAnsi="Aptos" w:cs="Arial"/>
                <w:color w:val="000000" w:themeColor="text1"/>
                <w:lang w:val="es-US"/>
              </w:rPr>
              <w:t>enga</w:t>
            </w:r>
          </w:p>
          <w:p w14:paraId="6D81B234" w14:textId="6124AC2F" w:rsidR="00EB7E2F" w:rsidRPr="00AC1C19" w:rsidRDefault="00EB7E2F" w:rsidP="360A38C6">
            <w:pPr>
              <w:rPr>
                <w:rFonts w:ascii="Aptos" w:eastAsia="Aptos" w:hAnsi="Aptos" w:cs="Arial"/>
                <w:color w:val="000000" w:themeColor="text1"/>
                <w:lang w:val="es-US"/>
              </w:rPr>
            </w:pPr>
          </w:p>
          <w:p w14:paraId="4984E84F" w14:textId="73587D83" w:rsidR="00EB7E2F" w:rsidRPr="00E24133" w:rsidRDefault="617A3E44" w:rsidP="360A38C6">
            <w:pPr>
              <w:rPr>
                <w:rFonts w:ascii="Aptos" w:eastAsia="Aptos" w:hAnsi="Aptos" w:cs="Arial"/>
                <w:color w:val="000000" w:themeColor="text1"/>
              </w:rPr>
            </w:pPr>
            <w:r w:rsidRPr="360A38C6">
              <w:rPr>
                <w:rFonts w:ascii="Aptos" w:eastAsia="Aptos" w:hAnsi="Aptos" w:cs="Arial"/>
                <w:color w:val="000000" w:themeColor="text1"/>
              </w:rPr>
              <w:t xml:space="preserve">Responda a los </w:t>
            </w:r>
            <w:r w:rsidR="3C01DFD8" w:rsidRPr="360A38C6">
              <w:rPr>
                <w:rFonts w:ascii="Aptos" w:eastAsia="Aptos" w:hAnsi="Aptos" w:cs="Arial"/>
                <w:color w:val="000000" w:themeColor="text1"/>
              </w:rPr>
              <w:t>M</w:t>
            </w:r>
            <w:r w:rsidRPr="360A38C6">
              <w:rPr>
                <w:rFonts w:ascii="Aptos" w:eastAsia="Aptos" w:hAnsi="Aptos" w:cs="Arial"/>
                <w:color w:val="000000" w:themeColor="text1"/>
              </w:rPr>
              <w:t xml:space="preserve">ensajes </w:t>
            </w:r>
            <w:r w:rsidR="236ECAC0" w:rsidRPr="360A38C6">
              <w:rPr>
                <w:rFonts w:ascii="Aptos" w:eastAsia="Aptos" w:hAnsi="Aptos" w:cs="Arial"/>
                <w:color w:val="000000" w:themeColor="text1"/>
              </w:rPr>
              <w:t>R</w:t>
            </w:r>
            <w:r w:rsidRPr="360A38C6">
              <w:rPr>
                <w:rFonts w:ascii="Aptos" w:eastAsia="Aptos" w:hAnsi="Aptos" w:cs="Arial"/>
                <w:color w:val="000000" w:themeColor="text1"/>
              </w:rPr>
              <w:t>ápidamente</w:t>
            </w:r>
          </w:p>
          <w:p w14:paraId="085E3F02" w14:textId="24E9CDB4" w:rsidR="00EB7E2F" w:rsidRPr="00E24133" w:rsidRDefault="00EB7E2F" w:rsidP="360A38C6">
            <w:pPr>
              <w:rPr>
                <w:rFonts w:ascii="Aptos" w:eastAsia="Aptos" w:hAnsi="Aptos" w:cs="Arial"/>
              </w:rPr>
            </w:pPr>
          </w:p>
          <w:p w14:paraId="167E685E" w14:textId="683A9064" w:rsidR="00EB7E2F" w:rsidRPr="00E24133" w:rsidRDefault="00EB7E2F"/>
        </w:tc>
      </w:tr>
      <w:tr w:rsidR="00D57962" w14:paraId="432EDF5E" w14:textId="77777777" w:rsidTr="608FC203">
        <w:tc>
          <w:tcPr>
            <w:tcW w:w="3596" w:type="dxa"/>
          </w:tcPr>
          <w:p w14:paraId="263EAEB8" w14:textId="752BC8EE" w:rsidR="00D57962" w:rsidRDefault="0059709E">
            <w:r>
              <w:t>2:16 (Coordination of Benefits Questionnaire)</w:t>
            </w:r>
          </w:p>
        </w:tc>
        <w:tc>
          <w:tcPr>
            <w:tcW w:w="3597" w:type="dxa"/>
          </w:tcPr>
          <w:p w14:paraId="7B1C34C4" w14:textId="77777777" w:rsidR="00B2042B" w:rsidRDefault="0059709E">
            <w:r>
              <w:t>Health Insurance</w:t>
            </w:r>
            <w:r>
              <w:br/>
            </w:r>
            <w:r>
              <w:br/>
              <w:t>Coordination of Benefits</w:t>
            </w:r>
            <w:r>
              <w:br/>
            </w:r>
            <w:r>
              <w:br/>
              <w:t>Name of facility/provider</w:t>
            </w:r>
            <w:r>
              <w:br/>
            </w:r>
            <w:r>
              <w:br/>
              <w:t>Patient Name</w:t>
            </w:r>
            <w:r>
              <w:br/>
            </w:r>
            <w:r>
              <w:br/>
              <w:t>1. Do you or another family member have other health coverage that may cover this claim?  If no, please provide the information within section one, sign and date.  If yes, please complete all fields, sign, and date</w:t>
            </w:r>
            <w:r>
              <w:br/>
            </w:r>
            <w:r>
              <w:br/>
              <w:t>Name of subscriber</w:t>
            </w:r>
            <w:r>
              <w:br/>
            </w:r>
            <w:r>
              <w:br/>
              <w:t>Date of birth</w:t>
            </w:r>
            <w:r>
              <w:br/>
            </w:r>
            <w:r>
              <w:br/>
              <w:t>Member ID</w:t>
            </w:r>
            <w:r>
              <w:br/>
            </w:r>
            <w:r>
              <w:br/>
              <w:t>Patient relationship to subscriber</w:t>
            </w:r>
            <w:r>
              <w:br/>
            </w:r>
          </w:p>
          <w:p w14:paraId="08ED7815" w14:textId="77777777" w:rsidR="00B2042B" w:rsidRDefault="00B2042B"/>
          <w:p w14:paraId="2907E878" w14:textId="77777777" w:rsidR="00B2042B" w:rsidRDefault="00B2042B"/>
          <w:p w14:paraId="2CE7EE75" w14:textId="77777777" w:rsidR="00B2042B" w:rsidRDefault="00B2042B"/>
          <w:p w14:paraId="03913B66" w14:textId="77777777" w:rsidR="00B2042B" w:rsidRDefault="00B2042B"/>
          <w:p w14:paraId="266F7066" w14:textId="77777777" w:rsidR="00B2042B" w:rsidRDefault="00B2042B"/>
          <w:p w14:paraId="224C87C4" w14:textId="77777777" w:rsidR="00B2042B" w:rsidRDefault="00B2042B"/>
          <w:p w14:paraId="114CEFD8" w14:textId="4261344A" w:rsidR="00FE2E1A" w:rsidRDefault="0059709E">
            <w:r>
              <w:br/>
            </w:r>
            <w:r w:rsidR="7DDCE4DB">
              <w:t>Name of employer group</w:t>
            </w:r>
            <w:r>
              <w:br/>
            </w:r>
            <w:r>
              <w:br/>
            </w:r>
            <w:commentRangeStart w:id="152"/>
            <w:commentRangeStart w:id="153"/>
            <w:commentRangeStart w:id="154"/>
            <w:r w:rsidR="7DDCE4DB">
              <w:t>Effective date of coverage</w:t>
            </w:r>
            <w:commentRangeEnd w:id="152"/>
            <w:r>
              <w:rPr>
                <w:rStyle w:val="CommentReference"/>
                <w:sz w:val="24"/>
                <w:szCs w:val="24"/>
              </w:rPr>
              <w:commentReference w:id="152"/>
            </w:r>
            <w:commentRangeEnd w:id="153"/>
            <w:r>
              <w:rPr>
                <w:rStyle w:val="CommentReference"/>
              </w:rPr>
              <w:commentReference w:id="153"/>
            </w:r>
            <w:commentRangeEnd w:id="154"/>
            <w:r>
              <w:rPr>
                <w:rStyle w:val="CommentReference"/>
              </w:rPr>
              <w:commentReference w:id="154"/>
            </w:r>
            <w:r>
              <w:br/>
            </w:r>
            <w:r>
              <w:br/>
            </w:r>
          </w:p>
          <w:p w14:paraId="76FB8985" w14:textId="5C750BA7" w:rsidR="00D57962" w:rsidRDefault="0059709E">
            <w:r>
              <w:t>1a. Type of other coverage</w:t>
            </w:r>
            <w:r>
              <w:br/>
            </w:r>
            <w:r>
              <w:br/>
              <w:t>Other Health Plan</w:t>
            </w:r>
            <w:r>
              <w:br/>
            </w:r>
            <w:r>
              <w:br/>
              <w:t>Other insurance</w:t>
            </w:r>
            <w:r>
              <w:br/>
            </w:r>
            <w:r>
              <w:br/>
              <w:t>Student Health</w:t>
            </w:r>
            <w:r>
              <w:br/>
            </w:r>
            <w:r>
              <w:br/>
              <w:t>Medicaid</w:t>
            </w:r>
            <w:r>
              <w:br/>
            </w:r>
            <w:r>
              <w:br/>
              <w:t>Other health plan name</w:t>
            </w:r>
          </w:p>
          <w:p w14:paraId="2F7964B8" w14:textId="77777777" w:rsidR="0059709E" w:rsidRDefault="0059709E"/>
          <w:p w14:paraId="08EB820F" w14:textId="77777777" w:rsidR="0059709E" w:rsidRDefault="0059709E">
            <w:r>
              <w:t>Effective date of coverage</w:t>
            </w:r>
            <w:r>
              <w:br/>
            </w:r>
            <w:r>
              <w:br/>
              <w:t>Other health plan address</w:t>
            </w:r>
          </w:p>
          <w:p w14:paraId="4DC19D23" w14:textId="20F5C9AE" w:rsidR="0059709E" w:rsidRDefault="0059709E">
            <w:r>
              <w:br/>
              <w:t>Other health plan phone number</w:t>
            </w:r>
            <w:r>
              <w:br/>
            </w:r>
            <w:r>
              <w:br/>
              <w:t>Other health plan member ID number</w:t>
            </w:r>
            <w:r>
              <w:br/>
            </w:r>
            <w:r>
              <w:br/>
              <w:t>Is the subscriber</w:t>
            </w:r>
            <w:r>
              <w:br/>
              <w:t>Active</w:t>
            </w:r>
            <w:r>
              <w:br/>
              <w:t>Retired</w:t>
            </w:r>
            <w:r>
              <w:br/>
              <w:t>On COBRA</w:t>
            </w:r>
          </w:p>
        </w:tc>
        <w:tc>
          <w:tcPr>
            <w:tcW w:w="3597" w:type="dxa"/>
          </w:tcPr>
          <w:p w14:paraId="21C1B966" w14:textId="2164241D" w:rsidR="00D57962" w:rsidRPr="00AC1C19" w:rsidRDefault="034C3A81"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Seguro Médico</w:t>
            </w:r>
          </w:p>
          <w:p w14:paraId="3F81B9B7" w14:textId="20D9A0C5" w:rsidR="00D57962" w:rsidRPr="00AC1C19" w:rsidRDefault="00D57962" w:rsidP="360A38C6">
            <w:pPr>
              <w:rPr>
                <w:rFonts w:ascii="Aptos" w:eastAsia="Aptos" w:hAnsi="Aptos" w:cs="Arial"/>
                <w:color w:val="000000" w:themeColor="text1"/>
                <w:lang w:val="es-US"/>
              </w:rPr>
            </w:pPr>
          </w:p>
          <w:p w14:paraId="701B9FE7" w14:textId="6F61D06C" w:rsidR="00D57962" w:rsidRPr="00AC1C19" w:rsidRDefault="034C3A81"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Coordinación de Beneficios</w:t>
            </w:r>
          </w:p>
          <w:p w14:paraId="5BB1DDC0" w14:textId="414DD443" w:rsidR="00D57962" w:rsidRPr="00AC1C19" w:rsidRDefault="00D57962" w:rsidP="360A38C6">
            <w:pPr>
              <w:rPr>
                <w:rFonts w:ascii="Aptos" w:eastAsia="Aptos" w:hAnsi="Aptos" w:cs="Arial"/>
                <w:color w:val="000000" w:themeColor="text1"/>
                <w:lang w:val="es-US"/>
              </w:rPr>
            </w:pPr>
          </w:p>
          <w:p w14:paraId="51771722" w14:textId="29AFC7E2" w:rsidR="00D57962" w:rsidRPr="00AC1C19" w:rsidRDefault="034C3A81"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Nombre del Centro de Atenci</w:t>
            </w:r>
            <w:r w:rsidRPr="00AC1C19">
              <w:rPr>
                <w:rFonts w:eastAsiaTheme="minorEastAsia"/>
                <w:color w:val="000000" w:themeColor="text1"/>
                <w:lang w:val="es-US"/>
              </w:rPr>
              <w:t>ón</w:t>
            </w:r>
            <w:r w:rsidRPr="00AC1C19">
              <w:rPr>
                <w:rFonts w:ascii="Aptos" w:eastAsia="Aptos" w:hAnsi="Aptos" w:cs="Arial"/>
                <w:color w:val="000000" w:themeColor="text1"/>
                <w:lang w:val="es-US"/>
              </w:rPr>
              <w:t xml:space="preserve"> Médica/Proveedor</w:t>
            </w:r>
          </w:p>
          <w:p w14:paraId="304CC94C" w14:textId="72F05155" w:rsidR="00D57962" w:rsidRPr="00AC1C19" w:rsidRDefault="00D57962" w:rsidP="360A38C6">
            <w:pPr>
              <w:rPr>
                <w:rFonts w:ascii="Aptos" w:eastAsia="Aptos" w:hAnsi="Aptos" w:cs="Arial"/>
                <w:color w:val="000000" w:themeColor="text1"/>
                <w:lang w:val="es-US"/>
              </w:rPr>
            </w:pPr>
          </w:p>
          <w:p w14:paraId="67274DEC" w14:textId="1C4013F4" w:rsidR="00D57962" w:rsidRPr="00AC1C19" w:rsidRDefault="034C3A81"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Nombre del Paciente</w:t>
            </w:r>
          </w:p>
          <w:p w14:paraId="3D06E97E" w14:textId="263CFD0F" w:rsidR="00D57962" w:rsidRPr="00AC1C19" w:rsidRDefault="00D57962" w:rsidP="360A38C6">
            <w:pPr>
              <w:rPr>
                <w:rFonts w:ascii="Aptos" w:eastAsia="Aptos" w:hAnsi="Aptos" w:cs="Arial"/>
                <w:lang w:val="es-US"/>
              </w:rPr>
            </w:pPr>
          </w:p>
          <w:p w14:paraId="6A667723" w14:textId="4AE39249" w:rsidR="00D57962" w:rsidRPr="00AC1C19" w:rsidRDefault="114B2D17" w:rsidP="360A38C6">
            <w:pPr>
              <w:rPr>
                <w:rFonts w:eastAsiaTheme="minorEastAsia"/>
                <w:color w:val="000000" w:themeColor="text1"/>
                <w:lang w:val="es-US"/>
              </w:rPr>
            </w:pPr>
            <w:r w:rsidRPr="00AC1C19">
              <w:rPr>
                <w:rFonts w:ascii="Aptos" w:eastAsia="Aptos" w:hAnsi="Aptos" w:cs="Arial"/>
                <w:color w:val="000000" w:themeColor="text1"/>
                <w:lang w:val="es-US"/>
              </w:rPr>
              <w:t>1. ¿</w:t>
            </w:r>
            <w:r w:rsidR="24BA7A18" w:rsidRPr="00AC1C19">
              <w:rPr>
                <w:rFonts w:ascii="Aptos" w:eastAsia="Aptos" w:hAnsi="Aptos" w:cs="Arial"/>
                <w:color w:val="000000" w:themeColor="text1"/>
                <w:lang w:val="es-US"/>
              </w:rPr>
              <w:t>U</w:t>
            </w:r>
            <w:r w:rsidRPr="00AC1C19">
              <w:rPr>
                <w:rFonts w:ascii="Aptos" w:eastAsia="Aptos" w:hAnsi="Aptos" w:cs="Arial"/>
                <w:color w:val="000000" w:themeColor="text1"/>
                <w:lang w:val="es-US"/>
              </w:rPr>
              <w:t xml:space="preserve">sted u otro miembro de su familia </w:t>
            </w:r>
            <w:r w:rsidR="2BDF3C60" w:rsidRPr="00AC1C19">
              <w:rPr>
                <w:rFonts w:ascii="Aptos" w:eastAsia="Aptos" w:hAnsi="Aptos" w:cs="Arial"/>
                <w:color w:val="000000" w:themeColor="text1"/>
                <w:lang w:val="es-US"/>
              </w:rPr>
              <w:t xml:space="preserve">tienen </w:t>
            </w:r>
            <w:r w:rsidRPr="00AC1C19">
              <w:rPr>
                <w:rFonts w:ascii="Aptos" w:eastAsia="Aptos" w:hAnsi="Aptos" w:cs="Arial"/>
                <w:color w:val="000000" w:themeColor="text1"/>
                <w:lang w:val="es-US"/>
              </w:rPr>
              <w:t>otro seguro médico que pu</w:t>
            </w:r>
            <w:r w:rsidR="05944BAA" w:rsidRPr="00AC1C19">
              <w:rPr>
                <w:rFonts w:ascii="Aptos" w:eastAsia="Aptos" w:hAnsi="Aptos" w:cs="Arial"/>
                <w:color w:val="000000" w:themeColor="text1"/>
                <w:lang w:val="es-US"/>
              </w:rPr>
              <w:t>diera</w:t>
            </w:r>
            <w:r w:rsidRPr="00AC1C19">
              <w:rPr>
                <w:rFonts w:ascii="Aptos" w:eastAsia="Aptos" w:hAnsi="Aptos" w:cs="Arial"/>
                <w:color w:val="000000" w:themeColor="text1"/>
                <w:lang w:val="es-US"/>
              </w:rPr>
              <w:t xml:space="preserve"> cubrir</w:t>
            </w:r>
            <w:r w:rsidR="5D23C17F" w:rsidRPr="00AC1C19">
              <w:rPr>
                <w:rFonts w:ascii="Aptos" w:eastAsia="Aptos" w:hAnsi="Aptos" w:cs="Arial"/>
                <w:color w:val="000000" w:themeColor="text1"/>
                <w:lang w:val="es-US"/>
              </w:rPr>
              <w:t>le</w:t>
            </w:r>
            <w:r w:rsidRPr="00AC1C19">
              <w:rPr>
                <w:rFonts w:ascii="Aptos" w:eastAsia="Aptos" w:hAnsi="Aptos" w:cs="Arial"/>
                <w:color w:val="000000" w:themeColor="text1"/>
                <w:lang w:val="es-US"/>
              </w:rPr>
              <w:t xml:space="preserve"> este recla</w:t>
            </w:r>
            <w:r w:rsidRPr="00AC1C19">
              <w:rPr>
                <w:rFonts w:eastAsiaTheme="minorEastAsia"/>
                <w:color w:val="000000" w:themeColor="text1"/>
                <w:lang w:val="es-US"/>
              </w:rPr>
              <w:t xml:space="preserve">mo? En caso de que no sea así, </w:t>
            </w:r>
            <w:r w:rsidR="66497802" w:rsidRPr="00AC1C19">
              <w:rPr>
                <w:rFonts w:eastAsiaTheme="minorEastAsia"/>
                <w:color w:val="000000" w:themeColor="text1"/>
                <w:lang w:val="es-US"/>
              </w:rPr>
              <w:t>proporcione</w:t>
            </w:r>
            <w:r w:rsidRPr="00AC1C19">
              <w:rPr>
                <w:rFonts w:eastAsiaTheme="minorEastAsia"/>
                <w:color w:val="000000" w:themeColor="text1"/>
                <w:lang w:val="es-US"/>
              </w:rPr>
              <w:t xml:space="preserve"> la información </w:t>
            </w:r>
            <w:r w:rsidR="4A58BB56" w:rsidRPr="5390FD94">
              <w:rPr>
                <w:rFonts w:eastAsiaTheme="minorEastAsia"/>
                <w:color w:val="000000" w:themeColor="text1"/>
                <w:lang w:val="es-US"/>
              </w:rPr>
              <w:t>correspondiente</w:t>
            </w:r>
            <w:r w:rsidR="65CF2F5C" w:rsidRPr="5390FD94">
              <w:rPr>
                <w:rFonts w:eastAsiaTheme="minorEastAsia"/>
                <w:color w:val="000000" w:themeColor="text1"/>
                <w:lang w:val="es-US"/>
              </w:rPr>
              <w:t xml:space="preserve"> </w:t>
            </w:r>
            <w:r w:rsidR="58995F49" w:rsidRPr="5390FD94">
              <w:rPr>
                <w:rFonts w:eastAsiaTheme="minorEastAsia"/>
                <w:color w:val="000000" w:themeColor="text1"/>
                <w:lang w:val="es-US"/>
              </w:rPr>
              <w:t>a</w:t>
            </w:r>
            <w:r w:rsidRPr="00AC1C19">
              <w:rPr>
                <w:rFonts w:eastAsiaTheme="minorEastAsia"/>
                <w:color w:val="000000" w:themeColor="text1"/>
                <w:lang w:val="es-US"/>
              </w:rPr>
              <w:t xml:space="preserve"> la sección uno, firme y ponga fecha. En caso </w:t>
            </w:r>
            <w:r w:rsidR="71129A40" w:rsidRPr="00AC1C19">
              <w:rPr>
                <w:rFonts w:eastAsiaTheme="minorEastAsia"/>
                <w:color w:val="000000" w:themeColor="text1"/>
                <w:lang w:val="es-US"/>
              </w:rPr>
              <w:t xml:space="preserve">de </w:t>
            </w:r>
            <w:r w:rsidRPr="00AC1C19">
              <w:rPr>
                <w:rFonts w:eastAsiaTheme="minorEastAsia"/>
                <w:color w:val="000000" w:themeColor="text1"/>
                <w:lang w:val="es-US"/>
              </w:rPr>
              <w:t>que s</w:t>
            </w:r>
            <w:r w:rsidR="276DC72A" w:rsidRPr="00AC1C19">
              <w:rPr>
                <w:rFonts w:ascii="Aptos" w:eastAsia="Aptos" w:hAnsi="Aptos" w:cs="Aptos"/>
                <w:color w:val="000000" w:themeColor="text1"/>
                <w:lang w:val="es-US"/>
              </w:rPr>
              <w:t>í</w:t>
            </w:r>
            <w:r w:rsidRPr="00AC1C19">
              <w:rPr>
                <w:rFonts w:eastAsiaTheme="minorEastAsia"/>
                <w:color w:val="000000" w:themeColor="text1"/>
                <w:lang w:val="es-US"/>
              </w:rPr>
              <w:t>, llene todos los campos, firme y ponga fecha.</w:t>
            </w:r>
          </w:p>
          <w:p w14:paraId="518DE259" w14:textId="1DEE7148" w:rsidR="00D57962" w:rsidRPr="00AC1C19" w:rsidRDefault="00D57962" w:rsidP="360A38C6">
            <w:pPr>
              <w:rPr>
                <w:rFonts w:eastAsiaTheme="minorEastAsia"/>
                <w:color w:val="000000" w:themeColor="text1"/>
                <w:lang w:val="es-US"/>
              </w:rPr>
            </w:pPr>
          </w:p>
          <w:p w14:paraId="1A863D2A" w14:textId="57D6E553" w:rsidR="00D57962" w:rsidRPr="00AC1C19" w:rsidRDefault="114B2D17" w:rsidP="360A38C6">
            <w:pPr>
              <w:rPr>
                <w:rFonts w:eastAsiaTheme="minorEastAsia"/>
                <w:color w:val="000000" w:themeColor="text1"/>
                <w:lang w:val="es-US"/>
              </w:rPr>
            </w:pPr>
            <w:r w:rsidRPr="00AC1C19">
              <w:rPr>
                <w:rFonts w:eastAsiaTheme="minorEastAsia"/>
                <w:color w:val="000000" w:themeColor="text1"/>
                <w:lang w:val="es-US"/>
              </w:rPr>
              <w:t>Nombre del Suscritor</w:t>
            </w:r>
            <w:r w:rsidR="52DF909F" w:rsidRPr="00AC1C19">
              <w:rPr>
                <w:rFonts w:eastAsiaTheme="minorEastAsia"/>
                <w:color w:val="000000" w:themeColor="text1"/>
                <w:lang w:val="es-US"/>
              </w:rPr>
              <w:t xml:space="preserve"> (o afiliado)</w:t>
            </w:r>
          </w:p>
          <w:p w14:paraId="55A319D2" w14:textId="07A37958" w:rsidR="00D57962" w:rsidRPr="00AC1C19" w:rsidRDefault="00D57962" w:rsidP="360A38C6">
            <w:pPr>
              <w:rPr>
                <w:rFonts w:eastAsiaTheme="minorEastAsia"/>
                <w:color w:val="000000" w:themeColor="text1"/>
                <w:lang w:val="es-US"/>
              </w:rPr>
            </w:pPr>
          </w:p>
          <w:p w14:paraId="4F76B80B" w14:textId="2FFB39A5" w:rsidR="00D57962" w:rsidRPr="00AC1C19" w:rsidRDefault="114B2D17" w:rsidP="360A38C6">
            <w:pPr>
              <w:rPr>
                <w:rFonts w:eastAsiaTheme="minorEastAsia"/>
                <w:color w:val="000000" w:themeColor="text1"/>
                <w:lang w:val="es-US"/>
              </w:rPr>
            </w:pPr>
            <w:r w:rsidRPr="00AC1C19">
              <w:rPr>
                <w:rFonts w:eastAsiaTheme="minorEastAsia"/>
                <w:color w:val="000000" w:themeColor="text1"/>
                <w:lang w:val="es-US"/>
              </w:rPr>
              <w:t>Fecha de Nacimiento</w:t>
            </w:r>
          </w:p>
          <w:p w14:paraId="2F10B0D4" w14:textId="43352CE7" w:rsidR="00D57962" w:rsidRPr="00AC1C19" w:rsidRDefault="00D57962" w:rsidP="360A38C6">
            <w:pPr>
              <w:rPr>
                <w:rFonts w:eastAsiaTheme="minorEastAsia"/>
                <w:color w:val="000000" w:themeColor="text1"/>
                <w:lang w:val="es-US"/>
              </w:rPr>
            </w:pPr>
          </w:p>
          <w:p w14:paraId="4AA7CEEC" w14:textId="53D30AE3" w:rsidR="00D57962" w:rsidRPr="00AC1C19" w:rsidRDefault="114B2D17" w:rsidP="360A38C6">
            <w:pPr>
              <w:rPr>
                <w:rFonts w:eastAsiaTheme="minorEastAsia"/>
                <w:color w:val="000000" w:themeColor="text1"/>
                <w:lang w:val="es-US"/>
              </w:rPr>
            </w:pPr>
            <w:r w:rsidRPr="00AC1C19">
              <w:rPr>
                <w:rFonts w:eastAsiaTheme="minorEastAsia"/>
                <w:color w:val="000000" w:themeColor="text1"/>
                <w:lang w:val="es-US"/>
              </w:rPr>
              <w:t>Identificación del Suscritor (Member ID)</w:t>
            </w:r>
          </w:p>
          <w:p w14:paraId="21AEC656" w14:textId="634EF50B" w:rsidR="00D57962" w:rsidRPr="00AC1C19" w:rsidRDefault="00D57962" w:rsidP="360A38C6">
            <w:pPr>
              <w:rPr>
                <w:rFonts w:eastAsiaTheme="minorEastAsia"/>
                <w:color w:val="000000" w:themeColor="text1"/>
                <w:lang w:val="es-US"/>
              </w:rPr>
            </w:pPr>
          </w:p>
          <w:p w14:paraId="34FE8368" w14:textId="23268F6A" w:rsidR="00D57962" w:rsidRPr="00AC1C19" w:rsidRDefault="114B2D17" w:rsidP="360A38C6">
            <w:pPr>
              <w:rPr>
                <w:rFonts w:eastAsiaTheme="minorEastAsia"/>
                <w:color w:val="000000" w:themeColor="text1"/>
                <w:lang w:val="es-US"/>
              </w:rPr>
            </w:pPr>
            <w:r w:rsidRPr="00AC1C19">
              <w:rPr>
                <w:rFonts w:eastAsiaTheme="minorEastAsia"/>
                <w:color w:val="000000" w:themeColor="text1"/>
                <w:lang w:val="es-US"/>
              </w:rPr>
              <w:t xml:space="preserve">Relación </w:t>
            </w:r>
            <w:r w:rsidRPr="25652350">
              <w:rPr>
                <w:rFonts w:eastAsiaTheme="minorEastAsia"/>
                <w:color w:val="000000" w:themeColor="text1"/>
                <w:lang w:val="es-US"/>
              </w:rPr>
              <w:t>d</w:t>
            </w:r>
            <w:r w:rsidR="4A7DAAC6" w:rsidRPr="25652350">
              <w:rPr>
                <w:rFonts w:eastAsiaTheme="minorEastAsia"/>
                <w:color w:val="000000" w:themeColor="text1"/>
                <w:lang w:val="es-US"/>
              </w:rPr>
              <w:t xml:space="preserve">e </w:t>
            </w:r>
            <w:r w:rsidRPr="25652350">
              <w:rPr>
                <w:rFonts w:eastAsiaTheme="minorEastAsia"/>
                <w:color w:val="000000" w:themeColor="text1"/>
                <w:lang w:val="es-US"/>
              </w:rPr>
              <w:t>el</w:t>
            </w:r>
            <w:r w:rsidR="3C86BF8F" w:rsidRPr="25652350">
              <w:rPr>
                <w:rFonts w:eastAsiaTheme="minorEastAsia"/>
                <w:color w:val="000000" w:themeColor="text1"/>
                <w:lang w:val="es-US"/>
              </w:rPr>
              <w:t>/la</w:t>
            </w:r>
            <w:r w:rsidRPr="00AC1C19">
              <w:rPr>
                <w:rFonts w:eastAsiaTheme="minorEastAsia"/>
                <w:color w:val="000000" w:themeColor="text1"/>
                <w:lang w:val="es-US"/>
              </w:rPr>
              <w:t xml:space="preserve"> </w:t>
            </w:r>
            <w:r w:rsidR="6DDC9F3B" w:rsidRPr="00AC1C19">
              <w:rPr>
                <w:rFonts w:eastAsiaTheme="minorEastAsia"/>
                <w:color w:val="000000" w:themeColor="text1"/>
                <w:lang w:val="es-US"/>
              </w:rPr>
              <w:t>P</w:t>
            </w:r>
            <w:r w:rsidRPr="00AC1C19">
              <w:rPr>
                <w:rFonts w:eastAsiaTheme="minorEastAsia"/>
                <w:color w:val="000000" w:themeColor="text1"/>
                <w:lang w:val="es-US"/>
              </w:rPr>
              <w:t xml:space="preserve">aciente con el </w:t>
            </w:r>
            <w:r w:rsidR="53592850" w:rsidRPr="00AC1C19">
              <w:rPr>
                <w:rFonts w:eastAsiaTheme="minorEastAsia"/>
                <w:color w:val="000000" w:themeColor="text1"/>
                <w:lang w:val="es-US"/>
              </w:rPr>
              <w:t>S</w:t>
            </w:r>
            <w:r w:rsidRPr="00AC1C19">
              <w:rPr>
                <w:rFonts w:eastAsiaTheme="minorEastAsia"/>
                <w:color w:val="000000" w:themeColor="text1"/>
                <w:lang w:val="es-US"/>
              </w:rPr>
              <w:t>uscritor</w:t>
            </w:r>
          </w:p>
          <w:p w14:paraId="6381C82E" w14:textId="77777777" w:rsidR="006F1F80" w:rsidRPr="00AC1C19" w:rsidRDefault="006F1F80" w:rsidP="360A38C6">
            <w:pPr>
              <w:rPr>
                <w:rFonts w:eastAsiaTheme="minorEastAsia"/>
                <w:color w:val="000000" w:themeColor="text1"/>
                <w:lang w:val="es-US"/>
              </w:rPr>
            </w:pPr>
          </w:p>
          <w:p w14:paraId="6D222D37" w14:textId="1FFAA0CB" w:rsidR="00D57962" w:rsidRPr="00AC1C19" w:rsidRDefault="114B2D17" w:rsidP="360A38C6">
            <w:pPr>
              <w:rPr>
                <w:rFonts w:eastAsiaTheme="minorEastAsia"/>
                <w:color w:val="000000" w:themeColor="text1"/>
                <w:lang w:val="es-US"/>
              </w:rPr>
            </w:pPr>
            <w:r w:rsidRPr="00AC1C19">
              <w:rPr>
                <w:rFonts w:eastAsiaTheme="minorEastAsia"/>
                <w:color w:val="000000" w:themeColor="text1"/>
                <w:lang w:val="es-US"/>
              </w:rPr>
              <w:t xml:space="preserve">Nombre del </w:t>
            </w:r>
            <w:r w:rsidR="0CEFDCC7" w:rsidRPr="00AC1C19">
              <w:rPr>
                <w:rFonts w:eastAsiaTheme="minorEastAsia"/>
                <w:color w:val="000000" w:themeColor="text1"/>
                <w:lang w:val="es-US"/>
              </w:rPr>
              <w:t>G</w:t>
            </w:r>
            <w:r w:rsidRPr="00AC1C19">
              <w:rPr>
                <w:rFonts w:eastAsiaTheme="minorEastAsia"/>
                <w:color w:val="000000" w:themeColor="text1"/>
                <w:lang w:val="es-US"/>
              </w:rPr>
              <w:t xml:space="preserve">rupo del </w:t>
            </w:r>
            <w:r w:rsidR="7577D5BA" w:rsidRPr="00AC1C19">
              <w:rPr>
                <w:rFonts w:eastAsiaTheme="minorEastAsia"/>
                <w:color w:val="000000" w:themeColor="text1"/>
                <w:lang w:val="es-US"/>
              </w:rPr>
              <w:t>E</w:t>
            </w:r>
            <w:r w:rsidRPr="00AC1C19">
              <w:rPr>
                <w:rFonts w:eastAsiaTheme="minorEastAsia"/>
                <w:color w:val="000000" w:themeColor="text1"/>
                <w:lang w:val="es-US"/>
              </w:rPr>
              <w:t>mpleador</w:t>
            </w:r>
          </w:p>
          <w:p w14:paraId="3D040FC4" w14:textId="6D32D933" w:rsidR="00D57962" w:rsidRPr="00AC1C19" w:rsidRDefault="00D57962" w:rsidP="360A38C6">
            <w:pPr>
              <w:rPr>
                <w:rFonts w:eastAsiaTheme="minorEastAsia"/>
                <w:color w:val="000000" w:themeColor="text1"/>
                <w:lang w:val="es-US"/>
              </w:rPr>
            </w:pPr>
          </w:p>
          <w:p w14:paraId="6027301B" w14:textId="1655F7FC" w:rsidR="00FE2E1A" w:rsidRDefault="00822431" w:rsidP="360A38C6">
            <w:pPr>
              <w:spacing w:before="240" w:after="240"/>
              <w:rPr>
                <w:rFonts w:eastAsiaTheme="minorEastAsia"/>
                <w:highlight w:val="cyan"/>
                <w:lang w:val="es-US"/>
              </w:rPr>
            </w:pPr>
            <w:r w:rsidRPr="5390FD94">
              <w:rPr>
                <w:rFonts w:eastAsiaTheme="minorEastAsia"/>
                <w:highlight w:val="cyan"/>
                <w:lang w:val="es-US"/>
              </w:rPr>
              <w:t>Fecha Efectiva de Cobertura</w:t>
            </w:r>
          </w:p>
          <w:p w14:paraId="257DEF95" w14:textId="385D281E" w:rsidR="00D57962" w:rsidRPr="00AC1C19" w:rsidRDefault="114B2D17" w:rsidP="360A38C6">
            <w:pPr>
              <w:spacing w:before="240" w:after="240"/>
              <w:rPr>
                <w:rFonts w:eastAsiaTheme="minorEastAsia"/>
                <w:color w:val="000000" w:themeColor="text1"/>
                <w:lang w:val="es-US"/>
              </w:rPr>
            </w:pPr>
            <w:r w:rsidRPr="00AC1C19">
              <w:rPr>
                <w:rFonts w:eastAsiaTheme="minorEastAsia"/>
                <w:color w:val="000000" w:themeColor="text1"/>
                <w:lang w:val="es-US"/>
              </w:rPr>
              <w:t xml:space="preserve">1a. </w:t>
            </w:r>
            <w:r w:rsidR="3240FA16" w:rsidRPr="00AC1C19">
              <w:rPr>
                <w:rFonts w:eastAsiaTheme="minorEastAsia"/>
                <w:color w:val="000000" w:themeColor="text1"/>
                <w:lang w:val="es-US"/>
              </w:rPr>
              <w:t>El T</w:t>
            </w:r>
            <w:r w:rsidRPr="00AC1C19">
              <w:rPr>
                <w:rFonts w:eastAsiaTheme="minorEastAsia"/>
                <w:color w:val="000000" w:themeColor="text1"/>
                <w:lang w:val="es-US"/>
              </w:rPr>
              <w:t>ipo de</w:t>
            </w:r>
            <w:r w:rsidR="317678A0" w:rsidRPr="00AC1C19">
              <w:rPr>
                <w:rFonts w:eastAsiaTheme="minorEastAsia"/>
                <w:color w:val="000000" w:themeColor="text1"/>
                <w:lang w:val="es-US"/>
              </w:rPr>
              <w:t xml:space="preserve"> la</w:t>
            </w:r>
            <w:r w:rsidRPr="00AC1C19">
              <w:rPr>
                <w:rFonts w:eastAsiaTheme="minorEastAsia"/>
                <w:color w:val="000000" w:themeColor="text1"/>
                <w:lang w:val="es-US"/>
              </w:rPr>
              <w:t xml:space="preserve"> </w:t>
            </w:r>
            <w:r w:rsidR="0658B4ED" w:rsidRPr="00AC1C19">
              <w:rPr>
                <w:rFonts w:eastAsiaTheme="minorEastAsia"/>
                <w:color w:val="000000" w:themeColor="text1"/>
                <w:lang w:val="es-US"/>
              </w:rPr>
              <w:t>O</w:t>
            </w:r>
            <w:r w:rsidRPr="00AC1C19">
              <w:rPr>
                <w:rFonts w:eastAsiaTheme="minorEastAsia"/>
                <w:color w:val="000000" w:themeColor="text1"/>
                <w:lang w:val="es-US"/>
              </w:rPr>
              <w:t>tra Cobertura</w:t>
            </w:r>
          </w:p>
          <w:p w14:paraId="2C58BEFD" w14:textId="080DC5A9" w:rsidR="00D57962" w:rsidRPr="00AC1C19" w:rsidRDefault="114B2D17" w:rsidP="360A38C6">
            <w:pPr>
              <w:spacing w:before="240" w:after="240"/>
              <w:rPr>
                <w:rFonts w:eastAsiaTheme="minorEastAsia"/>
                <w:color w:val="000000" w:themeColor="text1"/>
                <w:lang w:val="es-US"/>
              </w:rPr>
            </w:pPr>
            <w:r w:rsidRPr="00AC1C19">
              <w:rPr>
                <w:rFonts w:eastAsiaTheme="minorEastAsia"/>
                <w:color w:val="000000" w:themeColor="text1"/>
                <w:lang w:val="es-US"/>
              </w:rPr>
              <w:t xml:space="preserve">Otro </w:t>
            </w:r>
            <w:r w:rsidR="7B938D1E" w:rsidRPr="00AC1C19">
              <w:rPr>
                <w:rFonts w:eastAsiaTheme="minorEastAsia"/>
                <w:color w:val="000000" w:themeColor="text1"/>
                <w:lang w:val="es-US"/>
              </w:rPr>
              <w:t>P</w:t>
            </w:r>
            <w:r w:rsidRPr="00AC1C19">
              <w:rPr>
                <w:rFonts w:eastAsiaTheme="minorEastAsia"/>
                <w:color w:val="000000" w:themeColor="text1"/>
                <w:lang w:val="es-US"/>
              </w:rPr>
              <w:t>lan de Seguro de Salud</w:t>
            </w:r>
          </w:p>
          <w:p w14:paraId="77BA4F74" w14:textId="430CBAC5" w:rsidR="00D57962" w:rsidRPr="00AC1C19" w:rsidRDefault="114B2D17">
            <w:pPr>
              <w:rPr>
                <w:lang w:val="es-US"/>
              </w:rPr>
            </w:pPr>
            <w:r w:rsidRPr="00AC1C19">
              <w:rPr>
                <w:lang w:val="es-US"/>
              </w:rPr>
              <w:t>Otro Seguro</w:t>
            </w:r>
          </w:p>
          <w:p w14:paraId="12E9D3DA" w14:textId="5B17AEFD" w:rsidR="00D57962" w:rsidRPr="00AC1C19" w:rsidRDefault="00D57962" w:rsidP="360A38C6">
            <w:pPr>
              <w:rPr>
                <w:rFonts w:ascii="Aptos" w:eastAsia="Aptos" w:hAnsi="Aptos" w:cs="Arial"/>
                <w:color w:val="000000" w:themeColor="text1"/>
                <w:lang w:val="es-US"/>
              </w:rPr>
            </w:pPr>
          </w:p>
          <w:p w14:paraId="20123373" w14:textId="263CC947" w:rsidR="00D57962" w:rsidRPr="00AC1C19" w:rsidRDefault="3DF3F0DA" w:rsidP="360A38C6">
            <w:pPr>
              <w:rPr>
                <w:rFonts w:ascii="Aptos" w:eastAsia="Aptos" w:hAnsi="Aptos" w:cs="Arial"/>
                <w:color w:val="000000" w:themeColor="text1"/>
                <w:lang w:val="es-US"/>
              </w:rPr>
            </w:pPr>
            <w:r w:rsidRPr="5390FD94">
              <w:rPr>
                <w:rFonts w:ascii="Aptos" w:eastAsia="Aptos" w:hAnsi="Aptos" w:cs="Arial"/>
                <w:color w:val="000000" w:themeColor="text1"/>
                <w:lang w:val="es-US"/>
              </w:rPr>
              <w:t xml:space="preserve">Plan de </w:t>
            </w:r>
            <w:r w:rsidR="76EF5C74" w:rsidRPr="5390FD94">
              <w:rPr>
                <w:rFonts w:ascii="Aptos" w:eastAsia="Aptos" w:hAnsi="Aptos" w:cs="Arial"/>
                <w:color w:val="000000" w:themeColor="text1"/>
                <w:lang w:val="es-US"/>
              </w:rPr>
              <w:t xml:space="preserve">Salud </w:t>
            </w:r>
            <w:r w:rsidR="1D6EEC66" w:rsidRPr="5390FD94">
              <w:rPr>
                <w:rFonts w:ascii="Aptos" w:eastAsia="Aptos" w:hAnsi="Aptos" w:cs="Arial"/>
                <w:color w:val="000000" w:themeColor="text1"/>
                <w:lang w:val="es-US"/>
              </w:rPr>
              <w:t>para</w:t>
            </w:r>
            <w:r w:rsidR="76EF5C74" w:rsidRPr="5390FD94">
              <w:rPr>
                <w:rFonts w:ascii="Aptos" w:eastAsia="Aptos" w:hAnsi="Aptos" w:cs="Arial"/>
                <w:color w:val="000000" w:themeColor="text1"/>
                <w:lang w:val="es-US"/>
              </w:rPr>
              <w:t xml:space="preserve"> </w:t>
            </w:r>
            <w:r w:rsidR="7494A062" w:rsidRPr="5390FD94">
              <w:rPr>
                <w:rFonts w:ascii="Aptos" w:eastAsia="Aptos" w:hAnsi="Aptos" w:cs="Arial"/>
                <w:color w:val="000000" w:themeColor="text1"/>
                <w:lang w:val="es-US"/>
              </w:rPr>
              <w:t>E</w:t>
            </w:r>
            <w:r w:rsidR="76EF5C74" w:rsidRPr="5390FD94">
              <w:rPr>
                <w:rFonts w:ascii="Aptos" w:eastAsia="Aptos" w:hAnsi="Aptos" w:cs="Arial"/>
                <w:color w:val="000000" w:themeColor="text1"/>
                <w:lang w:val="es-US"/>
              </w:rPr>
              <w:t>studiante</w:t>
            </w:r>
          </w:p>
          <w:p w14:paraId="0D1972A8" w14:textId="32D33E17" w:rsidR="00D57962" w:rsidRPr="00AC1C19" w:rsidRDefault="00D57962" w:rsidP="360A38C6">
            <w:pPr>
              <w:rPr>
                <w:rFonts w:ascii="Aptos" w:eastAsia="Aptos" w:hAnsi="Aptos" w:cs="Arial"/>
                <w:color w:val="000000" w:themeColor="text1"/>
                <w:lang w:val="es-US"/>
              </w:rPr>
            </w:pPr>
          </w:p>
          <w:p w14:paraId="1F0FC198" w14:textId="466978B5" w:rsidR="00D57962" w:rsidRPr="00AC1C19" w:rsidRDefault="76EF5C74"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Medicaid</w:t>
            </w:r>
          </w:p>
          <w:p w14:paraId="77ABC6A0" w14:textId="007B9908" w:rsidR="00D57962" w:rsidRPr="00AC1C19" w:rsidRDefault="00D57962" w:rsidP="360A38C6">
            <w:pPr>
              <w:rPr>
                <w:rFonts w:ascii="Aptos" w:eastAsia="Aptos" w:hAnsi="Aptos" w:cs="Arial"/>
                <w:color w:val="000000" w:themeColor="text1"/>
                <w:lang w:val="es-US"/>
              </w:rPr>
            </w:pPr>
          </w:p>
          <w:p w14:paraId="626B8432" w14:textId="2EB97DF7" w:rsidR="00D57962" w:rsidRPr="00AC1C19" w:rsidRDefault="76EF5C74"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Nombre de</w:t>
            </w:r>
            <w:r w:rsidR="139A2809" w:rsidRPr="00AC1C19">
              <w:rPr>
                <w:rFonts w:ascii="Aptos" w:eastAsia="Aptos" w:hAnsi="Aptos" w:cs="Arial"/>
                <w:color w:val="000000" w:themeColor="text1"/>
                <w:lang w:val="es-US"/>
              </w:rPr>
              <w:t>l</w:t>
            </w:r>
            <w:r w:rsidRPr="00AC1C19">
              <w:rPr>
                <w:rFonts w:ascii="Aptos" w:eastAsia="Aptos" w:hAnsi="Aptos" w:cs="Arial"/>
                <w:color w:val="000000" w:themeColor="text1"/>
                <w:lang w:val="es-US"/>
              </w:rPr>
              <w:t xml:space="preserve"> </w:t>
            </w:r>
            <w:r w:rsidR="683E17BF" w:rsidRPr="00AC1C19">
              <w:rPr>
                <w:rFonts w:ascii="Aptos" w:eastAsia="Aptos" w:hAnsi="Aptos" w:cs="Arial"/>
                <w:color w:val="000000" w:themeColor="text1"/>
                <w:lang w:val="es-US"/>
              </w:rPr>
              <w:t>O</w:t>
            </w:r>
            <w:r w:rsidRPr="00AC1C19">
              <w:rPr>
                <w:rFonts w:ascii="Aptos" w:eastAsia="Aptos" w:hAnsi="Aptos" w:cs="Arial"/>
                <w:color w:val="000000" w:themeColor="text1"/>
                <w:lang w:val="es-US"/>
              </w:rPr>
              <w:t xml:space="preserve">tro </w:t>
            </w:r>
            <w:r w:rsidR="19535B43" w:rsidRPr="00AC1C19">
              <w:rPr>
                <w:rFonts w:ascii="Aptos" w:eastAsia="Aptos" w:hAnsi="Aptos" w:cs="Arial"/>
                <w:color w:val="000000" w:themeColor="text1"/>
                <w:lang w:val="es-US"/>
              </w:rPr>
              <w:t>P</w:t>
            </w:r>
            <w:r w:rsidRPr="00AC1C19">
              <w:rPr>
                <w:rFonts w:ascii="Aptos" w:eastAsia="Aptos" w:hAnsi="Aptos" w:cs="Arial"/>
                <w:color w:val="000000" w:themeColor="text1"/>
                <w:lang w:val="es-US"/>
              </w:rPr>
              <w:t xml:space="preserve">lan de </w:t>
            </w:r>
            <w:r w:rsidR="2EC392A5" w:rsidRPr="00AC1C19">
              <w:rPr>
                <w:rFonts w:ascii="Aptos" w:eastAsia="Aptos" w:hAnsi="Aptos" w:cs="Arial"/>
                <w:color w:val="000000" w:themeColor="text1"/>
                <w:lang w:val="es-US"/>
              </w:rPr>
              <w:t>S</w:t>
            </w:r>
            <w:r w:rsidRPr="00AC1C19">
              <w:rPr>
                <w:rFonts w:ascii="Aptos" w:eastAsia="Aptos" w:hAnsi="Aptos" w:cs="Arial"/>
                <w:color w:val="000000" w:themeColor="text1"/>
                <w:lang w:val="es-US"/>
              </w:rPr>
              <w:t>alud</w:t>
            </w:r>
          </w:p>
          <w:p w14:paraId="2BC4CFD8" w14:textId="7DC7E1E1" w:rsidR="00D57962" w:rsidRPr="00AC1C19" w:rsidRDefault="00D57962" w:rsidP="360A38C6">
            <w:pPr>
              <w:rPr>
                <w:rFonts w:ascii="Aptos" w:eastAsia="Aptos" w:hAnsi="Aptos" w:cs="Arial"/>
                <w:color w:val="000000" w:themeColor="text1"/>
                <w:lang w:val="es-US"/>
              </w:rPr>
            </w:pPr>
          </w:p>
          <w:p w14:paraId="2FC09855" w14:textId="7D2AEEAC" w:rsidR="00D57962" w:rsidRPr="00AC1C19" w:rsidRDefault="76EF5C74" w:rsidP="360A38C6">
            <w:pPr>
              <w:rPr>
                <w:rFonts w:ascii="Aptos" w:eastAsia="Aptos" w:hAnsi="Aptos" w:cs="Arial"/>
                <w:color w:val="000000" w:themeColor="text1"/>
                <w:highlight w:val="cyan"/>
                <w:lang w:val="es-US"/>
              </w:rPr>
            </w:pPr>
            <w:r w:rsidRPr="00AC1C19">
              <w:rPr>
                <w:rFonts w:ascii="Aptos" w:eastAsia="Aptos" w:hAnsi="Aptos" w:cs="Arial"/>
                <w:color w:val="000000" w:themeColor="text1"/>
                <w:highlight w:val="cyan"/>
                <w:lang w:val="es-US"/>
              </w:rPr>
              <w:t xml:space="preserve">Fecha </w:t>
            </w:r>
            <w:r w:rsidR="4EDB7F4D" w:rsidRPr="00AC1C19">
              <w:rPr>
                <w:rFonts w:ascii="Aptos" w:eastAsia="Aptos" w:hAnsi="Aptos" w:cs="Arial"/>
                <w:color w:val="000000" w:themeColor="text1"/>
                <w:highlight w:val="cyan"/>
                <w:lang w:val="es-US"/>
              </w:rPr>
              <w:t>E</w:t>
            </w:r>
            <w:r w:rsidRPr="00AC1C19">
              <w:rPr>
                <w:rFonts w:ascii="Aptos" w:eastAsia="Aptos" w:hAnsi="Aptos" w:cs="Arial"/>
                <w:color w:val="000000" w:themeColor="text1"/>
                <w:highlight w:val="cyan"/>
                <w:lang w:val="es-US"/>
              </w:rPr>
              <w:t xml:space="preserve">fectiva de </w:t>
            </w:r>
            <w:r w:rsidR="664AA42A" w:rsidRPr="00AC1C19">
              <w:rPr>
                <w:rFonts w:ascii="Aptos" w:eastAsia="Aptos" w:hAnsi="Aptos" w:cs="Arial"/>
                <w:color w:val="000000" w:themeColor="text1"/>
                <w:highlight w:val="cyan"/>
                <w:lang w:val="es-US"/>
              </w:rPr>
              <w:t>C</w:t>
            </w:r>
            <w:r w:rsidRPr="00AC1C19">
              <w:rPr>
                <w:rFonts w:ascii="Aptos" w:eastAsia="Aptos" w:hAnsi="Aptos" w:cs="Arial"/>
                <w:color w:val="000000" w:themeColor="text1"/>
                <w:highlight w:val="cyan"/>
                <w:lang w:val="es-US"/>
              </w:rPr>
              <w:t>obertura</w:t>
            </w:r>
          </w:p>
          <w:p w14:paraId="05859C70" w14:textId="36683369" w:rsidR="00D57962" w:rsidRPr="00AC1C19" w:rsidRDefault="00D57962" w:rsidP="360A38C6">
            <w:pPr>
              <w:rPr>
                <w:rFonts w:ascii="Aptos" w:eastAsia="Aptos" w:hAnsi="Aptos" w:cs="Arial"/>
                <w:color w:val="000000" w:themeColor="text1"/>
                <w:lang w:val="es-US"/>
              </w:rPr>
            </w:pPr>
          </w:p>
          <w:p w14:paraId="0285237D" w14:textId="3F1E50C9" w:rsidR="00D57962" w:rsidRPr="00AC1C19" w:rsidRDefault="5AFF66E7" w:rsidP="360A38C6">
            <w:pPr>
              <w:rPr>
                <w:rFonts w:ascii="Aptos" w:eastAsia="Aptos" w:hAnsi="Aptos" w:cs="Arial"/>
                <w:color w:val="000000" w:themeColor="text1"/>
                <w:lang w:val="es-US"/>
              </w:rPr>
            </w:pPr>
            <w:r w:rsidRPr="5390FD94">
              <w:rPr>
                <w:rFonts w:ascii="Aptos" w:eastAsia="Aptos" w:hAnsi="Aptos" w:cs="Arial"/>
                <w:color w:val="000000" w:themeColor="text1"/>
                <w:lang w:val="es-US"/>
              </w:rPr>
              <w:t>D</w:t>
            </w:r>
            <w:r w:rsidR="5074A6DF" w:rsidRPr="5390FD94">
              <w:rPr>
                <w:rFonts w:ascii="Aptos" w:eastAsia="Aptos" w:hAnsi="Aptos" w:cs="Arial"/>
                <w:color w:val="000000" w:themeColor="text1"/>
                <w:lang w:val="es-US"/>
              </w:rPr>
              <w:t>omicilio</w:t>
            </w:r>
            <w:r w:rsidR="76EF5C74" w:rsidRPr="00AC1C19">
              <w:rPr>
                <w:rFonts w:ascii="Aptos" w:eastAsia="Aptos" w:hAnsi="Aptos" w:cs="Arial"/>
                <w:color w:val="000000" w:themeColor="text1"/>
                <w:lang w:val="es-US"/>
              </w:rPr>
              <w:t xml:space="preserve"> de </w:t>
            </w:r>
            <w:r w:rsidR="39D5DFE7" w:rsidRPr="00AC1C19">
              <w:rPr>
                <w:rFonts w:ascii="Aptos" w:eastAsia="Aptos" w:hAnsi="Aptos" w:cs="Arial"/>
                <w:color w:val="000000" w:themeColor="text1"/>
                <w:lang w:val="es-US"/>
              </w:rPr>
              <w:t>O</w:t>
            </w:r>
            <w:r w:rsidR="76EF5C74" w:rsidRPr="00AC1C19">
              <w:rPr>
                <w:rFonts w:ascii="Aptos" w:eastAsia="Aptos" w:hAnsi="Aptos" w:cs="Arial"/>
                <w:color w:val="000000" w:themeColor="text1"/>
                <w:lang w:val="es-US"/>
              </w:rPr>
              <w:t xml:space="preserve">tro </w:t>
            </w:r>
            <w:r w:rsidR="17A27B2C" w:rsidRPr="00AC1C19">
              <w:rPr>
                <w:rFonts w:ascii="Aptos" w:eastAsia="Aptos" w:hAnsi="Aptos" w:cs="Arial"/>
                <w:color w:val="000000" w:themeColor="text1"/>
                <w:lang w:val="es-US"/>
              </w:rPr>
              <w:t>P</w:t>
            </w:r>
            <w:r w:rsidR="76EF5C74" w:rsidRPr="00AC1C19">
              <w:rPr>
                <w:rFonts w:ascii="Aptos" w:eastAsia="Aptos" w:hAnsi="Aptos" w:cs="Arial"/>
                <w:color w:val="000000" w:themeColor="text1"/>
                <w:lang w:val="es-US"/>
              </w:rPr>
              <w:t xml:space="preserve">lan de </w:t>
            </w:r>
            <w:r w:rsidR="37D872DB" w:rsidRPr="00AC1C19">
              <w:rPr>
                <w:rFonts w:ascii="Aptos" w:eastAsia="Aptos" w:hAnsi="Aptos" w:cs="Arial"/>
                <w:color w:val="000000" w:themeColor="text1"/>
                <w:lang w:val="es-US"/>
              </w:rPr>
              <w:t>S</w:t>
            </w:r>
            <w:r w:rsidR="76EF5C74" w:rsidRPr="00AC1C19">
              <w:rPr>
                <w:rFonts w:ascii="Aptos" w:eastAsia="Aptos" w:hAnsi="Aptos" w:cs="Arial"/>
                <w:color w:val="000000" w:themeColor="text1"/>
                <w:lang w:val="es-US"/>
              </w:rPr>
              <w:t>alud</w:t>
            </w:r>
          </w:p>
          <w:p w14:paraId="28BCD2E7" w14:textId="26E525D0" w:rsidR="00D57962" w:rsidRPr="00AC1C19" w:rsidRDefault="00D57962" w:rsidP="360A38C6">
            <w:pPr>
              <w:rPr>
                <w:rFonts w:ascii="Aptos" w:eastAsia="Aptos" w:hAnsi="Aptos" w:cs="Arial"/>
                <w:color w:val="000000" w:themeColor="text1"/>
                <w:lang w:val="es-US"/>
              </w:rPr>
            </w:pPr>
          </w:p>
          <w:p w14:paraId="2FF236D7" w14:textId="7A73B43C" w:rsidR="00D57962" w:rsidRPr="00AC1C19" w:rsidRDefault="76EF5C74"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 xml:space="preserve">Número de </w:t>
            </w:r>
            <w:r w:rsidR="4F8907A8" w:rsidRPr="00AC1C19">
              <w:rPr>
                <w:rFonts w:ascii="Aptos" w:eastAsia="Aptos" w:hAnsi="Aptos" w:cs="Arial"/>
                <w:color w:val="000000" w:themeColor="text1"/>
                <w:lang w:val="es-US"/>
              </w:rPr>
              <w:t>T</w:t>
            </w:r>
            <w:r w:rsidRPr="00AC1C19">
              <w:rPr>
                <w:rFonts w:ascii="Aptos" w:eastAsia="Aptos" w:hAnsi="Aptos" w:cs="Arial"/>
                <w:color w:val="000000" w:themeColor="text1"/>
                <w:lang w:val="es-US"/>
              </w:rPr>
              <w:t xml:space="preserve">eléfono </w:t>
            </w:r>
            <w:r w:rsidR="5AFF66E7" w:rsidRPr="5390FD94">
              <w:rPr>
                <w:rFonts w:ascii="Aptos" w:eastAsia="Aptos" w:hAnsi="Aptos" w:cs="Arial"/>
                <w:color w:val="000000" w:themeColor="text1"/>
                <w:lang w:val="es-US"/>
              </w:rPr>
              <w:t>de</w:t>
            </w:r>
            <w:r w:rsidRPr="00AC1C19">
              <w:rPr>
                <w:rFonts w:ascii="Aptos" w:eastAsia="Aptos" w:hAnsi="Aptos" w:cs="Arial"/>
                <w:color w:val="000000" w:themeColor="text1"/>
                <w:lang w:val="es-US"/>
              </w:rPr>
              <w:t xml:space="preserve"> </w:t>
            </w:r>
            <w:r w:rsidR="58FA02CF" w:rsidRPr="00AC1C19">
              <w:rPr>
                <w:rFonts w:ascii="Aptos" w:eastAsia="Aptos" w:hAnsi="Aptos" w:cs="Arial"/>
                <w:color w:val="000000" w:themeColor="text1"/>
                <w:lang w:val="es-US"/>
              </w:rPr>
              <w:t>O</w:t>
            </w:r>
            <w:r w:rsidRPr="00AC1C19">
              <w:rPr>
                <w:rFonts w:ascii="Aptos" w:eastAsia="Aptos" w:hAnsi="Aptos" w:cs="Arial"/>
                <w:color w:val="000000" w:themeColor="text1"/>
                <w:lang w:val="es-US"/>
              </w:rPr>
              <w:t xml:space="preserve">tro </w:t>
            </w:r>
            <w:r w:rsidR="48809F6D" w:rsidRPr="00AC1C19">
              <w:rPr>
                <w:rFonts w:ascii="Aptos" w:eastAsia="Aptos" w:hAnsi="Aptos" w:cs="Arial"/>
                <w:color w:val="000000" w:themeColor="text1"/>
                <w:lang w:val="es-US"/>
              </w:rPr>
              <w:t>P</w:t>
            </w:r>
            <w:r w:rsidRPr="00AC1C19">
              <w:rPr>
                <w:rFonts w:ascii="Aptos" w:eastAsia="Aptos" w:hAnsi="Aptos" w:cs="Arial"/>
                <w:color w:val="000000" w:themeColor="text1"/>
                <w:lang w:val="es-US"/>
              </w:rPr>
              <w:t xml:space="preserve">lan de </w:t>
            </w:r>
            <w:r w:rsidR="715A7B9D" w:rsidRPr="00AC1C19">
              <w:rPr>
                <w:rFonts w:ascii="Aptos" w:eastAsia="Aptos" w:hAnsi="Aptos" w:cs="Arial"/>
                <w:color w:val="000000" w:themeColor="text1"/>
                <w:lang w:val="es-US"/>
              </w:rPr>
              <w:t>S</w:t>
            </w:r>
            <w:r w:rsidRPr="00AC1C19">
              <w:rPr>
                <w:rFonts w:ascii="Aptos" w:eastAsia="Aptos" w:hAnsi="Aptos" w:cs="Arial"/>
                <w:color w:val="000000" w:themeColor="text1"/>
                <w:lang w:val="es-US"/>
              </w:rPr>
              <w:t>alud</w:t>
            </w:r>
          </w:p>
          <w:p w14:paraId="0FBF0BD5" w14:textId="23519528" w:rsidR="00D57962" w:rsidRPr="00AC1C19" w:rsidRDefault="00D57962" w:rsidP="360A38C6">
            <w:pPr>
              <w:rPr>
                <w:rFonts w:ascii="Aptos" w:eastAsia="Aptos" w:hAnsi="Aptos" w:cs="Arial"/>
                <w:color w:val="000000" w:themeColor="text1"/>
                <w:lang w:val="es-US"/>
              </w:rPr>
            </w:pPr>
          </w:p>
          <w:p w14:paraId="50802279" w14:textId="1E185790" w:rsidR="00D57962" w:rsidRPr="00AC1C19" w:rsidRDefault="76EF5C74"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 xml:space="preserve">Número de </w:t>
            </w:r>
            <w:r w:rsidR="40C87569" w:rsidRPr="00AC1C19">
              <w:rPr>
                <w:rFonts w:ascii="Aptos" w:eastAsia="Aptos" w:hAnsi="Aptos" w:cs="Arial"/>
                <w:color w:val="000000" w:themeColor="text1"/>
                <w:lang w:val="es-US"/>
              </w:rPr>
              <w:t>I</w:t>
            </w:r>
            <w:r w:rsidRPr="00AC1C19">
              <w:rPr>
                <w:rFonts w:ascii="Aptos" w:eastAsia="Aptos" w:hAnsi="Aptos" w:cs="Arial"/>
                <w:color w:val="000000" w:themeColor="text1"/>
                <w:lang w:val="es-US"/>
              </w:rPr>
              <w:t>dentificación del</w:t>
            </w:r>
            <w:r w:rsidR="3478CFAC" w:rsidRPr="00AC1C19">
              <w:rPr>
                <w:rFonts w:ascii="Aptos" w:eastAsia="Aptos" w:hAnsi="Aptos" w:cs="Arial"/>
                <w:color w:val="000000" w:themeColor="text1"/>
                <w:lang w:val="es-US"/>
              </w:rPr>
              <w:t xml:space="preserve"> </w:t>
            </w:r>
            <w:r w:rsidR="7E837E37" w:rsidRPr="5390FD94">
              <w:rPr>
                <w:rFonts w:ascii="Aptos" w:eastAsia="Aptos" w:hAnsi="Aptos" w:cs="Arial"/>
                <w:color w:val="000000" w:themeColor="text1"/>
                <w:lang w:val="es-US"/>
              </w:rPr>
              <w:t xml:space="preserve">Afiliado en </w:t>
            </w:r>
            <w:r w:rsidR="3478CFAC" w:rsidRPr="00AC1C19">
              <w:rPr>
                <w:rFonts w:ascii="Aptos" w:eastAsia="Aptos" w:hAnsi="Aptos" w:cs="Arial"/>
                <w:color w:val="000000" w:themeColor="text1"/>
                <w:lang w:val="es-US"/>
              </w:rPr>
              <w:t>Otro Plan de Salud</w:t>
            </w:r>
          </w:p>
          <w:p w14:paraId="1D72D002" w14:textId="3C39D0B5" w:rsidR="00D57962" w:rsidRPr="00AC1C19" w:rsidRDefault="00D57962" w:rsidP="360A38C6">
            <w:pPr>
              <w:rPr>
                <w:rFonts w:ascii="Aptos" w:eastAsia="Aptos" w:hAnsi="Aptos" w:cs="Arial"/>
                <w:lang w:val="es-US"/>
              </w:rPr>
            </w:pPr>
          </w:p>
          <w:p w14:paraId="57CBB1DB" w14:textId="2D269C38" w:rsidR="00D57962" w:rsidRPr="00AC1C19" w:rsidRDefault="69DF8243"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w:t>
            </w:r>
            <w:r w:rsidRPr="00AC1C19">
              <w:rPr>
                <w:rFonts w:ascii="Aptos" w:eastAsia="Aptos" w:hAnsi="Aptos" w:cs="Arial"/>
                <w:lang w:val="es-US"/>
              </w:rPr>
              <w:t xml:space="preserve"> </w:t>
            </w:r>
            <w:r w:rsidR="76EF5C74" w:rsidRPr="00AC1C19">
              <w:rPr>
                <w:rFonts w:ascii="Aptos" w:eastAsia="Aptos" w:hAnsi="Aptos" w:cs="Arial"/>
                <w:color w:val="000000" w:themeColor="text1"/>
                <w:lang w:val="es-US"/>
              </w:rPr>
              <w:t xml:space="preserve">El </w:t>
            </w:r>
            <w:r w:rsidR="36C6BB2A" w:rsidRPr="00AC1C19">
              <w:rPr>
                <w:rFonts w:ascii="Aptos" w:eastAsia="Aptos" w:hAnsi="Aptos" w:cs="Arial"/>
                <w:color w:val="000000" w:themeColor="text1"/>
                <w:lang w:val="es-US"/>
              </w:rPr>
              <w:t>Suscritor</w:t>
            </w:r>
            <w:r w:rsidR="76EF5C74" w:rsidRPr="00AC1C19">
              <w:rPr>
                <w:rFonts w:ascii="Aptos" w:eastAsia="Aptos" w:hAnsi="Aptos" w:cs="Arial"/>
                <w:color w:val="000000" w:themeColor="text1"/>
                <w:lang w:val="es-US"/>
              </w:rPr>
              <w:t xml:space="preserve"> </w:t>
            </w:r>
            <w:r w:rsidR="6AA8E727" w:rsidRPr="00AC1C19">
              <w:rPr>
                <w:rFonts w:ascii="Aptos" w:eastAsia="Aptos" w:hAnsi="Aptos" w:cs="Arial"/>
                <w:color w:val="000000" w:themeColor="text1"/>
                <w:lang w:val="es-US"/>
              </w:rPr>
              <w:t>E</w:t>
            </w:r>
            <w:r w:rsidR="76F3300E" w:rsidRPr="00AC1C19">
              <w:rPr>
                <w:rFonts w:ascii="Aptos" w:eastAsia="Aptos" w:hAnsi="Aptos" w:cs="Arial"/>
                <w:color w:val="000000" w:themeColor="text1"/>
                <w:lang w:val="es-US"/>
              </w:rPr>
              <w:t>stá</w:t>
            </w:r>
          </w:p>
          <w:p w14:paraId="75CB9B44" w14:textId="2BBCE4CC" w:rsidR="00D57962" w:rsidRPr="00AC1C19" w:rsidRDefault="76F3300E"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Activo</w:t>
            </w:r>
          </w:p>
          <w:p w14:paraId="58FE0D4F" w14:textId="2DCDEE21" w:rsidR="00D57962" w:rsidRPr="00AC1C19" w:rsidRDefault="76F3300E" w:rsidP="360A38C6">
            <w:pPr>
              <w:rPr>
                <w:rFonts w:ascii="Aptos" w:eastAsia="Aptos" w:hAnsi="Aptos" w:cs="Arial"/>
                <w:color w:val="000000" w:themeColor="text1"/>
                <w:lang w:val="es-US"/>
              </w:rPr>
            </w:pPr>
            <w:r w:rsidRPr="00AC1C19">
              <w:rPr>
                <w:rFonts w:ascii="Aptos" w:eastAsia="Aptos" w:hAnsi="Aptos" w:cs="Arial"/>
                <w:color w:val="000000" w:themeColor="text1"/>
                <w:lang w:val="es-US"/>
              </w:rPr>
              <w:t>Jubilado</w:t>
            </w:r>
          </w:p>
          <w:p w14:paraId="17B62ED2" w14:textId="17CC7E70" w:rsidR="00D57962" w:rsidRPr="00E24133" w:rsidRDefault="76F3300E">
            <w:pPr>
              <w:rPr>
                <w:rFonts w:ascii="Aptos" w:eastAsia="Aptos" w:hAnsi="Aptos" w:cs="Arial"/>
                <w:color w:val="000000" w:themeColor="text1"/>
                <w:lang w:val="es-US"/>
              </w:rPr>
            </w:pPr>
            <w:r w:rsidRPr="00AC1C19">
              <w:rPr>
                <w:rFonts w:ascii="Aptos" w:eastAsia="Aptos" w:hAnsi="Aptos" w:cs="Arial"/>
                <w:color w:val="000000" w:themeColor="text1"/>
                <w:lang w:val="es-US"/>
              </w:rPr>
              <w:t>En COBRA</w:t>
            </w:r>
            <w:r w:rsidR="1BE94A9C" w:rsidRPr="00AC1C19">
              <w:rPr>
                <w:rFonts w:ascii="Aptos" w:eastAsia="Aptos" w:hAnsi="Aptos" w:cs="Arial"/>
                <w:color w:val="000000" w:themeColor="text1"/>
                <w:lang w:val="es-US"/>
              </w:rPr>
              <w:t>?</w:t>
            </w:r>
          </w:p>
        </w:tc>
      </w:tr>
      <w:tr w:rsidR="0059709E" w14:paraId="74E0E7E5" w14:textId="77777777" w:rsidTr="608FC203">
        <w:tc>
          <w:tcPr>
            <w:tcW w:w="3596" w:type="dxa"/>
          </w:tcPr>
          <w:p w14:paraId="0E85541B" w14:textId="77777777" w:rsidR="0059709E" w:rsidRPr="0090286E" w:rsidRDefault="0059709E">
            <w:pPr>
              <w:rPr>
                <w:lang w:val="es-US"/>
              </w:rPr>
            </w:pPr>
          </w:p>
        </w:tc>
        <w:tc>
          <w:tcPr>
            <w:tcW w:w="3597" w:type="dxa"/>
          </w:tcPr>
          <w:p w14:paraId="2BF84E73" w14:textId="77777777" w:rsidR="0059709E" w:rsidRPr="0090286E" w:rsidRDefault="0059709E">
            <w:pPr>
              <w:rPr>
                <w:lang w:val="es-US"/>
              </w:rPr>
            </w:pPr>
          </w:p>
        </w:tc>
        <w:tc>
          <w:tcPr>
            <w:tcW w:w="3597" w:type="dxa"/>
          </w:tcPr>
          <w:p w14:paraId="6FE665EB" w14:textId="77777777" w:rsidR="0059709E" w:rsidRPr="0090286E" w:rsidRDefault="0059709E">
            <w:pPr>
              <w:rPr>
                <w:lang w:val="es-US"/>
              </w:rPr>
            </w:pPr>
          </w:p>
        </w:tc>
      </w:tr>
    </w:tbl>
    <w:p w14:paraId="29564F89" w14:textId="77777777" w:rsidR="00483608" w:rsidRPr="0090286E" w:rsidRDefault="00483608" w:rsidP="00741DFC">
      <w:pPr>
        <w:rPr>
          <w:b/>
          <w:lang w:val="es-US"/>
        </w:rPr>
      </w:pPr>
    </w:p>
    <w:p w14:paraId="1BB7F009" w14:textId="77777777" w:rsidR="00741DFC" w:rsidRPr="0090286E" w:rsidRDefault="00741DFC" w:rsidP="00741DFC">
      <w:pPr>
        <w:rPr>
          <w:lang w:val="es-US"/>
        </w:rPr>
      </w:pPr>
    </w:p>
    <w:p w14:paraId="7A805CD0" w14:textId="4DE07566" w:rsidR="00741DFC" w:rsidRDefault="00741DFC" w:rsidP="00741DFC">
      <w:pPr>
        <w:pStyle w:val="Heading3"/>
      </w:pPr>
      <w:r>
        <w:t xml:space="preserve">Common Questions about Coordination of Benefits </w:t>
      </w:r>
      <w:r w:rsidR="00483608">
        <w:t>(text)</w:t>
      </w:r>
    </w:p>
    <w:tbl>
      <w:tblPr>
        <w:tblStyle w:val="TableGrid"/>
        <w:tblW w:w="0" w:type="auto"/>
        <w:tblLook w:val="04A0" w:firstRow="1" w:lastRow="0" w:firstColumn="1" w:lastColumn="0" w:noHBand="0" w:noVBand="1"/>
      </w:tblPr>
      <w:tblGrid>
        <w:gridCol w:w="5395"/>
        <w:gridCol w:w="5395"/>
      </w:tblGrid>
      <w:tr w:rsidR="00483608" w14:paraId="3A73DEF8" w14:textId="77777777" w:rsidTr="34290195">
        <w:tc>
          <w:tcPr>
            <w:tcW w:w="5395" w:type="dxa"/>
          </w:tcPr>
          <w:p w14:paraId="376998B3" w14:textId="5314C239" w:rsidR="00483608" w:rsidRDefault="00483608" w:rsidP="00483608">
            <w:r>
              <w:t>English</w:t>
            </w:r>
          </w:p>
        </w:tc>
        <w:tc>
          <w:tcPr>
            <w:tcW w:w="5395" w:type="dxa"/>
          </w:tcPr>
          <w:p w14:paraId="6913DF8C" w14:textId="6E2B6D94" w:rsidR="00483608" w:rsidRDefault="00483608" w:rsidP="00483608">
            <w:r w:rsidRPr="1AAE032A">
              <w:rPr>
                <w:highlight w:val="cyan"/>
              </w:rPr>
              <w:t>Spanish</w:t>
            </w:r>
          </w:p>
        </w:tc>
      </w:tr>
      <w:tr w:rsidR="00483608" w14:paraId="6767ADC3" w14:textId="77777777" w:rsidTr="34290195">
        <w:tc>
          <w:tcPr>
            <w:tcW w:w="5395" w:type="dxa"/>
          </w:tcPr>
          <w:p w14:paraId="23BB9050" w14:textId="77777777" w:rsidR="00483608" w:rsidRDefault="00483608" w:rsidP="00483608">
            <w:r>
              <w:t>Common Questions about Coordination of Benefits</w:t>
            </w:r>
          </w:p>
          <w:p w14:paraId="03E5258B" w14:textId="77777777" w:rsidR="00483608" w:rsidRDefault="00483608" w:rsidP="00483608"/>
          <w:p w14:paraId="1809E0E7" w14:textId="77777777" w:rsidR="00483608" w:rsidRPr="00B21593" w:rsidRDefault="00483608" w:rsidP="00483608">
            <w:pPr>
              <w:keepNext/>
              <w:keepLines/>
              <w:spacing w:before="80" w:after="40"/>
              <w:outlineLvl w:val="3"/>
              <w:rPr>
                <w:rFonts w:eastAsiaTheme="majorEastAsia" w:cstheme="majorBidi"/>
                <w:i/>
                <w:iCs/>
                <w:color w:val="0F4761" w:themeColor="accent1" w:themeShade="BF"/>
              </w:rPr>
            </w:pPr>
            <w:r w:rsidRPr="00B21593">
              <w:rPr>
                <w:rFonts w:eastAsiaTheme="majorEastAsia" w:cstheme="majorBidi"/>
                <w:i/>
                <w:iCs/>
                <w:color w:val="0F4761" w:themeColor="accent1" w:themeShade="BF"/>
              </w:rPr>
              <w:t>What can I do to help the coordination of benefits process go smoothly?</w:t>
            </w:r>
          </w:p>
          <w:p w14:paraId="4E05B657" w14:textId="77777777" w:rsidR="00483608" w:rsidRPr="00B21593" w:rsidRDefault="00483608" w:rsidP="000B1916">
            <w:pPr>
              <w:numPr>
                <w:ilvl w:val="0"/>
                <w:numId w:val="26"/>
              </w:numPr>
              <w:contextualSpacing/>
            </w:pPr>
            <w:r w:rsidRPr="00B21593">
              <w:t>Always inform your insurance companies, hospitals, and other providers’ offices of any changes to your personal information.  This includes any changes to your name, address, or insurance coverage.</w:t>
            </w:r>
          </w:p>
          <w:p w14:paraId="4C30F8D4" w14:textId="77777777" w:rsidR="00483608" w:rsidRPr="00B21593" w:rsidRDefault="00483608" w:rsidP="000B1916">
            <w:pPr>
              <w:numPr>
                <w:ilvl w:val="0"/>
                <w:numId w:val="26"/>
              </w:numPr>
              <w:contextualSpacing/>
            </w:pPr>
            <w:r w:rsidRPr="00B21593">
              <w:t>Ensure each of your insurance companies and all providers’ offices know all the plans you are covered by.  Call each insurance company directly to let them know how many plans are covering you so you can communicate with each other.</w:t>
            </w:r>
          </w:p>
          <w:p w14:paraId="0DC6B2F6" w14:textId="77777777" w:rsidR="00483608" w:rsidRPr="00B21593" w:rsidRDefault="00483608" w:rsidP="000B1916">
            <w:pPr>
              <w:numPr>
                <w:ilvl w:val="0"/>
                <w:numId w:val="26"/>
              </w:numPr>
              <w:contextualSpacing/>
            </w:pPr>
            <w:r w:rsidRPr="00B21593">
              <w:t>Respond to any messages from your insurance plan promptly.  They may send you a COB questionnaire to get necessary information from you.</w:t>
            </w:r>
          </w:p>
          <w:p w14:paraId="1ACC47F5" w14:textId="77777777" w:rsidR="00483608" w:rsidRDefault="00483608" w:rsidP="00483608"/>
          <w:p w14:paraId="29F14B83" w14:textId="77777777" w:rsidR="00483608" w:rsidRPr="00515B09" w:rsidRDefault="00483608" w:rsidP="00483608">
            <w:pPr>
              <w:pStyle w:val="Heading4"/>
            </w:pPr>
            <w:r w:rsidRPr="00515B09">
              <w:t>When is coordination of benefits required?</w:t>
            </w:r>
          </w:p>
          <w:p w14:paraId="28EA9B56" w14:textId="77777777" w:rsidR="00483608" w:rsidRDefault="00483608" w:rsidP="00483608">
            <w:r>
              <w:t>Coordination of benefits is required any time you are covered by more than one health insurance plan.  Even when you only have one insurance, insurances may require you to verify that you do not have another insurance or that your injury was not someone else’s responsibility.</w:t>
            </w:r>
          </w:p>
          <w:p w14:paraId="4B55F54D" w14:textId="77777777" w:rsidR="00483608" w:rsidRDefault="00483608" w:rsidP="00483608"/>
          <w:p w14:paraId="3BB07A9E" w14:textId="77777777" w:rsidR="00483608" w:rsidRDefault="00483608" w:rsidP="00483608">
            <w:pPr>
              <w:pStyle w:val="Heading4"/>
            </w:pPr>
            <w:r w:rsidRPr="00515B09">
              <w:t xml:space="preserve">How do I know which </w:t>
            </w:r>
            <w:r>
              <w:t>of my insurance plans</w:t>
            </w:r>
            <w:r w:rsidRPr="00515B09">
              <w:t xml:space="preserve"> is my primary insurance?</w:t>
            </w:r>
          </w:p>
          <w:p w14:paraId="7C5CCB99" w14:textId="77777777" w:rsidR="00483608" w:rsidRPr="00F93735" w:rsidRDefault="00483608" w:rsidP="00483608">
            <w:r>
              <w:t xml:space="preserve">Everyone’s situation is unique.  If you do not know which of your insurance plans is your primary insurance, we suggest contacting all of your insurance companies to confirm this information.  However, here are some </w:t>
            </w:r>
            <w:commentRangeStart w:id="156"/>
            <w:commentRangeStart w:id="157"/>
            <w:commentRangeStart w:id="158"/>
            <w:r>
              <w:t>common rules.</w:t>
            </w:r>
            <w:commentRangeEnd w:id="156"/>
            <w:r w:rsidRPr="00F93735">
              <w:rPr>
                <w:rStyle w:val="CommentReference"/>
                <w:sz w:val="24"/>
                <w:szCs w:val="24"/>
              </w:rPr>
              <w:commentReference w:id="156"/>
            </w:r>
            <w:commentRangeEnd w:id="157"/>
            <w:r>
              <w:rPr>
                <w:rStyle w:val="CommentReference"/>
              </w:rPr>
              <w:commentReference w:id="157"/>
            </w:r>
            <w:commentRangeEnd w:id="158"/>
            <w:r>
              <w:rPr>
                <w:rStyle w:val="CommentReference"/>
              </w:rPr>
              <w:commentReference w:id="158"/>
            </w:r>
          </w:p>
          <w:p w14:paraId="0EFBA25F" w14:textId="77777777" w:rsidR="00483608" w:rsidRDefault="00483608" w:rsidP="000B1916">
            <w:pPr>
              <w:pStyle w:val="ListParagraph"/>
              <w:numPr>
                <w:ilvl w:val="0"/>
                <w:numId w:val="15"/>
              </w:numPr>
            </w:pPr>
            <w:r>
              <w:t>Dual health insurance – If you are covered by your own insurance as well as your partner’s insurance</w:t>
            </w:r>
            <w:r w:rsidRPr="001B2E3F">
              <w:t>, your insurance is primary</w:t>
            </w:r>
            <w:r>
              <w:t xml:space="preserve"> unless your company has fewer than 20 employees.</w:t>
            </w:r>
          </w:p>
          <w:p w14:paraId="6690DEAA" w14:textId="77777777" w:rsidR="00483608" w:rsidRDefault="00483608" w:rsidP="000B1916">
            <w:pPr>
              <w:pStyle w:val="ListParagraph"/>
              <w:numPr>
                <w:ilvl w:val="0"/>
                <w:numId w:val="15"/>
              </w:numPr>
            </w:pPr>
            <w:r>
              <w:t>Dependents – If your child is covered by both parents’ insurance plans, the parent with a birthday earlier in the year has the primary insurance.  If the parents are divorced, the parent with primary custody has the primary insurance.  If custody cannot be determined, insurances will default to the plan of the parent with a birthday earlier in the year.</w:t>
            </w:r>
          </w:p>
          <w:p w14:paraId="5EBB1CE3" w14:textId="77777777" w:rsidR="00483608" w:rsidRDefault="00483608" w:rsidP="000B1916">
            <w:pPr>
              <w:pStyle w:val="ListParagraph"/>
              <w:numPr>
                <w:ilvl w:val="0"/>
                <w:numId w:val="15"/>
              </w:numPr>
            </w:pPr>
            <w:r>
              <w:t>Workers’ Compensation or Liability Insurance – If workers’ compensation or liability insurance is responsible for covering medical costs related to an illness or injury, they will be the primary insurance for related medical bills.</w:t>
            </w:r>
          </w:p>
          <w:p w14:paraId="4B501757" w14:textId="77777777" w:rsidR="00483608" w:rsidRDefault="00483608" w:rsidP="000B1916">
            <w:pPr>
              <w:pStyle w:val="ListParagraph"/>
              <w:numPr>
                <w:ilvl w:val="0"/>
                <w:numId w:val="15"/>
              </w:numPr>
            </w:pPr>
            <w:r>
              <w:t>Medicare – Determining which plan is the primary insurance can be complicated if you have Medicare. If your other insurance is Medicaid, Medicare is your primary insurance.  If your other insurance is an employer-sponsored plan, the employer’s insurance is primary (unless your employer has less than 20 employees).</w:t>
            </w:r>
          </w:p>
          <w:p w14:paraId="5A9C4D81" w14:textId="77777777" w:rsidR="00483608" w:rsidRPr="00791662" w:rsidRDefault="00483608" w:rsidP="000B1916">
            <w:pPr>
              <w:pStyle w:val="ListParagraph"/>
              <w:numPr>
                <w:ilvl w:val="0"/>
                <w:numId w:val="15"/>
              </w:numPr>
            </w:pPr>
            <w:r w:rsidRPr="001E5C88">
              <w:t xml:space="preserve">COBRA – When a patient has </w:t>
            </w:r>
            <w:r w:rsidRPr="0015184C">
              <w:rPr>
                <w:highlight w:val="yellow"/>
              </w:rPr>
              <w:t>COBRA</w:t>
            </w:r>
            <w:r w:rsidRPr="001E5C88">
              <w:t xml:space="preserve"> and insurance through their new employer, the patient can choose which is primary and secondary. If a patient has COBRA and Medicare, Medicare is primary.  </w:t>
            </w:r>
          </w:p>
          <w:p w14:paraId="0A3D9328" w14:textId="330D472E" w:rsidR="00483608" w:rsidRDefault="00483608" w:rsidP="00483608"/>
        </w:tc>
        <w:tc>
          <w:tcPr>
            <w:tcW w:w="5395" w:type="dxa"/>
          </w:tcPr>
          <w:p w14:paraId="140F4ED9" w14:textId="1DC200B6" w:rsidR="00483608" w:rsidRPr="0090286E" w:rsidRDefault="72BCCF45" w:rsidP="103ED308">
            <w:pPr>
              <w:rPr>
                <w:rFonts w:eastAsiaTheme="minorEastAsia"/>
                <w:lang w:val="es-US"/>
              </w:rPr>
            </w:pPr>
            <w:r w:rsidRPr="0090286E">
              <w:rPr>
                <w:rFonts w:eastAsiaTheme="minorEastAsia"/>
                <w:color w:val="000000" w:themeColor="text1"/>
                <w:lang w:val="es-US"/>
              </w:rPr>
              <w:t>Preguntas Frecuentes Sobre la Coordinación de Beneficios</w:t>
            </w:r>
          </w:p>
          <w:p w14:paraId="0BF4C8A3" w14:textId="1E8163F5" w:rsidR="00483608" w:rsidRPr="0090286E" w:rsidRDefault="4385FA85" w:rsidP="608FC203">
            <w:pPr>
              <w:rPr>
                <w:rFonts w:ascii="Aptos" w:eastAsia="Aptos" w:hAnsi="Aptos" w:cs="Aptos"/>
                <w:i/>
                <w:color w:val="215E99" w:themeColor="text2" w:themeTint="BF"/>
                <w:lang w:val="es-US"/>
              </w:rPr>
            </w:pPr>
            <w:r w:rsidRPr="0090286E">
              <w:rPr>
                <w:rFonts w:ascii="Aptos" w:eastAsia="Aptos" w:hAnsi="Aptos" w:cs="Aptos"/>
                <w:i/>
                <w:color w:val="215E99" w:themeColor="text2" w:themeTint="BF"/>
                <w:lang w:val="es-US"/>
              </w:rPr>
              <w:t xml:space="preserve">¿Qué puedo hacer para que </w:t>
            </w:r>
            <w:r w:rsidR="60BF2280" w:rsidRPr="0090286E">
              <w:rPr>
                <w:rFonts w:ascii="Aptos" w:eastAsia="Aptos" w:hAnsi="Aptos" w:cs="Aptos"/>
                <w:i/>
                <w:iCs/>
                <w:color w:val="215E99" w:themeColor="text2" w:themeTint="BF"/>
                <w:lang w:val="es-US"/>
              </w:rPr>
              <w:t>el</w:t>
            </w:r>
            <w:r w:rsidRPr="0090286E">
              <w:rPr>
                <w:rFonts w:ascii="Aptos" w:eastAsia="Aptos" w:hAnsi="Aptos" w:cs="Aptos"/>
                <w:i/>
                <w:iCs/>
                <w:color w:val="215E99" w:themeColor="text2" w:themeTint="BF"/>
                <w:lang w:val="es-US"/>
              </w:rPr>
              <w:t xml:space="preserve"> </w:t>
            </w:r>
            <w:r w:rsidRPr="0090286E">
              <w:rPr>
                <w:rFonts w:ascii="Aptos" w:eastAsia="Aptos" w:hAnsi="Aptos" w:cs="Aptos"/>
                <w:i/>
                <w:color w:val="215E99" w:themeColor="text2" w:themeTint="BF"/>
                <w:lang w:val="es-US"/>
              </w:rPr>
              <w:t>proceso de coordinación de beneficios se realice sin contratiempos?</w:t>
            </w:r>
          </w:p>
          <w:p w14:paraId="3472D6BD" w14:textId="1CF16411" w:rsidR="00483608" w:rsidRPr="0090286E" w:rsidRDefault="636DB7C9" w:rsidP="608FC203">
            <w:pPr>
              <w:numPr>
                <w:ilvl w:val="0"/>
                <w:numId w:val="2"/>
              </w:numPr>
              <w:rPr>
                <w:rFonts w:ascii="Aptos" w:eastAsia="Aptos" w:hAnsi="Aptos" w:cs="Aptos"/>
                <w:lang w:val="es-US"/>
              </w:rPr>
            </w:pPr>
            <w:r w:rsidRPr="0090286E">
              <w:rPr>
                <w:rFonts w:ascii="Aptos" w:eastAsia="Aptos" w:hAnsi="Aptos" w:cs="Aptos"/>
                <w:lang w:val="es-US"/>
              </w:rPr>
              <w:t xml:space="preserve">Siempre avise a sus compañías de seguros, hospitales y oficinas de otros proveedores de cualquier cambio en su información personal. Esto incluye cualquier cambio </w:t>
            </w:r>
            <w:r w:rsidR="4DA47F5C" w:rsidRPr="0090286E">
              <w:rPr>
                <w:rFonts w:ascii="Aptos" w:eastAsia="Aptos" w:hAnsi="Aptos" w:cs="Aptos"/>
                <w:lang w:val="es-US"/>
              </w:rPr>
              <w:t>en</w:t>
            </w:r>
            <w:r w:rsidRPr="0090286E">
              <w:rPr>
                <w:rFonts w:ascii="Aptos" w:eastAsia="Aptos" w:hAnsi="Aptos" w:cs="Aptos"/>
                <w:lang w:val="es-US"/>
              </w:rPr>
              <w:t xml:space="preserve"> su nombre, dirección, o en la cobertura de seguro.</w:t>
            </w:r>
          </w:p>
          <w:p w14:paraId="3466EE02" w14:textId="1177BEA9" w:rsidR="00483608" w:rsidRDefault="636DB7C9" w:rsidP="608FC203">
            <w:pPr>
              <w:numPr>
                <w:ilvl w:val="0"/>
                <w:numId w:val="2"/>
              </w:numPr>
              <w:rPr>
                <w:rFonts w:ascii="Aptos" w:eastAsia="Aptos" w:hAnsi="Aptos" w:cs="Aptos"/>
                <w:lang w:val="es-ES"/>
              </w:rPr>
            </w:pPr>
            <w:r w:rsidRPr="5390FD94">
              <w:rPr>
                <w:rFonts w:ascii="Aptos" w:eastAsia="Aptos" w:hAnsi="Aptos" w:cs="Aptos"/>
                <w:lang w:val="es-ES"/>
              </w:rPr>
              <w:t xml:space="preserve">Asegúrese de que todas sus compañías de seguros y las oficinas de todos los proveedores </w:t>
            </w:r>
            <w:r w:rsidR="18530337" w:rsidRPr="5390FD94">
              <w:rPr>
                <w:rFonts w:ascii="Aptos" w:eastAsia="Aptos" w:hAnsi="Aptos" w:cs="Aptos"/>
                <w:lang w:val="es-ES"/>
              </w:rPr>
              <w:t>estén informados</w:t>
            </w:r>
            <w:r w:rsidRPr="5390FD94">
              <w:rPr>
                <w:rFonts w:ascii="Aptos" w:eastAsia="Aptos" w:hAnsi="Aptos" w:cs="Aptos"/>
                <w:lang w:val="es-ES"/>
              </w:rPr>
              <w:t xml:space="preserve"> de todos los planes con los que está usted cubierto. Llame directamente a cada compañía de seguros para informarles de cuántos planes </w:t>
            </w:r>
            <w:r w:rsidR="19E41032" w:rsidRPr="5390FD94">
              <w:rPr>
                <w:rFonts w:ascii="Aptos" w:eastAsia="Aptos" w:hAnsi="Aptos" w:cs="Aptos"/>
                <w:lang w:val="es-ES"/>
              </w:rPr>
              <w:t>l</w:t>
            </w:r>
            <w:r w:rsidR="64DF5235" w:rsidRPr="5390FD94">
              <w:rPr>
                <w:rFonts w:ascii="Aptos" w:eastAsia="Aptos" w:hAnsi="Aptos" w:cs="Aptos"/>
                <w:lang w:val="es-ES"/>
              </w:rPr>
              <w:t>o</w:t>
            </w:r>
            <w:r w:rsidRPr="5390FD94">
              <w:rPr>
                <w:rFonts w:ascii="Aptos" w:eastAsia="Aptos" w:hAnsi="Aptos" w:cs="Aptos"/>
                <w:lang w:val="es-ES"/>
              </w:rPr>
              <w:t xml:space="preserve"> cubren, de esta manera pueden comunicarse entre sí.</w:t>
            </w:r>
          </w:p>
          <w:p w14:paraId="78ABB731" w14:textId="333AF47D" w:rsidR="00483608" w:rsidRDefault="4B33EFD6" w:rsidP="608FC203">
            <w:pPr>
              <w:numPr>
                <w:ilvl w:val="0"/>
                <w:numId w:val="2"/>
              </w:numPr>
              <w:rPr>
                <w:rFonts w:ascii="Aptos" w:eastAsia="Aptos" w:hAnsi="Aptos" w:cs="Aptos"/>
                <w:lang w:val="es-ES"/>
              </w:rPr>
            </w:pPr>
            <w:r w:rsidRPr="34290195">
              <w:rPr>
                <w:rFonts w:ascii="Aptos" w:eastAsia="Aptos" w:hAnsi="Aptos" w:cs="Aptos"/>
                <w:lang w:val="es-ES"/>
              </w:rPr>
              <w:t xml:space="preserve">Responda pronto a cualquier mensaje de su seguro. Es posible que le envíen un cuestionario de la </w:t>
            </w:r>
            <w:r w:rsidR="37773F5D" w:rsidRPr="34290195">
              <w:rPr>
                <w:rFonts w:ascii="Aptos" w:eastAsia="Aptos" w:hAnsi="Aptos" w:cs="Aptos"/>
                <w:lang w:val="es-ES"/>
              </w:rPr>
              <w:t>Coordinación</w:t>
            </w:r>
            <w:r w:rsidRPr="34290195">
              <w:rPr>
                <w:rFonts w:ascii="Aptos" w:eastAsia="Aptos" w:hAnsi="Aptos" w:cs="Aptos"/>
                <w:lang w:val="es-ES"/>
              </w:rPr>
              <w:t xml:space="preserve"> de Beneficios (COB) para obtener la información necesaria.</w:t>
            </w:r>
          </w:p>
          <w:p w14:paraId="7425A4AC" w14:textId="6C6C7896" w:rsidR="00483608" w:rsidRDefault="00483608" w:rsidP="608FC203">
            <w:pPr>
              <w:ind w:left="720"/>
              <w:rPr>
                <w:rFonts w:ascii="Aptos" w:eastAsia="Aptos" w:hAnsi="Aptos" w:cs="Aptos"/>
                <w:lang w:val="es-ES"/>
              </w:rPr>
            </w:pPr>
          </w:p>
          <w:p w14:paraId="37C3F412" w14:textId="3D4D3FEE" w:rsidR="00483608" w:rsidRDefault="3B910535" w:rsidP="608FC203">
            <w:pPr>
              <w:rPr>
                <w:rFonts w:ascii="Aptos" w:eastAsia="Aptos" w:hAnsi="Aptos" w:cs="Aptos"/>
                <w:i/>
                <w:iCs/>
                <w:color w:val="156082" w:themeColor="accent1"/>
                <w:lang w:val="es-ES"/>
              </w:rPr>
            </w:pPr>
            <w:r w:rsidRPr="608FC203">
              <w:rPr>
                <w:rFonts w:ascii="Aptos" w:eastAsia="Aptos" w:hAnsi="Aptos" w:cs="Aptos"/>
                <w:i/>
                <w:iCs/>
                <w:color w:val="156082" w:themeColor="accent1"/>
                <w:lang w:val="es-ES"/>
              </w:rPr>
              <w:t xml:space="preserve">¿Cuándo es </w:t>
            </w:r>
            <w:r w:rsidR="06AC786C" w:rsidRPr="5390FD94">
              <w:rPr>
                <w:rFonts w:ascii="Aptos" w:eastAsia="Aptos" w:hAnsi="Aptos" w:cs="Aptos"/>
                <w:i/>
                <w:iCs/>
                <w:color w:val="156082" w:themeColor="accent1"/>
                <w:lang w:val="es-ES"/>
              </w:rPr>
              <w:t>requerida</w:t>
            </w:r>
            <w:r w:rsidRPr="608FC203">
              <w:rPr>
                <w:rFonts w:ascii="Aptos" w:eastAsia="Aptos" w:hAnsi="Aptos" w:cs="Aptos"/>
                <w:i/>
                <w:iCs/>
                <w:color w:val="156082" w:themeColor="accent1"/>
                <w:lang w:val="es-ES"/>
              </w:rPr>
              <w:t xml:space="preserve"> la coordinación de beneficios?</w:t>
            </w:r>
          </w:p>
          <w:p w14:paraId="1ABE7B65" w14:textId="08C88C66" w:rsidR="00483608" w:rsidRDefault="3B910535" w:rsidP="608FC203">
            <w:pPr>
              <w:rPr>
                <w:rFonts w:ascii="Aptos" w:eastAsia="Aptos" w:hAnsi="Aptos" w:cs="Aptos"/>
                <w:lang w:val="es-ES"/>
              </w:rPr>
            </w:pPr>
            <w:r w:rsidRPr="608FC203">
              <w:rPr>
                <w:rFonts w:ascii="Aptos" w:eastAsia="Aptos" w:hAnsi="Aptos" w:cs="Aptos"/>
                <w:lang w:val="es-ES"/>
              </w:rPr>
              <w:t xml:space="preserve">La coordinación de beneficios es necesaria cuando esté cubierto por más de un plan de seguro médico. Incluso cuando sólo tenga </w:t>
            </w:r>
            <w:r w:rsidRPr="5390FD94">
              <w:rPr>
                <w:rFonts w:ascii="Aptos" w:eastAsia="Aptos" w:hAnsi="Aptos" w:cs="Aptos"/>
                <w:lang w:val="es-ES"/>
              </w:rPr>
              <w:t>un</w:t>
            </w:r>
            <w:r w:rsidR="4F63518E" w:rsidRPr="5390FD94">
              <w:rPr>
                <w:rFonts w:ascii="Aptos" w:eastAsia="Aptos" w:hAnsi="Aptos" w:cs="Aptos"/>
                <w:lang w:val="es-ES"/>
              </w:rPr>
              <w:t>o</w:t>
            </w:r>
            <w:r w:rsidRPr="608FC203">
              <w:rPr>
                <w:rFonts w:ascii="Aptos" w:eastAsia="Aptos" w:hAnsi="Aptos" w:cs="Aptos"/>
                <w:lang w:val="es-ES"/>
              </w:rPr>
              <w:t xml:space="preserve">, los seguros pueden </w:t>
            </w:r>
            <w:r w:rsidR="77F4FD7C" w:rsidRPr="5390FD94">
              <w:rPr>
                <w:rFonts w:ascii="Aptos" w:eastAsia="Aptos" w:hAnsi="Aptos" w:cs="Aptos"/>
                <w:lang w:val="es-ES"/>
              </w:rPr>
              <w:t>requerirl</w:t>
            </w:r>
            <w:r w:rsidRPr="5390FD94">
              <w:rPr>
                <w:rFonts w:ascii="Aptos" w:eastAsia="Aptos" w:hAnsi="Aptos" w:cs="Aptos"/>
                <w:lang w:val="es-ES"/>
              </w:rPr>
              <w:t>e que</w:t>
            </w:r>
            <w:r w:rsidR="18E3AC8F" w:rsidRPr="5390FD94">
              <w:rPr>
                <w:rFonts w:ascii="Aptos" w:eastAsia="Aptos" w:hAnsi="Aptos" w:cs="Aptos"/>
                <w:lang w:val="es-ES"/>
              </w:rPr>
              <w:t xml:space="preserve"> les</w:t>
            </w:r>
            <w:r w:rsidRPr="608FC203">
              <w:rPr>
                <w:rFonts w:ascii="Aptos" w:eastAsia="Aptos" w:hAnsi="Aptos" w:cs="Aptos"/>
                <w:lang w:val="es-ES"/>
              </w:rPr>
              <w:t xml:space="preserve"> verifique que no tiene otro seguro o que su lesión no fue responsabilidad de alguien más.</w:t>
            </w:r>
          </w:p>
          <w:p w14:paraId="1DCC17F7" w14:textId="521AAC16" w:rsidR="00483608" w:rsidRDefault="00483608" w:rsidP="608FC203">
            <w:pPr>
              <w:rPr>
                <w:rFonts w:ascii="Aptos" w:eastAsia="Aptos" w:hAnsi="Aptos" w:cs="Aptos"/>
                <w:lang w:val="es-ES"/>
              </w:rPr>
            </w:pPr>
          </w:p>
          <w:p w14:paraId="2F99ABE0" w14:textId="23C3F154" w:rsidR="00483608" w:rsidRDefault="3B910535" w:rsidP="608FC203">
            <w:pPr>
              <w:rPr>
                <w:rFonts w:ascii="Aptos" w:eastAsia="Aptos" w:hAnsi="Aptos" w:cs="Aptos"/>
                <w:i/>
                <w:iCs/>
                <w:color w:val="156082" w:themeColor="accent1"/>
                <w:lang w:val="es-ES"/>
              </w:rPr>
            </w:pPr>
            <w:r w:rsidRPr="608FC203">
              <w:rPr>
                <w:rFonts w:ascii="Aptos" w:eastAsia="Aptos" w:hAnsi="Aptos" w:cs="Aptos"/>
                <w:i/>
                <w:iCs/>
                <w:color w:val="156082" w:themeColor="accent1"/>
                <w:lang w:val="es-ES"/>
              </w:rPr>
              <w:t>¿Cómo hago para saber cuál de mis seguros es el principal?</w:t>
            </w:r>
          </w:p>
          <w:p w14:paraId="1BF1880E" w14:textId="2A4B9B11" w:rsidR="00483608" w:rsidRDefault="3B910535" w:rsidP="608FC203">
            <w:pPr>
              <w:rPr>
                <w:rFonts w:ascii="Aptos" w:eastAsia="Aptos" w:hAnsi="Aptos" w:cs="Aptos"/>
                <w:lang w:val="es-ES"/>
              </w:rPr>
            </w:pPr>
            <w:r w:rsidRPr="608FC203">
              <w:rPr>
                <w:rFonts w:ascii="Aptos" w:eastAsia="Aptos" w:hAnsi="Aptos" w:cs="Aptos"/>
                <w:lang w:val="es-ES"/>
              </w:rPr>
              <w:t xml:space="preserve">Todas las personas tienen una </w:t>
            </w:r>
            <w:r w:rsidR="3A7D1392" w:rsidRPr="5390FD94">
              <w:rPr>
                <w:rFonts w:ascii="Aptos" w:eastAsia="Aptos" w:hAnsi="Aptos" w:cs="Aptos"/>
                <w:lang w:val="es-ES"/>
              </w:rPr>
              <w:t>situación</w:t>
            </w:r>
            <w:r w:rsidRPr="608FC203">
              <w:rPr>
                <w:rFonts w:ascii="Aptos" w:eastAsia="Aptos" w:hAnsi="Aptos" w:cs="Aptos"/>
                <w:lang w:val="es-ES"/>
              </w:rPr>
              <w:t xml:space="preserve"> única. Si no sabe cuál es su seguro principal, le sugerimos que se ponga en contacto con todas sus compañías de seguros para confirmar esta información. Sin embargo, aquí le damos algunas reglas comunes.</w:t>
            </w:r>
          </w:p>
          <w:p w14:paraId="29751DF1" w14:textId="1D06E229" w:rsidR="00483608" w:rsidRDefault="3B910535" w:rsidP="5EB5F6E9">
            <w:pPr>
              <w:pStyle w:val="ListParagraph"/>
              <w:numPr>
                <w:ilvl w:val="0"/>
                <w:numId w:val="1"/>
              </w:numPr>
              <w:rPr>
                <w:rFonts w:ascii="Aptos" w:eastAsia="Aptos" w:hAnsi="Aptos" w:cs="Aptos"/>
                <w:lang w:val="es-ES"/>
              </w:rPr>
            </w:pPr>
            <w:r w:rsidRPr="608FC203">
              <w:rPr>
                <w:rFonts w:ascii="Aptos" w:eastAsia="Aptos" w:hAnsi="Aptos" w:cs="Aptos"/>
                <w:lang w:val="es-ES"/>
              </w:rPr>
              <w:t>Seguro médico doble - Si está cubierto por su propio seguro y por el de su pareja, el seguro de usted es el principal, a menos que su empresa tenga menos de 20 empleados.</w:t>
            </w:r>
          </w:p>
          <w:p w14:paraId="35A15A02" w14:textId="014D1838" w:rsidR="00483608" w:rsidRDefault="3B910535" w:rsidP="1ECE0405">
            <w:pPr>
              <w:pStyle w:val="ListParagraph"/>
              <w:numPr>
                <w:ilvl w:val="0"/>
                <w:numId w:val="1"/>
              </w:numPr>
              <w:rPr>
                <w:rFonts w:ascii="Aptos" w:eastAsia="Aptos" w:hAnsi="Aptos" w:cs="Aptos"/>
                <w:lang w:val="es-ES"/>
              </w:rPr>
            </w:pPr>
            <w:r w:rsidRPr="608FC203">
              <w:rPr>
                <w:rFonts w:ascii="Aptos" w:eastAsia="Aptos" w:hAnsi="Aptos" w:cs="Aptos"/>
                <w:lang w:val="es-ES"/>
              </w:rPr>
              <w:t xml:space="preserve">Dependientes - Si su hijo(a) está cubierto por el seguro de ambos padres, el seguro principal corresponde al padre que </w:t>
            </w:r>
            <w:r w:rsidR="3F4EB950" w:rsidRPr="5390FD94">
              <w:rPr>
                <w:rFonts w:ascii="Aptos" w:eastAsia="Aptos" w:hAnsi="Aptos" w:cs="Aptos"/>
                <w:lang w:val="es-ES"/>
              </w:rPr>
              <w:t xml:space="preserve">tenga </w:t>
            </w:r>
            <w:r w:rsidRPr="608FC203">
              <w:rPr>
                <w:rFonts w:ascii="Aptos" w:eastAsia="Aptos" w:hAnsi="Aptos" w:cs="Aptos"/>
                <w:lang w:val="es-ES"/>
              </w:rPr>
              <w:t xml:space="preserve">el </w:t>
            </w:r>
            <w:r w:rsidR="3F4EB950" w:rsidRPr="5390FD94">
              <w:rPr>
                <w:rFonts w:ascii="Aptos" w:eastAsia="Aptos" w:hAnsi="Aptos" w:cs="Aptos"/>
                <w:lang w:val="es-ES"/>
              </w:rPr>
              <w:t>cumpleaños</w:t>
            </w:r>
            <w:r w:rsidRPr="5390FD94">
              <w:rPr>
                <w:rFonts w:ascii="Aptos" w:eastAsia="Aptos" w:hAnsi="Aptos" w:cs="Aptos"/>
                <w:lang w:val="es-ES"/>
              </w:rPr>
              <w:t xml:space="preserve"> </w:t>
            </w:r>
            <w:r w:rsidR="36A0CFDC" w:rsidRPr="5390FD94">
              <w:rPr>
                <w:rFonts w:ascii="Aptos" w:eastAsia="Aptos" w:hAnsi="Aptos" w:cs="Aptos"/>
                <w:lang w:val="es-ES"/>
              </w:rPr>
              <w:t>primero en el año</w:t>
            </w:r>
            <w:r w:rsidRPr="5390FD94">
              <w:rPr>
                <w:rFonts w:ascii="Aptos" w:eastAsia="Aptos" w:hAnsi="Aptos" w:cs="Aptos"/>
                <w:lang w:val="es-ES"/>
              </w:rPr>
              <w:t>.</w:t>
            </w:r>
            <w:r w:rsidRPr="608FC203">
              <w:rPr>
                <w:rFonts w:ascii="Aptos" w:eastAsia="Aptos" w:hAnsi="Aptos" w:cs="Aptos"/>
                <w:lang w:val="es-ES"/>
              </w:rPr>
              <w:t xml:space="preserve"> Si los padres están divorciados, el padre con la custodia principal es quien tiene el seguro principal. Si la custodia no se puede determinar, </w:t>
            </w:r>
            <w:r w:rsidR="419E501F" w:rsidRPr="5390FD94">
              <w:rPr>
                <w:rFonts w:ascii="Aptos" w:eastAsia="Aptos" w:hAnsi="Aptos" w:cs="Aptos"/>
                <w:lang w:val="es-ES"/>
              </w:rPr>
              <w:t xml:space="preserve">se aplica </w:t>
            </w:r>
            <w:r w:rsidRPr="608FC203">
              <w:rPr>
                <w:rFonts w:ascii="Aptos" w:eastAsia="Aptos" w:hAnsi="Aptos" w:cs="Aptos"/>
                <w:lang w:val="es-ES"/>
              </w:rPr>
              <w:t xml:space="preserve">el seguro </w:t>
            </w:r>
            <w:r w:rsidR="419E501F" w:rsidRPr="5390FD94">
              <w:rPr>
                <w:rFonts w:ascii="Aptos" w:eastAsia="Aptos" w:hAnsi="Aptos" w:cs="Aptos"/>
                <w:lang w:val="es-ES"/>
              </w:rPr>
              <w:t>del</w:t>
            </w:r>
            <w:r w:rsidRPr="5390FD94">
              <w:rPr>
                <w:rFonts w:ascii="Aptos" w:eastAsia="Aptos" w:hAnsi="Aptos" w:cs="Aptos"/>
                <w:lang w:val="es-ES"/>
              </w:rPr>
              <w:t xml:space="preserve"> </w:t>
            </w:r>
            <w:r w:rsidR="26250937" w:rsidRPr="5390FD94">
              <w:rPr>
                <w:rFonts w:ascii="Aptos" w:eastAsia="Aptos" w:hAnsi="Aptos" w:cs="Aptos"/>
                <w:lang w:val="es-ES"/>
              </w:rPr>
              <w:t>padre que tenga el cumpleaños primero en el año</w:t>
            </w:r>
            <w:r w:rsidRPr="608FC203">
              <w:rPr>
                <w:rFonts w:ascii="Aptos" w:eastAsia="Aptos" w:hAnsi="Aptos" w:cs="Aptos"/>
                <w:lang w:val="es-ES"/>
              </w:rPr>
              <w:t>.</w:t>
            </w:r>
          </w:p>
          <w:p w14:paraId="26895FE5" w14:textId="4A5BEBAD" w:rsidR="00483608" w:rsidRDefault="00483608" w:rsidP="608FC203">
            <w:pPr>
              <w:rPr>
                <w:rFonts w:ascii="Aptos" w:eastAsia="Aptos" w:hAnsi="Aptos" w:cs="Aptos"/>
                <w:lang w:val="es-ES"/>
              </w:rPr>
            </w:pPr>
          </w:p>
          <w:p w14:paraId="204FF4C7" w14:textId="3040A65D" w:rsidR="00483608" w:rsidRDefault="33DA4AD4" w:rsidP="38F71ADC">
            <w:pPr>
              <w:pStyle w:val="ListParagraph"/>
              <w:numPr>
                <w:ilvl w:val="0"/>
                <w:numId w:val="1"/>
              </w:numPr>
              <w:rPr>
                <w:rFonts w:ascii="Aptos" w:eastAsia="Aptos" w:hAnsi="Aptos" w:cs="Aptos"/>
                <w:lang w:val="es-ES"/>
              </w:rPr>
            </w:pPr>
            <w:r w:rsidRPr="5390FD94">
              <w:rPr>
                <w:rFonts w:ascii="Aptos" w:eastAsia="Aptos" w:hAnsi="Aptos" w:cs="Aptos"/>
                <w:lang w:val="es-ES"/>
              </w:rPr>
              <w:t>Indemnización por Cuestiones Laborales</w:t>
            </w:r>
            <w:r w:rsidR="313366BE" w:rsidRPr="5390FD94">
              <w:rPr>
                <w:rFonts w:ascii="Aptos" w:eastAsia="Aptos" w:hAnsi="Aptos" w:cs="Aptos"/>
                <w:lang w:val="es-ES"/>
              </w:rPr>
              <w:t xml:space="preserve"> o Seguro de Responsabilidad Civil </w:t>
            </w:r>
            <w:r w:rsidR="64994886" w:rsidRPr="5390FD94">
              <w:rPr>
                <w:rFonts w:ascii="Aptos" w:eastAsia="Aptos" w:hAnsi="Aptos" w:cs="Aptos"/>
                <w:lang w:val="es-ES"/>
              </w:rPr>
              <w:t>–</w:t>
            </w:r>
            <w:r w:rsidR="313366BE" w:rsidRPr="5390FD94">
              <w:rPr>
                <w:rFonts w:ascii="Aptos" w:eastAsia="Aptos" w:hAnsi="Aptos" w:cs="Aptos"/>
                <w:lang w:val="es-ES"/>
              </w:rPr>
              <w:t xml:space="preserve"> Si </w:t>
            </w:r>
            <w:r w:rsidR="7BAB983D" w:rsidRPr="5390FD94">
              <w:rPr>
                <w:rFonts w:ascii="Aptos" w:eastAsia="Aptos" w:hAnsi="Aptos" w:cs="Aptos"/>
                <w:lang w:val="es-ES"/>
              </w:rPr>
              <w:t>la indemnización</w:t>
            </w:r>
            <w:r w:rsidR="220FB826" w:rsidRPr="5390FD94">
              <w:rPr>
                <w:rFonts w:ascii="Aptos" w:eastAsia="Aptos" w:hAnsi="Aptos" w:cs="Aptos"/>
                <w:lang w:val="es-ES"/>
              </w:rPr>
              <w:t xml:space="preserve"> por </w:t>
            </w:r>
            <w:r w:rsidR="57948FAC" w:rsidRPr="5390FD94">
              <w:rPr>
                <w:rFonts w:ascii="Aptos" w:eastAsia="Aptos" w:hAnsi="Aptos" w:cs="Aptos"/>
                <w:lang w:val="es-ES"/>
              </w:rPr>
              <w:t>c</w:t>
            </w:r>
            <w:r w:rsidR="220FB826" w:rsidRPr="5390FD94">
              <w:rPr>
                <w:rFonts w:ascii="Aptos" w:eastAsia="Aptos" w:hAnsi="Aptos" w:cs="Aptos"/>
                <w:lang w:val="es-ES"/>
              </w:rPr>
              <w:t xml:space="preserve">uestiones </w:t>
            </w:r>
            <w:r w:rsidR="68B448EA" w:rsidRPr="5390FD94">
              <w:rPr>
                <w:rFonts w:ascii="Aptos" w:eastAsia="Aptos" w:hAnsi="Aptos" w:cs="Aptos"/>
                <w:lang w:val="es-ES"/>
              </w:rPr>
              <w:t>l</w:t>
            </w:r>
            <w:r w:rsidR="220FB826" w:rsidRPr="5390FD94">
              <w:rPr>
                <w:rFonts w:ascii="Aptos" w:eastAsia="Aptos" w:hAnsi="Aptos" w:cs="Aptos"/>
                <w:lang w:val="es-ES"/>
              </w:rPr>
              <w:t xml:space="preserve">aborales </w:t>
            </w:r>
            <w:r w:rsidR="313366BE" w:rsidRPr="5390FD94">
              <w:rPr>
                <w:rFonts w:ascii="Aptos" w:eastAsia="Aptos" w:hAnsi="Aptos" w:cs="Aptos"/>
                <w:lang w:val="es-ES"/>
              </w:rPr>
              <w:t xml:space="preserve">o el seguro de responsabilidad civil es </w:t>
            </w:r>
            <w:r w:rsidR="63EB6129" w:rsidRPr="5390FD94">
              <w:rPr>
                <w:rFonts w:ascii="Aptos" w:eastAsia="Aptos" w:hAnsi="Aptos" w:cs="Aptos"/>
                <w:lang w:val="es-ES"/>
              </w:rPr>
              <w:t>el</w:t>
            </w:r>
            <w:r w:rsidR="313366BE" w:rsidRPr="5390FD94">
              <w:rPr>
                <w:rFonts w:ascii="Aptos" w:eastAsia="Aptos" w:hAnsi="Aptos" w:cs="Aptos"/>
                <w:lang w:val="es-ES"/>
              </w:rPr>
              <w:t xml:space="preserve"> responsable de cubrir los gastos médicos relacionados con una enfermedad o lesión, este será el seguro principal para </w:t>
            </w:r>
            <w:r w:rsidR="78DCA1F0" w:rsidRPr="5390FD94">
              <w:rPr>
                <w:rFonts w:ascii="Aptos" w:eastAsia="Aptos" w:hAnsi="Aptos" w:cs="Aptos"/>
                <w:lang w:val="es-ES"/>
              </w:rPr>
              <w:t xml:space="preserve">cubrir </w:t>
            </w:r>
            <w:r w:rsidR="313366BE" w:rsidRPr="5390FD94">
              <w:rPr>
                <w:rFonts w:ascii="Aptos" w:eastAsia="Aptos" w:hAnsi="Aptos" w:cs="Aptos"/>
                <w:lang w:val="es-ES"/>
              </w:rPr>
              <w:t>las cuentas médicas relacionadas.</w:t>
            </w:r>
          </w:p>
          <w:p w14:paraId="2A674A49" w14:textId="56EDD981" w:rsidR="00483608" w:rsidRDefault="0052D38A" w:rsidP="2FE1FCC1">
            <w:pPr>
              <w:pStyle w:val="ListParagraph"/>
              <w:numPr>
                <w:ilvl w:val="0"/>
                <w:numId w:val="1"/>
              </w:numPr>
              <w:rPr>
                <w:rFonts w:ascii="Aptos" w:eastAsia="Aptos" w:hAnsi="Aptos" w:cs="Aptos"/>
                <w:lang w:val="es-ES"/>
              </w:rPr>
            </w:pPr>
            <w:r w:rsidRPr="5390FD94">
              <w:rPr>
                <w:rFonts w:ascii="Aptos" w:eastAsia="Aptos" w:hAnsi="Aptos" w:cs="Aptos"/>
                <w:lang w:val="es-ES"/>
              </w:rPr>
              <w:t xml:space="preserve">Medicare - Si tiene Medicare, puede ser complicado definir </w:t>
            </w:r>
            <w:r w:rsidR="09B202EA" w:rsidRPr="0090286E">
              <w:rPr>
                <w:rFonts w:ascii="Aptos" w:eastAsia="Aptos" w:hAnsi="Aptos" w:cs="Aptos"/>
                <w:lang w:val="es-US"/>
              </w:rPr>
              <w:t>cuál</w:t>
            </w:r>
            <w:r w:rsidRPr="5390FD94">
              <w:rPr>
                <w:rFonts w:ascii="Aptos" w:eastAsia="Aptos" w:hAnsi="Aptos" w:cs="Aptos"/>
                <w:lang w:val="es-ES"/>
              </w:rPr>
              <w:t xml:space="preserve"> plan es el seguro principal. Si su otro seguro es Medicaid, Medicare es su seguro principal. Si su otro seguro es un plan que le da su empleador, el seguro de su empleador es el principal (esto </w:t>
            </w:r>
            <w:r w:rsidR="4A318374" w:rsidRPr="5390FD94">
              <w:rPr>
                <w:rFonts w:ascii="Aptos" w:eastAsia="Aptos" w:hAnsi="Aptos" w:cs="Aptos"/>
                <w:lang w:val="es-ES"/>
              </w:rPr>
              <w:t xml:space="preserve">no </w:t>
            </w:r>
            <w:r w:rsidRPr="5390FD94">
              <w:rPr>
                <w:rFonts w:ascii="Aptos" w:eastAsia="Aptos" w:hAnsi="Aptos" w:cs="Aptos"/>
                <w:lang w:val="es-ES"/>
              </w:rPr>
              <w:t>aplica si su empleador tiene menos de 20 empleados).</w:t>
            </w:r>
          </w:p>
          <w:p w14:paraId="77432ECF" w14:textId="4FCEF637" w:rsidR="00483608" w:rsidRPr="0090286E" w:rsidRDefault="0052D38A" w:rsidP="5AB5D1F2">
            <w:pPr>
              <w:pStyle w:val="ListParagraph"/>
              <w:numPr>
                <w:ilvl w:val="0"/>
                <w:numId w:val="1"/>
              </w:numPr>
              <w:rPr>
                <w:rFonts w:ascii="Aptos" w:eastAsia="Aptos" w:hAnsi="Aptos" w:cs="Aptos"/>
                <w:lang w:val="es-US"/>
              </w:rPr>
            </w:pPr>
            <w:r w:rsidRPr="0090286E">
              <w:rPr>
                <w:rFonts w:ascii="Aptos" w:eastAsia="Aptos" w:hAnsi="Aptos" w:cs="Aptos"/>
                <w:lang w:val="es-US"/>
              </w:rPr>
              <w:t xml:space="preserve">COBRA - Cuando un paciente tiene </w:t>
            </w:r>
            <w:r w:rsidRPr="0090286E">
              <w:rPr>
                <w:rFonts w:ascii="Aptos" w:eastAsia="Aptos" w:hAnsi="Aptos" w:cs="Aptos"/>
                <w:highlight w:val="yellow"/>
                <w:lang w:val="es-US"/>
              </w:rPr>
              <w:t>COBRA</w:t>
            </w:r>
            <w:r w:rsidRPr="0090286E">
              <w:rPr>
                <w:rFonts w:ascii="Aptos" w:eastAsia="Aptos" w:hAnsi="Aptos" w:cs="Aptos"/>
                <w:lang w:val="es-US"/>
              </w:rPr>
              <w:t xml:space="preserve"> y un seguro a través de su nuevo empleador, el paciente puede elegir cuál es el principal y cuál es el secundario. Si un paciente tiene COBRA y Medicare, entonces Medicare es el principal.</w:t>
            </w:r>
          </w:p>
        </w:tc>
      </w:tr>
    </w:tbl>
    <w:p w14:paraId="214C0272" w14:textId="77777777" w:rsidR="00483608" w:rsidRPr="0090286E" w:rsidRDefault="00483608" w:rsidP="00483608">
      <w:pPr>
        <w:rPr>
          <w:lang w:val="es-US"/>
        </w:rPr>
      </w:pPr>
    </w:p>
    <w:p w14:paraId="0255DEF3" w14:textId="77777777" w:rsidR="004D0AA1" w:rsidRPr="0090286E" w:rsidRDefault="004D0AA1" w:rsidP="006C3BCA">
      <w:pPr>
        <w:rPr>
          <w:lang w:val="es-US"/>
        </w:rPr>
      </w:pPr>
    </w:p>
    <w:p w14:paraId="188BBC59" w14:textId="0BA201FE" w:rsidR="00F3594A" w:rsidRDefault="00F3594A" w:rsidP="00F3594A">
      <w:pPr>
        <w:pStyle w:val="Heading2"/>
      </w:pPr>
      <w:bookmarkStart w:id="159" w:name="_Toc200962907"/>
      <w:r>
        <w:t>UNDERSTANDING INSURANCE ELIGIBILITY</w:t>
      </w:r>
      <w:bookmarkEnd w:id="159"/>
    </w:p>
    <w:p w14:paraId="43C57295" w14:textId="77777777" w:rsidR="00F3594A" w:rsidRDefault="00F3594A" w:rsidP="00F3594A">
      <w:pPr>
        <w:shd w:val="clear" w:color="auto" w:fill="E8E8E8" w:themeFill="background2"/>
        <w:rPr>
          <w:b/>
          <w:bCs/>
        </w:rPr>
      </w:pPr>
      <w:r>
        <w:rPr>
          <w:b/>
          <w:bCs/>
        </w:rPr>
        <w:t>Page Outline</w:t>
      </w:r>
    </w:p>
    <w:p w14:paraId="0126C5B8" w14:textId="4CC0AAF3" w:rsidR="00F3594A" w:rsidRDefault="00F3594A" w:rsidP="000B1916">
      <w:pPr>
        <w:pStyle w:val="ListParagraph"/>
        <w:numPr>
          <w:ilvl w:val="0"/>
          <w:numId w:val="20"/>
        </w:numPr>
        <w:shd w:val="clear" w:color="auto" w:fill="E8E8E8" w:themeFill="background2"/>
        <w:rPr>
          <w:b/>
          <w:bCs/>
        </w:rPr>
      </w:pPr>
      <w:r>
        <w:t xml:space="preserve"> (text) –</w:t>
      </w:r>
      <w:r w:rsidR="00365E7B">
        <w:br/>
      </w:r>
    </w:p>
    <w:p w14:paraId="477BD4C6" w14:textId="5B6CDC01" w:rsidR="00F3594A" w:rsidRDefault="00F3594A" w:rsidP="56E37FF0">
      <w:pPr>
        <w:shd w:val="clear" w:color="auto" w:fill="E8E8E8" w:themeFill="background2"/>
      </w:pPr>
      <w:r w:rsidRPr="56E37FF0">
        <w:rPr>
          <w:b/>
          <w:bCs/>
        </w:rPr>
        <w:t xml:space="preserve">Availability: </w:t>
      </w:r>
      <w:r>
        <w:t>After login</w:t>
      </w:r>
    </w:p>
    <w:p w14:paraId="749E7ADB" w14:textId="30F36D4F" w:rsidR="00F3594A" w:rsidRDefault="00F3594A" w:rsidP="56E37FF0">
      <w:pPr>
        <w:shd w:val="clear" w:color="auto" w:fill="E8E8E8" w:themeFill="background2"/>
      </w:pPr>
    </w:p>
    <w:p w14:paraId="7EDC216F" w14:textId="4AB92642" w:rsidR="00F3594A" w:rsidRDefault="00F3594A" w:rsidP="56E37FF0">
      <w:pPr>
        <w:shd w:val="clear" w:color="auto" w:fill="E8E8E8" w:themeFill="background2"/>
        <w:rPr>
          <w:b/>
          <w:bCs/>
        </w:rPr>
      </w:pPr>
      <w:r w:rsidRPr="56E37FF0">
        <w:rPr>
          <w:b/>
          <w:bCs/>
        </w:rPr>
        <w:t xml:space="preserve">Dev Notes: </w:t>
      </w:r>
    </w:p>
    <w:p w14:paraId="1A09C572" w14:textId="41AE677C" w:rsidR="00F3594A" w:rsidRDefault="00F3594A" w:rsidP="005C25BB">
      <w:pPr>
        <w:shd w:val="clear" w:color="auto" w:fill="E8E8E8" w:themeFill="background2"/>
      </w:pPr>
    </w:p>
    <w:p w14:paraId="03E86FFF" w14:textId="5EE38253" w:rsidR="00F3594A" w:rsidRDefault="00F3594A" w:rsidP="56E37FF0">
      <w:pPr>
        <w:shd w:val="clear" w:color="auto" w:fill="E8E8E8" w:themeFill="background2"/>
        <w:rPr>
          <w:b/>
          <w:bCs/>
        </w:rPr>
      </w:pPr>
      <w:r w:rsidRPr="56E37FF0">
        <w:rPr>
          <w:b/>
          <w:bCs/>
        </w:rPr>
        <w:t>Objectives: patient will be able to…</w:t>
      </w:r>
    </w:p>
    <w:p w14:paraId="4C9AE511" w14:textId="54B83C05" w:rsidR="00F3594A" w:rsidRDefault="00007E6B" w:rsidP="000B1916">
      <w:pPr>
        <w:pStyle w:val="ListParagraph"/>
        <w:numPr>
          <w:ilvl w:val="0"/>
          <w:numId w:val="41"/>
        </w:numPr>
        <w:shd w:val="clear" w:color="auto" w:fill="E8E8E8" w:themeFill="background2"/>
      </w:pPr>
      <w:r>
        <w:t>Define “eligibility”</w:t>
      </w:r>
    </w:p>
    <w:p w14:paraId="395883DD" w14:textId="76F94596" w:rsidR="00007E6B" w:rsidRDefault="00007E6B" w:rsidP="000B1916">
      <w:pPr>
        <w:pStyle w:val="ListParagraph"/>
        <w:numPr>
          <w:ilvl w:val="0"/>
          <w:numId w:val="41"/>
        </w:numPr>
        <w:shd w:val="clear" w:color="auto" w:fill="E8E8E8" w:themeFill="background2"/>
      </w:pPr>
      <w:r>
        <w:t>Describe</w:t>
      </w:r>
      <w:r w:rsidR="008C6411">
        <w:t xml:space="preserve"> </w:t>
      </w:r>
      <w:r w:rsidR="00692B86">
        <w:t>factors that may influence eligibility</w:t>
      </w:r>
    </w:p>
    <w:p w14:paraId="243E6279" w14:textId="588DF440" w:rsidR="00692B86" w:rsidRDefault="007046B7" w:rsidP="000B1916">
      <w:pPr>
        <w:pStyle w:val="ListParagraph"/>
        <w:numPr>
          <w:ilvl w:val="0"/>
          <w:numId w:val="41"/>
        </w:numPr>
        <w:shd w:val="clear" w:color="auto" w:fill="E8E8E8" w:themeFill="background2"/>
      </w:pPr>
      <w:r>
        <w:t>Explain that eligibility may change over time</w:t>
      </w:r>
    </w:p>
    <w:p w14:paraId="18FCBBB5" w14:textId="6ABC975C" w:rsidR="007046B7" w:rsidRDefault="007046B7" w:rsidP="000B1916">
      <w:pPr>
        <w:pStyle w:val="ListParagraph"/>
        <w:numPr>
          <w:ilvl w:val="0"/>
          <w:numId w:val="41"/>
        </w:numPr>
        <w:shd w:val="clear" w:color="auto" w:fill="E8E8E8" w:themeFill="background2"/>
      </w:pPr>
      <w:r>
        <w:t>Explain possible</w:t>
      </w:r>
      <w:r w:rsidR="00CE2F0C">
        <w:t xml:space="preserve"> eligibility errors</w:t>
      </w:r>
    </w:p>
    <w:p w14:paraId="62975FF1" w14:textId="4AA42B78" w:rsidR="00007E6B" w:rsidRDefault="00007E6B" w:rsidP="000B1916">
      <w:pPr>
        <w:pStyle w:val="ListParagraph"/>
        <w:numPr>
          <w:ilvl w:val="0"/>
          <w:numId w:val="41"/>
        </w:numPr>
        <w:shd w:val="clear" w:color="auto" w:fill="E8E8E8" w:themeFill="background2"/>
      </w:pPr>
      <w:r>
        <w:t>Describe three things they can do to prevent eligibility problems</w:t>
      </w:r>
      <w:r w:rsidR="009A6ACF">
        <w:br/>
      </w:r>
    </w:p>
    <w:p w14:paraId="6D528973" w14:textId="75EF4A42" w:rsidR="00F3594A" w:rsidRDefault="00F3594A" w:rsidP="56E37FF0">
      <w:pPr>
        <w:shd w:val="clear" w:color="auto" w:fill="E8E8E8" w:themeFill="background2"/>
        <w:rPr>
          <w:b/>
          <w:bCs/>
        </w:rPr>
      </w:pPr>
      <w:r w:rsidRPr="56E37FF0">
        <w:rPr>
          <w:b/>
          <w:bCs/>
        </w:rPr>
        <w:t>Glossary Terms in this Page</w:t>
      </w:r>
    </w:p>
    <w:p w14:paraId="7BE4EB0C" w14:textId="2DB89990" w:rsidR="00F3594A" w:rsidRPr="0063204E" w:rsidRDefault="2F5ED89D" w:rsidP="000B1916">
      <w:pPr>
        <w:pStyle w:val="ListParagraph"/>
        <w:numPr>
          <w:ilvl w:val="0"/>
          <w:numId w:val="17"/>
        </w:numPr>
        <w:shd w:val="clear" w:color="auto" w:fill="E8E8E8" w:themeFill="background2"/>
        <w:rPr>
          <w:b/>
          <w:bCs/>
        </w:rPr>
      </w:pPr>
      <w:r>
        <w:t>Insurance eligibility</w:t>
      </w:r>
    </w:p>
    <w:p w14:paraId="3E74E047" w14:textId="75AFA7E5" w:rsidR="00F3594A" w:rsidRDefault="00F3594A" w:rsidP="56E37FF0">
      <w:pPr>
        <w:shd w:val="clear" w:color="auto" w:fill="E8E8E8" w:themeFill="background2"/>
      </w:pPr>
    </w:p>
    <w:p w14:paraId="24CCCFFF" w14:textId="6257A791" w:rsidR="00F3594A" w:rsidRDefault="00F3594A" w:rsidP="56E37FF0">
      <w:pPr>
        <w:shd w:val="clear" w:color="auto" w:fill="E8E8E8" w:themeFill="background2"/>
        <w:rPr>
          <w:b/>
          <w:bCs/>
        </w:rPr>
      </w:pPr>
      <w:r w:rsidRPr="56E37FF0">
        <w:rPr>
          <w:b/>
          <w:bCs/>
        </w:rPr>
        <w:t xml:space="preserve">Date Sent for Review: </w:t>
      </w:r>
      <w:r w:rsidR="005C25BB">
        <w:rPr>
          <w:b/>
          <w:bCs/>
        </w:rPr>
        <w:t>May 2025</w:t>
      </w:r>
    </w:p>
    <w:p w14:paraId="064C0C02" w14:textId="3D5DDED5" w:rsidR="005C25BB" w:rsidRDefault="00F3594A" w:rsidP="56E37FF0">
      <w:pPr>
        <w:shd w:val="clear" w:color="auto" w:fill="E8E8E8" w:themeFill="background2"/>
        <w:rPr>
          <w:b/>
          <w:bCs/>
        </w:rPr>
      </w:pPr>
      <w:r w:rsidRPr="56E37FF0">
        <w:rPr>
          <w:b/>
          <w:bCs/>
        </w:rPr>
        <w:t xml:space="preserve">Date Sent for Inclusion: </w:t>
      </w:r>
      <w:r w:rsidR="005C25BB">
        <w:rPr>
          <w:b/>
          <w:bCs/>
        </w:rPr>
        <w:t xml:space="preserve"> </w:t>
      </w:r>
    </w:p>
    <w:p w14:paraId="21B2ADF4" w14:textId="77777777" w:rsidR="002C58E3" w:rsidRDefault="002C58E3" w:rsidP="56E37FF0">
      <w:pPr>
        <w:shd w:val="clear" w:color="auto" w:fill="E8E8E8" w:themeFill="background2"/>
        <w:rPr>
          <w:b/>
          <w:bCs/>
        </w:rPr>
      </w:pPr>
    </w:p>
    <w:p w14:paraId="032B9FC3" w14:textId="3D466F40" w:rsidR="002C58E3" w:rsidRDefault="002C58E3" w:rsidP="56E37FF0">
      <w:pPr>
        <w:shd w:val="clear" w:color="auto" w:fill="E8E8E8" w:themeFill="background2"/>
        <w:rPr>
          <w:b/>
          <w:bCs/>
        </w:rPr>
      </w:pPr>
      <w:r>
        <w:rPr>
          <w:b/>
          <w:bCs/>
        </w:rPr>
        <w:t xml:space="preserve">Ready for Spanish Translation? </w:t>
      </w:r>
      <w:r w:rsidR="00D03672" w:rsidRPr="0090286E">
        <w:rPr>
          <w:rStyle w:val="NormalSpanishChar"/>
          <w:b/>
        </w:rPr>
        <w:t>YES (7/1/2025)</w:t>
      </w:r>
    </w:p>
    <w:p w14:paraId="56AA483E" w14:textId="55784F91" w:rsidR="00CE6187" w:rsidRDefault="00CE6187" w:rsidP="00CE6187">
      <w:pPr>
        <w:shd w:val="clear" w:color="auto" w:fill="E8E8E8" w:themeFill="background2"/>
        <w:rPr>
          <w:b/>
          <w:bCs/>
        </w:rPr>
      </w:pPr>
      <w:r>
        <w:rPr>
          <w:b/>
          <w:bCs/>
        </w:rPr>
        <w:t>Translations in Portal?</w:t>
      </w:r>
      <w:r w:rsidRPr="0090286E">
        <w:rPr>
          <w:rStyle w:val="NormalSpanishChar"/>
          <w:b/>
        </w:rPr>
        <w:t xml:space="preserve"> </w:t>
      </w:r>
      <w:r w:rsidR="0090286E" w:rsidRPr="0090286E">
        <w:rPr>
          <w:rStyle w:val="NormalSpanishChar"/>
          <w:b/>
          <w:bCs/>
        </w:rPr>
        <w:t>Yes (8/1/2025)</w:t>
      </w:r>
    </w:p>
    <w:p w14:paraId="1A1DE2F9" w14:textId="6B5F916E" w:rsidR="00F3594A" w:rsidRDefault="00F3594A" w:rsidP="56E37FF0">
      <w:pPr>
        <w:shd w:val="clear" w:color="auto" w:fill="E8E8E8" w:themeFill="background2"/>
        <w:rPr>
          <w:b/>
          <w:bCs/>
        </w:rPr>
      </w:pPr>
    </w:p>
    <w:p w14:paraId="07991ADD" w14:textId="76EC5056" w:rsidR="00F3594A" w:rsidRDefault="00F3594A" w:rsidP="56E37FF0">
      <w:pPr>
        <w:shd w:val="clear" w:color="auto" w:fill="E8E8E8" w:themeFill="background2"/>
        <w:rPr>
          <w:b/>
          <w:bCs/>
        </w:rPr>
      </w:pPr>
      <w:r w:rsidRPr="56E37FF0">
        <w:rPr>
          <w:b/>
          <w:bCs/>
        </w:rPr>
        <w:t>General Notes:</w:t>
      </w:r>
    </w:p>
    <w:p w14:paraId="17A850CD" w14:textId="69EAEAE8" w:rsidR="00F3594A" w:rsidRDefault="00F3594A" w:rsidP="56E37FF0"/>
    <w:p w14:paraId="06527C5B" w14:textId="19C9B90E" w:rsidR="00F3594A" w:rsidRDefault="245A0CD5" w:rsidP="56E37FF0">
      <w:pPr>
        <w:pStyle w:val="Heading3"/>
      </w:pPr>
      <w:r>
        <w:t>Understanding Insurance Eligibility</w:t>
      </w:r>
    </w:p>
    <w:tbl>
      <w:tblPr>
        <w:tblStyle w:val="TableGrid"/>
        <w:tblW w:w="0" w:type="auto"/>
        <w:tblLook w:val="04A0" w:firstRow="1" w:lastRow="0" w:firstColumn="1" w:lastColumn="0" w:noHBand="0" w:noVBand="1"/>
      </w:tblPr>
      <w:tblGrid>
        <w:gridCol w:w="5395"/>
        <w:gridCol w:w="5395"/>
      </w:tblGrid>
      <w:tr w:rsidR="00D03672" w14:paraId="6B80B7A5" w14:textId="77777777" w:rsidTr="34290195">
        <w:tc>
          <w:tcPr>
            <w:tcW w:w="5395" w:type="dxa"/>
          </w:tcPr>
          <w:p w14:paraId="6F951CB1" w14:textId="77777777" w:rsidR="00D03672" w:rsidRDefault="00D03672">
            <w:r>
              <w:t>English</w:t>
            </w:r>
          </w:p>
        </w:tc>
        <w:tc>
          <w:tcPr>
            <w:tcW w:w="5395" w:type="dxa"/>
          </w:tcPr>
          <w:p w14:paraId="467AAE62" w14:textId="77777777" w:rsidR="00D03672" w:rsidRDefault="00D03672">
            <w:r w:rsidRPr="1AAE032A">
              <w:rPr>
                <w:highlight w:val="cyan"/>
              </w:rPr>
              <w:t>Spanish</w:t>
            </w:r>
          </w:p>
        </w:tc>
      </w:tr>
      <w:tr w:rsidR="00D03672" w14:paraId="5C968D5F" w14:textId="77777777" w:rsidTr="34290195">
        <w:tc>
          <w:tcPr>
            <w:tcW w:w="5395" w:type="dxa"/>
          </w:tcPr>
          <w:p w14:paraId="2F92545B" w14:textId="77777777" w:rsidR="00D03672" w:rsidRDefault="00D03672" w:rsidP="00D03672">
            <w:r>
              <w:t>Understanding Insurance Eligibility</w:t>
            </w:r>
          </w:p>
          <w:p w14:paraId="4BFD983B" w14:textId="77777777" w:rsidR="00D03672" w:rsidRDefault="00D03672" w:rsidP="00D03672"/>
          <w:p w14:paraId="005D54E6" w14:textId="77777777" w:rsidR="00D03672" w:rsidRDefault="00D03672" w:rsidP="00D03672">
            <w:r>
              <w:t xml:space="preserve">Each insurance plan has its own rules about who can be covered by the plan.  If a patient is “eligible” for the plan, it means that, on the day they visited a provider, they met the requirements of the plan, and insurance may help pay for covered services.  However, if there is a problem with eligibility, insurance may </w:t>
            </w:r>
            <w:commentRangeStart w:id="160"/>
            <w:r>
              <w:t>not</w:t>
            </w:r>
            <w:commentRangeEnd w:id="160"/>
            <w:r>
              <w:rPr>
                <w:rStyle w:val="CommentReference"/>
                <w:sz w:val="24"/>
                <w:szCs w:val="24"/>
              </w:rPr>
              <w:commentReference w:id="160"/>
            </w:r>
            <w:r>
              <w:t xml:space="preserve"> pay at all.</w:t>
            </w:r>
          </w:p>
          <w:p w14:paraId="178EA764" w14:textId="77777777" w:rsidR="00D03672" w:rsidRDefault="00D03672" w:rsidP="00D03672"/>
          <w:p w14:paraId="56B864C5" w14:textId="77777777" w:rsidR="00D03672" w:rsidRDefault="00D03672" w:rsidP="00D03672">
            <w:r>
              <w:t>There are many different things that impact eligibility for a given insurance plan. For example, some plans, like Medicare, consider a person’s age.  Other plans, like employer-sponsored insurances, are impacted by a person’s employment status.  Eligibility for some plans, like Medicaid, depends on income level.</w:t>
            </w:r>
          </w:p>
          <w:p w14:paraId="7AFEBFAC" w14:textId="77777777" w:rsidR="00D03672" w:rsidRDefault="00D03672" w:rsidP="00D03672"/>
          <w:p w14:paraId="1A0C214C" w14:textId="77777777" w:rsidR="00D03672" w:rsidRDefault="00D03672" w:rsidP="00D03672">
            <w:r>
              <w:t>Since these factors can change over time, a person’s eligibility for a plan may also change.  For example, a person enrolled in employer-sponsored insurance may change plans when they change jobs or when they are old enough to enroll in Medicare. This means that although they might have been covered by one plan on a given date of service, they may not be covered by the same plan later due to changes in their eligibility.</w:t>
            </w:r>
          </w:p>
          <w:p w14:paraId="5E66252B" w14:textId="77777777" w:rsidR="00D03672" w:rsidRDefault="00D03672" w:rsidP="00D03672"/>
          <w:p w14:paraId="0FACC42E" w14:textId="77777777" w:rsidR="00D03672" w:rsidRDefault="00D03672" w:rsidP="00D03672">
            <w:r>
              <w:t>Sometimes, eligibility issues can arise from simple errors like typos or incorrect information on file. For instance, a name mismatch between a provider's records and an insurance plan can lead to - problems processing your insurance claim.</w:t>
            </w:r>
          </w:p>
          <w:p w14:paraId="71EEDF37" w14:textId="77777777" w:rsidR="00D03672" w:rsidRDefault="00D03672" w:rsidP="00D03672"/>
          <w:p w14:paraId="73F63E42" w14:textId="77777777" w:rsidR="00D03672" w:rsidRDefault="00D03672" w:rsidP="00D03672">
            <w:r>
              <w:t>Luckily, there are things you can do to help prevent these issues.</w:t>
            </w:r>
          </w:p>
          <w:p w14:paraId="48BF5ECA" w14:textId="77777777" w:rsidR="00D03672" w:rsidRDefault="00D03672" w:rsidP="00D03672"/>
          <w:p w14:paraId="70A44C1D" w14:textId="77777777" w:rsidR="00D03672" w:rsidRDefault="00D03672" w:rsidP="00D03672">
            <w:r>
              <w:t>First, inform your doctor, hospital, or provider of any changes to your insurance coverage and when they took effect.</w:t>
            </w:r>
          </w:p>
          <w:p w14:paraId="6A08E17B" w14:textId="77777777" w:rsidR="00D03672" w:rsidRDefault="00D03672" w:rsidP="00D03672"/>
          <w:p w14:paraId="71BF09B7" w14:textId="77777777" w:rsidR="00D03672" w:rsidRDefault="00D03672" w:rsidP="00D03672">
            <w:r>
              <w:t>Next, ensure that both your insurance plan and providers have your accurate name and identifying information. Include common variations such as nicknames or suffixes like "junior" or "senior."</w:t>
            </w:r>
          </w:p>
          <w:p w14:paraId="48E4B01C" w14:textId="77777777" w:rsidR="00D03672" w:rsidRDefault="00D03672" w:rsidP="00D03672"/>
          <w:p w14:paraId="40B6DFD7" w14:textId="722ACD8A" w:rsidR="00D03672" w:rsidRDefault="00D03672" w:rsidP="00D03672">
            <w:r>
              <w:t>Finally, respond promptly to requests for information from your provider or insurance company.</w:t>
            </w:r>
          </w:p>
        </w:tc>
        <w:tc>
          <w:tcPr>
            <w:tcW w:w="5395" w:type="dxa"/>
          </w:tcPr>
          <w:p w14:paraId="761BA376" w14:textId="04D98F68" w:rsidR="00D03672" w:rsidRPr="0090286E" w:rsidRDefault="2C7AB381" w:rsidP="6AF11BE2">
            <w:pPr>
              <w:rPr>
                <w:rFonts w:ascii="Aptos" w:eastAsia="Aptos" w:hAnsi="Aptos" w:cs="Arial"/>
                <w:color w:val="000000" w:themeColor="text1"/>
                <w:lang w:val="es-US"/>
              </w:rPr>
            </w:pPr>
            <w:r w:rsidRPr="0090286E">
              <w:rPr>
                <w:rFonts w:ascii="Aptos" w:eastAsia="Aptos" w:hAnsi="Aptos" w:cs="Arial"/>
                <w:color w:val="000000" w:themeColor="text1"/>
                <w:lang w:val="es-US"/>
              </w:rPr>
              <w:t>Conozca</w:t>
            </w:r>
            <w:r w:rsidR="070543B1" w:rsidRPr="0090286E">
              <w:rPr>
                <w:rFonts w:ascii="Aptos" w:eastAsia="Aptos" w:hAnsi="Aptos" w:cs="Arial"/>
                <w:color w:val="000000" w:themeColor="text1"/>
                <w:lang w:val="es-US"/>
              </w:rPr>
              <w:t xml:space="preserve"> </w:t>
            </w:r>
            <w:r w:rsidR="7C0DE60C" w:rsidRPr="0090286E">
              <w:rPr>
                <w:rFonts w:ascii="Aptos" w:eastAsia="Aptos" w:hAnsi="Aptos" w:cs="Arial"/>
                <w:color w:val="000000" w:themeColor="text1"/>
                <w:lang w:val="es-US"/>
              </w:rPr>
              <w:t>Cu</w:t>
            </w:r>
            <w:r w:rsidR="3FB2E753" w:rsidRPr="5390FD94">
              <w:rPr>
                <w:rFonts w:ascii="Aptos" w:eastAsia="Aptos" w:hAnsi="Aptos" w:cs="Aptos"/>
                <w:lang w:val="es-ES"/>
              </w:rPr>
              <w:t>á</w:t>
            </w:r>
            <w:r w:rsidR="7C0DE60C" w:rsidRPr="0090286E">
              <w:rPr>
                <w:rFonts w:ascii="Aptos" w:eastAsia="Aptos" w:hAnsi="Aptos" w:cs="Arial"/>
                <w:color w:val="000000" w:themeColor="text1"/>
                <w:lang w:val="es-US"/>
              </w:rPr>
              <w:t xml:space="preserve">ndo Califica </w:t>
            </w:r>
            <w:r w:rsidR="4966B694" w:rsidRPr="0090286E">
              <w:rPr>
                <w:rFonts w:ascii="Aptos" w:eastAsia="Aptos" w:hAnsi="Aptos" w:cs="Arial"/>
                <w:color w:val="000000" w:themeColor="text1"/>
                <w:lang w:val="es-US"/>
              </w:rPr>
              <w:t>p</w:t>
            </w:r>
            <w:r w:rsidR="7C0DE60C" w:rsidRPr="0090286E">
              <w:rPr>
                <w:rFonts w:ascii="Aptos" w:eastAsia="Aptos" w:hAnsi="Aptos" w:cs="Arial"/>
                <w:color w:val="000000" w:themeColor="text1"/>
                <w:lang w:val="es-US"/>
              </w:rPr>
              <w:t>ara</w:t>
            </w:r>
            <w:r w:rsidR="291A6A71" w:rsidRPr="0090286E">
              <w:rPr>
                <w:rFonts w:ascii="Aptos" w:eastAsia="Aptos" w:hAnsi="Aptos" w:cs="Arial"/>
                <w:color w:val="000000" w:themeColor="text1"/>
                <w:lang w:val="es-US"/>
              </w:rPr>
              <w:t xml:space="preserve"> </w:t>
            </w:r>
            <w:r w:rsidR="05750CA6" w:rsidRPr="0090286E">
              <w:rPr>
                <w:rFonts w:ascii="Aptos" w:eastAsia="Aptos" w:hAnsi="Aptos" w:cs="Arial"/>
                <w:color w:val="000000" w:themeColor="text1"/>
                <w:lang w:val="es-US"/>
              </w:rPr>
              <w:t>la Cobertura de</w:t>
            </w:r>
            <w:r w:rsidR="291A6A71" w:rsidRPr="0090286E">
              <w:rPr>
                <w:rFonts w:ascii="Aptos" w:eastAsia="Aptos" w:hAnsi="Aptos" w:cs="Arial"/>
                <w:color w:val="000000" w:themeColor="text1"/>
                <w:lang w:val="es-US"/>
              </w:rPr>
              <w:t xml:space="preserve"> Seguro</w:t>
            </w:r>
            <w:r w:rsidR="1C7D7970" w:rsidRPr="0090286E">
              <w:rPr>
                <w:rFonts w:ascii="Aptos" w:eastAsia="Aptos" w:hAnsi="Aptos" w:cs="Arial"/>
                <w:color w:val="000000" w:themeColor="text1"/>
                <w:lang w:val="es-US"/>
              </w:rPr>
              <w:t>s</w:t>
            </w:r>
          </w:p>
          <w:p w14:paraId="56EE6C0F" w14:textId="4A738C34" w:rsidR="00D03672" w:rsidRPr="0090286E" w:rsidRDefault="00D03672" w:rsidP="1A54A364">
            <w:pPr>
              <w:rPr>
                <w:rFonts w:ascii="Aptos" w:eastAsia="Aptos" w:hAnsi="Aptos" w:cs="Arial"/>
                <w:color w:val="000000" w:themeColor="text1"/>
                <w:lang w:val="es-US"/>
              </w:rPr>
            </w:pPr>
          </w:p>
          <w:p w14:paraId="46D15A86" w14:textId="40956E84" w:rsidR="00D03672" w:rsidRDefault="59823BC2" w:rsidP="6AF11BE2">
            <w:pPr>
              <w:rPr>
                <w:rFonts w:ascii="Aptos" w:eastAsia="Aptos" w:hAnsi="Aptos" w:cs="Arial"/>
                <w:color w:val="000000" w:themeColor="text1"/>
                <w:lang w:val="es-ES"/>
              </w:rPr>
            </w:pPr>
            <w:r w:rsidRPr="5390FD94">
              <w:rPr>
                <w:rFonts w:ascii="Aptos" w:eastAsia="Aptos" w:hAnsi="Aptos" w:cs="Arial"/>
                <w:color w:val="000000" w:themeColor="text1"/>
                <w:lang w:val="es-ES"/>
              </w:rPr>
              <w:t xml:space="preserve">Cada plan de seguro tiene sus propias reglas para definir quién puede estar cubierto por el plan. Si un paciente “califica” para el plan, significa que el día que visitó a un proveedor, </w:t>
            </w:r>
            <w:r w:rsidR="7884D141" w:rsidRPr="5390FD94">
              <w:rPr>
                <w:rFonts w:ascii="Aptos" w:eastAsia="Aptos" w:hAnsi="Aptos" w:cs="Arial"/>
                <w:color w:val="000000" w:themeColor="text1"/>
                <w:lang w:val="es-ES"/>
              </w:rPr>
              <w:t>la persona</w:t>
            </w:r>
            <w:r w:rsidR="291A6A71" w:rsidRPr="5390FD94">
              <w:rPr>
                <w:rFonts w:ascii="Aptos" w:eastAsia="Aptos" w:hAnsi="Aptos" w:cs="Arial"/>
                <w:color w:val="000000" w:themeColor="text1"/>
                <w:lang w:val="es-ES"/>
              </w:rPr>
              <w:t xml:space="preserve"> </w:t>
            </w:r>
            <w:r w:rsidRPr="5390FD94">
              <w:rPr>
                <w:rFonts w:ascii="Aptos" w:eastAsia="Aptos" w:hAnsi="Aptos" w:cs="Arial"/>
                <w:color w:val="000000" w:themeColor="text1"/>
                <w:lang w:val="es-ES"/>
              </w:rPr>
              <w:t>cumplía con los requisitos del plan</w:t>
            </w:r>
            <w:r w:rsidR="3B41F865" w:rsidRPr="5390FD94">
              <w:rPr>
                <w:rFonts w:ascii="Aptos" w:eastAsia="Aptos" w:hAnsi="Aptos" w:cs="Arial"/>
                <w:color w:val="000000" w:themeColor="text1"/>
                <w:lang w:val="es-ES"/>
              </w:rPr>
              <w:t xml:space="preserve"> y</w:t>
            </w:r>
            <w:r w:rsidRPr="5390FD94">
              <w:rPr>
                <w:rFonts w:ascii="Aptos" w:eastAsia="Aptos" w:hAnsi="Aptos" w:cs="Arial"/>
                <w:color w:val="000000" w:themeColor="text1"/>
                <w:lang w:val="es-ES"/>
              </w:rPr>
              <w:t xml:space="preserve"> el seguro </w:t>
            </w:r>
            <w:r w:rsidR="291A6A71" w:rsidRPr="5390FD94">
              <w:rPr>
                <w:rFonts w:ascii="Aptos" w:eastAsia="Aptos" w:hAnsi="Aptos" w:cs="Arial"/>
                <w:color w:val="000000" w:themeColor="text1"/>
                <w:lang w:val="es-ES"/>
              </w:rPr>
              <w:t>p</w:t>
            </w:r>
            <w:r w:rsidR="4741DC84" w:rsidRPr="5390FD94">
              <w:rPr>
                <w:rFonts w:ascii="Aptos" w:eastAsia="Aptos" w:hAnsi="Aptos" w:cs="Arial"/>
                <w:color w:val="000000" w:themeColor="text1"/>
                <w:lang w:val="es-ES"/>
              </w:rPr>
              <w:t>odría</w:t>
            </w:r>
            <w:r w:rsidRPr="5390FD94">
              <w:rPr>
                <w:rFonts w:ascii="Aptos" w:eastAsia="Aptos" w:hAnsi="Aptos" w:cs="Arial"/>
                <w:color w:val="000000" w:themeColor="text1"/>
                <w:lang w:val="es-ES"/>
              </w:rPr>
              <w:t xml:space="preserve"> ayudar a pagar los servicios </w:t>
            </w:r>
            <w:r w:rsidR="379D4407" w:rsidRPr="5390FD94">
              <w:rPr>
                <w:rFonts w:ascii="Aptos" w:eastAsia="Aptos" w:hAnsi="Aptos" w:cs="Arial"/>
                <w:color w:val="000000" w:themeColor="text1"/>
                <w:lang w:val="es-ES"/>
              </w:rPr>
              <w:t>prestados</w:t>
            </w:r>
            <w:r w:rsidR="291A6A71" w:rsidRPr="5390FD94">
              <w:rPr>
                <w:rFonts w:ascii="Aptos" w:eastAsia="Aptos" w:hAnsi="Aptos" w:cs="Arial"/>
                <w:color w:val="000000" w:themeColor="text1"/>
                <w:lang w:val="es-ES"/>
              </w:rPr>
              <w:t>.</w:t>
            </w:r>
            <w:r w:rsidRPr="5390FD94">
              <w:rPr>
                <w:rFonts w:ascii="Aptos" w:eastAsia="Aptos" w:hAnsi="Aptos" w:cs="Arial"/>
                <w:color w:val="000000" w:themeColor="text1"/>
                <w:lang w:val="es-ES"/>
              </w:rPr>
              <w:t xml:space="preserve"> Sin embargo, si hay algún problema para </w:t>
            </w:r>
            <w:r w:rsidR="034D0E99" w:rsidRPr="5390FD94">
              <w:rPr>
                <w:rFonts w:ascii="Aptos" w:eastAsia="Aptos" w:hAnsi="Aptos" w:cs="Arial"/>
                <w:color w:val="000000" w:themeColor="text1"/>
                <w:lang w:val="es-ES"/>
              </w:rPr>
              <w:t>que califique</w:t>
            </w:r>
            <w:r w:rsidRPr="5390FD94">
              <w:rPr>
                <w:rFonts w:ascii="Aptos" w:eastAsia="Aptos" w:hAnsi="Aptos" w:cs="Arial"/>
                <w:color w:val="000000" w:themeColor="text1"/>
                <w:lang w:val="es-ES"/>
              </w:rPr>
              <w:t>, es posible que el seguro no pague nada.</w:t>
            </w:r>
          </w:p>
          <w:p w14:paraId="73CD3DDD" w14:textId="61861FD1" w:rsidR="00D03672" w:rsidRPr="0090286E" w:rsidRDefault="00D03672">
            <w:pPr>
              <w:rPr>
                <w:rFonts w:ascii="Aptos" w:eastAsia="Aptos" w:hAnsi="Aptos" w:cs="Arial"/>
                <w:lang w:val="es-US"/>
              </w:rPr>
            </w:pPr>
          </w:p>
          <w:p w14:paraId="48A69BB7" w14:textId="7F1D21D2" w:rsidR="00D03672" w:rsidRDefault="2A7FEF75" w:rsidP="4B4E5EA6">
            <w:pPr>
              <w:rPr>
                <w:rFonts w:eastAsiaTheme="minorEastAsia"/>
                <w:color w:val="000000" w:themeColor="text1"/>
                <w:lang w:val="es-ES"/>
              </w:rPr>
            </w:pPr>
            <w:r w:rsidRPr="4B4E5EA6">
              <w:rPr>
                <w:rFonts w:eastAsiaTheme="minorEastAsia"/>
                <w:color w:val="000000" w:themeColor="text1"/>
                <w:lang w:val="es-ES"/>
              </w:rPr>
              <w:t xml:space="preserve">Hay muchos factores que influyen en cómo calificar para un determinado plan de seguros. Por ejemplo, algunos planes como </w:t>
            </w:r>
            <w:r w:rsidR="2914DDED" w:rsidRPr="4B4E5EA6">
              <w:rPr>
                <w:rFonts w:eastAsiaTheme="minorEastAsia"/>
                <w:color w:val="000000" w:themeColor="text1"/>
                <w:lang w:val="es-ES"/>
              </w:rPr>
              <w:t>Medicare</w:t>
            </w:r>
            <w:r w:rsidRPr="4B4E5EA6">
              <w:rPr>
                <w:rFonts w:eastAsiaTheme="minorEastAsia"/>
                <w:color w:val="000000" w:themeColor="text1"/>
                <w:lang w:val="es-ES"/>
              </w:rPr>
              <w:t xml:space="preserve"> toman en cuenta la edad de la persona. Otros planes como los seguros patrocinados por </w:t>
            </w:r>
            <w:r w:rsidR="2E870C69" w:rsidRPr="5390FD94">
              <w:rPr>
                <w:rFonts w:eastAsiaTheme="minorEastAsia"/>
                <w:color w:val="000000" w:themeColor="text1"/>
                <w:lang w:val="es-ES"/>
              </w:rPr>
              <w:t xml:space="preserve">el </w:t>
            </w:r>
            <w:r w:rsidR="52C5379B" w:rsidRPr="5390FD94">
              <w:rPr>
                <w:rFonts w:eastAsiaTheme="minorEastAsia"/>
                <w:color w:val="000000" w:themeColor="text1"/>
                <w:lang w:val="es-ES"/>
              </w:rPr>
              <w:t>empleador</w:t>
            </w:r>
            <w:r w:rsidRPr="4B4E5EA6">
              <w:rPr>
                <w:rFonts w:eastAsiaTheme="minorEastAsia"/>
                <w:color w:val="000000" w:themeColor="text1"/>
                <w:lang w:val="es-ES"/>
              </w:rPr>
              <w:t xml:space="preserve"> dependen de la situación laboral de la persona. </w:t>
            </w:r>
            <w:r w:rsidR="18011A9E" w:rsidRPr="5390FD94">
              <w:rPr>
                <w:rFonts w:eastAsiaTheme="minorEastAsia"/>
                <w:color w:val="000000" w:themeColor="text1"/>
                <w:lang w:val="es-ES"/>
              </w:rPr>
              <w:t>Calificar pa</w:t>
            </w:r>
            <w:r w:rsidR="070543B1" w:rsidRPr="5390FD94">
              <w:rPr>
                <w:rFonts w:eastAsiaTheme="minorEastAsia"/>
                <w:color w:val="000000" w:themeColor="text1"/>
                <w:lang w:val="es-ES"/>
              </w:rPr>
              <w:t>ra</w:t>
            </w:r>
            <w:r w:rsidRPr="4B4E5EA6">
              <w:rPr>
                <w:rFonts w:eastAsiaTheme="minorEastAsia"/>
                <w:color w:val="000000" w:themeColor="text1"/>
                <w:lang w:val="es-ES"/>
              </w:rPr>
              <w:t xml:space="preserve"> algunos planes como Medicaid, depende del nivel de ingresos.</w:t>
            </w:r>
          </w:p>
          <w:p w14:paraId="23A3EF19" w14:textId="0F2349F7" w:rsidR="00D03672" w:rsidRDefault="00D03672" w:rsidP="4A11AC47">
            <w:pPr>
              <w:rPr>
                <w:rFonts w:eastAsiaTheme="minorEastAsia"/>
                <w:color w:val="000000" w:themeColor="text1"/>
                <w:lang w:val="es-ES"/>
              </w:rPr>
            </w:pPr>
          </w:p>
          <w:p w14:paraId="63671364" w14:textId="3CAA3141" w:rsidR="00D03672" w:rsidRDefault="2A7FEF75" w:rsidP="4A11AC47">
            <w:pPr>
              <w:rPr>
                <w:rFonts w:ascii="Aptos" w:eastAsia="Aptos" w:hAnsi="Aptos" w:cs="Aptos"/>
                <w:lang w:val="es-ES"/>
              </w:rPr>
            </w:pPr>
            <w:r w:rsidRPr="4B4E5EA6">
              <w:rPr>
                <w:rFonts w:ascii="Aptos" w:eastAsia="Aptos" w:hAnsi="Aptos" w:cs="Aptos"/>
                <w:color w:val="000000" w:themeColor="text1"/>
                <w:lang w:val="es-ES"/>
              </w:rPr>
              <w:t xml:space="preserve">Debido a que estos factores pueden cambiar con el tiempo, también puede cambiar la manera en la que una persona califica para un plan. Por ejemplo, una persona inscrita con un seguro patrocinado por </w:t>
            </w:r>
            <w:r w:rsidR="63E4E09C" w:rsidRPr="4B4E5EA6">
              <w:rPr>
                <w:rFonts w:ascii="Aptos" w:eastAsia="Aptos" w:hAnsi="Aptos" w:cs="Aptos"/>
                <w:color w:val="000000" w:themeColor="text1"/>
                <w:lang w:val="es-ES"/>
              </w:rPr>
              <w:t xml:space="preserve">el </w:t>
            </w:r>
            <w:r w:rsidR="53CCF01A" w:rsidRPr="4B4E5EA6">
              <w:rPr>
                <w:rFonts w:ascii="Aptos" w:eastAsia="Aptos" w:hAnsi="Aptos" w:cs="Aptos"/>
                <w:color w:val="000000" w:themeColor="text1"/>
                <w:lang w:val="es-ES"/>
              </w:rPr>
              <w:t>empleador</w:t>
            </w:r>
            <w:r w:rsidRPr="4B4E5EA6">
              <w:rPr>
                <w:rFonts w:ascii="Aptos" w:eastAsia="Aptos" w:hAnsi="Aptos" w:cs="Aptos"/>
                <w:color w:val="000000" w:themeColor="text1"/>
                <w:lang w:val="es-ES"/>
              </w:rPr>
              <w:t xml:space="preserve"> puede cambiar de plan </w:t>
            </w:r>
            <w:r w:rsidR="23F11F2C" w:rsidRPr="5390FD94">
              <w:rPr>
                <w:rFonts w:ascii="Aptos" w:eastAsia="Aptos" w:hAnsi="Aptos" w:cs="Aptos"/>
                <w:color w:val="000000" w:themeColor="text1"/>
                <w:lang w:val="es-ES"/>
              </w:rPr>
              <w:t>si</w:t>
            </w:r>
            <w:r w:rsidRPr="4B4E5EA6">
              <w:rPr>
                <w:rFonts w:ascii="Aptos" w:eastAsia="Aptos" w:hAnsi="Aptos" w:cs="Aptos"/>
                <w:color w:val="000000" w:themeColor="text1"/>
                <w:lang w:val="es-ES"/>
              </w:rPr>
              <w:t xml:space="preserve"> cambia </w:t>
            </w:r>
            <w:r w:rsidR="4A7227C3" w:rsidRPr="5390FD94">
              <w:rPr>
                <w:rFonts w:ascii="Aptos" w:eastAsia="Aptos" w:hAnsi="Aptos" w:cs="Aptos"/>
                <w:color w:val="000000" w:themeColor="text1"/>
                <w:lang w:val="es-ES"/>
              </w:rPr>
              <w:t>a otro</w:t>
            </w:r>
            <w:r w:rsidRPr="4B4E5EA6">
              <w:rPr>
                <w:rFonts w:ascii="Aptos" w:eastAsia="Aptos" w:hAnsi="Aptos" w:cs="Aptos"/>
                <w:color w:val="000000" w:themeColor="text1"/>
                <w:lang w:val="es-ES"/>
              </w:rPr>
              <w:t xml:space="preserve"> trabajo o cuando tiene </w:t>
            </w:r>
            <w:r w:rsidR="6B0F3B14" w:rsidRPr="5390FD94">
              <w:rPr>
                <w:rFonts w:ascii="Aptos" w:eastAsia="Aptos" w:hAnsi="Aptos" w:cs="Aptos"/>
                <w:color w:val="000000" w:themeColor="text1"/>
                <w:lang w:val="es-ES"/>
              </w:rPr>
              <w:t>la</w:t>
            </w:r>
            <w:r w:rsidR="070543B1" w:rsidRPr="5390FD94">
              <w:rPr>
                <w:rFonts w:ascii="Aptos" w:eastAsia="Aptos" w:hAnsi="Aptos" w:cs="Aptos"/>
                <w:color w:val="000000" w:themeColor="text1"/>
                <w:lang w:val="es-ES"/>
              </w:rPr>
              <w:t xml:space="preserve"> </w:t>
            </w:r>
            <w:r w:rsidRPr="4B4E5EA6">
              <w:rPr>
                <w:rFonts w:ascii="Aptos" w:eastAsia="Aptos" w:hAnsi="Aptos" w:cs="Aptos"/>
                <w:color w:val="000000" w:themeColor="text1"/>
                <w:lang w:val="es-ES"/>
              </w:rPr>
              <w:t xml:space="preserve">edad suficiente para registrarse con Medicare. Esto significa que, aunque en una determinada fecha de </w:t>
            </w:r>
            <w:r w:rsidR="2A90429B" w:rsidRPr="5390FD94">
              <w:rPr>
                <w:rFonts w:ascii="Aptos" w:eastAsia="Aptos" w:hAnsi="Aptos" w:cs="Aptos"/>
                <w:color w:val="000000" w:themeColor="text1"/>
                <w:lang w:val="es-ES"/>
              </w:rPr>
              <w:t xml:space="preserve">un </w:t>
            </w:r>
            <w:r w:rsidRPr="4B4E5EA6">
              <w:rPr>
                <w:rFonts w:ascii="Aptos" w:eastAsia="Aptos" w:hAnsi="Aptos" w:cs="Aptos"/>
                <w:color w:val="000000" w:themeColor="text1"/>
                <w:lang w:val="es-ES"/>
              </w:rPr>
              <w:t xml:space="preserve">servicio estaban cubiertos por un plan, puede ser que más adelante no estén cubiertos </w:t>
            </w:r>
            <w:r w:rsidR="3B278A02" w:rsidRPr="5390FD94">
              <w:rPr>
                <w:rFonts w:ascii="Aptos" w:eastAsia="Aptos" w:hAnsi="Aptos" w:cs="Aptos"/>
                <w:color w:val="000000" w:themeColor="text1"/>
                <w:lang w:val="es-ES"/>
              </w:rPr>
              <w:t>por el mismo plan</w:t>
            </w:r>
            <w:r w:rsidR="070543B1" w:rsidRPr="5390FD94">
              <w:rPr>
                <w:rFonts w:ascii="Aptos" w:eastAsia="Aptos" w:hAnsi="Aptos" w:cs="Aptos"/>
                <w:color w:val="000000" w:themeColor="text1"/>
                <w:lang w:val="es-ES"/>
              </w:rPr>
              <w:t xml:space="preserve"> </w:t>
            </w:r>
            <w:r w:rsidRPr="4B4E5EA6">
              <w:rPr>
                <w:rFonts w:ascii="Aptos" w:eastAsia="Aptos" w:hAnsi="Aptos" w:cs="Aptos"/>
                <w:color w:val="000000" w:themeColor="text1"/>
                <w:lang w:val="es-ES"/>
              </w:rPr>
              <w:t xml:space="preserve">debido a </w:t>
            </w:r>
            <w:r w:rsidR="16A8DC3E" w:rsidRPr="5390FD94">
              <w:rPr>
                <w:rFonts w:ascii="Aptos" w:eastAsia="Aptos" w:hAnsi="Aptos" w:cs="Aptos"/>
                <w:color w:val="000000" w:themeColor="text1"/>
                <w:lang w:val="es-ES"/>
              </w:rPr>
              <w:t xml:space="preserve">los </w:t>
            </w:r>
            <w:r w:rsidRPr="4B4E5EA6">
              <w:rPr>
                <w:rFonts w:ascii="Aptos" w:eastAsia="Aptos" w:hAnsi="Aptos" w:cs="Aptos"/>
                <w:color w:val="000000" w:themeColor="text1"/>
                <w:lang w:val="es-ES"/>
              </w:rPr>
              <w:t>cambios para calificar.</w:t>
            </w:r>
          </w:p>
          <w:p w14:paraId="0DFAD277" w14:textId="733321B4" w:rsidR="00D03672" w:rsidRDefault="00D03672" w:rsidP="5F3E2B92">
            <w:pPr>
              <w:rPr>
                <w:rFonts w:ascii="Aptos" w:eastAsia="Aptos" w:hAnsi="Aptos" w:cs="Aptos"/>
                <w:color w:val="000000" w:themeColor="text1"/>
                <w:lang w:val="es-ES"/>
              </w:rPr>
            </w:pPr>
          </w:p>
          <w:p w14:paraId="16EFF36D" w14:textId="55D62CA9" w:rsidR="00D03672" w:rsidRDefault="2A7FEF75" w:rsidP="6721CB93">
            <w:pPr>
              <w:rPr>
                <w:rFonts w:ascii="Aptos" w:eastAsia="Aptos" w:hAnsi="Aptos" w:cs="Aptos"/>
                <w:color w:val="000000" w:themeColor="text1"/>
                <w:lang w:val="es-ES"/>
              </w:rPr>
            </w:pPr>
            <w:r w:rsidRPr="6721CB93">
              <w:rPr>
                <w:rFonts w:ascii="Aptos" w:eastAsia="Aptos" w:hAnsi="Aptos" w:cs="Aptos"/>
                <w:color w:val="000000" w:themeColor="text1"/>
                <w:lang w:val="es-ES"/>
              </w:rPr>
              <w:t xml:space="preserve">A veces, los problemas para calificar pueden generarse por simples errores como errores de escritura o información incorrecta en los </w:t>
            </w:r>
            <w:r w:rsidR="485B022C" w:rsidRPr="5390FD94">
              <w:rPr>
                <w:rFonts w:ascii="Aptos" w:eastAsia="Aptos" w:hAnsi="Aptos" w:cs="Aptos"/>
                <w:color w:val="000000" w:themeColor="text1"/>
                <w:lang w:val="es-ES"/>
              </w:rPr>
              <w:t>registros</w:t>
            </w:r>
            <w:r w:rsidR="070543B1" w:rsidRPr="5390FD94">
              <w:rPr>
                <w:rFonts w:ascii="Aptos" w:eastAsia="Aptos" w:hAnsi="Aptos" w:cs="Aptos"/>
                <w:color w:val="000000" w:themeColor="text1"/>
                <w:lang w:val="es-ES"/>
              </w:rPr>
              <w:t>.</w:t>
            </w:r>
            <w:r w:rsidRPr="6721CB93">
              <w:rPr>
                <w:rFonts w:ascii="Aptos" w:eastAsia="Aptos" w:hAnsi="Aptos" w:cs="Aptos"/>
                <w:color w:val="000000" w:themeColor="text1"/>
                <w:lang w:val="es-ES"/>
              </w:rPr>
              <w:t xml:space="preserve"> Por ejemplo, algo que puede generar problemas para procesar su reclamo sería que </w:t>
            </w:r>
            <w:r w:rsidR="085FB9EA" w:rsidRPr="5390FD94">
              <w:rPr>
                <w:rFonts w:ascii="Aptos" w:eastAsia="Aptos" w:hAnsi="Aptos" w:cs="Aptos"/>
                <w:color w:val="000000" w:themeColor="text1"/>
                <w:lang w:val="es-ES"/>
              </w:rPr>
              <w:t>el</w:t>
            </w:r>
            <w:r w:rsidRPr="6721CB93">
              <w:rPr>
                <w:rFonts w:ascii="Aptos" w:eastAsia="Aptos" w:hAnsi="Aptos" w:cs="Aptos"/>
                <w:color w:val="000000" w:themeColor="text1"/>
                <w:lang w:val="es-ES"/>
              </w:rPr>
              <w:t xml:space="preserve"> nombre </w:t>
            </w:r>
            <w:r w:rsidR="085FB9EA" w:rsidRPr="5390FD94">
              <w:rPr>
                <w:rFonts w:ascii="Aptos" w:eastAsia="Aptos" w:hAnsi="Aptos" w:cs="Aptos"/>
                <w:color w:val="000000" w:themeColor="text1"/>
                <w:lang w:val="es-ES"/>
              </w:rPr>
              <w:t>de una persona</w:t>
            </w:r>
            <w:r w:rsidR="070543B1" w:rsidRPr="5390FD94">
              <w:rPr>
                <w:rFonts w:ascii="Aptos" w:eastAsia="Aptos" w:hAnsi="Aptos" w:cs="Aptos"/>
                <w:color w:val="000000" w:themeColor="text1"/>
                <w:lang w:val="es-ES"/>
              </w:rPr>
              <w:t xml:space="preserve"> </w:t>
            </w:r>
            <w:r w:rsidRPr="6721CB93">
              <w:rPr>
                <w:rFonts w:ascii="Aptos" w:eastAsia="Aptos" w:hAnsi="Aptos" w:cs="Aptos"/>
                <w:color w:val="000000" w:themeColor="text1"/>
                <w:lang w:val="es-ES"/>
              </w:rPr>
              <w:t xml:space="preserve">no </w:t>
            </w:r>
            <w:r w:rsidR="0AAE37D2" w:rsidRPr="5390FD94">
              <w:rPr>
                <w:rFonts w:ascii="Aptos" w:eastAsia="Aptos" w:hAnsi="Aptos" w:cs="Aptos"/>
                <w:color w:val="000000" w:themeColor="text1"/>
                <w:lang w:val="es-ES"/>
              </w:rPr>
              <w:t>concuerda</w:t>
            </w:r>
            <w:r w:rsidRPr="6721CB93">
              <w:rPr>
                <w:rFonts w:ascii="Aptos" w:eastAsia="Aptos" w:hAnsi="Aptos" w:cs="Aptos"/>
                <w:color w:val="000000" w:themeColor="text1"/>
                <w:lang w:val="es-ES"/>
              </w:rPr>
              <w:t xml:space="preserve"> entre </w:t>
            </w:r>
            <w:r w:rsidR="070543B1" w:rsidRPr="5390FD94">
              <w:rPr>
                <w:rFonts w:ascii="Aptos" w:eastAsia="Aptos" w:hAnsi="Aptos" w:cs="Aptos"/>
                <w:color w:val="000000" w:themeColor="text1"/>
                <w:lang w:val="es-ES"/>
              </w:rPr>
              <w:t>lo</w:t>
            </w:r>
            <w:r w:rsidR="50E4E659" w:rsidRPr="5390FD94">
              <w:rPr>
                <w:rFonts w:ascii="Aptos" w:eastAsia="Aptos" w:hAnsi="Aptos" w:cs="Aptos"/>
                <w:color w:val="000000" w:themeColor="text1"/>
                <w:lang w:val="es-ES"/>
              </w:rPr>
              <w:t>s registros de</w:t>
            </w:r>
            <w:r w:rsidRPr="6721CB93">
              <w:rPr>
                <w:rFonts w:ascii="Aptos" w:eastAsia="Aptos" w:hAnsi="Aptos" w:cs="Aptos"/>
                <w:color w:val="000000" w:themeColor="text1"/>
                <w:lang w:val="es-ES"/>
              </w:rPr>
              <w:t xml:space="preserve"> un proveedor y </w:t>
            </w:r>
            <w:r w:rsidR="70899201" w:rsidRPr="5390FD94">
              <w:rPr>
                <w:rFonts w:ascii="Aptos" w:eastAsia="Aptos" w:hAnsi="Aptos" w:cs="Aptos"/>
                <w:color w:val="000000" w:themeColor="text1"/>
                <w:lang w:val="es-ES"/>
              </w:rPr>
              <w:t>de</w:t>
            </w:r>
            <w:r w:rsidRPr="6721CB93">
              <w:rPr>
                <w:rFonts w:ascii="Aptos" w:eastAsia="Aptos" w:hAnsi="Aptos" w:cs="Aptos"/>
                <w:color w:val="000000" w:themeColor="text1"/>
                <w:lang w:val="es-ES"/>
              </w:rPr>
              <w:t xml:space="preserve"> un plan de seguro</w:t>
            </w:r>
            <w:r w:rsidR="0F5F2548" w:rsidRPr="462594F0">
              <w:rPr>
                <w:rFonts w:ascii="Aptos" w:eastAsia="Aptos" w:hAnsi="Aptos" w:cs="Aptos"/>
                <w:color w:val="000000" w:themeColor="text1"/>
                <w:lang w:val="es-ES"/>
              </w:rPr>
              <w:t>.</w:t>
            </w:r>
          </w:p>
          <w:p w14:paraId="5AD44706" w14:textId="1D92731D" w:rsidR="00D03672" w:rsidRDefault="00D03672" w:rsidP="462594F0">
            <w:pPr>
              <w:rPr>
                <w:rFonts w:ascii="Aptos" w:eastAsia="Aptos" w:hAnsi="Aptos" w:cs="Aptos"/>
                <w:color w:val="000000" w:themeColor="text1"/>
                <w:lang w:val="es-ES"/>
              </w:rPr>
            </w:pPr>
          </w:p>
          <w:p w14:paraId="5D1C8DFF" w14:textId="489FCC31" w:rsidR="00D03672" w:rsidRDefault="2A7FEF75" w:rsidP="6721CB93">
            <w:pPr>
              <w:rPr>
                <w:rFonts w:ascii="Aptos" w:eastAsia="Aptos" w:hAnsi="Aptos" w:cs="Aptos"/>
                <w:color w:val="000000" w:themeColor="text1"/>
                <w:lang w:val="es-ES"/>
              </w:rPr>
            </w:pPr>
            <w:r w:rsidRPr="6721CB93">
              <w:rPr>
                <w:rFonts w:ascii="Aptos" w:eastAsia="Aptos" w:hAnsi="Aptos" w:cs="Aptos"/>
                <w:color w:val="000000" w:themeColor="text1"/>
                <w:lang w:val="es-ES"/>
              </w:rPr>
              <w:t>Por suerte, hay cosas que puede hacer para evitar estos problemas.</w:t>
            </w:r>
          </w:p>
          <w:p w14:paraId="5D251D10" w14:textId="215DFF24" w:rsidR="00D03672" w:rsidRPr="0090286E" w:rsidRDefault="00D03672" w:rsidP="6721CB93">
            <w:pPr>
              <w:rPr>
                <w:rFonts w:ascii="Aptos" w:eastAsia="Aptos" w:hAnsi="Aptos" w:cs="Aptos"/>
                <w:lang w:val="es-US"/>
              </w:rPr>
            </w:pPr>
          </w:p>
          <w:p w14:paraId="4B35605A" w14:textId="08D3E614" w:rsidR="00D03672" w:rsidRDefault="2146F3BF" w:rsidP="462594F0">
            <w:pPr>
              <w:rPr>
                <w:rFonts w:ascii="Aptos" w:eastAsia="Aptos" w:hAnsi="Aptos" w:cs="Aptos"/>
                <w:color w:val="000000" w:themeColor="text1"/>
                <w:lang w:val="es-ES"/>
              </w:rPr>
            </w:pPr>
            <w:r w:rsidRPr="5390FD94">
              <w:rPr>
                <w:rFonts w:ascii="Aptos" w:eastAsia="Aptos" w:hAnsi="Aptos" w:cs="Aptos"/>
                <w:color w:val="000000" w:themeColor="text1"/>
                <w:lang w:val="es-ES"/>
              </w:rPr>
              <w:t xml:space="preserve">En primer lugar, informe a su médico, hospital o proveedor de cualquier cambio en la cobertura de su seguro y de cuándo </w:t>
            </w:r>
            <w:r w:rsidR="479DE58C" w:rsidRPr="5390FD94">
              <w:rPr>
                <w:rFonts w:ascii="Aptos" w:eastAsia="Aptos" w:hAnsi="Aptos" w:cs="Aptos"/>
                <w:color w:val="000000" w:themeColor="text1"/>
                <w:lang w:val="es-ES"/>
              </w:rPr>
              <w:t>entr</w:t>
            </w:r>
            <w:r w:rsidR="511E9CFF" w:rsidRPr="5390FD94">
              <w:rPr>
                <w:rFonts w:ascii="Aptos" w:eastAsia="Aptos" w:hAnsi="Aptos" w:cs="Aptos"/>
                <w:color w:val="000000" w:themeColor="text1"/>
                <w:lang w:val="es-ES"/>
              </w:rPr>
              <w:t>ó</w:t>
            </w:r>
            <w:r w:rsidR="3529538A" w:rsidRPr="5390FD94">
              <w:rPr>
                <w:rFonts w:ascii="Aptos" w:eastAsia="Aptos" w:hAnsi="Aptos" w:cs="Aptos"/>
                <w:color w:val="000000" w:themeColor="text1"/>
                <w:lang w:val="es-ES"/>
              </w:rPr>
              <w:t xml:space="preserve"> </w:t>
            </w:r>
            <w:r w:rsidR="3D0B8F56" w:rsidRPr="5390FD94">
              <w:rPr>
                <w:rFonts w:ascii="Aptos" w:eastAsia="Aptos" w:hAnsi="Aptos" w:cs="Aptos"/>
                <w:color w:val="000000" w:themeColor="text1"/>
                <w:lang w:val="es-ES"/>
              </w:rPr>
              <w:t>en vigor</w:t>
            </w:r>
            <w:r w:rsidRPr="5390FD94">
              <w:rPr>
                <w:rFonts w:ascii="Aptos" w:eastAsia="Aptos" w:hAnsi="Aptos" w:cs="Aptos"/>
                <w:color w:val="000000" w:themeColor="text1"/>
                <w:lang w:val="es-ES"/>
              </w:rPr>
              <w:t>.</w:t>
            </w:r>
          </w:p>
          <w:p w14:paraId="14ADAF44" w14:textId="15E6E0F1" w:rsidR="00D03672" w:rsidRPr="0090286E" w:rsidRDefault="00D03672" w:rsidP="2B808FF9">
            <w:pPr>
              <w:rPr>
                <w:rFonts w:ascii="Aptos" w:eastAsia="Aptos" w:hAnsi="Aptos" w:cs="Aptos"/>
                <w:color w:val="000000" w:themeColor="text1"/>
                <w:lang w:val="es-US"/>
              </w:rPr>
            </w:pPr>
          </w:p>
          <w:p w14:paraId="4F2EAA97" w14:textId="6CCCDBF5" w:rsidR="00D03672" w:rsidRPr="0090286E" w:rsidRDefault="664F5DEE" w:rsidP="462594F0">
            <w:pPr>
              <w:rPr>
                <w:rFonts w:ascii="Aptos" w:eastAsia="Aptos" w:hAnsi="Aptos" w:cs="Aptos"/>
                <w:color w:val="000000" w:themeColor="text1"/>
                <w:lang w:val="es-US"/>
              </w:rPr>
            </w:pPr>
            <w:r w:rsidRPr="34290195">
              <w:rPr>
                <w:rFonts w:ascii="Aptos" w:eastAsia="Aptos" w:hAnsi="Aptos" w:cs="Aptos"/>
                <w:color w:val="000000" w:themeColor="text1"/>
                <w:lang w:val="es-US"/>
              </w:rPr>
              <w:t xml:space="preserve">Después de esto, asegúrese de que su plan de seguro y sus proveedores tienen el nombre </w:t>
            </w:r>
            <w:r w:rsidR="6E3FFCA7" w:rsidRPr="34290195">
              <w:rPr>
                <w:rFonts w:ascii="Aptos" w:eastAsia="Aptos" w:hAnsi="Aptos" w:cs="Aptos"/>
                <w:color w:val="000000" w:themeColor="text1"/>
                <w:lang w:val="es-US"/>
              </w:rPr>
              <w:t>y la información de</w:t>
            </w:r>
            <w:r w:rsidRPr="34290195">
              <w:rPr>
                <w:rFonts w:ascii="Aptos" w:eastAsia="Aptos" w:hAnsi="Aptos" w:cs="Aptos"/>
                <w:color w:val="000000" w:themeColor="text1"/>
                <w:lang w:val="es-US"/>
              </w:rPr>
              <w:t xml:space="preserve"> identificación</w:t>
            </w:r>
            <w:r w:rsidR="7A3205D9" w:rsidRPr="34290195">
              <w:rPr>
                <w:rFonts w:ascii="Aptos" w:eastAsia="Aptos" w:hAnsi="Aptos" w:cs="Aptos"/>
                <w:color w:val="000000" w:themeColor="text1"/>
                <w:lang w:val="es-US"/>
              </w:rPr>
              <w:t xml:space="preserve"> correcta</w:t>
            </w:r>
            <w:r w:rsidR="6502886C" w:rsidRPr="34290195">
              <w:rPr>
                <w:rFonts w:ascii="Aptos" w:eastAsia="Aptos" w:hAnsi="Aptos" w:cs="Aptos"/>
                <w:color w:val="000000" w:themeColor="text1"/>
                <w:lang w:val="es-US"/>
              </w:rPr>
              <w:t>.</w:t>
            </w:r>
            <w:r w:rsidRPr="34290195">
              <w:rPr>
                <w:rFonts w:ascii="Aptos" w:eastAsia="Aptos" w:hAnsi="Aptos" w:cs="Aptos"/>
                <w:color w:val="000000" w:themeColor="text1"/>
                <w:lang w:val="es-US"/>
              </w:rPr>
              <w:t xml:space="preserve"> Incluya </w:t>
            </w:r>
            <w:r w:rsidR="00A5F5D0" w:rsidRPr="34290195">
              <w:rPr>
                <w:rFonts w:ascii="Aptos" w:eastAsia="Aptos" w:hAnsi="Aptos" w:cs="Aptos"/>
                <w:color w:val="000000" w:themeColor="text1"/>
                <w:lang w:val="es-US"/>
              </w:rPr>
              <w:t>variaciones, por ejemplo</w:t>
            </w:r>
            <w:r w:rsidR="6502886C" w:rsidRPr="34290195">
              <w:rPr>
                <w:rFonts w:ascii="Aptos" w:eastAsia="Aptos" w:hAnsi="Aptos" w:cs="Aptos"/>
                <w:color w:val="000000" w:themeColor="text1"/>
                <w:lang w:val="es-US"/>
              </w:rPr>
              <w:t xml:space="preserve"> </w:t>
            </w:r>
            <w:r w:rsidR="677C224E" w:rsidRPr="34290195">
              <w:rPr>
                <w:rFonts w:ascii="Aptos" w:eastAsia="Aptos" w:hAnsi="Aptos" w:cs="Aptos"/>
                <w:color w:val="000000" w:themeColor="text1"/>
                <w:lang w:val="es-US"/>
              </w:rPr>
              <w:t xml:space="preserve">si tiene </w:t>
            </w:r>
            <w:r w:rsidR="6502886C" w:rsidRPr="34290195">
              <w:rPr>
                <w:rFonts w:ascii="Aptos" w:eastAsia="Aptos" w:hAnsi="Aptos" w:cs="Aptos"/>
                <w:color w:val="000000" w:themeColor="text1"/>
                <w:lang w:val="es-US"/>
              </w:rPr>
              <w:t xml:space="preserve">apodos o </w:t>
            </w:r>
            <w:r w:rsidR="1F95F88B" w:rsidRPr="34290195">
              <w:rPr>
                <w:rFonts w:ascii="Aptos" w:eastAsia="Aptos" w:hAnsi="Aptos" w:cs="Aptos"/>
                <w:color w:val="000000" w:themeColor="text1"/>
                <w:lang w:val="es-US"/>
              </w:rPr>
              <w:t xml:space="preserve">si </w:t>
            </w:r>
            <w:r w:rsidR="60EF2F54" w:rsidRPr="34290195">
              <w:rPr>
                <w:rFonts w:ascii="Aptos" w:eastAsia="Aptos" w:hAnsi="Aptos" w:cs="Aptos"/>
                <w:color w:val="000000" w:themeColor="text1"/>
                <w:lang w:val="es-US"/>
              </w:rPr>
              <w:t>llevan</w:t>
            </w:r>
            <w:r w:rsidR="6502886C" w:rsidRPr="34290195">
              <w:rPr>
                <w:rFonts w:ascii="Aptos" w:eastAsia="Aptos" w:hAnsi="Aptos" w:cs="Aptos"/>
                <w:color w:val="000000" w:themeColor="text1"/>
                <w:lang w:val="es-US"/>
              </w:rPr>
              <w:t xml:space="preserve"> “junior” o “senior”</w:t>
            </w:r>
            <w:r w:rsidR="65272DAD" w:rsidRPr="34290195">
              <w:rPr>
                <w:rFonts w:ascii="Aptos" w:eastAsia="Aptos" w:hAnsi="Aptos" w:cs="Aptos"/>
                <w:color w:val="000000" w:themeColor="text1"/>
                <w:lang w:val="es-US"/>
              </w:rPr>
              <w:t xml:space="preserve"> </w:t>
            </w:r>
            <w:r w:rsidR="3C780AC9" w:rsidRPr="34290195">
              <w:rPr>
                <w:rFonts w:ascii="Aptos" w:eastAsia="Aptos" w:hAnsi="Aptos" w:cs="Aptos"/>
                <w:color w:val="000000" w:themeColor="text1"/>
                <w:lang w:val="es-US"/>
              </w:rPr>
              <w:t>después</w:t>
            </w:r>
            <w:r w:rsidR="65272DAD" w:rsidRPr="34290195">
              <w:rPr>
                <w:rFonts w:ascii="Aptos" w:eastAsia="Aptos" w:hAnsi="Aptos" w:cs="Aptos"/>
                <w:color w:val="000000" w:themeColor="text1"/>
                <w:lang w:val="es-US"/>
              </w:rPr>
              <w:t xml:space="preserve"> de su nombre</w:t>
            </w:r>
            <w:r w:rsidR="6502886C" w:rsidRPr="34290195">
              <w:rPr>
                <w:rFonts w:ascii="Aptos" w:eastAsia="Aptos" w:hAnsi="Aptos" w:cs="Aptos"/>
                <w:color w:val="000000" w:themeColor="text1"/>
                <w:lang w:val="es-US"/>
              </w:rPr>
              <w:t>.</w:t>
            </w:r>
          </w:p>
          <w:p w14:paraId="15AEA41C" w14:textId="64ADA41C" w:rsidR="00D03672" w:rsidRPr="0090286E" w:rsidRDefault="00D03672" w:rsidP="2B808FF9">
            <w:pPr>
              <w:rPr>
                <w:rFonts w:ascii="Aptos" w:eastAsia="Aptos" w:hAnsi="Aptos" w:cs="Aptos"/>
                <w:color w:val="000000" w:themeColor="text1"/>
                <w:lang w:val="es-US"/>
              </w:rPr>
            </w:pPr>
          </w:p>
          <w:p w14:paraId="42B6097B" w14:textId="30775355" w:rsidR="00D03672" w:rsidRPr="00822431" w:rsidRDefault="2146F3BF">
            <w:pPr>
              <w:rPr>
                <w:rFonts w:ascii="Aptos" w:eastAsia="Aptos" w:hAnsi="Aptos" w:cs="Aptos"/>
                <w:color w:val="000000" w:themeColor="text1"/>
                <w:lang w:val="es-US"/>
              </w:rPr>
            </w:pPr>
            <w:r w:rsidRPr="00822431">
              <w:rPr>
                <w:rFonts w:ascii="Aptos" w:eastAsia="Aptos" w:hAnsi="Aptos" w:cs="Aptos"/>
                <w:color w:val="000000" w:themeColor="text1"/>
                <w:lang w:val="es-US"/>
              </w:rPr>
              <w:t xml:space="preserve">Por último, responda </w:t>
            </w:r>
            <w:r w:rsidR="589683F6" w:rsidRPr="5390FD94">
              <w:rPr>
                <w:rFonts w:ascii="Aptos" w:eastAsia="Aptos" w:hAnsi="Aptos" w:cs="Aptos"/>
                <w:color w:val="000000" w:themeColor="text1"/>
                <w:lang w:val="es-US"/>
              </w:rPr>
              <w:t>de manera inmediata</w:t>
            </w:r>
            <w:r w:rsidR="00EB6484" w:rsidRPr="5390FD94">
              <w:rPr>
                <w:rFonts w:ascii="Aptos" w:eastAsia="Aptos" w:hAnsi="Aptos" w:cs="Aptos"/>
                <w:color w:val="000000" w:themeColor="text1"/>
                <w:lang w:val="es-US"/>
              </w:rPr>
              <w:t xml:space="preserve"> si</w:t>
            </w:r>
            <w:r w:rsidRPr="00822431">
              <w:rPr>
                <w:rFonts w:ascii="Aptos" w:eastAsia="Aptos" w:hAnsi="Aptos" w:cs="Aptos"/>
                <w:color w:val="000000" w:themeColor="text1"/>
                <w:lang w:val="es-US"/>
              </w:rPr>
              <w:t xml:space="preserve"> le </w:t>
            </w:r>
            <w:r w:rsidR="3529538A" w:rsidRPr="5390FD94">
              <w:rPr>
                <w:rFonts w:ascii="Aptos" w:eastAsia="Aptos" w:hAnsi="Aptos" w:cs="Aptos"/>
                <w:color w:val="000000" w:themeColor="text1"/>
                <w:lang w:val="es-US"/>
              </w:rPr>
              <w:t>pid</w:t>
            </w:r>
            <w:r w:rsidR="23F5FBF3" w:rsidRPr="5390FD94">
              <w:rPr>
                <w:rFonts w:ascii="Aptos" w:eastAsia="Aptos" w:hAnsi="Aptos" w:cs="Aptos"/>
                <w:color w:val="000000" w:themeColor="text1"/>
                <w:lang w:val="es-US"/>
              </w:rPr>
              <w:t>e</w:t>
            </w:r>
            <w:r w:rsidR="3529538A" w:rsidRPr="5390FD94">
              <w:rPr>
                <w:rFonts w:ascii="Aptos" w:eastAsia="Aptos" w:hAnsi="Aptos" w:cs="Aptos"/>
                <w:color w:val="000000" w:themeColor="text1"/>
                <w:lang w:val="es-US"/>
              </w:rPr>
              <w:t>n</w:t>
            </w:r>
            <w:r w:rsidRPr="00822431">
              <w:rPr>
                <w:rFonts w:ascii="Aptos" w:eastAsia="Aptos" w:hAnsi="Aptos" w:cs="Aptos"/>
                <w:color w:val="000000" w:themeColor="text1"/>
                <w:lang w:val="es-US"/>
              </w:rPr>
              <w:t xml:space="preserve"> información de su proveedor o de su compañía de seguros.</w:t>
            </w:r>
          </w:p>
        </w:tc>
      </w:tr>
    </w:tbl>
    <w:p w14:paraId="6900742C" w14:textId="77777777" w:rsidR="00AF5FFD" w:rsidRPr="00822431" w:rsidRDefault="00AF5FFD" w:rsidP="56E37FF0">
      <w:pPr>
        <w:rPr>
          <w:lang w:val="es-US"/>
        </w:rPr>
      </w:pPr>
    </w:p>
    <w:p w14:paraId="5F1ABF3A" w14:textId="60070D99" w:rsidR="00741DFC" w:rsidRPr="00822431" w:rsidRDefault="00741DFC" w:rsidP="00E33ADC">
      <w:pPr>
        <w:rPr>
          <w:lang w:val="es-US"/>
        </w:rPr>
      </w:pPr>
    </w:p>
    <w:p w14:paraId="405044D5" w14:textId="4F4D284E" w:rsidR="00636246" w:rsidRDefault="00F8700B" w:rsidP="00E33ADC">
      <w:pPr>
        <w:pStyle w:val="Heading1"/>
        <w:spacing w:before="0" w:after="0"/>
      </w:pPr>
      <w:bookmarkStart w:id="161" w:name="_Toc200962908"/>
      <w:r>
        <w:t xml:space="preserve">LEARN ABOUT </w:t>
      </w:r>
      <w:r w:rsidR="00636246" w:rsidRPr="00636246">
        <w:t>FINANCIAL ASSISTANCE</w:t>
      </w:r>
      <w:r w:rsidR="00D538E5">
        <w:t xml:space="preserve"> OPTIONS</w:t>
      </w:r>
      <w:r w:rsidR="00636246" w:rsidRPr="00636246">
        <w:t xml:space="preserve"> PAGE</w:t>
      </w:r>
      <w:bookmarkEnd w:id="161"/>
    </w:p>
    <w:p w14:paraId="752CCA60" w14:textId="77777777" w:rsidR="004D0AA1" w:rsidRDefault="004D0AA1" w:rsidP="004D0AA1">
      <w:pPr>
        <w:shd w:val="clear" w:color="auto" w:fill="E8E8E8" w:themeFill="background2"/>
        <w:rPr>
          <w:b/>
          <w:bCs/>
        </w:rPr>
      </w:pPr>
      <w:r>
        <w:rPr>
          <w:b/>
          <w:bCs/>
        </w:rPr>
        <w:t>Page Outline</w:t>
      </w:r>
    </w:p>
    <w:p w14:paraId="6C500491" w14:textId="4D2DD1B8" w:rsidR="00A7071C" w:rsidRDefault="00D538E5" w:rsidP="000B1916">
      <w:pPr>
        <w:pStyle w:val="ListParagraph"/>
        <w:numPr>
          <w:ilvl w:val="0"/>
          <w:numId w:val="18"/>
        </w:numPr>
        <w:shd w:val="clear" w:color="auto" w:fill="E8E8E8" w:themeFill="background2"/>
      </w:pPr>
      <w:r>
        <w:t xml:space="preserve">Financial Assistance Options </w:t>
      </w:r>
      <w:r w:rsidR="00A7071C">
        <w:t>Short intro (text)</w:t>
      </w:r>
    </w:p>
    <w:p w14:paraId="525CADB3" w14:textId="76F67D38" w:rsidR="004D0AA1" w:rsidRPr="00BE3627" w:rsidRDefault="00D538E5" w:rsidP="000B1916">
      <w:pPr>
        <w:pStyle w:val="ListParagraph"/>
        <w:numPr>
          <w:ilvl w:val="0"/>
          <w:numId w:val="18"/>
        </w:numPr>
        <w:shd w:val="clear" w:color="auto" w:fill="E8E8E8" w:themeFill="background2"/>
      </w:pPr>
      <w:r>
        <w:t>Financial Assistance Options</w:t>
      </w:r>
      <w:r w:rsidR="003D10FF" w:rsidRPr="00BE3627">
        <w:t xml:space="preserve"> </w:t>
      </w:r>
      <w:r w:rsidR="00A7071C">
        <w:t>(video)</w:t>
      </w:r>
    </w:p>
    <w:p w14:paraId="4C34AA0F" w14:textId="2F998131" w:rsidR="003D10FF" w:rsidRDefault="00CD1880" w:rsidP="000B1916">
      <w:pPr>
        <w:pStyle w:val="ListParagraph"/>
        <w:numPr>
          <w:ilvl w:val="0"/>
          <w:numId w:val="18"/>
        </w:numPr>
        <w:shd w:val="clear" w:color="auto" w:fill="E8E8E8" w:themeFill="background2"/>
      </w:pPr>
      <w:r>
        <w:t>Insurance Options</w:t>
      </w:r>
      <w:r w:rsidR="003D10FF" w:rsidRPr="00BE3627">
        <w:t xml:space="preserve"> </w:t>
      </w:r>
      <w:r w:rsidR="00A7071C">
        <w:t xml:space="preserve"> (</w:t>
      </w:r>
      <w:r w:rsidR="003D10FF" w:rsidRPr="00BE3627">
        <w:t>text with descriptions of each method</w:t>
      </w:r>
      <w:r w:rsidR="00A7071C">
        <w:t>)</w:t>
      </w:r>
    </w:p>
    <w:p w14:paraId="058594C0" w14:textId="59BA10D8" w:rsidR="00CD1880" w:rsidRDefault="00CD1880" w:rsidP="000B1916">
      <w:pPr>
        <w:pStyle w:val="ListParagraph"/>
        <w:numPr>
          <w:ilvl w:val="0"/>
          <w:numId w:val="18"/>
        </w:numPr>
        <w:shd w:val="clear" w:color="auto" w:fill="E8E8E8" w:themeFill="background2"/>
      </w:pPr>
      <w:r>
        <w:t>Other Financial Assistance Options (text with descriptions of each option)</w:t>
      </w:r>
    </w:p>
    <w:p w14:paraId="2C6E5A5B" w14:textId="59E64A84" w:rsidR="00CD1880" w:rsidRPr="00BE3627" w:rsidRDefault="00CD1880" w:rsidP="000B1916">
      <w:pPr>
        <w:pStyle w:val="ListParagraph"/>
        <w:numPr>
          <w:ilvl w:val="0"/>
          <w:numId w:val="18"/>
        </w:numPr>
        <w:shd w:val="clear" w:color="auto" w:fill="E8E8E8" w:themeFill="background2"/>
      </w:pPr>
      <w:r>
        <w:t>Need Help? (text)</w:t>
      </w:r>
    </w:p>
    <w:p w14:paraId="48808A5D" w14:textId="77777777" w:rsidR="004D0AA1" w:rsidRDefault="004D0AA1" w:rsidP="004D0AA1">
      <w:pPr>
        <w:shd w:val="clear" w:color="auto" w:fill="E8E8E8" w:themeFill="background2"/>
        <w:rPr>
          <w:b/>
          <w:bCs/>
        </w:rPr>
      </w:pPr>
    </w:p>
    <w:p w14:paraId="1BDBC09E" w14:textId="23C8D470" w:rsidR="00A83644" w:rsidRDefault="00A83644" w:rsidP="00A83644">
      <w:pPr>
        <w:shd w:val="clear" w:color="auto" w:fill="E8E8E8" w:themeFill="background2"/>
      </w:pPr>
      <w:r>
        <w:rPr>
          <w:b/>
          <w:bCs/>
        </w:rPr>
        <w:t xml:space="preserve">Availability: </w:t>
      </w:r>
      <w:r>
        <w:t>Before login</w:t>
      </w:r>
    </w:p>
    <w:p w14:paraId="587934E1" w14:textId="77777777" w:rsidR="00A83644" w:rsidRDefault="00A83644" w:rsidP="00A83644">
      <w:pPr>
        <w:shd w:val="clear" w:color="auto" w:fill="E8E8E8" w:themeFill="background2"/>
      </w:pPr>
    </w:p>
    <w:p w14:paraId="34B55F9F" w14:textId="74D20F59" w:rsidR="004D0AA1" w:rsidRPr="00CD1880" w:rsidRDefault="004D0AA1" w:rsidP="00CD1880">
      <w:pPr>
        <w:shd w:val="clear" w:color="auto" w:fill="E8E8E8" w:themeFill="background2"/>
        <w:rPr>
          <w:b/>
          <w:bCs/>
        </w:rPr>
      </w:pPr>
      <w:r w:rsidRPr="0000238D">
        <w:rPr>
          <w:b/>
          <w:bCs/>
        </w:rPr>
        <w:t xml:space="preserve">Dev Notes: </w:t>
      </w:r>
    </w:p>
    <w:p w14:paraId="2D22151B" w14:textId="77777777" w:rsidR="004D0AA1" w:rsidRPr="000B64A4" w:rsidRDefault="004D0AA1" w:rsidP="004D0AA1">
      <w:pPr>
        <w:shd w:val="clear" w:color="auto" w:fill="E8E8E8" w:themeFill="background2"/>
      </w:pPr>
    </w:p>
    <w:p w14:paraId="0F906515" w14:textId="77777777" w:rsidR="004D0AA1" w:rsidRDefault="004D0AA1" w:rsidP="004D0AA1">
      <w:pPr>
        <w:shd w:val="clear" w:color="auto" w:fill="E8E8E8" w:themeFill="background2"/>
        <w:rPr>
          <w:b/>
          <w:bCs/>
        </w:rPr>
      </w:pPr>
      <w:r w:rsidRPr="00F31035">
        <w:rPr>
          <w:b/>
          <w:bCs/>
        </w:rPr>
        <w:t>Objectives: patient will be able to</w:t>
      </w:r>
      <w:r>
        <w:rPr>
          <w:b/>
          <w:bCs/>
        </w:rPr>
        <w:t>…</w:t>
      </w:r>
    </w:p>
    <w:p w14:paraId="31A6F922" w14:textId="729A2A54" w:rsidR="00DA6226" w:rsidRPr="00DA6226" w:rsidRDefault="00DA6226" w:rsidP="000B1916">
      <w:pPr>
        <w:pStyle w:val="ListParagraph"/>
        <w:numPr>
          <w:ilvl w:val="0"/>
          <w:numId w:val="24"/>
        </w:numPr>
        <w:shd w:val="clear" w:color="auto" w:fill="E8E8E8" w:themeFill="background2"/>
        <w:rPr>
          <w:b/>
          <w:bCs/>
        </w:rPr>
      </w:pPr>
      <w:r>
        <w:t xml:space="preserve">Identify </w:t>
      </w:r>
      <w:r w:rsidR="00FD160E">
        <w:t>5</w:t>
      </w:r>
      <w:r w:rsidR="00860F27">
        <w:t xml:space="preserve"> financial </w:t>
      </w:r>
      <w:r w:rsidR="008D17CE">
        <w:t xml:space="preserve">assistance </w:t>
      </w:r>
      <w:r w:rsidR="00860F27">
        <w:t xml:space="preserve">opportunities that may help avoid medical debt: </w:t>
      </w:r>
    </w:p>
    <w:p w14:paraId="65A81733" w14:textId="1DAD7571" w:rsidR="002619A6" w:rsidRPr="002619A6" w:rsidRDefault="002619A6" w:rsidP="000B1916">
      <w:pPr>
        <w:pStyle w:val="ListParagraph"/>
        <w:numPr>
          <w:ilvl w:val="1"/>
          <w:numId w:val="24"/>
        </w:numPr>
        <w:shd w:val="clear" w:color="auto" w:fill="E8E8E8" w:themeFill="background2"/>
        <w:rPr>
          <w:b/>
          <w:bCs/>
        </w:rPr>
      </w:pPr>
      <w:r>
        <w:t>Insurance</w:t>
      </w:r>
    </w:p>
    <w:p w14:paraId="78D165DC" w14:textId="4D41AB17" w:rsidR="002619A6" w:rsidRPr="002619A6" w:rsidRDefault="002619A6" w:rsidP="000B1916">
      <w:pPr>
        <w:pStyle w:val="ListParagraph"/>
        <w:numPr>
          <w:ilvl w:val="1"/>
          <w:numId w:val="24"/>
        </w:numPr>
        <w:shd w:val="clear" w:color="auto" w:fill="E8E8E8" w:themeFill="background2"/>
        <w:rPr>
          <w:b/>
          <w:bCs/>
        </w:rPr>
      </w:pPr>
      <w:r>
        <w:t>Standard discounts</w:t>
      </w:r>
    </w:p>
    <w:p w14:paraId="16FEAD58" w14:textId="51F5B0A3" w:rsidR="002619A6" w:rsidRPr="002619A6" w:rsidRDefault="002619A6" w:rsidP="000B1916">
      <w:pPr>
        <w:pStyle w:val="ListParagraph"/>
        <w:numPr>
          <w:ilvl w:val="1"/>
          <w:numId w:val="24"/>
        </w:numPr>
        <w:shd w:val="clear" w:color="auto" w:fill="E8E8E8" w:themeFill="background2"/>
        <w:rPr>
          <w:b/>
          <w:bCs/>
        </w:rPr>
      </w:pPr>
      <w:r>
        <w:t>Payment plans</w:t>
      </w:r>
    </w:p>
    <w:p w14:paraId="0F08EE18" w14:textId="451F72C7" w:rsidR="002619A6" w:rsidRPr="002619A6" w:rsidRDefault="002619A6" w:rsidP="000B1916">
      <w:pPr>
        <w:pStyle w:val="ListParagraph"/>
        <w:numPr>
          <w:ilvl w:val="1"/>
          <w:numId w:val="24"/>
        </w:numPr>
        <w:shd w:val="clear" w:color="auto" w:fill="E8E8E8" w:themeFill="background2"/>
        <w:rPr>
          <w:b/>
          <w:bCs/>
        </w:rPr>
      </w:pPr>
      <w:r>
        <w:t>Financial assistance</w:t>
      </w:r>
    </w:p>
    <w:p w14:paraId="5A39E4EB" w14:textId="318DE589" w:rsidR="002619A6" w:rsidRPr="00A7071C" w:rsidRDefault="00217E45" w:rsidP="000B1916">
      <w:pPr>
        <w:pStyle w:val="ListParagraph"/>
        <w:numPr>
          <w:ilvl w:val="1"/>
          <w:numId w:val="24"/>
        </w:numPr>
        <w:shd w:val="clear" w:color="auto" w:fill="E8E8E8" w:themeFill="background2"/>
        <w:rPr>
          <w:b/>
          <w:bCs/>
        </w:rPr>
      </w:pPr>
      <w:r>
        <w:t>Other</w:t>
      </w:r>
      <w:r w:rsidR="002619A6">
        <w:t xml:space="preserve"> resources</w:t>
      </w:r>
    </w:p>
    <w:p w14:paraId="3DE7F9B7" w14:textId="4712880C" w:rsidR="00A7071C" w:rsidRPr="00DA6226" w:rsidRDefault="00A7071C" w:rsidP="000B1916">
      <w:pPr>
        <w:pStyle w:val="ListParagraph"/>
        <w:numPr>
          <w:ilvl w:val="0"/>
          <w:numId w:val="24"/>
        </w:numPr>
        <w:shd w:val="clear" w:color="auto" w:fill="E8E8E8" w:themeFill="background2"/>
        <w:rPr>
          <w:b/>
          <w:bCs/>
        </w:rPr>
      </w:pPr>
      <w:r>
        <w:t xml:space="preserve">Explain </w:t>
      </w:r>
      <w:r w:rsidR="00CF125F">
        <w:t>how to find more information or take action on each opportunity.</w:t>
      </w:r>
    </w:p>
    <w:p w14:paraId="00ADA606" w14:textId="77777777" w:rsidR="009B2875" w:rsidRDefault="009B2875" w:rsidP="004D0AA1">
      <w:pPr>
        <w:shd w:val="clear" w:color="auto" w:fill="E8E8E8" w:themeFill="background2"/>
        <w:rPr>
          <w:b/>
          <w:bCs/>
        </w:rPr>
      </w:pPr>
    </w:p>
    <w:p w14:paraId="1CFE6295" w14:textId="536EEB03" w:rsidR="009B2875" w:rsidRDefault="009B2875" w:rsidP="004D0AA1">
      <w:pPr>
        <w:shd w:val="clear" w:color="auto" w:fill="E8E8E8" w:themeFill="background2"/>
        <w:rPr>
          <w:b/>
          <w:bCs/>
        </w:rPr>
      </w:pPr>
      <w:r>
        <w:rPr>
          <w:b/>
          <w:bCs/>
        </w:rPr>
        <w:t>Glossary Terms in this Page</w:t>
      </w:r>
    </w:p>
    <w:p w14:paraId="1301E98B" w14:textId="2934F9E2" w:rsidR="00CF125F" w:rsidRPr="00CF125F" w:rsidRDefault="00CF125F" w:rsidP="000B1916">
      <w:pPr>
        <w:pStyle w:val="ListParagraph"/>
        <w:numPr>
          <w:ilvl w:val="0"/>
          <w:numId w:val="18"/>
        </w:numPr>
        <w:shd w:val="clear" w:color="auto" w:fill="E8E8E8" w:themeFill="background2"/>
        <w:rPr>
          <w:highlight w:val="yellow"/>
        </w:rPr>
      </w:pPr>
      <w:r w:rsidRPr="00CF125F">
        <w:rPr>
          <w:highlight w:val="yellow"/>
        </w:rPr>
        <w:t>COBRA</w:t>
      </w:r>
    </w:p>
    <w:p w14:paraId="318299EA" w14:textId="77777777" w:rsidR="004D0AA1" w:rsidRDefault="004D0AA1" w:rsidP="004D0AA1">
      <w:pPr>
        <w:shd w:val="clear" w:color="auto" w:fill="E8E8E8" w:themeFill="background2"/>
      </w:pPr>
    </w:p>
    <w:p w14:paraId="7A578430" w14:textId="231B24F4" w:rsidR="004D0AA1" w:rsidRDefault="004D0AA1" w:rsidP="004D0AA1">
      <w:pPr>
        <w:shd w:val="clear" w:color="auto" w:fill="E8E8E8" w:themeFill="background2"/>
        <w:rPr>
          <w:b/>
          <w:bCs/>
        </w:rPr>
      </w:pPr>
      <w:r>
        <w:rPr>
          <w:b/>
          <w:bCs/>
        </w:rPr>
        <w:t>Date Page Content Sent for Review:</w:t>
      </w:r>
      <w:r w:rsidR="007D6964">
        <w:rPr>
          <w:b/>
          <w:bCs/>
        </w:rPr>
        <w:t xml:space="preserve"> 12/19/2024</w:t>
      </w:r>
    </w:p>
    <w:p w14:paraId="0A773202" w14:textId="7C91D3B5" w:rsidR="004D0AA1" w:rsidRDefault="004D0AA1" w:rsidP="004D0AA1">
      <w:pPr>
        <w:shd w:val="clear" w:color="auto" w:fill="E8E8E8" w:themeFill="background2"/>
        <w:rPr>
          <w:b/>
          <w:bCs/>
        </w:rPr>
      </w:pPr>
      <w:r>
        <w:rPr>
          <w:b/>
          <w:bCs/>
        </w:rPr>
        <w:t>Date Page Content Sent for Inclusion:</w:t>
      </w:r>
      <w:r w:rsidR="005A13AF">
        <w:rPr>
          <w:b/>
          <w:bCs/>
        </w:rPr>
        <w:t xml:space="preserve"> 1/30/2025</w:t>
      </w:r>
    </w:p>
    <w:p w14:paraId="2C0E6918" w14:textId="08878256" w:rsidR="00217E45" w:rsidRDefault="00217E45" w:rsidP="004D0AA1">
      <w:pPr>
        <w:shd w:val="clear" w:color="auto" w:fill="E8E8E8" w:themeFill="background2"/>
        <w:rPr>
          <w:b/>
          <w:bCs/>
        </w:rPr>
      </w:pPr>
      <w:r>
        <w:rPr>
          <w:b/>
          <w:bCs/>
        </w:rPr>
        <w:t>Revised 5/13/2025</w:t>
      </w:r>
    </w:p>
    <w:p w14:paraId="65DF388A" w14:textId="77777777" w:rsidR="00217E45" w:rsidRDefault="00217E45" w:rsidP="004D0AA1">
      <w:pPr>
        <w:shd w:val="clear" w:color="auto" w:fill="E8E8E8" w:themeFill="background2"/>
        <w:rPr>
          <w:b/>
          <w:bCs/>
        </w:rPr>
      </w:pPr>
    </w:p>
    <w:p w14:paraId="1D819199" w14:textId="4B533DD2" w:rsidR="00217E45" w:rsidRDefault="00217E45" w:rsidP="004D0AA1">
      <w:pPr>
        <w:shd w:val="clear" w:color="auto" w:fill="E8E8E8" w:themeFill="background2"/>
        <w:rPr>
          <w:b/>
          <w:bCs/>
        </w:rPr>
      </w:pPr>
      <w:r>
        <w:rPr>
          <w:b/>
          <w:bCs/>
        </w:rPr>
        <w:t xml:space="preserve">Ready for Spanish Translation? </w:t>
      </w:r>
      <w:r w:rsidR="00F11658" w:rsidRPr="00F11658">
        <w:rPr>
          <w:b/>
          <w:bCs/>
          <w:color w:val="4EA72E" w:themeColor="accent6"/>
        </w:rPr>
        <w:t>Yes</w:t>
      </w:r>
      <w:r w:rsidRPr="00F11658">
        <w:rPr>
          <w:b/>
          <w:bCs/>
          <w:color w:val="4EA72E" w:themeColor="accent6"/>
        </w:rPr>
        <w:t xml:space="preserve"> (5/13/2025)</w:t>
      </w:r>
    </w:p>
    <w:p w14:paraId="37CB2CC6" w14:textId="04C0C3F9" w:rsidR="00CE6187" w:rsidRDefault="00CE6187" w:rsidP="00CE6187">
      <w:pPr>
        <w:shd w:val="clear" w:color="auto" w:fill="E8E8E8" w:themeFill="background2"/>
        <w:rPr>
          <w:b/>
          <w:bCs/>
        </w:rPr>
      </w:pPr>
      <w:r>
        <w:rPr>
          <w:b/>
          <w:bCs/>
        </w:rPr>
        <w:t xml:space="preserve">Translations in Portal? </w:t>
      </w:r>
      <w:r w:rsidR="00954397" w:rsidRPr="00CA5EED">
        <w:rPr>
          <w:rStyle w:val="NormalSpanishChar"/>
          <w:b/>
          <w:bCs/>
        </w:rPr>
        <w:t xml:space="preserve">Yes </w:t>
      </w:r>
      <w:r w:rsidR="006579D5" w:rsidRPr="00CA5EED">
        <w:rPr>
          <w:rStyle w:val="NormalSpanishChar"/>
          <w:b/>
          <w:bCs/>
        </w:rPr>
        <w:t>(6/24/2025)</w:t>
      </w:r>
    </w:p>
    <w:p w14:paraId="19C620EA" w14:textId="77777777" w:rsidR="004D0AA1" w:rsidRDefault="004D0AA1" w:rsidP="004D0AA1">
      <w:pPr>
        <w:shd w:val="clear" w:color="auto" w:fill="E8E8E8" w:themeFill="background2"/>
        <w:rPr>
          <w:b/>
          <w:bCs/>
        </w:rPr>
      </w:pPr>
    </w:p>
    <w:p w14:paraId="60E96E99" w14:textId="77777777" w:rsidR="004D0AA1" w:rsidRPr="00D47359" w:rsidRDefault="004D0AA1" w:rsidP="004D0AA1">
      <w:pPr>
        <w:shd w:val="clear" w:color="auto" w:fill="E8E8E8" w:themeFill="background2"/>
        <w:rPr>
          <w:b/>
          <w:bCs/>
        </w:rPr>
      </w:pPr>
      <w:r>
        <w:rPr>
          <w:b/>
          <w:bCs/>
        </w:rPr>
        <w:t>General Notes:</w:t>
      </w:r>
    </w:p>
    <w:p w14:paraId="751657A2" w14:textId="77777777" w:rsidR="004D0AA1" w:rsidRPr="004D0AA1" w:rsidRDefault="004D0AA1" w:rsidP="004D0AA1">
      <w:pPr>
        <w:rPr>
          <w:b/>
          <w:bCs/>
        </w:rPr>
      </w:pPr>
    </w:p>
    <w:p w14:paraId="0EE270C6" w14:textId="073CF4BD" w:rsidR="00751085" w:rsidRDefault="00EB4BD2" w:rsidP="00751085">
      <w:pPr>
        <w:pStyle w:val="Heading2"/>
      </w:pPr>
      <w:bookmarkStart w:id="162" w:name="_Toc200962909"/>
      <w:r>
        <w:t>Financial Assistance Options</w:t>
      </w:r>
      <w:r w:rsidR="002B4B61">
        <w:t xml:space="preserve"> (Intro text)</w:t>
      </w:r>
      <w:bookmarkEnd w:id="162"/>
    </w:p>
    <w:tbl>
      <w:tblPr>
        <w:tblStyle w:val="TableGrid"/>
        <w:tblW w:w="0" w:type="auto"/>
        <w:tblLook w:val="04A0" w:firstRow="1" w:lastRow="0" w:firstColumn="1" w:lastColumn="0" w:noHBand="0" w:noVBand="1"/>
      </w:tblPr>
      <w:tblGrid>
        <w:gridCol w:w="5395"/>
        <w:gridCol w:w="5395"/>
      </w:tblGrid>
      <w:tr w:rsidR="002B4B61" w14:paraId="62C3E6BC" w14:textId="77777777" w:rsidTr="00B155FA">
        <w:tc>
          <w:tcPr>
            <w:tcW w:w="5395" w:type="dxa"/>
          </w:tcPr>
          <w:p w14:paraId="0E7A5AD2" w14:textId="1AE56845" w:rsidR="002B4B61" w:rsidRDefault="002B4B61" w:rsidP="002B4B61">
            <w:r>
              <w:t>English</w:t>
            </w:r>
          </w:p>
        </w:tc>
        <w:tc>
          <w:tcPr>
            <w:tcW w:w="5395" w:type="dxa"/>
          </w:tcPr>
          <w:p w14:paraId="06FAE8DC" w14:textId="7D0FC7C2" w:rsidR="002B4B61" w:rsidRDefault="002B4B61" w:rsidP="002B4B61">
            <w:r w:rsidRPr="1AAE032A">
              <w:rPr>
                <w:highlight w:val="cyan"/>
              </w:rPr>
              <w:t>Spanish</w:t>
            </w:r>
          </w:p>
        </w:tc>
      </w:tr>
      <w:tr w:rsidR="002B4B61" w:rsidRPr="00AC1C19" w14:paraId="11D9BA54" w14:textId="77777777" w:rsidTr="00B155FA">
        <w:tc>
          <w:tcPr>
            <w:tcW w:w="5395" w:type="dxa"/>
          </w:tcPr>
          <w:p w14:paraId="4A62AF2C" w14:textId="77777777" w:rsidR="002B4B61" w:rsidRDefault="002B4B61" w:rsidP="002B4B61">
            <w:r>
              <w:t>Financial Assistance Options</w:t>
            </w:r>
          </w:p>
          <w:p w14:paraId="1F46406B" w14:textId="322F9F96" w:rsidR="002B4B61" w:rsidRDefault="002A139B" w:rsidP="002B4B61">
            <w:r>
              <w:rPr>
                <w:rStyle w:val="FootnoteReference"/>
              </w:rPr>
              <w:footnoteReference w:id="2"/>
            </w:r>
          </w:p>
          <w:p w14:paraId="10779796" w14:textId="2C22E91E" w:rsidR="002B4B61" w:rsidRDefault="002B4B61" w:rsidP="009617E2">
            <w:r>
              <w:t>Medical bills can be overwhelming, but there are options that can help.</w:t>
            </w:r>
            <w:r w:rsidR="009617E2">
              <w:t xml:space="preserve"> </w:t>
            </w:r>
            <w:r w:rsidR="009617E2" w:rsidRPr="009617E2">
              <w:t>Help may be available to prevent or resolve medical debt, whether you have insurance or not.  Watch the video or explore the options below to learn about things that may help you pay for medical debt.</w:t>
            </w:r>
          </w:p>
        </w:tc>
        <w:tc>
          <w:tcPr>
            <w:tcW w:w="5395" w:type="dxa"/>
          </w:tcPr>
          <w:p w14:paraId="414659DC" w14:textId="22EA9D80" w:rsidR="002B4B61" w:rsidRPr="00487916" w:rsidRDefault="7820D140" w:rsidP="7B5D5622">
            <w:pPr>
              <w:rPr>
                <w:lang w:val="es-US"/>
              </w:rPr>
            </w:pPr>
            <w:r w:rsidRPr="00487916">
              <w:rPr>
                <w:rFonts w:ascii="Arial" w:eastAsia="Arial" w:hAnsi="Arial" w:cs="Arial"/>
                <w:color w:val="000000" w:themeColor="text1"/>
                <w:sz w:val="22"/>
                <w:szCs w:val="22"/>
                <w:lang w:val="es-US"/>
              </w:rPr>
              <w:t xml:space="preserve">Opciones de Asistencia Financiera </w:t>
            </w:r>
          </w:p>
          <w:p w14:paraId="7D674F39" w14:textId="38C538CF" w:rsidR="002B4B61" w:rsidRPr="00487916" w:rsidRDefault="002B4B61" w:rsidP="002B4B61">
            <w:pPr>
              <w:rPr>
                <w:lang w:val="es-US"/>
              </w:rPr>
            </w:pPr>
          </w:p>
          <w:p w14:paraId="05209049" w14:textId="7EBEB605" w:rsidR="002B4B61" w:rsidRPr="00487916" w:rsidRDefault="49564F9B" w:rsidP="7B5D5622">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Las cuentas médicas pueden ser abrumadoras, pero hay opciones que pueden ayudar. Puede haber ayuda disponible para prevenir o pagar las deudas médicas, tanto si </w:t>
            </w:r>
            <w:r w:rsidR="3798457D" w:rsidRPr="00487916">
              <w:rPr>
                <w:rFonts w:ascii="Arial" w:eastAsia="Arial" w:hAnsi="Arial" w:cs="Arial"/>
                <w:color w:val="000000" w:themeColor="text1"/>
                <w:sz w:val="22"/>
                <w:szCs w:val="22"/>
                <w:lang w:val="es-US"/>
              </w:rPr>
              <w:t>tiene</w:t>
            </w:r>
            <w:r w:rsidR="71161706" w:rsidRPr="00487916">
              <w:rPr>
                <w:rFonts w:ascii="Arial" w:eastAsia="Arial" w:hAnsi="Arial" w:cs="Arial"/>
                <w:color w:val="000000" w:themeColor="text1"/>
                <w:sz w:val="22"/>
                <w:szCs w:val="22"/>
                <w:lang w:val="es-US"/>
              </w:rPr>
              <w:t xml:space="preserve"> </w:t>
            </w:r>
            <w:r w:rsidR="3798457D" w:rsidRPr="00487916">
              <w:rPr>
                <w:rFonts w:ascii="Arial" w:eastAsia="Arial" w:hAnsi="Arial" w:cs="Arial"/>
                <w:color w:val="000000" w:themeColor="text1"/>
                <w:sz w:val="22"/>
                <w:szCs w:val="22"/>
                <w:lang w:val="es-US"/>
              </w:rPr>
              <w:t>seguro</w:t>
            </w:r>
            <w:r w:rsidRPr="00487916">
              <w:rPr>
                <w:rFonts w:ascii="Arial" w:eastAsia="Arial" w:hAnsi="Arial" w:cs="Arial"/>
                <w:color w:val="000000" w:themeColor="text1"/>
                <w:sz w:val="22"/>
                <w:szCs w:val="22"/>
                <w:lang w:val="es-US"/>
              </w:rPr>
              <w:t xml:space="preserve"> como si no</w:t>
            </w:r>
            <w:r w:rsidR="6A7FB10F" w:rsidRPr="00487916">
              <w:rPr>
                <w:rFonts w:ascii="Arial" w:eastAsia="Arial" w:hAnsi="Arial" w:cs="Arial"/>
                <w:color w:val="000000" w:themeColor="text1"/>
                <w:sz w:val="22"/>
                <w:szCs w:val="22"/>
                <w:lang w:val="es-US"/>
              </w:rPr>
              <w:t xml:space="preserve"> lo</w:t>
            </w:r>
            <w:r w:rsidRPr="00487916">
              <w:rPr>
                <w:rFonts w:ascii="Arial" w:eastAsia="Arial" w:hAnsi="Arial" w:cs="Arial"/>
                <w:color w:val="000000" w:themeColor="text1"/>
                <w:sz w:val="22"/>
                <w:szCs w:val="22"/>
                <w:lang w:val="es-US"/>
              </w:rPr>
              <w:t xml:space="preserve"> tiene.  Vea el siguiente v</w:t>
            </w:r>
            <w:r w:rsidR="2589E1DA" w:rsidRPr="00487916">
              <w:rPr>
                <w:rFonts w:ascii="Arial" w:eastAsia="Arial" w:hAnsi="Arial" w:cs="Arial"/>
                <w:color w:val="000000" w:themeColor="text1"/>
                <w:sz w:val="22"/>
                <w:szCs w:val="22"/>
                <w:lang w:val="es-US"/>
              </w:rPr>
              <w:t>i</w:t>
            </w:r>
            <w:r w:rsidRPr="00487916">
              <w:rPr>
                <w:rFonts w:ascii="Arial" w:eastAsia="Arial" w:hAnsi="Arial" w:cs="Arial"/>
                <w:color w:val="000000" w:themeColor="text1"/>
                <w:sz w:val="22"/>
                <w:szCs w:val="22"/>
                <w:lang w:val="es-US"/>
              </w:rPr>
              <w:t xml:space="preserve">deo o explore las opciones que encontrará en la parte de abajo para informarse sobre las cosas que pueden ayudarle a pagar las deudas médicas. </w:t>
            </w:r>
          </w:p>
          <w:p w14:paraId="548C342A" w14:textId="6C7BE43D" w:rsidR="002B4B61" w:rsidRPr="00487916" w:rsidRDefault="002B4B61" w:rsidP="002B4B61">
            <w:pPr>
              <w:rPr>
                <w:lang w:val="es-US"/>
              </w:rPr>
            </w:pPr>
          </w:p>
          <w:p w14:paraId="56FF0E70" w14:textId="663256A5" w:rsidR="002B4B61" w:rsidRPr="00487916" w:rsidRDefault="002B4B61" w:rsidP="002B4B61">
            <w:pPr>
              <w:rPr>
                <w:lang w:val="es-US"/>
              </w:rPr>
            </w:pPr>
          </w:p>
        </w:tc>
      </w:tr>
    </w:tbl>
    <w:p w14:paraId="34A366D8" w14:textId="77777777" w:rsidR="002B4B61" w:rsidRPr="00487916" w:rsidRDefault="002B4B61" w:rsidP="002B4B61">
      <w:pPr>
        <w:rPr>
          <w:lang w:val="es-US"/>
        </w:rPr>
      </w:pPr>
    </w:p>
    <w:p w14:paraId="5CE881FE" w14:textId="0355C52F" w:rsidR="00F2738C" w:rsidRPr="00487916" w:rsidRDefault="00F2738C" w:rsidP="00712700">
      <w:pPr>
        <w:rPr>
          <w:lang w:val="es-US"/>
        </w:rPr>
      </w:pPr>
    </w:p>
    <w:p w14:paraId="4D7B03E9" w14:textId="2A672114" w:rsidR="00636246" w:rsidRDefault="00636246" w:rsidP="001861E8">
      <w:pPr>
        <w:pStyle w:val="Heading3"/>
      </w:pPr>
      <w:r>
        <w:t xml:space="preserve">Video </w:t>
      </w:r>
      <w:r w:rsidR="003D390B">
        <w:t>“</w:t>
      </w:r>
      <w:r w:rsidR="00F87483">
        <w:t>Financial Assistance Options</w:t>
      </w:r>
      <w:r w:rsidR="003D390B">
        <w:t xml:space="preserve">” </w:t>
      </w:r>
      <w:r w:rsidR="009617E2">
        <w:t xml:space="preserve"> (video)</w:t>
      </w:r>
    </w:p>
    <w:p w14:paraId="599180E4" w14:textId="77777777" w:rsidR="009617E2" w:rsidRDefault="009617E2" w:rsidP="00E33ADC">
      <w:pPr>
        <w:rPr>
          <w:b/>
          <w:bCs/>
        </w:rPr>
      </w:pPr>
    </w:p>
    <w:tbl>
      <w:tblPr>
        <w:tblStyle w:val="TableGrid"/>
        <w:tblW w:w="0" w:type="auto"/>
        <w:tblLook w:val="04A0" w:firstRow="1" w:lastRow="0" w:firstColumn="1" w:lastColumn="0" w:noHBand="0" w:noVBand="1"/>
      </w:tblPr>
      <w:tblGrid>
        <w:gridCol w:w="5395"/>
        <w:gridCol w:w="5395"/>
      </w:tblGrid>
      <w:tr w:rsidR="009617E2" w14:paraId="173FA14C" w14:textId="77777777" w:rsidTr="58F249CE">
        <w:tc>
          <w:tcPr>
            <w:tcW w:w="5395" w:type="dxa"/>
          </w:tcPr>
          <w:p w14:paraId="20DAE9DF" w14:textId="72C188EA" w:rsidR="009617E2" w:rsidRPr="009617E2" w:rsidRDefault="00144976" w:rsidP="00E33ADC">
            <w:r>
              <w:t>English</w:t>
            </w:r>
          </w:p>
        </w:tc>
        <w:tc>
          <w:tcPr>
            <w:tcW w:w="5395" w:type="dxa"/>
          </w:tcPr>
          <w:p w14:paraId="094AD7A6" w14:textId="17033C6F" w:rsidR="009617E2" w:rsidRPr="00144976" w:rsidRDefault="4551ECF5" w:rsidP="00E33ADC">
            <w:pPr>
              <w:rPr>
                <w:b/>
                <w:color w:val="00B050"/>
              </w:rPr>
            </w:pPr>
            <w:r w:rsidRPr="3E5F95F4">
              <w:rPr>
                <w:b/>
                <w:color w:val="00B050"/>
              </w:rPr>
              <w:t>Spanish</w:t>
            </w:r>
          </w:p>
        </w:tc>
      </w:tr>
      <w:tr w:rsidR="009617E2" w14:paraId="28278116" w14:textId="77777777" w:rsidTr="58F249CE">
        <w:tc>
          <w:tcPr>
            <w:tcW w:w="5395" w:type="dxa"/>
          </w:tcPr>
          <w:p w14:paraId="0D5289BC" w14:textId="77777777" w:rsidR="009617E2" w:rsidRDefault="00144976" w:rsidP="00E33ADC">
            <w:r>
              <w:t>Financial Assistance Options</w:t>
            </w:r>
          </w:p>
          <w:p w14:paraId="4E438EFD" w14:textId="77777777" w:rsidR="00144976" w:rsidRDefault="00144976" w:rsidP="00E33ADC"/>
          <w:p w14:paraId="03A36F37" w14:textId="77777777" w:rsidR="00144976" w:rsidRDefault="00144976" w:rsidP="00144976">
            <w:r>
              <w:t xml:space="preserve">[BEGIN SCRIPT] </w:t>
            </w:r>
            <w:commentRangeStart w:id="163"/>
            <w:commentRangeStart w:id="164"/>
            <w:r>
              <w:t>Medical bills can be overwhelming, but there are things that can help you manage them and prevent medical debt so you can get the care you need.  In this video, we’ll discuss the top five options that can help you pay your medical bills.</w:t>
            </w:r>
            <w:commentRangeEnd w:id="163"/>
            <w:r>
              <w:rPr>
                <w:rStyle w:val="CommentReference"/>
                <w:sz w:val="24"/>
                <w:szCs w:val="24"/>
              </w:rPr>
              <w:commentReference w:id="163"/>
            </w:r>
            <w:commentRangeEnd w:id="164"/>
            <w:r>
              <w:rPr>
                <w:rStyle w:val="CommentReference"/>
              </w:rPr>
              <w:commentReference w:id="164"/>
            </w:r>
          </w:p>
          <w:p w14:paraId="2FEE395E" w14:textId="77777777" w:rsidR="00144976" w:rsidRDefault="00144976" w:rsidP="00144976"/>
          <w:p w14:paraId="611BA150" w14:textId="77777777" w:rsidR="00144976" w:rsidRPr="000A0CBE" w:rsidRDefault="00144976" w:rsidP="00144976">
            <w:pPr>
              <w:rPr>
                <w:i/>
                <w:iCs/>
              </w:rPr>
            </w:pPr>
            <w:r w:rsidRPr="000A0CBE">
              <w:rPr>
                <w:i/>
                <w:iCs/>
              </w:rPr>
              <w:t>[#1 – Insurance]</w:t>
            </w:r>
          </w:p>
          <w:p w14:paraId="7C0875EA" w14:textId="77777777" w:rsidR="00144976" w:rsidRDefault="00144976" w:rsidP="00144976">
            <w:r>
              <w:t>The number 1 way to get help paying for your medical bills is through insurance.  If you already have insurance, make sure you understand your plan and its rules before you receive care.  This can help you take full advantage of your benefits.</w:t>
            </w:r>
          </w:p>
          <w:p w14:paraId="6BA09BE0" w14:textId="77777777" w:rsidR="00144976" w:rsidRDefault="00144976" w:rsidP="00144976"/>
          <w:p w14:paraId="0B88C29C" w14:textId="77777777" w:rsidR="00144976" w:rsidRDefault="00144976" w:rsidP="00144976">
            <w:r>
              <w:t xml:space="preserve">If you are uninsured, you may be able to get insurance to help you pay your medical bills.  Consider applying for coverage through your employer, state programs, or the Health Insurance Marketplace.  Eligibility for each type of plan will depend on your own unique circumstances.  Here are some </w:t>
            </w:r>
            <w:commentRangeStart w:id="165"/>
            <w:commentRangeStart w:id="166"/>
            <w:r>
              <w:t>options to consider</w:t>
            </w:r>
            <w:commentRangeEnd w:id="165"/>
            <w:r>
              <w:rPr>
                <w:rStyle w:val="CommentReference"/>
                <w:sz w:val="24"/>
                <w:szCs w:val="24"/>
              </w:rPr>
              <w:commentReference w:id="165"/>
            </w:r>
            <w:commentRangeEnd w:id="166"/>
            <w:r>
              <w:rPr>
                <w:rStyle w:val="CommentReference"/>
              </w:rPr>
              <w:commentReference w:id="166"/>
            </w:r>
            <w:r>
              <w:t>:</w:t>
            </w:r>
          </w:p>
          <w:p w14:paraId="189E933F" w14:textId="77777777" w:rsidR="00144976" w:rsidRDefault="00144976" w:rsidP="00144976"/>
          <w:p w14:paraId="168390AF" w14:textId="77777777" w:rsidR="00144976" w:rsidRDefault="00144976" w:rsidP="000B1916">
            <w:pPr>
              <w:pStyle w:val="ListParagraph"/>
              <w:numPr>
                <w:ilvl w:val="0"/>
                <w:numId w:val="18"/>
              </w:numPr>
            </w:pPr>
            <w:r>
              <w:t xml:space="preserve">If you or your spouse are employed, you may be able to get insurance through your employer(s).  </w:t>
            </w:r>
          </w:p>
          <w:p w14:paraId="50525746" w14:textId="77777777" w:rsidR="00144976" w:rsidRDefault="00144976" w:rsidP="000B1916">
            <w:pPr>
              <w:pStyle w:val="ListParagraph"/>
              <w:numPr>
                <w:ilvl w:val="0"/>
                <w:numId w:val="18"/>
              </w:numPr>
            </w:pPr>
            <w:r>
              <w:t xml:space="preserve">If you recently left your job, had a reduction in work hours, were divorced, or were widowed and had health insurance coverage, you may be able to continue receiving coverage through a program called </w:t>
            </w:r>
            <w:r w:rsidRPr="00AA5CD9">
              <w:t>COBRA</w:t>
            </w:r>
            <w:r>
              <w:t>.  If you meet one of these conditions, let your employer know right away, as they must notify your insurance company of your eligibility within 30 days of the qualifying event.</w:t>
            </w:r>
          </w:p>
          <w:p w14:paraId="01EB0022" w14:textId="77777777" w:rsidR="00144976" w:rsidRDefault="00144976" w:rsidP="000B1916">
            <w:pPr>
              <w:pStyle w:val="ListParagraph"/>
              <w:numPr>
                <w:ilvl w:val="0"/>
                <w:numId w:val="18"/>
              </w:numPr>
            </w:pPr>
            <w:r>
              <w:t xml:space="preserve">You may be eligible for </w:t>
            </w:r>
            <w:commentRangeStart w:id="167"/>
            <w:commentRangeStart w:id="168"/>
            <w:r>
              <w:t xml:space="preserve">Medicaid </w:t>
            </w:r>
            <w:commentRangeEnd w:id="167"/>
            <w:r>
              <w:rPr>
                <w:rStyle w:val="CommentReference"/>
                <w:sz w:val="24"/>
                <w:szCs w:val="24"/>
              </w:rPr>
              <w:commentReference w:id="167"/>
            </w:r>
            <w:commentRangeEnd w:id="168"/>
            <w:r>
              <w:rPr>
                <w:rStyle w:val="CommentReference"/>
              </w:rPr>
              <w:commentReference w:id="168"/>
            </w:r>
            <w:r>
              <w:t xml:space="preserve">if you meet your state’s income requirements , receive supplemental social security income, are </w:t>
            </w:r>
            <w:commentRangeStart w:id="169"/>
            <w:r>
              <w:t>pregnant</w:t>
            </w:r>
            <w:commentRangeEnd w:id="169"/>
            <w:r>
              <w:rPr>
                <w:rStyle w:val="CommentReference"/>
                <w:sz w:val="24"/>
                <w:szCs w:val="24"/>
              </w:rPr>
              <w:commentReference w:id="169"/>
            </w:r>
            <w:r>
              <w:t>, or have certain disabilities.</w:t>
            </w:r>
          </w:p>
          <w:p w14:paraId="2F70DAD0" w14:textId="77777777" w:rsidR="00144976" w:rsidRDefault="00144976" w:rsidP="000B1916">
            <w:pPr>
              <w:pStyle w:val="ListParagraph"/>
              <w:numPr>
                <w:ilvl w:val="0"/>
                <w:numId w:val="18"/>
              </w:numPr>
            </w:pPr>
            <w:r>
              <w:t xml:space="preserve">If you are over 65 years old, or have certain disabilities or end-stage renal disease (ESRD), you may be eligible for Medicare.  </w:t>
            </w:r>
          </w:p>
          <w:p w14:paraId="17873BD4" w14:textId="77777777" w:rsidR="00144976" w:rsidRDefault="00144976" w:rsidP="000B1916">
            <w:pPr>
              <w:pStyle w:val="ListParagraph"/>
              <w:numPr>
                <w:ilvl w:val="0"/>
                <w:numId w:val="18"/>
              </w:numPr>
            </w:pPr>
            <w:r>
              <w:t xml:space="preserve">You may be able to apply for coverage through the Health Insurance Marketplace if you have certain life events or income, or if you qualify for Medicaid or CHIP.  </w:t>
            </w:r>
          </w:p>
          <w:p w14:paraId="3A0EEB77" w14:textId="77777777" w:rsidR="00144976" w:rsidRPr="00310F87" w:rsidRDefault="00144976" w:rsidP="000B1916">
            <w:pPr>
              <w:pStyle w:val="ListParagraph"/>
              <w:numPr>
                <w:ilvl w:val="0"/>
                <w:numId w:val="18"/>
              </w:numPr>
            </w:pPr>
            <w:r>
              <w:t xml:space="preserve">Finally, if you or a family member are an active member of the U.S. Armed Forces, a military retiree, or a member of the Reserve Component, you may qualify for coverage through Tricare.  </w:t>
            </w:r>
          </w:p>
          <w:p w14:paraId="696BF797" w14:textId="77777777" w:rsidR="00144976" w:rsidRDefault="00144976" w:rsidP="00144976"/>
          <w:p w14:paraId="6E064102" w14:textId="77777777" w:rsidR="00144976" w:rsidRDefault="00144976" w:rsidP="00144976">
            <w:r>
              <w:t xml:space="preserve">In some cases, other insurances may help pay for medical bills even though you don't have a health insurance plan.  For example, workers’ compensation may help pay if you became sick or injured at work, while an auto insurance policy may help cover your medical costs if you were injured in a car accident.  Homeowners insurance may help pay if you were injured while visiting another person’s home.  </w:t>
            </w:r>
          </w:p>
          <w:p w14:paraId="00F8CBD0" w14:textId="77777777" w:rsidR="00144976" w:rsidRDefault="00144976" w:rsidP="00144976"/>
          <w:p w14:paraId="63AF9532" w14:textId="77777777" w:rsidR="00144976" w:rsidRDefault="00144976" w:rsidP="00144976">
            <w:r>
              <w:t xml:space="preserve">Finally, if your medical costs are the result of a violent crime, there may be victim compensation programs which can provide financial help. </w:t>
            </w:r>
          </w:p>
          <w:p w14:paraId="61FB8691" w14:textId="77777777" w:rsidR="00144976" w:rsidRDefault="00144976" w:rsidP="00144976"/>
          <w:p w14:paraId="09664118" w14:textId="77777777" w:rsidR="00144976" w:rsidRDefault="00144976" w:rsidP="00144976">
            <w:r>
              <w:t>While insurance is the best way to get help paying your medical bills, there are several other options to think about.</w:t>
            </w:r>
          </w:p>
          <w:p w14:paraId="32DBF615" w14:textId="77777777" w:rsidR="00144976" w:rsidRPr="00385555" w:rsidRDefault="00144976" w:rsidP="00144976"/>
          <w:p w14:paraId="3B7C5E98" w14:textId="77777777" w:rsidR="00144976" w:rsidRPr="000A0CBE" w:rsidRDefault="00144976" w:rsidP="00144976">
            <w:pPr>
              <w:rPr>
                <w:i/>
                <w:iCs/>
              </w:rPr>
            </w:pPr>
            <w:r w:rsidRPr="000A0CBE">
              <w:rPr>
                <w:i/>
                <w:iCs/>
              </w:rPr>
              <w:t xml:space="preserve">[#2 - </w:t>
            </w:r>
            <w:r>
              <w:rPr>
                <w:i/>
                <w:iCs/>
              </w:rPr>
              <w:t>Common</w:t>
            </w:r>
            <w:r w:rsidRPr="000A0CBE">
              <w:rPr>
                <w:i/>
                <w:iCs/>
              </w:rPr>
              <w:t xml:space="preserve"> Discounts]</w:t>
            </w:r>
          </w:p>
          <w:p w14:paraId="2D45B454" w14:textId="77777777" w:rsidR="00144976" w:rsidRDefault="00144976" w:rsidP="00144976">
            <w:r w:rsidRPr="00CB1FA3">
              <w:t xml:space="preserve">Many providers offer common discounts in certain circumstances. For example, some states require hospitals to provide a discount to uninsured patients.  Many providers also offer discounts if you pay your bill promptly and in full.  </w:t>
            </w:r>
          </w:p>
          <w:p w14:paraId="6623BC73" w14:textId="77777777" w:rsidR="00144976" w:rsidRPr="00F73987" w:rsidRDefault="00144976" w:rsidP="00144976"/>
          <w:p w14:paraId="040181FD" w14:textId="77777777" w:rsidR="00144976" w:rsidRPr="000A0CBE" w:rsidRDefault="00144976" w:rsidP="00144976">
            <w:pPr>
              <w:rPr>
                <w:i/>
                <w:iCs/>
              </w:rPr>
            </w:pPr>
            <w:r w:rsidRPr="000A0CBE">
              <w:rPr>
                <w:i/>
                <w:iCs/>
              </w:rPr>
              <w:t>[#3 - Payment Plans]</w:t>
            </w:r>
          </w:p>
          <w:p w14:paraId="48E48434" w14:textId="77777777" w:rsidR="00144976" w:rsidRPr="00F73987" w:rsidRDefault="00144976" w:rsidP="00144976">
            <w:r>
              <w:t xml:space="preserve">If you can’t pay your entire bill at once, most providers offer payment plan options to help you manage and pay your bill over time.  </w:t>
            </w:r>
          </w:p>
          <w:p w14:paraId="01B088B3" w14:textId="77777777" w:rsidR="00144976" w:rsidRPr="00F73987" w:rsidRDefault="00144976" w:rsidP="00144976"/>
          <w:p w14:paraId="6C78EB47" w14:textId="77777777" w:rsidR="00144976" w:rsidRPr="000A0CBE" w:rsidRDefault="00144976" w:rsidP="00144976">
            <w:pPr>
              <w:rPr>
                <w:i/>
                <w:iCs/>
              </w:rPr>
            </w:pPr>
            <w:r>
              <w:rPr>
                <w:i/>
                <w:iCs/>
              </w:rPr>
              <w:t>[</w:t>
            </w:r>
            <w:r w:rsidRPr="000A0CBE">
              <w:rPr>
                <w:i/>
                <w:iCs/>
              </w:rPr>
              <w:t xml:space="preserve">#4 </w:t>
            </w:r>
            <w:r>
              <w:rPr>
                <w:i/>
                <w:iCs/>
              </w:rPr>
              <w:t>–</w:t>
            </w:r>
            <w:r w:rsidRPr="000A0CBE">
              <w:rPr>
                <w:i/>
                <w:iCs/>
              </w:rPr>
              <w:t xml:space="preserve"> Financial</w:t>
            </w:r>
            <w:r>
              <w:rPr>
                <w:i/>
                <w:iCs/>
              </w:rPr>
              <w:t xml:space="preserve"> A</w:t>
            </w:r>
            <w:r w:rsidRPr="000A0CBE">
              <w:rPr>
                <w:i/>
                <w:iCs/>
              </w:rPr>
              <w:t xml:space="preserve">ssistance </w:t>
            </w:r>
            <w:r>
              <w:rPr>
                <w:i/>
                <w:iCs/>
              </w:rPr>
              <w:t>P</w:t>
            </w:r>
            <w:r w:rsidRPr="000A0CBE">
              <w:rPr>
                <w:i/>
                <w:iCs/>
              </w:rPr>
              <w:t>rograms</w:t>
            </w:r>
            <w:r>
              <w:rPr>
                <w:i/>
                <w:iCs/>
              </w:rPr>
              <w:t>]</w:t>
            </w:r>
          </w:p>
          <w:p w14:paraId="75E70218" w14:textId="77777777" w:rsidR="00144976" w:rsidRDefault="00144976" w:rsidP="00144976">
            <w:r w:rsidRPr="00A52EFD">
              <w:t>Financial assistance programs are offered by many providers.  These programs can reduce or even eliminate your bill based on your income and situation.   If you are unable to pay your bill, check your provider’s website or contact them directly for information about financial assistance and how to apply.</w:t>
            </w:r>
          </w:p>
          <w:p w14:paraId="3A485ADD" w14:textId="77777777" w:rsidR="00144976" w:rsidRPr="00F73987" w:rsidRDefault="00144976" w:rsidP="00144976"/>
          <w:p w14:paraId="04D2ABC7" w14:textId="77777777" w:rsidR="00144976" w:rsidRPr="000A0CBE" w:rsidRDefault="00144976" w:rsidP="00144976">
            <w:pPr>
              <w:rPr>
                <w:i/>
                <w:iCs/>
              </w:rPr>
            </w:pPr>
            <w:r>
              <w:rPr>
                <w:i/>
                <w:iCs/>
              </w:rPr>
              <w:t>[</w:t>
            </w:r>
            <w:r w:rsidRPr="000A0CBE">
              <w:rPr>
                <w:i/>
                <w:iCs/>
              </w:rPr>
              <w:t xml:space="preserve">#5 - Community </w:t>
            </w:r>
            <w:r>
              <w:rPr>
                <w:i/>
                <w:iCs/>
              </w:rPr>
              <w:t>R</w:t>
            </w:r>
            <w:r w:rsidRPr="000A0CBE">
              <w:rPr>
                <w:i/>
                <w:iCs/>
              </w:rPr>
              <w:t>esources</w:t>
            </w:r>
            <w:r>
              <w:rPr>
                <w:i/>
                <w:iCs/>
              </w:rPr>
              <w:t>}</w:t>
            </w:r>
          </w:p>
          <w:p w14:paraId="21149C74" w14:textId="77777777" w:rsidR="00144976" w:rsidRDefault="00144976" w:rsidP="00144976">
            <w:r w:rsidRPr="00925B6B">
              <w:t xml:space="preserve">Finally, many communities offer financial help to those who are unable to pay their medical bills.  Local charities, nonprofit organizations, and community health centers are resources that can offer advice and connect you to help.  </w:t>
            </w:r>
          </w:p>
          <w:p w14:paraId="2EC2D998" w14:textId="77777777" w:rsidR="00144976" w:rsidRDefault="00144976" w:rsidP="00144976"/>
          <w:p w14:paraId="042272B1" w14:textId="77777777" w:rsidR="00144976" w:rsidRPr="000A0CBE" w:rsidRDefault="00144976" w:rsidP="00144976">
            <w:pPr>
              <w:rPr>
                <w:i/>
                <w:iCs/>
              </w:rPr>
            </w:pPr>
            <w:r w:rsidRPr="000A0CBE">
              <w:rPr>
                <w:i/>
                <w:iCs/>
              </w:rPr>
              <w:t>[Conclusion – with prompt to login/tasks that can be completed within the portal.]</w:t>
            </w:r>
          </w:p>
          <w:p w14:paraId="389694F1" w14:textId="77777777" w:rsidR="00144976" w:rsidRDefault="00144976" w:rsidP="00144976">
            <w:r>
              <w:t>Managing</w:t>
            </w:r>
            <w:r w:rsidRPr="000A1158">
              <w:t xml:space="preserve"> medical bills can be a daunting task, but there are options available to help ease the burden. </w:t>
            </w:r>
            <w:r>
              <w:t xml:space="preserve">To get help, you can look into insurance coverage, take advantage of common discounts, or set up a payment plan.  You might also consider </w:t>
            </w:r>
            <w:r w:rsidRPr="000A1158">
              <w:t>applying for financial assistance programs</w:t>
            </w:r>
            <w:r>
              <w:t xml:space="preserve"> or looking for </w:t>
            </w:r>
            <w:r w:rsidRPr="000A1158">
              <w:t>community resources</w:t>
            </w:r>
            <w:r>
              <w:t>.  You can find more information about these and other topics by logging in to EquityPay. [END SCRIPT]</w:t>
            </w:r>
          </w:p>
          <w:p w14:paraId="0CCDE45E" w14:textId="77777777" w:rsidR="00144976" w:rsidRDefault="00144976" w:rsidP="00E33ADC"/>
          <w:p w14:paraId="7F1B979A" w14:textId="0B892925" w:rsidR="00144976" w:rsidRPr="00144976" w:rsidRDefault="00144976" w:rsidP="00E33ADC"/>
        </w:tc>
        <w:tc>
          <w:tcPr>
            <w:tcW w:w="5395" w:type="dxa"/>
          </w:tcPr>
          <w:p w14:paraId="77476601" w14:textId="43AC721D" w:rsidR="009617E2" w:rsidRPr="00487916" w:rsidRDefault="2E489DEF" w:rsidP="00E33ADC">
            <w:pPr>
              <w:rPr>
                <w:lang w:val="es-US"/>
              </w:rPr>
            </w:pPr>
            <w:r w:rsidRPr="00487916">
              <w:rPr>
                <w:lang w:val="es-US"/>
              </w:rPr>
              <w:t xml:space="preserve">Opciones de </w:t>
            </w:r>
            <w:r w:rsidR="15F8305B" w:rsidRPr="00487916">
              <w:rPr>
                <w:lang w:val="es-US"/>
              </w:rPr>
              <w:t>Asi</w:t>
            </w:r>
            <w:r w:rsidR="2548EAA4" w:rsidRPr="00487916">
              <w:rPr>
                <w:lang w:val="es-US"/>
              </w:rPr>
              <w:t>s</w:t>
            </w:r>
            <w:r w:rsidR="15F8305B" w:rsidRPr="00487916">
              <w:rPr>
                <w:lang w:val="es-US"/>
              </w:rPr>
              <w:t>tencia</w:t>
            </w:r>
            <w:r w:rsidRPr="00487916">
              <w:rPr>
                <w:lang w:val="es-US"/>
              </w:rPr>
              <w:t xml:space="preserve"> Financiera</w:t>
            </w:r>
          </w:p>
          <w:p w14:paraId="486F8F9A" w14:textId="02DDAD94" w:rsidR="009617E2" w:rsidRPr="00487916" w:rsidRDefault="009617E2" w:rsidP="20CD2367">
            <w:pPr>
              <w:rPr>
                <w:b/>
                <w:lang w:val="es-US"/>
              </w:rPr>
            </w:pPr>
          </w:p>
          <w:p w14:paraId="421051EE" w14:textId="3846A6E9" w:rsidR="009617E2" w:rsidRPr="00487916" w:rsidRDefault="2E489DEF" w:rsidP="20CD2367">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[BEGIN SCRIPT] Las cuentas médicas pueden ser abrumadoras, pero hay cosas que le pueden ayudar a administrarlas, </w:t>
            </w:r>
            <w:r w:rsidR="15F8305B" w:rsidRPr="00487916">
              <w:rPr>
                <w:rFonts w:ascii="Arial" w:eastAsia="Arial" w:hAnsi="Arial" w:cs="Arial"/>
                <w:color w:val="000000" w:themeColor="text1"/>
                <w:sz w:val="22"/>
                <w:szCs w:val="22"/>
                <w:lang w:val="es-US"/>
              </w:rPr>
              <w:t>preven</w:t>
            </w:r>
            <w:r w:rsidR="3278E031" w:rsidRPr="00487916">
              <w:rPr>
                <w:rFonts w:ascii="Arial" w:eastAsia="Arial" w:hAnsi="Arial" w:cs="Arial"/>
                <w:color w:val="000000" w:themeColor="text1"/>
                <w:sz w:val="22"/>
                <w:szCs w:val="22"/>
                <w:lang w:val="es-US"/>
              </w:rPr>
              <w:t>ir</w:t>
            </w:r>
            <w:r w:rsidRPr="00487916">
              <w:rPr>
                <w:rFonts w:ascii="Arial" w:eastAsia="Arial" w:hAnsi="Arial" w:cs="Arial"/>
                <w:color w:val="000000" w:themeColor="text1"/>
                <w:sz w:val="22"/>
                <w:szCs w:val="22"/>
                <w:lang w:val="es-US"/>
              </w:rPr>
              <w:t xml:space="preserve"> una deuda y </w:t>
            </w:r>
            <w:r w:rsidR="7737A72D" w:rsidRPr="00487916">
              <w:rPr>
                <w:rFonts w:ascii="Arial" w:eastAsia="Arial" w:hAnsi="Arial" w:cs="Arial"/>
                <w:color w:val="000000" w:themeColor="text1"/>
                <w:sz w:val="22"/>
                <w:szCs w:val="22"/>
                <w:lang w:val="es-US"/>
              </w:rPr>
              <w:t>que</w:t>
            </w:r>
            <w:r w:rsidR="15F8305B" w:rsidRPr="00487916">
              <w:rPr>
                <w:rFonts w:ascii="Arial" w:eastAsia="Arial" w:hAnsi="Arial" w:cs="Arial"/>
                <w:color w:val="000000" w:themeColor="text1"/>
                <w:sz w:val="22"/>
                <w:szCs w:val="22"/>
                <w:lang w:val="es-US"/>
              </w:rPr>
              <w:t xml:space="preserve"> </w:t>
            </w:r>
            <w:r w:rsidRPr="00487916">
              <w:rPr>
                <w:rFonts w:ascii="Arial" w:eastAsia="Arial" w:hAnsi="Arial" w:cs="Arial"/>
                <w:color w:val="000000" w:themeColor="text1"/>
                <w:sz w:val="22"/>
                <w:szCs w:val="22"/>
                <w:lang w:val="es-US"/>
              </w:rPr>
              <w:t xml:space="preserve">reciba la atención que necesita.  En este video, hablaremos de las cinco opciones principales que pueden ayudarle a pagar sus deudas médicas. </w:t>
            </w:r>
          </w:p>
          <w:p w14:paraId="1226DBD0" w14:textId="0D9942F9" w:rsidR="009617E2" w:rsidRPr="00487916" w:rsidRDefault="009617E2" w:rsidP="00E33ADC">
            <w:pPr>
              <w:rPr>
                <w:lang w:val="es-US"/>
              </w:rPr>
            </w:pPr>
          </w:p>
          <w:p w14:paraId="5B57E0DF" w14:textId="0CB5A5DD" w:rsidR="009617E2" w:rsidRPr="00487916" w:rsidRDefault="009617E2" w:rsidP="00E33ADC">
            <w:pPr>
              <w:rPr>
                <w:lang w:val="es-US"/>
              </w:rPr>
            </w:pPr>
          </w:p>
          <w:p w14:paraId="3D43C1BD" w14:textId="511B097E" w:rsidR="009617E2" w:rsidRPr="00487916" w:rsidRDefault="2E489DEF" w:rsidP="20CD2367">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w:t>
            </w:r>
            <w:r w:rsidR="71D3B9A1" w:rsidRPr="00487916">
              <w:rPr>
                <w:rFonts w:ascii="Arial" w:eastAsia="Arial" w:hAnsi="Arial" w:cs="Arial"/>
                <w:color w:val="000000" w:themeColor="text1"/>
                <w:sz w:val="22"/>
                <w:szCs w:val="22"/>
                <w:lang w:val="es-US"/>
              </w:rPr>
              <w:t>#</w:t>
            </w:r>
            <w:r w:rsidRPr="00487916">
              <w:rPr>
                <w:rFonts w:ascii="Arial" w:eastAsia="Arial" w:hAnsi="Arial" w:cs="Arial"/>
                <w:color w:val="000000" w:themeColor="text1"/>
                <w:sz w:val="22"/>
                <w:szCs w:val="22"/>
                <w:lang w:val="es-US"/>
              </w:rPr>
              <w:t>1</w:t>
            </w:r>
            <w:r w:rsidR="5BA2D3D9" w:rsidRPr="00487916">
              <w:rPr>
                <w:rFonts w:ascii="Arial" w:eastAsia="Arial" w:hAnsi="Arial" w:cs="Arial"/>
                <w:color w:val="000000" w:themeColor="text1"/>
                <w:sz w:val="22"/>
                <w:szCs w:val="22"/>
                <w:lang w:val="es-US"/>
              </w:rPr>
              <w:t>--</w:t>
            </w:r>
            <w:r w:rsidRPr="00487916">
              <w:rPr>
                <w:rFonts w:ascii="Arial" w:eastAsia="Arial" w:hAnsi="Arial" w:cs="Arial"/>
                <w:color w:val="000000" w:themeColor="text1"/>
                <w:sz w:val="22"/>
                <w:szCs w:val="22"/>
                <w:lang w:val="es-US"/>
              </w:rPr>
              <w:t xml:space="preserve"> Seguro] </w:t>
            </w:r>
          </w:p>
          <w:p w14:paraId="5CE644A0" w14:textId="1513DF76" w:rsidR="009617E2" w:rsidRPr="00487916" w:rsidRDefault="2E489DEF" w:rsidP="20CD2367">
            <w:pPr>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La opci</w:t>
            </w:r>
            <w:r w:rsidR="5F5033AC" w:rsidRPr="00487916">
              <w:rPr>
                <w:rFonts w:ascii="Arial" w:eastAsia="Arial" w:hAnsi="Arial" w:cs="Arial"/>
                <w:color w:val="000000" w:themeColor="text1"/>
                <w:sz w:val="22"/>
                <w:szCs w:val="22"/>
                <w:lang w:val="es-US"/>
              </w:rPr>
              <w:t>ó</w:t>
            </w:r>
            <w:r w:rsidRPr="00487916">
              <w:rPr>
                <w:rFonts w:ascii="Arial" w:eastAsia="Arial" w:hAnsi="Arial" w:cs="Arial"/>
                <w:color w:val="000000" w:themeColor="text1"/>
                <w:sz w:val="22"/>
                <w:szCs w:val="22"/>
                <w:lang w:val="es-US"/>
              </w:rPr>
              <w:t xml:space="preserve">n número 1 </w:t>
            </w:r>
            <w:r w:rsidR="294414F7" w:rsidRPr="00487916">
              <w:rPr>
                <w:rFonts w:ascii="Arial" w:eastAsia="Arial" w:hAnsi="Arial" w:cs="Arial"/>
                <w:color w:val="000000" w:themeColor="text1"/>
                <w:sz w:val="22"/>
                <w:szCs w:val="22"/>
                <w:lang w:val="es-US"/>
              </w:rPr>
              <w:t>para</w:t>
            </w:r>
            <w:r w:rsidRPr="00487916">
              <w:rPr>
                <w:rFonts w:ascii="Arial" w:eastAsia="Arial" w:hAnsi="Arial" w:cs="Arial"/>
                <w:color w:val="000000" w:themeColor="text1"/>
                <w:sz w:val="22"/>
                <w:szCs w:val="22"/>
                <w:lang w:val="es-US"/>
              </w:rPr>
              <w:t xml:space="preserve"> obtener ayuda </w:t>
            </w:r>
            <w:r w:rsidR="25F9801D" w:rsidRPr="00487916">
              <w:rPr>
                <w:rFonts w:ascii="Arial" w:eastAsia="Arial" w:hAnsi="Arial" w:cs="Arial"/>
                <w:color w:val="000000" w:themeColor="text1"/>
                <w:sz w:val="22"/>
                <w:szCs w:val="22"/>
                <w:lang w:val="es-US"/>
              </w:rPr>
              <w:t>y</w:t>
            </w:r>
            <w:r w:rsidRPr="00487916">
              <w:rPr>
                <w:rFonts w:ascii="Arial" w:eastAsia="Arial" w:hAnsi="Arial" w:cs="Arial"/>
                <w:color w:val="000000" w:themeColor="text1"/>
                <w:sz w:val="22"/>
                <w:szCs w:val="22"/>
                <w:lang w:val="es-US"/>
              </w:rPr>
              <w:t xml:space="preserve"> pagar sus cuentas médicas es a través del seguro.  Si ya tiene</w:t>
            </w:r>
            <w:r w:rsidR="3D4555CC" w:rsidRPr="00487916">
              <w:rPr>
                <w:rFonts w:ascii="Arial" w:eastAsia="Arial" w:hAnsi="Arial" w:cs="Arial"/>
                <w:color w:val="000000" w:themeColor="text1"/>
                <w:sz w:val="22"/>
                <w:szCs w:val="22"/>
                <w:lang w:val="es-US"/>
              </w:rPr>
              <w:t xml:space="preserve"> un</w:t>
            </w:r>
            <w:r w:rsidRPr="00487916">
              <w:rPr>
                <w:rFonts w:ascii="Arial" w:eastAsia="Arial" w:hAnsi="Arial" w:cs="Arial"/>
                <w:color w:val="000000" w:themeColor="text1"/>
                <w:sz w:val="22"/>
                <w:szCs w:val="22"/>
                <w:lang w:val="es-US"/>
              </w:rPr>
              <w:t xml:space="preserve"> seguro, asegúrese de conocer su plan y las reglas antes de recibir atención médica.  Esto puede ayudarle a aprovechar al máximo sus </w:t>
            </w:r>
            <w:r w:rsidR="1D184FF2" w:rsidRPr="24AD949F">
              <w:rPr>
                <w:rFonts w:ascii="Arial" w:eastAsia="Arial" w:hAnsi="Arial" w:cs="Arial"/>
                <w:color w:val="000000" w:themeColor="text1"/>
                <w:sz w:val="22"/>
                <w:szCs w:val="22"/>
                <w:lang w:val="es-US"/>
              </w:rPr>
              <w:t>beneficios</w:t>
            </w:r>
            <w:r w:rsidR="3C7B1A61" w:rsidRPr="24AD949F">
              <w:rPr>
                <w:rFonts w:ascii="Arial" w:eastAsia="Arial" w:hAnsi="Arial" w:cs="Arial"/>
                <w:color w:val="000000" w:themeColor="text1"/>
                <w:sz w:val="22"/>
                <w:szCs w:val="22"/>
                <w:lang w:val="es-US"/>
              </w:rPr>
              <w:t>.</w:t>
            </w:r>
          </w:p>
          <w:p w14:paraId="12874F41" w14:textId="38E205BB" w:rsidR="009617E2" w:rsidRPr="00487916" w:rsidRDefault="009617E2" w:rsidP="00E33ADC">
            <w:pPr>
              <w:rPr>
                <w:lang w:val="es-US"/>
              </w:rPr>
            </w:pPr>
          </w:p>
          <w:p w14:paraId="0C164215" w14:textId="79A83761" w:rsidR="009617E2" w:rsidRPr="00487916" w:rsidRDefault="7D3A3225" w:rsidP="00E33ADC">
            <w:pPr>
              <w:rPr>
                <w:lang w:val="es-US"/>
              </w:rPr>
            </w:pPr>
            <w:r w:rsidRPr="20CD2367">
              <w:rPr>
                <w:rFonts w:ascii="Arial" w:eastAsia="Arial" w:hAnsi="Arial" w:cs="Arial"/>
                <w:color w:val="000000" w:themeColor="text1"/>
                <w:sz w:val="22"/>
                <w:szCs w:val="22"/>
                <w:lang w:val="es-ES"/>
              </w:rPr>
              <w:t>Si no tiene seguro, es posible que pueda conseguir un seguro que le ayude a pagar sus cuentas médicas.  Considere la posibilidad de solicitar cobertura a través de su empleador, programas estatales o a través del Mercado de Seguros Médicos.  Dependiendo el tipo de circunstancias puede calificar para un plan en particular.  Aquí le compartimos algunas opciones para que tenga en cuenta:</w:t>
            </w:r>
          </w:p>
          <w:p w14:paraId="1AB11588" w14:textId="26B43FF7" w:rsidR="009617E2" w:rsidRPr="00487916" w:rsidRDefault="03C27FAE" w:rsidP="00D51F74">
            <w:pPr>
              <w:pStyle w:val="ListParagraph"/>
              <w:numPr>
                <w:ilvl w:val="0"/>
                <w:numId w:val="54"/>
              </w:numPr>
              <w:spacing w:before="220" w:after="220"/>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Si usted o su cónyuge están empleados, es posible que puedan obtener un seguro a través de su(s) empleador(es).   </w:t>
            </w:r>
          </w:p>
          <w:p w14:paraId="6CDB8045" w14:textId="7A9388CC" w:rsidR="009617E2" w:rsidRPr="00487916" w:rsidRDefault="03C27FAE" w:rsidP="00D51F74">
            <w:pPr>
              <w:pStyle w:val="ListParagraph"/>
              <w:numPr>
                <w:ilvl w:val="0"/>
                <w:numId w:val="54"/>
              </w:numPr>
              <w:spacing w:before="220" w:after="220"/>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Si ha dejado de trabajar recientemente, le han reducido sus horas de trabajo, se ha divorciado, o ha enviudado y tenía cobertura de seguro médico, es posible que pueda seguir recibiéndola a través de un programa llamado COBRA.  Si le ha sucedido algo de lo mencionado anteriormente, comuníqueselo inmediatamente a su empleador, ya que éste debe notificar a su compañía de seguros su derecho a la cobertura dentro de un plazo de 30 días a partir del hecho sucedido. </w:t>
            </w:r>
          </w:p>
          <w:p w14:paraId="3001E674" w14:textId="6D1DA311" w:rsidR="009617E2" w:rsidRPr="00487916" w:rsidRDefault="03C27FAE" w:rsidP="00D51F74">
            <w:pPr>
              <w:pStyle w:val="ListParagraph"/>
              <w:numPr>
                <w:ilvl w:val="0"/>
                <w:numId w:val="54"/>
              </w:numPr>
              <w:spacing w:before="220" w:after="220"/>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Puede tener derecho a Medicaid si </w:t>
            </w:r>
            <w:r w:rsidR="45EC5BAD" w:rsidRPr="00487916">
              <w:rPr>
                <w:rFonts w:ascii="Arial" w:eastAsia="Arial" w:hAnsi="Arial" w:cs="Arial"/>
                <w:color w:val="000000" w:themeColor="text1"/>
                <w:sz w:val="22"/>
                <w:szCs w:val="22"/>
                <w:lang w:val="es-US"/>
              </w:rPr>
              <w:t>su salario</w:t>
            </w:r>
            <w:r w:rsidR="4F9AD544" w:rsidRPr="00487916">
              <w:rPr>
                <w:rFonts w:ascii="Arial" w:eastAsia="Arial" w:hAnsi="Arial" w:cs="Arial"/>
                <w:color w:val="000000" w:themeColor="text1"/>
                <w:sz w:val="22"/>
                <w:szCs w:val="22"/>
                <w:lang w:val="es-US"/>
              </w:rPr>
              <w:t xml:space="preserve"> </w:t>
            </w:r>
            <w:r w:rsidRPr="00487916">
              <w:rPr>
                <w:rFonts w:ascii="Arial" w:eastAsia="Arial" w:hAnsi="Arial" w:cs="Arial"/>
                <w:color w:val="000000" w:themeColor="text1"/>
                <w:sz w:val="22"/>
                <w:szCs w:val="22"/>
                <w:lang w:val="es-US"/>
              </w:rPr>
              <w:t xml:space="preserve">cumple los requisitos </w:t>
            </w:r>
            <w:r w:rsidR="4F9AD544" w:rsidRPr="00487916">
              <w:rPr>
                <w:rFonts w:ascii="Arial" w:eastAsia="Arial" w:hAnsi="Arial" w:cs="Arial"/>
                <w:color w:val="000000" w:themeColor="text1"/>
                <w:sz w:val="22"/>
                <w:szCs w:val="22"/>
                <w:lang w:val="es-US"/>
              </w:rPr>
              <w:t>de</w:t>
            </w:r>
            <w:r w:rsidR="35557E4A" w:rsidRPr="00487916">
              <w:rPr>
                <w:rFonts w:ascii="Arial" w:eastAsia="Arial" w:hAnsi="Arial" w:cs="Arial"/>
                <w:color w:val="000000" w:themeColor="text1"/>
                <w:sz w:val="22"/>
                <w:szCs w:val="22"/>
                <w:lang w:val="es-US"/>
              </w:rPr>
              <w:t>l e</w:t>
            </w:r>
            <w:r w:rsidR="4F9AD544" w:rsidRPr="00487916">
              <w:rPr>
                <w:rFonts w:ascii="Arial" w:eastAsia="Arial" w:hAnsi="Arial" w:cs="Arial"/>
                <w:color w:val="000000" w:themeColor="text1"/>
                <w:sz w:val="22"/>
                <w:szCs w:val="22"/>
                <w:lang w:val="es-US"/>
              </w:rPr>
              <w:t>stado</w:t>
            </w:r>
            <w:r w:rsidRPr="00487916">
              <w:rPr>
                <w:rFonts w:ascii="Arial" w:eastAsia="Arial" w:hAnsi="Arial" w:cs="Arial"/>
                <w:color w:val="000000" w:themeColor="text1"/>
                <w:sz w:val="22"/>
                <w:szCs w:val="22"/>
                <w:lang w:val="es-US"/>
              </w:rPr>
              <w:t xml:space="preserve"> </w:t>
            </w:r>
            <w:r w:rsidR="668BCA97" w:rsidRPr="00487916">
              <w:rPr>
                <w:rFonts w:ascii="Arial" w:eastAsia="Arial" w:hAnsi="Arial" w:cs="Arial"/>
                <w:color w:val="000000" w:themeColor="text1"/>
                <w:sz w:val="22"/>
                <w:szCs w:val="22"/>
                <w:lang w:val="es-US"/>
              </w:rPr>
              <w:t>donde reside</w:t>
            </w:r>
            <w:r w:rsidRPr="00487916">
              <w:rPr>
                <w:rFonts w:ascii="Arial" w:eastAsia="Arial" w:hAnsi="Arial" w:cs="Arial"/>
                <w:color w:val="000000" w:themeColor="text1"/>
                <w:sz w:val="22"/>
                <w:szCs w:val="22"/>
                <w:lang w:val="es-US"/>
              </w:rPr>
              <w:t xml:space="preserve">, si recibe ingresos suplementarios de Seguridad Social (Social Security), si está embarazada o si tiene ciertas discapacidades. </w:t>
            </w:r>
          </w:p>
          <w:p w14:paraId="6AF6DCE3" w14:textId="645E274B" w:rsidR="009617E2" w:rsidRPr="00487916" w:rsidRDefault="03C27FAE" w:rsidP="00D51F74">
            <w:pPr>
              <w:pStyle w:val="ListParagraph"/>
              <w:numPr>
                <w:ilvl w:val="0"/>
                <w:numId w:val="54"/>
              </w:numPr>
              <w:spacing w:before="220" w:after="220"/>
              <w:rPr>
                <w:rFonts w:ascii="Arial" w:eastAsia="Arial" w:hAnsi="Arial" w:cs="Arial"/>
                <w:color w:val="000000" w:themeColor="text1"/>
                <w:lang w:val="es-US"/>
              </w:rPr>
            </w:pPr>
            <w:r w:rsidRPr="00487916">
              <w:rPr>
                <w:rFonts w:ascii="Arial" w:eastAsia="Arial" w:hAnsi="Arial" w:cs="Arial"/>
                <w:color w:val="000000" w:themeColor="text1"/>
                <w:sz w:val="22"/>
                <w:szCs w:val="22"/>
                <w:lang w:val="es-US"/>
              </w:rPr>
              <w:t xml:space="preserve">Si es mayor de 65 años, o si tiene alguna discapacidad, o si padece una </w:t>
            </w:r>
            <w:r w:rsidR="2D77A499" w:rsidRPr="00487916">
              <w:rPr>
                <w:rFonts w:ascii="Arial" w:eastAsia="Arial" w:hAnsi="Arial" w:cs="Arial"/>
                <w:color w:val="000000" w:themeColor="text1"/>
                <w:sz w:val="22"/>
                <w:szCs w:val="22"/>
                <w:lang w:val="es-US"/>
              </w:rPr>
              <w:t>E</w:t>
            </w:r>
            <w:r w:rsidR="4F9AD544" w:rsidRPr="00487916">
              <w:rPr>
                <w:rFonts w:ascii="Arial" w:eastAsia="Arial" w:hAnsi="Arial" w:cs="Arial"/>
                <w:color w:val="000000" w:themeColor="text1"/>
                <w:sz w:val="22"/>
                <w:szCs w:val="22"/>
                <w:lang w:val="es-US"/>
              </w:rPr>
              <w:t xml:space="preserve">nfermedad </w:t>
            </w:r>
            <w:r w:rsidR="768334D0" w:rsidRPr="00487916">
              <w:rPr>
                <w:rFonts w:ascii="Arial" w:eastAsia="Arial" w:hAnsi="Arial" w:cs="Arial"/>
                <w:color w:val="000000" w:themeColor="text1"/>
                <w:sz w:val="22"/>
                <w:szCs w:val="22"/>
                <w:lang w:val="es-US"/>
              </w:rPr>
              <w:t>R</w:t>
            </w:r>
            <w:r w:rsidR="4F9AD544" w:rsidRPr="00487916">
              <w:rPr>
                <w:rFonts w:ascii="Arial" w:eastAsia="Arial" w:hAnsi="Arial" w:cs="Arial"/>
                <w:color w:val="000000" w:themeColor="text1"/>
                <w:sz w:val="22"/>
                <w:szCs w:val="22"/>
                <w:lang w:val="es-US"/>
              </w:rPr>
              <w:t>enal</w:t>
            </w:r>
            <w:r w:rsidR="03B662FE" w:rsidRPr="00487916">
              <w:rPr>
                <w:rFonts w:ascii="Arial" w:eastAsia="Arial" w:hAnsi="Arial" w:cs="Arial"/>
                <w:color w:val="000000" w:themeColor="text1"/>
                <w:sz w:val="22"/>
                <w:szCs w:val="22"/>
                <w:lang w:val="es-US"/>
              </w:rPr>
              <w:t xml:space="preserve"> en Etapa</w:t>
            </w:r>
            <w:r w:rsidRPr="00487916">
              <w:rPr>
                <w:rFonts w:ascii="Arial" w:eastAsia="Arial" w:hAnsi="Arial" w:cs="Arial"/>
                <w:color w:val="000000" w:themeColor="text1"/>
                <w:sz w:val="22"/>
                <w:szCs w:val="22"/>
                <w:lang w:val="es-US"/>
              </w:rPr>
              <w:t xml:space="preserve"> </w:t>
            </w:r>
            <w:r w:rsidR="05BCE220" w:rsidRPr="00487916">
              <w:rPr>
                <w:rFonts w:ascii="Arial" w:eastAsia="Arial" w:hAnsi="Arial" w:cs="Arial"/>
                <w:color w:val="000000" w:themeColor="text1"/>
                <w:sz w:val="22"/>
                <w:szCs w:val="22"/>
                <w:lang w:val="es-US"/>
              </w:rPr>
              <w:t>Fin</w:t>
            </w:r>
            <w:r w:rsidR="4F9AD544" w:rsidRPr="00487916">
              <w:rPr>
                <w:rFonts w:ascii="Arial" w:eastAsia="Arial" w:hAnsi="Arial" w:cs="Arial"/>
                <w:color w:val="000000" w:themeColor="text1"/>
                <w:sz w:val="22"/>
                <w:szCs w:val="22"/>
                <w:lang w:val="es-US"/>
              </w:rPr>
              <w:t>al</w:t>
            </w:r>
            <w:r w:rsidRPr="00487916">
              <w:rPr>
                <w:rFonts w:ascii="Arial" w:eastAsia="Arial" w:hAnsi="Arial" w:cs="Arial"/>
                <w:color w:val="000000" w:themeColor="text1"/>
                <w:sz w:val="22"/>
                <w:szCs w:val="22"/>
                <w:lang w:val="es-US"/>
              </w:rPr>
              <w:t xml:space="preserve"> (ESRD</w:t>
            </w:r>
            <w:r w:rsidR="21E6DE61" w:rsidRPr="00487916">
              <w:rPr>
                <w:rFonts w:ascii="Arial" w:eastAsia="Arial" w:hAnsi="Arial" w:cs="Arial"/>
                <w:color w:val="000000" w:themeColor="text1"/>
                <w:sz w:val="22"/>
                <w:szCs w:val="22"/>
                <w:lang w:val="es-US"/>
              </w:rPr>
              <w:t xml:space="preserve"> </w:t>
            </w:r>
            <w:r w:rsidR="0366425B" w:rsidRPr="00487916">
              <w:rPr>
                <w:rFonts w:ascii="Arial" w:eastAsia="Arial" w:hAnsi="Arial" w:cs="Arial"/>
                <w:color w:val="000000" w:themeColor="text1"/>
                <w:sz w:val="22"/>
                <w:szCs w:val="22"/>
                <w:lang w:val="es-US"/>
              </w:rPr>
              <w:t>-</w:t>
            </w:r>
            <w:r w:rsidR="21E6DE61" w:rsidRPr="00487916">
              <w:rPr>
                <w:rFonts w:ascii="Arial" w:eastAsia="Arial" w:hAnsi="Arial" w:cs="Arial"/>
                <w:color w:val="000000" w:themeColor="text1"/>
                <w:sz w:val="22"/>
                <w:szCs w:val="22"/>
                <w:lang w:val="es-US"/>
              </w:rPr>
              <w:t xml:space="preserve"> por sus siglas en inglés</w:t>
            </w:r>
            <w:r w:rsidRPr="00487916">
              <w:rPr>
                <w:rFonts w:ascii="Arial" w:eastAsia="Arial" w:hAnsi="Arial" w:cs="Arial"/>
                <w:color w:val="000000" w:themeColor="text1"/>
                <w:sz w:val="22"/>
                <w:szCs w:val="22"/>
                <w:lang w:val="es-US"/>
              </w:rPr>
              <w:t xml:space="preserve">), podría calificar para obtener Medicare.   </w:t>
            </w:r>
          </w:p>
          <w:p w14:paraId="4694F465" w14:textId="1277C7F6" w:rsidR="009617E2" w:rsidRPr="00487916" w:rsidRDefault="03C27FAE" w:rsidP="00D51F74">
            <w:pPr>
              <w:pStyle w:val="ListParagraph"/>
              <w:numPr>
                <w:ilvl w:val="0"/>
                <w:numId w:val="54"/>
              </w:numPr>
              <w:spacing w:before="220" w:after="220"/>
              <w:rPr>
                <w:rFonts w:ascii="Arial" w:eastAsia="Arial" w:hAnsi="Arial" w:cs="Arial"/>
                <w:color w:val="000000" w:themeColor="text1"/>
                <w:lang w:val="es-US"/>
              </w:rPr>
            </w:pPr>
            <w:r w:rsidRPr="00487916">
              <w:rPr>
                <w:rFonts w:ascii="Arial" w:eastAsia="Arial" w:hAnsi="Arial" w:cs="Arial"/>
                <w:color w:val="000000" w:themeColor="text1"/>
                <w:sz w:val="22"/>
                <w:szCs w:val="22"/>
                <w:lang w:val="es-US"/>
              </w:rPr>
              <w:t xml:space="preserve">Es posible que pueda solicitar cobertura a través del Mercado de Seguros Médicos si tiene determinados acontecimientos sucediéndole, o cierto nivel de ingresos, o si reúne los requisitos para Medicaid </w:t>
            </w:r>
            <w:r w:rsidR="61A9695D" w:rsidRPr="00487916">
              <w:rPr>
                <w:rFonts w:ascii="Arial" w:eastAsia="Arial" w:hAnsi="Arial" w:cs="Arial"/>
                <w:color w:val="000000" w:themeColor="text1"/>
                <w:sz w:val="22"/>
                <w:szCs w:val="22"/>
                <w:lang w:val="es-US"/>
              </w:rPr>
              <w:t xml:space="preserve">o para </w:t>
            </w:r>
            <w:r w:rsidR="20B70C36" w:rsidRPr="00487916">
              <w:rPr>
                <w:rFonts w:ascii="Arial" w:eastAsia="Arial" w:hAnsi="Arial" w:cs="Arial"/>
                <w:color w:val="000000" w:themeColor="text1"/>
                <w:sz w:val="22"/>
                <w:szCs w:val="22"/>
                <w:lang w:val="es-US"/>
              </w:rPr>
              <w:t>el</w:t>
            </w:r>
            <w:r w:rsidR="61A9695D" w:rsidRPr="00487916">
              <w:rPr>
                <w:rFonts w:ascii="Arial" w:eastAsia="Arial" w:hAnsi="Arial" w:cs="Arial"/>
                <w:color w:val="000000" w:themeColor="text1"/>
                <w:sz w:val="22"/>
                <w:szCs w:val="22"/>
                <w:lang w:val="es-US"/>
              </w:rPr>
              <w:t xml:space="preserve"> </w:t>
            </w:r>
            <w:r w:rsidR="4F9AD544" w:rsidRPr="00487916">
              <w:rPr>
                <w:rFonts w:ascii="Arial" w:eastAsia="Arial" w:hAnsi="Arial" w:cs="Arial"/>
                <w:color w:val="000000" w:themeColor="text1"/>
                <w:sz w:val="22"/>
                <w:szCs w:val="22"/>
                <w:lang w:val="es-US"/>
              </w:rPr>
              <w:t>Programa</w:t>
            </w:r>
            <w:r w:rsidRPr="00487916">
              <w:rPr>
                <w:rFonts w:ascii="Arial" w:eastAsia="Arial" w:hAnsi="Arial" w:cs="Arial"/>
                <w:color w:val="000000" w:themeColor="text1"/>
                <w:sz w:val="22"/>
                <w:szCs w:val="22"/>
                <w:lang w:val="es-US"/>
              </w:rPr>
              <w:t xml:space="preserve"> de Seguro Médico para Niños</w:t>
            </w:r>
            <w:r w:rsidR="0B9EE91F" w:rsidRPr="00487916">
              <w:rPr>
                <w:rFonts w:ascii="Arial" w:eastAsia="Arial" w:hAnsi="Arial" w:cs="Arial"/>
                <w:color w:val="000000" w:themeColor="text1"/>
                <w:sz w:val="22"/>
                <w:szCs w:val="22"/>
                <w:lang w:val="es-US"/>
              </w:rPr>
              <w:t xml:space="preserve"> (CHIP </w:t>
            </w:r>
            <w:r w:rsidR="4593D635" w:rsidRPr="00487916">
              <w:rPr>
                <w:rFonts w:ascii="Arial" w:eastAsia="Arial" w:hAnsi="Arial" w:cs="Arial"/>
                <w:color w:val="000000" w:themeColor="text1"/>
                <w:sz w:val="22"/>
                <w:szCs w:val="22"/>
                <w:lang w:val="es-US"/>
              </w:rPr>
              <w:t>-</w:t>
            </w:r>
            <w:r w:rsidR="0B9EE91F" w:rsidRPr="00487916">
              <w:rPr>
                <w:rFonts w:ascii="Arial" w:eastAsia="Arial" w:hAnsi="Arial" w:cs="Arial"/>
                <w:color w:val="000000" w:themeColor="text1"/>
                <w:sz w:val="22"/>
                <w:szCs w:val="22"/>
                <w:lang w:val="es-US"/>
              </w:rPr>
              <w:t xml:space="preserve"> por sus siglas en inglés).</w:t>
            </w:r>
            <w:r w:rsidRPr="00487916">
              <w:rPr>
                <w:rFonts w:ascii="Arial" w:eastAsia="Arial" w:hAnsi="Arial" w:cs="Arial"/>
                <w:color w:val="000000" w:themeColor="text1"/>
                <w:sz w:val="22"/>
                <w:szCs w:val="22"/>
                <w:lang w:val="es-US"/>
              </w:rPr>
              <w:t xml:space="preserve"> </w:t>
            </w:r>
          </w:p>
          <w:p w14:paraId="4F2B07AC" w14:textId="1C61192F" w:rsidR="009617E2" w:rsidRPr="00487916" w:rsidRDefault="03C27FAE" w:rsidP="00D51F74">
            <w:pPr>
              <w:pStyle w:val="ListParagraph"/>
              <w:numPr>
                <w:ilvl w:val="0"/>
                <w:numId w:val="54"/>
              </w:numPr>
              <w:spacing w:before="220" w:after="220"/>
              <w:rPr>
                <w:rFonts w:ascii="Arial" w:eastAsia="Arial" w:hAnsi="Arial" w:cs="Arial"/>
                <w:color w:val="000000" w:themeColor="text1"/>
                <w:sz w:val="22"/>
                <w:szCs w:val="22"/>
                <w:lang w:val="es-US"/>
              </w:rPr>
            </w:pPr>
            <w:r w:rsidRPr="00487916">
              <w:rPr>
                <w:rFonts w:ascii="Arial" w:eastAsia="Arial" w:hAnsi="Arial" w:cs="Arial"/>
                <w:color w:val="000000" w:themeColor="text1"/>
                <w:sz w:val="22"/>
                <w:szCs w:val="22"/>
                <w:lang w:val="es-US"/>
              </w:rPr>
              <w:t xml:space="preserve">Por último, si usted o un familiar es un miembro activo de las Fuerzas Armadas de </w:t>
            </w:r>
            <w:r w:rsidR="00450B8D" w:rsidRPr="00BB4417">
              <w:rPr>
                <w:rFonts w:ascii="Arial" w:eastAsia="Arial" w:hAnsi="Arial" w:cs="Arial"/>
                <w:color w:val="000000" w:themeColor="text1"/>
                <w:sz w:val="22"/>
                <w:szCs w:val="22"/>
                <w:lang w:val="es-US"/>
              </w:rPr>
              <w:t>Estados Unidos</w:t>
            </w:r>
            <w:r w:rsidRPr="00487916">
              <w:rPr>
                <w:rFonts w:ascii="Arial" w:eastAsia="Arial" w:hAnsi="Arial" w:cs="Arial"/>
                <w:color w:val="000000" w:themeColor="text1"/>
                <w:sz w:val="22"/>
                <w:szCs w:val="22"/>
                <w:lang w:val="es-US"/>
              </w:rPr>
              <w:t xml:space="preserve">, un militar retirado o Componente de la Reserva, podría calificar para obtener cobertura a través de Tricare.   </w:t>
            </w:r>
          </w:p>
          <w:p w14:paraId="69C1C43F" w14:textId="726020FF" w:rsidR="009617E2" w:rsidRPr="00096D42" w:rsidRDefault="6113910C" w:rsidP="20CD2367">
            <w:pPr>
              <w:rPr>
                <w:lang w:val="es-US"/>
              </w:rPr>
            </w:pPr>
            <w:r w:rsidRPr="58F249CE">
              <w:rPr>
                <w:rFonts w:ascii="Arial" w:eastAsia="Arial" w:hAnsi="Arial" w:cs="Arial"/>
                <w:color w:val="000000" w:themeColor="text1"/>
                <w:sz w:val="22"/>
                <w:szCs w:val="22"/>
                <w:lang w:val="es-US"/>
              </w:rPr>
              <w:t xml:space="preserve">En algunos casos, otros seguros pueden ayudarle a pagar las cuentas médicas aunque no tenga un seguro médico.  Por ejemplo, </w:t>
            </w:r>
            <w:r w:rsidR="035E8675" w:rsidRPr="5390FD94">
              <w:rPr>
                <w:rFonts w:ascii="Arial" w:eastAsia="Arial" w:hAnsi="Arial" w:cs="Arial"/>
                <w:color w:val="000000" w:themeColor="text1"/>
                <w:sz w:val="22"/>
                <w:szCs w:val="22"/>
                <w:lang w:val="es-US"/>
              </w:rPr>
              <w:t>la i</w:t>
            </w:r>
            <w:r w:rsidR="035E8675" w:rsidRPr="0090286E">
              <w:rPr>
                <w:rFonts w:ascii="Arial" w:eastAsiaTheme="minorEastAsia" w:hAnsi="Arial" w:cs="Arial"/>
                <w:color w:val="000000" w:themeColor="text1"/>
                <w:sz w:val="22"/>
                <w:szCs w:val="22"/>
                <w:lang w:val="es-US"/>
              </w:rPr>
              <w:t>ndemnizaci</w:t>
            </w:r>
            <w:r w:rsidR="035E8675" w:rsidRPr="5390FD94">
              <w:rPr>
                <w:rFonts w:ascii="Arial" w:eastAsiaTheme="minorEastAsia" w:hAnsi="Arial" w:cs="Arial"/>
                <w:color w:val="000000" w:themeColor="text1"/>
                <w:sz w:val="22"/>
                <w:szCs w:val="22"/>
                <w:lang w:val="es-US"/>
              </w:rPr>
              <w:t>ón por cuestiones</w:t>
            </w:r>
            <w:r w:rsidRPr="5390FD94">
              <w:rPr>
                <w:rFonts w:ascii="Arial" w:eastAsiaTheme="minorEastAsia" w:hAnsi="Arial" w:cs="Arial"/>
                <w:color w:val="000000" w:themeColor="text1"/>
                <w:sz w:val="22"/>
                <w:szCs w:val="22"/>
                <w:lang w:val="es-US"/>
              </w:rPr>
              <w:t xml:space="preserve"> laborales</w:t>
            </w:r>
            <w:commentRangeStart w:id="170"/>
            <w:commentRangeEnd w:id="170"/>
            <w:r w:rsidRPr="58F249CE">
              <w:rPr>
                <w:rStyle w:val="CommentReference"/>
                <w:rFonts w:ascii="Arial" w:eastAsia="Arial" w:hAnsi="Arial" w:cs="Arial"/>
                <w:color w:val="000000" w:themeColor="text1"/>
                <w:sz w:val="22"/>
                <w:szCs w:val="22"/>
                <w:lang w:val="es-US"/>
              </w:rPr>
              <w:commentReference w:id="170"/>
            </w:r>
            <w:r w:rsidRPr="58F249CE">
              <w:rPr>
                <w:rFonts w:ascii="Arial" w:eastAsia="Arial" w:hAnsi="Arial" w:cs="Arial"/>
                <w:color w:val="000000" w:themeColor="text1"/>
                <w:sz w:val="22"/>
                <w:szCs w:val="22"/>
                <w:lang w:val="es-US"/>
              </w:rPr>
              <w:t xml:space="preserve"> puede ayudarle a pagar si se enfermó o se lesionó en el trabajo, mientras que un seguro de automóvil puede ayudarle a cubrir los </w:t>
            </w:r>
            <w:r w:rsidR="7ACBDBE8" w:rsidRPr="58F249CE">
              <w:rPr>
                <w:rFonts w:ascii="Arial" w:eastAsia="Arial" w:hAnsi="Arial" w:cs="Arial"/>
                <w:color w:val="000000" w:themeColor="text1"/>
                <w:sz w:val="22"/>
                <w:szCs w:val="22"/>
                <w:lang w:val="es-US"/>
              </w:rPr>
              <w:t>cost</w:t>
            </w:r>
            <w:r w:rsidRPr="58F249CE">
              <w:rPr>
                <w:rFonts w:ascii="Arial" w:eastAsia="Arial" w:hAnsi="Arial" w:cs="Arial"/>
                <w:color w:val="000000" w:themeColor="text1"/>
                <w:sz w:val="22"/>
                <w:szCs w:val="22"/>
                <w:lang w:val="es-US"/>
              </w:rPr>
              <w:t xml:space="preserve">os médicos si se lesionó en un accidente de tráfico.  El seguro de propietarios de casa puede ayudarle a pagar si se lesionó mientras visitaba la casa de otra persona.  </w:t>
            </w:r>
          </w:p>
          <w:p w14:paraId="05F0231E" w14:textId="78F7582B" w:rsidR="009617E2" w:rsidRPr="00096D42" w:rsidRDefault="009617E2" w:rsidP="00E33ADC">
            <w:pPr>
              <w:rPr>
                <w:lang w:val="es-US"/>
              </w:rPr>
            </w:pPr>
          </w:p>
          <w:p w14:paraId="3F838B18" w14:textId="12DB30A4" w:rsidR="009617E2" w:rsidRPr="00096D42" w:rsidRDefault="6113910C" w:rsidP="20CD2367">
            <w:pPr>
              <w:rPr>
                <w:lang w:val="es-US"/>
              </w:rPr>
            </w:pPr>
            <w:r w:rsidRPr="58F249CE">
              <w:rPr>
                <w:rFonts w:ascii="Arial" w:eastAsia="Arial" w:hAnsi="Arial" w:cs="Arial"/>
                <w:color w:val="000000" w:themeColor="text1"/>
                <w:sz w:val="22"/>
                <w:szCs w:val="22"/>
                <w:lang w:val="es-US"/>
              </w:rPr>
              <w:t xml:space="preserve">Por último, si sus </w:t>
            </w:r>
            <w:r w:rsidR="78C010EC" w:rsidRPr="58F249CE">
              <w:rPr>
                <w:rFonts w:ascii="Arial" w:eastAsia="Arial" w:hAnsi="Arial" w:cs="Arial"/>
                <w:color w:val="000000" w:themeColor="text1"/>
                <w:sz w:val="22"/>
                <w:szCs w:val="22"/>
                <w:lang w:val="es-US"/>
              </w:rPr>
              <w:t>co</w:t>
            </w:r>
            <w:r w:rsidRPr="58F249CE">
              <w:rPr>
                <w:rFonts w:ascii="Arial" w:eastAsia="Arial" w:hAnsi="Arial" w:cs="Arial"/>
                <w:color w:val="000000" w:themeColor="text1"/>
                <w:sz w:val="22"/>
                <w:szCs w:val="22"/>
                <w:lang w:val="es-US"/>
              </w:rPr>
              <w:t xml:space="preserve">stos médicos son consecuencia de un crimen violento, puede haber programas de indemnización para víctimas que le proporcionen alguna ayuda económica.  </w:t>
            </w:r>
          </w:p>
          <w:p w14:paraId="0D9540D5" w14:textId="64D562AF" w:rsidR="009617E2" w:rsidRPr="00096D42" w:rsidRDefault="009617E2" w:rsidP="00E33ADC">
            <w:pPr>
              <w:rPr>
                <w:lang w:val="es-US"/>
              </w:rPr>
            </w:pPr>
          </w:p>
          <w:p w14:paraId="41B81D35" w14:textId="2E06A79E" w:rsidR="009617E2" w:rsidRPr="00096D42" w:rsidRDefault="1104EABF" w:rsidP="20CD2367">
            <w:pPr>
              <w:rPr>
                <w:lang w:val="es-US"/>
              </w:rPr>
            </w:pPr>
            <w:r w:rsidRPr="00096D42">
              <w:rPr>
                <w:rFonts w:ascii="Arial" w:eastAsia="Arial" w:hAnsi="Arial" w:cs="Arial"/>
                <w:color w:val="000000" w:themeColor="text1"/>
                <w:sz w:val="22"/>
                <w:szCs w:val="22"/>
                <w:lang w:val="es-US"/>
              </w:rPr>
              <w:t>Aunque el seguro es la mejor forma de obtener ayuda para pagar las cuentas médicas, hay otras opciones que puede usted tomar en cuenta.</w:t>
            </w:r>
          </w:p>
          <w:p w14:paraId="1B13FBE0" w14:textId="38F6FF1C" w:rsidR="009617E2" w:rsidRPr="00096D42" w:rsidRDefault="009617E2" w:rsidP="00E33ADC">
            <w:pPr>
              <w:rPr>
                <w:lang w:val="es-US"/>
              </w:rPr>
            </w:pPr>
          </w:p>
          <w:p w14:paraId="2B920068" w14:textId="60EF4069" w:rsidR="009617E2" w:rsidRPr="00096D42" w:rsidRDefault="7C946B52" w:rsidP="20CD2367">
            <w:pPr>
              <w:rPr>
                <w:lang w:val="es-US"/>
              </w:rPr>
            </w:pPr>
            <w:r w:rsidRPr="00096D42">
              <w:rPr>
                <w:rFonts w:ascii="Arial" w:eastAsia="Arial" w:hAnsi="Arial" w:cs="Arial"/>
                <w:color w:val="000000" w:themeColor="text1"/>
                <w:sz w:val="22"/>
                <w:szCs w:val="22"/>
                <w:lang w:val="es-US"/>
              </w:rPr>
              <w:t xml:space="preserve">[#2 - Descuentos Comunes] </w:t>
            </w:r>
          </w:p>
          <w:p w14:paraId="5728E951" w14:textId="76468F97" w:rsidR="009617E2" w:rsidRPr="00096D42" w:rsidRDefault="7C946B52" w:rsidP="20CD2367">
            <w:pPr>
              <w:rPr>
                <w:lang w:val="es-US"/>
              </w:rPr>
            </w:pPr>
            <w:r w:rsidRPr="00096D42">
              <w:rPr>
                <w:rFonts w:ascii="Arial" w:eastAsia="Arial" w:hAnsi="Arial" w:cs="Arial"/>
                <w:color w:val="000000" w:themeColor="text1"/>
                <w:sz w:val="22"/>
                <w:szCs w:val="22"/>
                <w:lang w:val="es-US"/>
              </w:rPr>
              <w:t xml:space="preserve">Muchos proveedores ofrecen descuentos comunes en determinadas circunstancias. Por ejemplo, algunos estados exigen que los hospitales ofrezcan un descuento a los pacientes no asegurados.  Muchos proveedores también ofrecen descuentos si usted paga su cuenta a tiempo y en su totalidad.   </w:t>
            </w:r>
          </w:p>
          <w:p w14:paraId="64C022D1" w14:textId="45AD00AE" w:rsidR="009617E2" w:rsidRPr="00096D42" w:rsidRDefault="009617E2" w:rsidP="00E33ADC">
            <w:pPr>
              <w:rPr>
                <w:lang w:val="es-US"/>
              </w:rPr>
            </w:pPr>
          </w:p>
          <w:p w14:paraId="7E24EECC" w14:textId="13BE8883" w:rsidR="009617E2" w:rsidRPr="00096D42" w:rsidRDefault="7C946B52" w:rsidP="20CD2367">
            <w:pPr>
              <w:rPr>
                <w:lang w:val="es-US"/>
              </w:rPr>
            </w:pPr>
            <w:r w:rsidRPr="00096D42">
              <w:rPr>
                <w:rFonts w:ascii="Arial" w:eastAsia="Arial" w:hAnsi="Arial" w:cs="Arial"/>
                <w:color w:val="000000" w:themeColor="text1"/>
                <w:sz w:val="22"/>
                <w:szCs w:val="22"/>
                <w:lang w:val="es-US"/>
              </w:rPr>
              <w:t xml:space="preserve">[3. Planes de Pago] </w:t>
            </w:r>
          </w:p>
          <w:p w14:paraId="2422A304" w14:textId="165C5544" w:rsidR="009617E2" w:rsidRPr="00096D42" w:rsidRDefault="009617E2" w:rsidP="00E33ADC">
            <w:pPr>
              <w:rPr>
                <w:lang w:val="es-US"/>
              </w:rPr>
            </w:pPr>
          </w:p>
          <w:p w14:paraId="5173E577" w14:textId="64BB8E83" w:rsidR="009617E2" w:rsidRPr="00096D42" w:rsidRDefault="7C946B52" w:rsidP="20CD2367">
            <w:pPr>
              <w:rPr>
                <w:lang w:val="es-US"/>
              </w:rPr>
            </w:pPr>
            <w:r w:rsidRPr="00096D42">
              <w:rPr>
                <w:rFonts w:ascii="Arial" w:eastAsia="Arial" w:hAnsi="Arial" w:cs="Arial"/>
                <w:color w:val="000000" w:themeColor="text1"/>
                <w:sz w:val="22"/>
                <w:szCs w:val="22"/>
                <w:lang w:val="es-US"/>
              </w:rPr>
              <w:t>Si no puede pagar toda la cuenta en un solo pago, la mayoría de los proveedores ofrecen opciones de planes de pago para ayudarle a administrar y pagar su cuenta en determinado tiempo.</w:t>
            </w:r>
          </w:p>
          <w:p w14:paraId="1E3EEC6C" w14:textId="18714DC6" w:rsidR="009617E2" w:rsidRPr="00096D42" w:rsidRDefault="009617E2" w:rsidP="00E33ADC">
            <w:pPr>
              <w:rPr>
                <w:lang w:val="es-US"/>
              </w:rPr>
            </w:pPr>
          </w:p>
          <w:p w14:paraId="27159C24" w14:textId="5AD2D0D3" w:rsidR="009617E2" w:rsidRPr="00096D42" w:rsidRDefault="7C946B52" w:rsidP="20CD2367">
            <w:pPr>
              <w:rPr>
                <w:lang w:val="es-US"/>
              </w:rPr>
            </w:pPr>
            <w:r w:rsidRPr="00096D42">
              <w:rPr>
                <w:rFonts w:ascii="Arial" w:eastAsia="Arial" w:hAnsi="Arial" w:cs="Arial"/>
                <w:color w:val="000000" w:themeColor="text1"/>
                <w:sz w:val="22"/>
                <w:szCs w:val="22"/>
                <w:lang w:val="es-US"/>
              </w:rPr>
              <w:t xml:space="preserve">[#4 - Programas de Asistencia Financiera] </w:t>
            </w:r>
          </w:p>
          <w:p w14:paraId="39B96B4E" w14:textId="310833A5" w:rsidR="009617E2" w:rsidRPr="00096D42" w:rsidRDefault="009617E2" w:rsidP="00E33ADC">
            <w:pPr>
              <w:rPr>
                <w:lang w:val="es-US"/>
              </w:rPr>
            </w:pPr>
          </w:p>
          <w:p w14:paraId="2AEC871B" w14:textId="57AE6AF4" w:rsidR="009617E2" w:rsidRPr="00096D42" w:rsidRDefault="7C946B52" w:rsidP="20CD2367">
            <w:pPr>
              <w:rPr>
                <w:lang w:val="es-US"/>
              </w:rPr>
            </w:pPr>
            <w:r w:rsidRPr="00096D42">
              <w:rPr>
                <w:rFonts w:ascii="Arial" w:eastAsia="Arial" w:hAnsi="Arial" w:cs="Arial"/>
                <w:color w:val="000000" w:themeColor="text1"/>
                <w:sz w:val="22"/>
                <w:szCs w:val="22"/>
                <w:lang w:val="es-US"/>
              </w:rPr>
              <w:t xml:space="preserve">Muchos proveedores ofrecen programas de asistencia financiera.  Estos programas pueden reducir o incluso eliminar su deuda dependiendo de la cantidad de sus ingresos y su situación.   Si no puede pagar su cuenta, consulte el sitio web de su proveedor o póngase en contacto directamente con ellos para obtener información sobre la asistencia financiera y cómo podría solicitarla. </w:t>
            </w:r>
          </w:p>
          <w:p w14:paraId="7192481B" w14:textId="399D69BB" w:rsidR="009617E2" w:rsidRPr="00096D42" w:rsidRDefault="009617E2" w:rsidP="20CD2367">
            <w:pPr>
              <w:rPr>
                <w:rFonts w:ascii="Arial" w:eastAsia="Arial" w:hAnsi="Arial" w:cs="Arial"/>
                <w:color w:val="000000" w:themeColor="text1"/>
                <w:sz w:val="22"/>
                <w:szCs w:val="22"/>
                <w:lang w:val="es-US"/>
              </w:rPr>
            </w:pPr>
          </w:p>
          <w:p w14:paraId="46DFD52C" w14:textId="7C4C95A3" w:rsidR="009617E2" w:rsidRPr="00096D42" w:rsidRDefault="07AB2850" w:rsidP="20CD2367">
            <w:pPr>
              <w:rPr>
                <w:lang w:val="es-US"/>
              </w:rPr>
            </w:pPr>
            <w:r w:rsidRPr="00096D42">
              <w:rPr>
                <w:rFonts w:ascii="Arial" w:eastAsia="Arial" w:hAnsi="Arial" w:cs="Arial"/>
                <w:color w:val="000000" w:themeColor="text1"/>
                <w:sz w:val="22"/>
                <w:szCs w:val="22"/>
                <w:lang w:val="es-US"/>
              </w:rPr>
              <w:t xml:space="preserve">[#5 - Recursos de la Comunidad} </w:t>
            </w:r>
          </w:p>
          <w:p w14:paraId="100B245C" w14:textId="22C6C89D" w:rsidR="009617E2" w:rsidRPr="00096D42" w:rsidRDefault="009617E2" w:rsidP="00E33ADC">
            <w:pPr>
              <w:rPr>
                <w:lang w:val="es-US"/>
              </w:rPr>
            </w:pPr>
          </w:p>
          <w:p w14:paraId="7BD4BAC8" w14:textId="39828473" w:rsidR="009617E2" w:rsidRPr="00096D42" w:rsidRDefault="07AB2850" w:rsidP="20CD2367">
            <w:pPr>
              <w:rPr>
                <w:rFonts w:ascii="Arial" w:eastAsia="Arial" w:hAnsi="Arial" w:cs="Arial"/>
                <w:color w:val="000000" w:themeColor="text1"/>
                <w:sz w:val="22"/>
                <w:szCs w:val="22"/>
                <w:lang w:val="es-US"/>
              </w:rPr>
            </w:pPr>
            <w:r w:rsidRPr="00096D42">
              <w:rPr>
                <w:rFonts w:ascii="Arial" w:eastAsia="Arial" w:hAnsi="Arial" w:cs="Arial"/>
                <w:color w:val="000000" w:themeColor="text1"/>
                <w:sz w:val="22"/>
                <w:szCs w:val="22"/>
                <w:lang w:val="es-US"/>
              </w:rPr>
              <w:t xml:space="preserve">Por último, muchas comunidades ofrecen ayuda económica a quienes no pueden pagar sus cuentas médicas.  Las organizaciones locales </w:t>
            </w:r>
            <w:r w:rsidR="4AEF3076" w:rsidRPr="00096D42">
              <w:rPr>
                <w:rFonts w:ascii="Arial" w:eastAsia="Arial" w:hAnsi="Arial" w:cs="Arial"/>
                <w:color w:val="000000" w:themeColor="text1"/>
                <w:sz w:val="22"/>
                <w:szCs w:val="22"/>
                <w:lang w:val="es-US"/>
              </w:rPr>
              <w:t>caritativas</w:t>
            </w:r>
            <w:r w:rsidRPr="00096D42">
              <w:rPr>
                <w:rFonts w:ascii="Arial" w:eastAsia="Arial" w:hAnsi="Arial" w:cs="Arial"/>
                <w:color w:val="000000" w:themeColor="text1"/>
                <w:sz w:val="22"/>
                <w:szCs w:val="22"/>
                <w:lang w:val="es-US"/>
              </w:rPr>
              <w:t xml:space="preserve">, las organizaciones no lucrativas y los centros de salud comunitarios son recursos que pueden ofrecerle asesoramiento y </w:t>
            </w:r>
            <w:r w:rsidR="326886AB" w:rsidRPr="00096D42">
              <w:rPr>
                <w:rFonts w:ascii="Arial" w:eastAsia="Arial" w:hAnsi="Arial" w:cs="Arial"/>
                <w:color w:val="000000" w:themeColor="text1"/>
                <w:sz w:val="22"/>
                <w:szCs w:val="22"/>
                <w:lang w:val="es-US"/>
              </w:rPr>
              <w:t>conectarlo</w:t>
            </w:r>
            <w:r w:rsidRPr="00096D42">
              <w:rPr>
                <w:rFonts w:ascii="Arial" w:eastAsia="Arial" w:hAnsi="Arial" w:cs="Arial"/>
                <w:color w:val="000000" w:themeColor="text1"/>
                <w:sz w:val="22"/>
                <w:szCs w:val="22"/>
                <w:lang w:val="es-US"/>
              </w:rPr>
              <w:t xml:space="preserve"> para recibir ayuda.   </w:t>
            </w:r>
          </w:p>
          <w:p w14:paraId="71A7A3DE" w14:textId="7585204F" w:rsidR="009617E2" w:rsidRPr="00096D42" w:rsidRDefault="009617E2" w:rsidP="00E33ADC">
            <w:pPr>
              <w:rPr>
                <w:lang w:val="es-US"/>
              </w:rPr>
            </w:pPr>
          </w:p>
          <w:p w14:paraId="049E120A" w14:textId="575B3F63" w:rsidR="009617E2" w:rsidRDefault="79BEB6E2" w:rsidP="20CD2367">
            <w:pPr>
              <w:rPr>
                <w:rFonts w:ascii="Arial" w:eastAsia="Arial" w:hAnsi="Arial" w:cs="Arial"/>
                <w:i/>
                <w:sz w:val="22"/>
                <w:szCs w:val="22"/>
              </w:rPr>
            </w:pPr>
            <w:r w:rsidRPr="768CE656">
              <w:rPr>
                <w:rFonts w:ascii="Arial" w:eastAsia="Arial" w:hAnsi="Arial" w:cs="Arial"/>
                <w:i/>
                <w:iCs/>
                <w:sz w:val="22"/>
                <w:szCs w:val="22"/>
              </w:rPr>
              <w:t>[</w:t>
            </w:r>
            <w:r w:rsidR="1F4B72B6" w:rsidRPr="768CE656">
              <w:rPr>
                <w:i/>
                <w:iCs/>
              </w:rPr>
              <w:t>Conclusion – with prompt to login/tasks that can be completed within the portal</w:t>
            </w:r>
            <w:r w:rsidR="1F4B72B6" w:rsidRPr="7FFAAA69">
              <w:rPr>
                <w:i/>
                <w:iCs/>
              </w:rPr>
              <w:t>.</w:t>
            </w:r>
            <w:r w:rsidRPr="7FFAAA69">
              <w:rPr>
                <w:rFonts w:ascii="Arial" w:eastAsia="Arial" w:hAnsi="Arial" w:cs="Arial"/>
                <w:i/>
                <w:iCs/>
                <w:sz w:val="22"/>
                <w:szCs w:val="22"/>
              </w:rPr>
              <w:t>]</w:t>
            </w:r>
            <w:r w:rsidRPr="768CE656">
              <w:rPr>
                <w:rFonts w:ascii="Arial" w:eastAsia="Arial" w:hAnsi="Arial" w:cs="Arial"/>
                <w:i/>
                <w:iCs/>
                <w:sz w:val="22"/>
                <w:szCs w:val="22"/>
              </w:rPr>
              <w:t xml:space="preserve"> </w:t>
            </w:r>
          </w:p>
          <w:p w14:paraId="7ABE6AE9" w14:textId="429F0124" w:rsidR="009617E2" w:rsidRDefault="009617E2" w:rsidP="00E33ADC"/>
          <w:p w14:paraId="0EBFF62B" w14:textId="6E6574D1" w:rsidR="009617E2" w:rsidRDefault="07AB2850" w:rsidP="20CD2367">
            <w:pPr>
              <w:rPr>
                <w:rFonts w:ascii="Arial" w:eastAsia="Arial" w:hAnsi="Arial" w:cs="Arial"/>
                <w:color w:val="000000" w:themeColor="text1"/>
                <w:sz w:val="22"/>
                <w:szCs w:val="22"/>
              </w:rPr>
            </w:pPr>
            <w:r w:rsidRPr="00096D42">
              <w:rPr>
                <w:rFonts w:ascii="Arial" w:eastAsia="Arial" w:hAnsi="Arial" w:cs="Arial"/>
                <w:color w:val="000000" w:themeColor="text1"/>
                <w:sz w:val="22"/>
                <w:szCs w:val="22"/>
                <w:lang w:val="es-US"/>
              </w:rPr>
              <w:t xml:space="preserve">Manejar las cuentas médicas puede ser una tarea intimidante, pero hay opciones disponibles para ayudarle a aliviar esa carga. Para obtener ayuda, puede informarse sobre la cobertura del seguro, aprovechar los descuentos comunes o establecer un plan de pagos.  También puede considerar la posibilidad de solicitar programas de asistencia financiera o buscar recursos comunitarios.  Puede encontrar más información sobre estos y otros temas </w:t>
            </w:r>
            <w:r w:rsidR="6ED634DB" w:rsidRPr="00096D42">
              <w:rPr>
                <w:rFonts w:ascii="Arial" w:eastAsia="Arial" w:hAnsi="Arial" w:cs="Arial"/>
                <w:color w:val="000000" w:themeColor="text1"/>
                <w:sz w:val="22"/>
                <w:szCs w:val="22"/>
                <w:lang w:val="es-US"/>
              </w:rPr>
              <w:t>ingresando</w:t>
            </w:r>
            <w:r w:rsidR="79BEB6E2" w:rsidRPr="00096D42">
              <w:rPr>
                <w:rFonts w:ascii="Arial" w:eastAsia="Arial" w:hAnsi="Arial" w:cs="Arial"/>
                <w:color w:val="000000" w:themeColor="text1"/>
                <w:sz w:val="22"/>
                <w:szCs w:val="22"/>
                <w:lang w:val="es-US"/>
              </w:rPr>
              <w:t xml:space="preserve"> </w:t>
            </w:r>
            <w:r w:rsidRPr="00096D42">
              <w:rPr>
                <w:rFonts w:ascii="Arial" w:eastAsia="Arial" w:hAnsi="Arial" w:cs="Arial"/>
                <w:color w:val="000000" w:themeColor="text1"/>
                <w:sz w:val="22"/>
                <w:szCs w:val="22"/>
                <w:lang w:val="es-US"/>
              </w:rPr>
              <w:t xml:space="preserve">a su cuenta en EquityPay. </w:t>
            </w:r>
            <w:r w:rsidRPr="20CD2367">
              <w:rPr>
                <w:rFonts w:ascii="Arial" w:eastAsia="Arial" w:hAnsi="Arial" w:cs="Arial"/>
                <w:color w:val="000000" w:themeColor="text1"/>
                <w:sz w:val="22"/>
                <w:szCs w:val="22"/>
              </w:rPr>
              <w:t xml:space="preserve">[END SCRIPT] </w:t>
            </w:r>
          </w:p>
          <w:p w14:paraId="1721B2AA" w14:textId="0989570F" w:rsidR="009617E2" w:rsidRDefault="009617E2" w:rsidP="00E33ADC"/>
          <w:p w14:paraId="6093FB96" w14:textId="6F67643A" w:rsidR="009617E2" w:rsidRDefault="009617E2" w:rsidP="00E33ADC">
            <w:pPr>
              <w:rPr>
                <w:b/>
                <w:bCs/>
              </w:rPr>
            </w:pPr>
          </w:p>
        </w:tc>
      </w:tr>
    </w:tbl>
    <w:p w14:paraId="7FE6A962" w14:textId="77777777" w:rsidR="009617E2" w:rsidRDefault="009617E2" w:rsidP="00E33ADC">
      <w:pPr>
        <w:rPr>
          <w:b/>
          <w:bCs/>
        </w:rPr>
      </w:pPr>
    </w:p>
    <w:p w14:paraId="3FA6C6F7" w14:textId="524837CE" w:rsidR="001861E8" w:rsidRPr="004348F7" w:rsidRDefault="001861E8" w:rsidP="001861E8">
      <w:pPr>
        <w:rPr>
          <w:b/>
          <w:bCs/>
        </w:rPr>
      </w:pPr>
      <w:r>
        <w:rPr>
          <w:b/>
          <w:bCs/>
        </w:rPr>
        <w:t>Financial Assistance Options</w:t>
      </w:r>
      <w:r w:rsidRPr="004348F7">
        <w:rPr>
          <w:b/>
          <w:bCs/>
        </w:rPr>
        <w:t xml:space="preserve"> Video – Onscreen Text</w:t>
      </w:r>
    </w:p>
    <w:tbl>
      <w:tblPr>
        <w:tblStyle w:val="TableGrid"/>
        <w:tblW w:w="0" w:type="auto"/>
        <w:tblLook w:val="04A0" w:firstRow="1" w:lastRow="0" w:firstColumn="1" w:lastColumn="0" w:noHBand="0" w:noVBand="1"/>
      </w:tblPr>
      <w:tblGrid>
        <w:gridCol w:w="3596"/>
        <w:gridCol w:w="3597"/>
        <w:gridCol w:w="3597"/>
      </w:tblGrid>
      <w:tr w:rsidR="001861E8" w14:paraId="614E9BFF" w14:textId="77777777" w:rsidTr="00B155FA">
        <w:tc>
          <w:tcPr>
            <w:tcW w:w="3596" w:type="dxa"/>
          </w:tcPr>
          <w:p w14:paraId="7C2BCCF4" w14:textId="77777777" w:rsidR="001861E8" w:rsidRPr="009C26A3" w:rsidRDefault="001861E8">
            <w:pPr>
              <w:rPr>
                <w:b/>
                <w:bCs/>
              </w:rPr>
            </w:pPr>
            <w:r w:rsidRPr="009C26A3">
              <w:rPr>
                <w:b/>
                <w:bCs/>
              </w:rPr>
              <w:t>Timestamp</w:t>
            </w:r>
          </w:p>
        </w:tc>
        <w:tc>
          <w:tcPr>
            <w:tcW w:w="3597" w:type="dxa"/>
          </w:tcPr>
          <w:p w14:paraId="37629F48" w14:textId="77777777" w:rsidR="001861E8" w:rsidRPr="009C26A3" w:rsidRDefault="001861E8">
            <w:pPr>
              <w:rPr>
                <w:b/>
                <w:bCs/>
              </w:rPr>
            </w:pPr>
            <w:r w:rsidRPr="009C26A3">
              <w:rPr>
                <w:b/>
                <w:bCs/>
              </w:rPr>
              <w:t>English</w:t>
            </w:r>
          </w:p>
        </w:tc>
        <w:tc>
          <w:tcPr>
            <w:tcW w:w="3597" w:type="dxa"/>
          </w:tcPr>
          <w:p w14:paraId="5D8563B2" w14:textId="77777777" w:rsidR="001861E8" w:rsidRPr="009C26A3" w:rsidRDefault="001861E8" w:rsidP="1AAE032A">
            <w:pPr>
              <w:rPr>
                <w:b/>
                <w:color w:val="00B050"/>
              </w:rPr>
            </w:pPr>
            <w:r w:rsidRPr="1055588C">
              <w:rPr>
                <w:b/>
                <w:color w:val="00B050"/>
              </w:rPr>
              <w:t>Spanish</w:t>
            </w:r>
          </w:p>
        </w:tc>
      </w:tr>
      <w:tr w:rsidR="001861E8" w14:paraId="383E1332" w14:textId="77777777" w:rsidTr="00B155FA">
        <w:tc>
          <w:tcPr>
            <w:tcW w:w="3596" w:type="dxa"/>
          </w:tcPr>
          <w:p w14:paraId="1FC37AE7" w14:textId="77777777" w:rsidR="001861E8" w:rsidRPr="00E24133" w:rsidRDefault="001861E8">
            <w:r w:rsidRPr="00E24133">
              <w:t>0:00 (title)</w:t>
            </w:r>
          </w:p>
        </w:tc>
        <w:tc>
          <w:tcPr>
            <w:tcW w:w="3597" w:type="dxa"/>
          </w:tcPr>
          <w:p w14:paraId="294EADA9" w14:textId="75FF2A61" w:rsidR="001861E8" w:rsidRPr="00E24133" w:rsidRDefault="00F068BC">
            <w:r>
              <w:t>Financial Assistance Options</w:t>
            </w:r>
          </w:p>
        </w:tc>
        <w:tc>
          <w:tcPr>
            <w:tcW w:w="3597" w:type="dxa"/>
          </w:tcPr>
          <w:p w14:paraId="4A68F9A5" w14:textId="0A9BB1E9" w:rsidR="001861E8" w:rsidRPr="00E24133" w:rsidRDefault="239FE058">
            <w:r>
              <w:t xml:space="preserve">Opciones de </w:t>
            </w:r>
            <w:r w:rsidR="00EE0032">
              <w:t>Asistencia</w:t>
            </w:r>
            <w:r>
              <w:t xml:space="preserve"> Financiera</w:t>
            </w:r>
          </w:p>
        </w:tc>
      </w:tr>
      <w:tr w:rsidR="00F068BC" w14:paraId="6D625337" w14:textId="77777777" w:rsidTr="00B155FA">
        <w:tc>
          <w:tcPr>
            <w:tcW w:w="3596" w:type="dxa"/>
          </w:tcPr>
          <w:p w14:paraId="47C65EC7" w14:textId="2865B3A5" w:rsidR="00F068BC" w:rsidRPr="00E24133" w:rsidRDefault="001E7FC3">
            <w:r>
              <w:t>0:08 (Bill icon title)</w:t>
            </w:r>
          </w:p>
        </w:tc>
        <w:tc>
          <w:tcPr>
            <w:tcW w:w="3597" w:type="dxa"/>
          </w:tcPr>
          <w:p w14:paraId="202EE431" w14:textId="3224B2DA" w:rsidR="00F068BC" w:rsidRDefault="001E7FC3">
            <w:r>
              <w:t>Bill</w:t>
            </w:r>
          </w:p>
        </w:tc>
        <w:tc>
          <w:tcPr>
            <w:tcW w:w="3597" w:type="dxa"/>
          </w:tcPr>
          <w:p w14:paraId="41F4F4DB" w14:textId="510CFCA8" w:rsidR="00F068BC" w:rsidRPr="00E24133" w:rsidRDefault="1B9B6355">
            <w:r>
              <w:t>La Cuenta</w:t>
            </w:r>
          </w:p>
        </w:tc>
      </w:tr>
      <w:tr w:rsidR="001E7FC3" w14:paraId="2D1F1E33" w14:textId="77777777" w:rsidTr="00B155FA">
        <w:tc>
          <w:tcPr>
            <w:tcW w:w="3596" w:type="dxa"/>
          </w:tcPr>
          <w:p w14:paraId="70B1DE92" w14:textId="5CD7D45E" w:rsidR="001E7FC3" w:rsidRDefault="00FA4BB6">
            <w:r>
              <w:t>0:16</w:t>
            </w:r>
          </w:p>
        </w:tc>
        <w:tc>
          <w:tcPr>
            <w:tcW w:w="3597" w:type="dxa"/>
          </w:tcPr>
          <w:p w14:paraId="1B74BA40" w14:textId="77777777" w:rsidR="001E7FC3" w:rsidRDefault="00FA4BB6" w:rsidP="00FA4BB6">
            <w:r>
              <w:t>1. Insurance Options</w:t>
            </w:r>
          </w:p>
          <w:p w14:paraId="496C1B92" w14:textId="77777777" w:rsidR="00FA4BB6" w:rsidRDefault="00FA4BB6" w:rsidP="00FA4BB6">
            <w:r>
              <w:t>2. Common Discounts</w:t>
            </w:r>
          </w:p>
          <w:p w14:paraId="3AF269EB" w14:textId="77777777" w:rsidR="00FA4BB6" w:rsidRDefault="00FA4BB6" w:rsidP="00FA4BB6">
            <w:r>
              <w:t>3. Payment Plans</w:t>
            </w:r>
          </w:p>
          <w:p w14:paraId="0344A273" w14:textId="77777777" w:rsidR="00FA4BB6" w:rsidRDefault="00FA4BB6" w:rsidP="00FA4BB6">
            <w:r>
              <w:t>4. Financial Assistance Programs</w:t>
            </w:r>
          </w:p>
          <w:p w14:paraId="72B4882D" w14:textId="72A058CA" w:rsidR="00FA4BB6" w:rsidRDefault="00665FBA" w:rsidP="00FA4BB6">
            <w:r>
              <w:t>5. Community Resources</w:t>
            </w:r>
          </w:p>
        </w:tc>
        <w:tc>
          <w:tcPr>
            <w:tcW w:w="3597" w:type="dxa"/>
          </w:tcPr>
          <w:p w14:paraId="3D379D7E" w14:textId="0E6F5E94" w:rsidR="001E7FC3" w:rsidRPr="00E24133" w:rsidRDefault="517BE6F7" w:rsidP="00D51F74">
            <w:pPr>
              <w:pStyle w:val="ListParagraph"/>
              <w:numPr>
                <w:ilvl w:val="0"/>
                <w:numId w:val="53"/>
              </w:numPr>
            </w:pPr>
            <w:r>
              <w:t>Opciones de Seguro</w:t>
            </w:r>
          </w:p>
          <w:p w14:paraId="52435A7E" w14:textId="05AE649A" w:rsidR="001E7FC3" w:rsidRPr="00E24133" w:rsidRDefault="517BE6F7" w:rsidP="00D51F74">
            <w:pPr>
              <w:pStyle w:val="ListParagraph"/>
              <w:numPr>
                <w:ilvl w:val="0"/>
                <w:numId w:val="53"/>
              </w:numPr>
            </w:pPr>
            <w:r>
              <w:t>Descuentos Comunes</w:t>
            </w:r>
          </w:p>
          <w:p w14:paraId="24B10679" w14:textId="33F04637" w:rsidR="001E7FC3" w:rsidRPr="00E24133" w:rsidRDefault="4435C767" w:rsidP="00D51F74">
            <w:pPr>
              <w:pStyle w:val="ListParagraph"/>
              <w:numPr>
                <w:ilvl w:val="0"/>
                <w:numId w:val="53"/>
              </w:numPr>
            </w:pPr>
            <w:r w:rsidRPr="7426E0BD">
              <w:t>Planes de Pagos</w:t>
            </w:r>
          </w:p>
          <w:p w14:paraId="515096DA" w14:textId="50CB6C91" w:rsidR="001E7FC3" w:rsidRPr="00E24133" w:rsidRDefault="4435C767" w:rsidP="00D51F74">
            <w:pPr>
              <w:pStyle w:val="ListParagraph"/>
              <w:numPr>
                <w:ilvl w:val="0"/>
                <w:numId w:val="53"/>
              </w:numPr>
            </w:pPr>
            <w:r w:rsidRPr="7426E0BD">
              <w:t>Programas de Asi</w:t>
            </w:r>
            <w:r w:rsidR="00C978F7">
              <w:t>s</w:t>
            </w:r>
            <w:r w:rsidRPr="7426E0BD">
              <w:t>tencia Financiera</w:t>
            </w:r>
          </w:p>
          <w:p w14:paraId="12D9159F" w14:textId="50DFC208" w:rsidR="001E7FC3" w:rsidRPr="00E24133" w:rsidRDefault="4435C767" w:rsidP="00D51F74">
            <w:pPr>
              <w:pStyle w:val="ListParagraph"/>
              <w:numPr>
                <w:ilvl w:val="0"/>
                <w:numId w:val="53"/>
              </w:numPr>
            </w:pPr>
            <w:r w:rsidRPr="7426E0BD">
              <w:t>Recursos Comunitarios</w:t>
            </w:r>
          </w:p>
        </w:tc>
      </w:tr>
      <w:tr w:rsidR="00665FBA" w14:paraId="48B6BE52" w14:textId="77777777" w:rsidTr="00B155FA">
        <w:tc>
          <w:tcPr>
            <w:tcW w:w="3596" w:type="dxa"/>
          </w:tcPr>
          <w:p w14:paraId="355A2681" w14:textId="3B874D6C" w:rsidR="00665FBA" w:rsidRDefault="00F636B2">
            <w:r>
              <w:t>0:33 (Checkbox descriptions)</w:t>
            </w:r>
          </w:p>
        </w:tc>
        <w:tc>
          <w:tcPr>
            <w:tcW w:w="3597" w:type="dxa"/>
          </w:tcPr>
          <w:p w14:paraId="5E83EEEA" w14:textId="38A3C02C" w:rsidR="00F636B2" w:rsidRDefault="00F636B2" w:rsidP="00FA4BB6">
            <w:r>
              <w:t>Insured</w:t>
            </w:r>
            <w:r>
              <w:br/>
              <w:t>Uninsured</w:t>
            </w:r>
          </w:p>
        </w:tc>
        <w:tc>
          <w:tcPr>
            <w:tcW w:w="3597" w:type="dxa"/>
          </w:tcPr>
          <w:p w14:paraId="20B3981C" w14:textId="4BD31AA4" w:rsidR="00665FBA" w:rsidRPr="00E24133" w:rsidRDefault="39F2A7FA">
            <w:r>
              <w:t>Asegurado</w:t>
            </w:r>
          </w:p>
          <w:p w14:paraId="06716EDD" w14:textId="7189640B" w:rsidR="00665FBA" w:rsidRPr="00E24133" w:rsidRDefault="39F2A7FA">
            <w:r>
              <w:t>Sin Asegurar</w:t>
            </w:r>
          </w:p>
        </w:tc>
      </w:tr>
      <w:tr w:rsidR="00F636B2" w:rsidRPr="00BC7F8D" w14:paraId="677766B5" w14:textId="77777777" w:rsidTr="00B155FA">
        <w:tc>
          <w:tcPr>
            <w:tcW w:w="3596" w:type="dxa"/>
          </w:tcPr>
          <w:p w14:paraId="61EE240F" w14:textId="78541A00" w:rsidR="00F636B2" w:rsidRDefault="00A8407E">
            <w:r>
              <w:t>0:43 (Icon titles)</w:t>
            </w:r>
          </w:p>
        </w:tc>
        <w:tc>
          <w:tcPr>
            <w:tcW w:w="3597" w:type="dxa"/>
          </w:tcPr>
          <w:p w14:paraId="2CB73FA5" w14:textId="77777777" w:rsidR="00F636B2" w:rsidRDefault="00A8407E" w:rsidP="00FA4BB6">
            <w:r>
              <w:t>Employer</w:t>
            </w:r>
            <w:r>
              <w:br/>
              <w:t>State Programs</w:t>
            </w:r>
          </w:p>
          <w:p w14:paraId="07EA2B6B" w14:textId="0B8452FD" w:rsidR="00A8407E" w:rsidRDefault="00A8407E" w:rsidP="00FA4BB6">
            <w:r>
              <w:t>Health Insurance Marketplace</w:t>
            </w:r>
          </w:p>
        </w:tc>
        <w:tc>
          <w:tcPr>
            <w:tcW w:w="3597" w:type="dxa"/>
          </w:tcPr>
          <w:p w14:paraId="45CA5023" w14:textId="19DD6A07" w:rsidR="00F636B2" w:rsidRPr="00E24133" w:rsidRDefault="74A19029">
            <w:r>
              <w:t>Empleador</w:t>
            </w:r>
          </w:p>
          <w:p w14:paraId="4444D22B" w14:textId="1D0570E7" w:rsidR="00F636B2" w:rsidRPr="00E24133" w:rsidRDefault="74A19029">
            <w:r>
              <w:t>Programas Estatales</w:t>
            </w:r>
          </w:p>
          <w:p w14:paraId="3D9064CA" w14:textId="34A65A2A" w:rsidR="00F636B2" w:rsidRPr="00096D42" w:rsidRDefault="74A19029">
            <w:pPr>
              <w:rPr>
                <w:lang w:val="es-US"/>
              </w:rPr>
            </w:pPr>
            <w:r w:rsidRPr="00096D42">
              <w:rPr>
                <w:lang w:val="es-US"/>
              </w:rPr>
              <w:t xml:space="preserve">Mercado de Seguros </w:t>
            </w:r>
            <w:r w:rsidR="5D399F63" w:rsidRPr="7D2C3174">
              <w:rPr>
                <w:lang w:val="es-US"/>
              </w:rPr>
              <w:t>Médicos</w:t>
            </w:r>
          </w:p>
        </w:tc>
      </w:tr>
      <w:tr w:rsidR="00A8407E" w14:paraId="6F399810" w14:textId="77777777" w:rsidTr="00B155FA">
        <w:tc>
          <w:tcPr>
            <w:tcW w:w="3596" w:type="dxa"/>
          </w:tcPr>
          <w:p w14:paraId="7D74BD49" w14:textId="71117E83" w:rsidR="00A8407E" w:rsidRDefault="000136FA">
            <w:r>
              <w:t>0:52 (Insurance option categories)</w:t>
            </w:r>
          </w:p>
        </w:tc>
        <w:tc>
          <w:tcPr>
            <w:tcW w:w="3597" w:type="dxa"/>
          </w:tcPr>
          <w:p w14:paraId="34A2D7DB" w14:textId="77777777" w:rsidR="00A8407E" w:rsidRDefault="000136FA" w:rsidP="00FA4BB6">
            <w:r>
              <w:t>Employer-Sponsored Insurance</w:t>
            </w:r>
            <w:r>
              <w:br/>
              <w:t>COBRA</w:t>
            </w:r>
          </w:p>
          <w:p w14:paraId="43A5317D" w14:textId="77777777" w:rsidR="000136FA" w:rsidRDefault="000136FA" w:rsidP="00FA4BB6">
            <w:r>
              <w:t>Medicaid</w:t>
            </w:r>
            <w:r>
              <w:br/>
              <w:t>Medicare</w:t>
            </w:r>
            <w:r>
              <w:br/>
              <w:t>Health Insurance Marketplace</w:t>
            </w:r>
          </w:p>
          <w:p w14:paraId="028E9C6C" w14:textId="23A3774F" w:rsidR="000136FA" w:rsidRDefault="000136FA" w:rsidP="00FA4BB6">
            <w:r>
              <w:t>Tricare</w:t>
            </w:r>
          </w:p>
        </w:tc>
        <w:tc>
          <w:tcPr>
            <w:tcW w:w="3597" w:type="dxa"/>
          </w:tcPr>
          <w:p w14:paraId="7DF9B097" w14:textId="68DE6B19" w:rsidR="00A8407E" w:rsidRPr="00096D42" w:rsidRDefault="558C9CA1">
            <w:pPr>
              <w:rPr>
                <w:lang w:val="es-US"/>
              </w:rPr>
            </w:pPr>
            <w:r w:rsidRPr="00096D42">
              <w:rPr>
                <w:lang w:val="es-US"/>
              </w:rPr>
              <w:t>Seguro Patrocinado por el Empleador</w:t>
            </w:r>
          </w:p>
          <w:p w14:paraId="34D91A86" w14:textId="2762BC46" w:rsidR="00A8407E" w:rsidRPr="00096D42" w:rsidRDefault="558C9CA1">
            <w:pPr>
              <w:rPr>
                <w:lang w:val="es-US"/>
              </w:rPr>
            </w:pPr>
            <w:r w:rsidRPr="00096D42">
              <w:rPr>
                <w:lang w:val="es-US"/>
              </w:rPr>
              <w:t>COBRA</w:t>
            </w:r>
          </w:p>
          <w:p w14:paraId="2C335CD6" w14:textId="0A658E5D" w:rsidR="00A8407E" w:rsidRPr="00096D42" w:rsidRDefault="558C9CA1">
            <w:pPr>
              <w:rPr>
                <w:lang w:val="es-US"/>
              </w:rPr>
            </w:pPr>
            <w:r w:rsidRPr="00096D42">
              <w:rPr>
                <w:lang w:val="es-US"/>
              </w:rPr>
              <w:t>Medicaid</w:t>
            </w:r>
          </w:p>
          <w:p w14:paraId="780C53D3" w14:textId="0B2B6B5E" w:rsidR="00A8407E" w:rsidRPr="00096D42" w:rsidRDefault="558C9CA1">
            <w:pPr>
              <w:rPr>
                <w:lang w:val="es-US"/>
              </w:rPr>
            </w:pPr>
            <w:r w:rsidRPr="00096D42">
              <w:rPr>
                <w:lang w:val="es-US"/>
              </w:rPr>
              <w:t>Medicare</w:t>
            </w:r>
          </w:p>
          <w:p w14:paraId="55F0CD50" w14:textId="185E78F4" w:rsidR="00A8407E" w:rsidRPr="00096D42" w:rsidRDefault="558C9CA1">
            <w:pPr>
              <w:rPr>
                <w:lang w:val="es-US"/>
              </w:rPr>
            </w:pPr>
            <w:r w:rsidRPr="00096D42">
              <w:rPr>
                <w:lang w:val="es-US"/>
              </w:rPr>
              <w:t xml:space="preserve">Mercado de Seguros de Salud </w:t>
            </w:r>
          </w:p>
          <w:p w14:paraId="34139B4D" w14:textId="45A0685B" w:rsidR="00A8407E" w:rsidRPr="00E24133" w:rsidRDefault="5D06781A">
            <w:r>
              <w:t>Tricare</w:t>
            </w:r>
          </w:p>
        </w:tc>
      </w:tr>
      <w:tr w:rsidR="00700960" w:rsidRPr="00BC7F8D" w14:paraId="3345F470" w14:textId="77777777" w:rsidTr="00B155FA">
        <w:tc>
          <w:tcPr>
            <w:tcW w:w="3596" w:type="dxa"/>
          </w:tcPr>
          <w:p w14:paraId="0272139A" w14:textId="72A27774" w:rsidR="00700960" w:rsidRDefault="00700960">
            <w:r>
              <w:t>2:10 (Other insurance categories)</w:t>
            </w:r>
          </w:p>
        </w:tc>
        <w:tc>
          <w:tcPr>
            <w:tcW w:w="3597" w:type="dxa"/>
          </w:tcPr>
          <w:p w14:paraId="23947C1C" w14:textId="77777777" w:rsidR="00700960" w:rsidRDefault="00700960" w:rsidP="00FA4BB6">
            <w:r>
              <w:t>Other Insurances</w:t>
            </w:r>
            <w:r>
              <w:br/>
              <w:t>Workers’ Compensation</w:t>
            </w:r>
          </w:p>
          <w:p w14:paraId="37DAD056" w14:textId="77777777" w:rsidR="00700960" w:rsidRDefault="00700960" w:rsidP="00FA4BB6">
            <w:r>
              <w:t>Auto Insurance</w:t>
            </w:r>
          </w:p>
          <w:p w14:paraId="434A1017" w14:textId="77777777" w:rsidR="00700960" w:rsidRDefault="00700960" w:rsidP="00FA4BB6">
            <w:r>
              <w:t>Homeowner’s Insurance</w:t>
            </w:r>
          </w:p>
          <w:p w14:paraId="6D66A919" w14:textId="0AAAE8D8" w:rsidR="00700960" w:rsidRDefault="00700960" w:rsidP="00FA4BB6">
            <w:r>
              <w:t>Victims of Crime Act</w:t>
            </w:r>
          </w:p>
        </w:tc>
        <w:tc>
          <w:tcPr>
            <w:tcW w:w="3597" w:type="dxa"/>
          </w:tcPr>
          <w:p w14:paraId="6A7300DC" w14:textId="1768887F" w:rsidR="00700960" w:rsidRPr="00096D42" w:rsidRDefault="2E65C3F8">
            <w:pPr>
              <w:rPr>
                <w:lang w:val="es-US"/>
              </w:rPr>
            </w:pPr>
            <w:r w:rsidRPr="00096D42">
              <w:rPr>
                <w:lang w:val="es-US"/>
              </w:rPr>
              <w:t>Otros Seguros</w:t>
            </w:r>
          </w:p>
          <w:p w14:paraId="3A925502" w14:textId="1BFA771D" w:rsidR="00700960" w:rsidRPr="00096D42" w:rsidRDefault="696E5FD0" w:rsidP="7426E0BD">
            <w:pPr>
              <w:rPr>
                <w:highlight w:val="cyan"/>
                <w:lang w:val="es-US"/>
              </w:rPr>
            </w:pPr>
            <w:r w:rsidRPr="4EEB3F55">
              <w:rPr>
                <w:highlight w:val="cyan"/>
                <w:lang w:val="es-US"/>
              </w:rPr>
              <w:t>Indemnización</w:t>
            </w:r>
            <w:r w:rsidR="691A2987" w:rsidRPr="4EEB3F55">
              <w:rPr>
                <w:highlight w:val="cyan"/>
                <w:lang w:val="es-US"/>
              </w:rPr>
              <w:t xml:space="preserve"> por Cuestiones Laborales</w:t>
            </w:r>
          </w:p>
          <w:p w14:paraId="25526F4F" w14:textId="5272B29D" w:rsidR="00700960" w:rsidRPr="00096D42" w:rsidRDefault="2E65C3F8">
            <w:pPr>
              <w:rPr>
                <w:lang w:val="es-US"/>
              </w:rPr>
            </w:pPr>
            <w:r w:rsidRPr="00096D42">
              <w:rPr>
                <w:lang w:val="es-US"/>
              </w:rPr>
              <w:t>Seguro de Automóvil</w:t>
            </w:r>
          </w:p>
          <w:p w14:paraId="35A47355" w14:textId="6F183404" w:rsidR="1B3B60ED" w:rsidRPr="00096D42" w:rsidRDefault="58EB3823">
            <w:pPr>
              <w:rPr>
                <w:lang w:val="es-US"/>
              </w:rPr>
            </w:pPr>
            <w:r w:rsidRPr="00096D42">
              <w:rPr>
                <w:lang w:val="es-US"/>
              </w:rPr>
              <w:t>Seguro de Propietario de Casa</w:t>
            </w:r>
          </w:p>
          <w:p w14:paraId="5E029B11" w14:textId="323474F0" w:rsidR="00700960" w:rsidRPr="00096D42" w:rsidRDefault="4A0D2FC9">
            <w:pPr>
              <w:rPr>
                <w:lang w:val="es-US"/>
              </w:rPr>
            </w:pPr>
            <w:r w:rsidRPr="00096D42">
              <w:rPr>
                <w:lang w:val="es-US"/>
              </w:rPr>
              <w:t>Ley de V</w:t>
            </w:r>
            <w:r w:rsidRPr="00096D42">
              <w:rPr>
                <w:rFonts w:ascii="Arial" w:eastAsia="Arial" w:hAnsi="Arial" w:cs="Arial"/>
                <w:color w:val="000000" w:themeColor="text1"/>
                <w:sz w:val="22"/>
                <w:szCs w:val="22"/>
                <w:lang w:val="es-US"/>
              </w:rPr>
              <w:t>í</w:t>
            </w:r>
            <w:r w:rsidRPr="00096D42">
              <w:rPr>
                <w:lang w:val="es-US"/>
              </w:rPr>
              <w:t>ctimas de Delitos</w:t>
            </w:r>
          </w:p>
          <w:p w14:paraId="16722018" w14:textId="05AC58C2" w:rsidR="00700960" w:rsidRPr="00096D42" w:rsidRDefault="00700960">
            <w:pPr>
              <w:rPr>
                <w:lang w:val="es-US"/>
              </w:rPr>
            </w:pPr>
          </w:p>
        </w:tc>
      </w:tr>
      <w:tr w:rsidR="00700960" w:rsidRPr="00BC7F8D" w14:paraId="7B0F5303" w14:textId="77777777" w:rsidTr="00B155FA">
        <w:tc>
          <w:tcPr>
            <w:tcW w:w="3596" w:type="dxa"/>
          </w:tcPr>
          <w:p w14:paraId="084A4A24" w14:textId="502851D7" w:rsidR="00700960" w:rsidRDefault="00196AC5">
            <w:r>
              <w:t>2:49</w:t>
            </w:r>
          </w:p>
        </w:tc>
        <w:tc>
          <w:tcPr>
            <w:tcW w:w="3597" w:type="dxa"/>
          </w:tcPr>
          <w:p w14:paraId="0423CA87" w14:textId="77777777" w:rsidR="00700960" w:rsidRDefault="00196AC5" w:rsidP="00FA4BB6">
            <w:r>
              <w:t>Uninsured Patient Discounts</w:t>
            </w:r>
          </w:p>
          <w:p w14:paraId="250B07D1" w14:textId="730019EE" w:rsidR="00196AC5" w:rsidRDefault="00196AC5" w:rsidP="00FA4BB6">
            <w:r>
              <w:t>Prompt Payment Discounts</w:t>
            </w:r>
          </w:p>
        </w:tc>
        <w:tc>
          <w:tcPr>
            <w:tcW w:w="3597" w:type="dxa"/>
          </w:tcPr>
          <w:p w14:paraId="2082A543" w14:textId="097A18C9" w:rsidR="00700960" w:rsidRPr="00096D42" w:rsidRDefault="4ED75C9A">
            <w:pPr>
              <w:rPr>
                <w:lang w:val="es-US"/>
              </w:rPr>
            </w:pPr>
            <w:r w:rsidRPr="00096D42">
              <w:rPr>
                <w:lang w:val="es-US"/>
              </w:rPr>
              <w:t>Descuentos para Pacientes Sin Seguro</w:t>
            </w:r>
          </w:p>
          <w:p w14:paraId="3337B45E" w14:textId="7CE391E4" w:rsidR="00700960" w:rsidRPr="00096D42" w:rsidRDefault="0DE4301C">
            <w:pPr>
              <w:rPr>
                <w:lang w:val="es-US"/>
              </w:rPr>
            </w:pPr>
            <w:r w:rsidRPr="00096D42">
              <w:rPr>
                <w:lang w:val="es-US"/>
              </w:rPr>
              <w:t xml:space="preserve">Descuentos </w:t>
            </w:r>
            <w:r w:rsidR="5CC0BB73" w:rsidRPr="00096D42">
              <w:rPr>
                <w:lang w:val="es-US"/>
              </w:rPr>
              <w:t>por Pronto Pago</w:t>
            </w:r>
          </w:p>
        </w:tc>
      </w:tr>
      <w:tr w:rsidR="00196AC5" w14:paraId="7A7F18DD" w14:textId="77777777" w:rsidTr="00B155FA">
        <w:tc>
          <w:tcPr>
            <w:tcW w:w="3596" w:type="dxa"/>
          </w:tcPr>
          <w:p w14:paraId="2DE926D6" w14:textId="1186823B" w:rsidR="00196AC5" w:rsidRDefault="00D96815">
            <w:r>
              <w:t>4:06 (Portal screenshot)</w:t>
            </w:r>
          </w:p>
        </w:tc>
        <w:tc>
          <w:tcPr>
            <w:tcW w:w="3597" w:type="dxa"/>
          </w:tcPr>
          <w:p w14:paraId="6483A712" w14:textId="33DA515B" w:rsidR="00196AC5" w:rsidRDefault="00D96815" w:rsidP="00FA4BB6">
            <w:r>
              <w:t>N/A – language covered elsewhere</w:t>
            </w:r>
          </w:p>
        </w:tc>
        <w:tc>
          <w:tcPr>
            <w:tcW w:w="3597" w:type="dxa"/>
          </w:tcPr>
          <w:p w14:paraId="29AD5ABF" w14:textId="646023F4" w:rsidR="00196AC5" w:rsidRPr="00E24133" w:rsidRDefault="00D96815">
            <w:r>
              <w:t>N/A – translations covered elsewhere</w:t>
            </w:r>
          </w:p>
        </w:tc>
      </w:tr>
    </w:tbl>
    <w:p w14:paraId="3E275DBA" w14:textId="77777777" w:rsidR="009617E2" w:rsidRDefault="009617E2" w:rsidP="00E33ADC">
      <w:pPr>
        <w:rPr>
          <w:b/>
          <w:bCs/>
        </w:rPr>
      </w:pPr>
    </w:p>
    <w:p w14:paraId="2052A753" w14:textId="77777777" w:rsidR="009A1156" w:rsidRDefault="009A1156" w:rsidP="007C75A6"/>
    <w:p w14:paraId="308B86ED" w14:textId="7E8D90E5" w:rsidR="009A1156" w:rsidRDefault="001F6647" w:rsidP="004B6784">
      <w:pPr>
        <w:pStyle w:val="Heading3"/>
      </w:pPr>
      <w:r w:rsidRPr="00AC0918">
        <w:t>Insurance Options</w:t>
      </w:r>
      <w:r w:rsidR="00397123">
        <w:t xml:space="preserve"> (text)</w:t>
      </w:r>
    </w:p>
    <w:tbl>
      <w:tblPr>
        <w:tblStyle w:val="TableGrid"/>
        <w:tblW w:w="0" w:type="auto"/>
        <w:tblLook w:val="04A0" w:firstRow="1" w:lastRow="0" w:firstColumn="1" w:lastColumn="0" w:noHBand="0" w:noVBand="1"/>
      </w:tblPr>
      <w:tblGrid>
        <w:gridCol w:w="5395"/>
        <w:gridCol w:w="5395"/>
      </w:tblGrid>
      <w:tr w:rsidR="00397123" w14:paraId="39DE7B1D" w14:textId="77777777" w:rsidTr="58F249CE">
        <w:tc>
          <w:tcPr>
            <w:tcW w:w="5395" w:type="dxa"/>
          </w:tcPr>
          <w:p w14:paraId="0F587C86" w14:textId="5B9B27EF" w:rsidR="00397123" w:rsidRDefault="00397123" w:rsidP="00397123">
            <w:r>
              <w:t>English</w:t>
            </w:r>
          </w:p>
        </w:tc>
        <w:tc>
          <w:tcPr>
            <w:tcW w:w="5395" w:type="dxa"/>
          </w:tcPr>
          <w:p w14:paraId="50ADE2B1" w14:textId="42085257" w:rsidR="00397123" w:rsidRDefault="00397123" w:rsidP="00397123">
            <w:r w:rsidRPr="1AAE032A">
              <w:rPr>
                <w:highlight w:val="cyan"/>
              </w:rPr>
              <w:t>Spanish</w:t>
            </w:r>
          </w:p>
        </w:tc>
      </w:tr>
      <w:tr w:rsidR="00726A5E" w14:paraId="6B44E471" w14:textId="77777777" w:rsidTr="58F249CE">
        <w:tc>
          <w:tcPr>
            <w:tcW w:w="5395" w:type="dxa"/>
          </w:tcPr>
          <w:p w14:paraId="47BA7B2C" w14:textId="77777777" w:rsidR="00726A5E" w:rsidRDefault="00726A5E" w:rsidP="00397123">
            <w:r>
              <w:t>Insurance Options</w:t>
            </w:r>
          </w:p>
          <w:p w14:paraId="60E379FA" w14:textId="77777777" w:rsidR="00726A5E" w:rsidRDefault="00726A5E" w:rsidP="00726A5E"/>
          <w:p w14:paraId="239F80F3" w14:textId="37660BE7" w:rsidR="00726A5E" w:rsidRDefault="00726A5E" w:rsidP="00726A5E">
            <w:r>
              <w:t>If you are uninsured, you may be able to apply for insurance.  [INSERT INFO ON CLIENT RESOURCES HERE.  INCLUDE LINK TO COMMONLY ACCEPTED INSURANCES FOR CLIENT.]</w:t>
            </w:r>
          </w:p>
          <w:p w14:paraId="3922BCD9" w14:textId="77777777" w:rsidR="00726A5E" w:rsidRDefault="00726A5E" w:rsidP="00726A5E"/>
          <w:p w14:paraId="0DEFB454" w14:textId="31DC5AF2" w:rsidR="00726A5E" w:rsidRDefault="00726A5E" w:rsidP="00397123">
            <w:r>
              <w:t>Here are options to consider.</w:t>
            </w:r>
          </w:p>
        </w:tc>
        <w:tc>
          <w:tcPr>
            <w:tcW w:w="5395" w:type="dxa"/>
          </w:tcPr>
          <w:p w14:paraId="6AFE5A14" w14:textId="6DA423D0" w:rsidR="00726A5E" w:rsidRPr="00096D42" w:rsidRDefault="79048ACB" w:rsidP="31375775">
            <w:pPr>
              <w:spacing w:before="240" w:after="240"/>
              <w:rPr>
                <w:lang w:val="es-US"/>
              </w:rPr>
            </w:pPr>
            <w:r w:rsidRPr="00096D42">
              <w:rPr>
                <w:rFonts w:ascii="Arial" w:eastAsia="Arial" w:hAnsi="Arial" w:cs="Arial"/>
                <w:color w:val="000000" w:themeColor="text1"/>
                <w:lang w:val="es-US"/>
              </w:rPr>
              <w:t>Opciones de Seguro</w:t>
            </w:r>
          </w:p>
          <w:p w14:paraId="68CA2A22" w14:textId="6AD98882" w:rsidR="00726A5E" w:rsidRDefault="79048ACB" w:rsidP="31375775">
            <w:pPr>
              <w:spacing w:before="240" w:after="240"/>
            </w:pPr>
            <w:r w:rsidRPr="00096D42">
              <w:rPr>
                <w:rFonts w:ascii="Arial" w:eastAsia="Arial" w:hAnsi="Arial" w:cs="Arial"/>
                <w:color w:val="000000" w:themeColor="text1"/>
                <w:lang w:val="es-US"/>
              </w:rPr>
              <w:t>Si no tiene seguro, podr</w:t>
            </w:r>
            <w:r w:rsidR="1BECFEC7" w:rsidRPr="00096D42">
              <w:rPr>
                <w:rFonts w:ascii="Arial" w:eastAsia="Arial" w:hAnsi="Arial" w:cs="Arial"/>
                <w:color w:val="000000" w:themeColor="text1"/>
                <w:lang w:val="es-US"/>
              </w:rPr>
              <w:t>í</w:t>
            </w:r>
            <w:r w:rsidRPr="00096D42">
              <w:rPr>
                <w:rFonts w:ascii="Arial" w:eastAsia="Arial" w:hAnsi="Arial" w:cs="Arial"/>
                <w:color w:val="000000" w:themeColor="text1"/>
                <w:lang w:val="es-US"/>
              </w:rPr>
              <w:t xml:space="preserve">a aplicar para solicitarlo. </w:t>
            </w:r>
            <w:r w:rsidRPr="31375775">
              <w:rPr>
                <w:rFonts w:ascii="Arial" w:eastAsia="Arial" w:hAnsi="Arial" w:cs="Arial"/>
                <w:color w:val="000000" w:themeColor="text1"/>
              </w:rPr>
              <w:t>[INSERT INFO ON CLIENT RESOURCES HERE.  INCLUDE LINK TO COMMONLY ACCEPTED INSURANCES FOR CLIENT.]</w:t>
            </w:r>
          </w:p>
          <w:p w14:paraId="3FE5BB07" w14:textId="0986407A" w:rsidR="00726A5E" w:rsidRDefault="79048ACB" w:rsidP="31375775">
            <w:pPr>
              <w:spacing w:before="240" w:after="240"/>
            </w:pPr>
            <w:r w:rsidRPr="31375775">
              <w:rPr>
                <w:rFonts w:ascii="Arial" w:eastAsia="Arial" w:hAnsi="Arial" w:cs="Arial"/>
                <w:color w:val="000000" w:themeColor="text1"/>
              </w:rPr>
              <w:t>Estas son las opciones que puede usted considerar.</w:t>
            </w:r>
          </w:p>
        </w:tc>
      </w:tr>
      <w:tr w:rsidR="00397123" w:rsidRPr="00AC1C19" w14:paraId="4D7DD0F0" w14:textId="77777777" w:rsidTr="58F249CE">
        <w:tc>
          <w:tcPr>
            <w:tcW w:w="5395" w:type="dxa"/>
          </w:tcPr>
          <w:p w14:paraId="5233C6B7" w14:textId="77777777" w:rsidR="001D6FCF" w:rsidRPr="005168E0" w:rsidRDefault="001D6FCF" w:rsidP="001D6FCF">
            <w:pPr>
              <w:pStyle w:val="Heading4"/>
              <w:spacing w:before="0" w:after="0"/>
            </w:pPr>
            <w:r>
              <w:t>Employer-Sponsored Insurance</w:t>
            </w:r>
          </w:p>
          <w:p w14:paraId="2725E712" w14:textId="7014A40E" w:rsidR="00C84D10" w:rsidRDefault="001D6FCF" w:rsidP="00726A5E">
            <w:r>
              <w:t>If you or your spouse are employed, you may be eligible for benefits provided through your employer(s).  Contact the employer to learn more about your options and whether you qualify for coverage.</w:t>
            </w:r>
          </w:p>
        </w:tc>
        <w:tc>
          <w:tcPr>
            <w:tcW w:w="5395" w:type="dxa"/>
          </w:tcPr>
          <w:p w14:paraId="146BFDD2" w14:textId="574AD4D7" w:rsidR="00397123" w:rsidRPr="00096D42" w:rsidRDefault="17AE632A" w:rsidP="31375775">
            <w:pPr>
              <w:spacing w:before="240" w:after="240"/>
              <w:rPr>
                <w:lang w:val="es-US"/>
              </w:rPr>
            </w:pPr>
            <w:r w:rsidRPr="00096D42">
              <w:rPr>
                <w:rFonts w:ascii="Arial" w:eastAsia="Arial" w:hAnsi="Arial" w:cs="Arial"/>
                <w:i/>
                <w:color w:val="0B5394"/>
                <w:lang w:val="es-US"/>
              </w:rPr>
              <w:t>Seguro Patrocinado por su Empleador</w:t>
            </w:r>
          </w:p>
          <w:p w14:paraId="741E67B7" w14:textId="37729EBE" w:rsidR="00397123" w:rsidRPr="00096D42" w:rsidRDefault="17AE632A" w:rsidP="31375775">
            <w:pPr>
              <w:spacing w:before="240" w:after="240"/>
              <w:rPr>
                <w:lang w:val="es-US"/>
              </w:rPr>
            </w:pPr>
            <w:r w:rsidRPr="00096D42">
              <w:rPr>
                <w:rFonts w:ascii="Arial" w:eastAsia="Arial" w:hAnsi="Arial" w:cs="Arial"/>
                <w:color w:val="000000" w:themeColor="text1"/>
                <w:lang w:val="es-US"/>
              </w:rPr>
              <w:t>Si usted o su cónyuge tienen un empleo, podría calificar para las prestaciones ofrecidas por su(s) empleadore(s). Póngase en contacto con su empleador(es) para saber más sobre sus opciones y si califica para esta cobertura.</w:t>
            </w:r>
          </w:p>
        </w:tc>
      </w:tr>
      <w:tr w:rsidR="00726A5E" w14:paraId="62B8922B" w14:textId="77777777" w:rsidTr="58F249CE">
        <w:tc>
          <w:tcPr>
            <w:tcW w:w="5395" w:type="dxa"/>
          </w:tcPr>
          <w:p w14:paraId="14524238" w14:textId="77777777" w:rsidR="00726A5E" w:rsidRDefault="00726A5E" w:rsidP="00726A5E">
            <w:pPr>
              <w:pStyle w:val="Heading4"/>
              <w:spacing w:before="0" w:after="0"/>
            </w:pPr>
            <w:r>
              <w:t>COBRA</w:t>
            </w:r>
          </w:p>
          <w:p w14:paraId="3FD24D63" w14:textId="2A78C9C4" w:rsidR="00726A5E" w:rsidRDefault="00726A5E" w:rsidP="00397123">
            <w:r w:rsidRPr="00F42820">
              <w:t xml:space="preserve">If you recently left your job, had </w:t>
            </w:r>
            <w:r>
              <w:t xml:space="preserve">a </w:t>
            </w:r>
            <w:r w:rsidRPr="00F42820">
              <w:t>reduction</w:t>
            </w:r>
            <w:r>
              <w:t xml:space="preserve"> in hours</w:t>
            </w:r>
            <w:r w:rsidRPr="00F42820">
              <w:t xml:space="preserve">, were divorced, or </w:t>
            </w:r>
            <w:r>
              <w:t xml:space="preserve">were </w:t>
            </w:r>
            <w:r w:rsidRPr="00F42820">
              <w:t>widowed and had health insurance coverage, you may be able to continue receiving coverage. Your employer must notify the insurance company of your eligibility within 30 days of the qualifying event. From here, they have an additional 14 days to alert you of your eligibility and inform you</w:t>
            </w:r>
            <w:r>
              <w:t xml:space="preserve"> about</w:t>
            </w:r>
            <w:r w:rsidRPr="00F42820">
              <w:t xml:space="preserve"> your insurance options. Once you have been informed, you have a 60 day window to enroll. If you have more questions about how to enroll, reach out to the employer's Human Resources department and ask for the COBRA administrator.</w:t>
            </w:r>
            <w:r>
              <w:t xml:space="preserve">  </w:t>
            </w:r>
            <w:hyperlink r:id="rId20" w:history="1">
              <w:r w:rsidRPr="00F42820">
                <w:rPr>
                  <w:rStyle w:val="Hyperlink"/>
                </w:rPr>
                <w:t>How To Get COBRA Insurance | Application &amp; Enrollment</w:t>
              </w:r>
            </w:hyperlink>
          </w:p>
        </w:tc>
        <w:tc>
          <w:tcPr>
            <w:tcW w:w="5395" w:type="dxa"/>
          </w:tcPr>
          <w:p w14:paraId="2BFD30CE" w14:textId="677E9BD9" w:rsidR="00726A5E" w:rsidRPr="00096D42" w:rsidRDefault="619B5545" w:rsidP="31375775">
            <w:pPr>
              <w:spacing w:before="240" w:after="240"/>
              <w:rPr>
                <w:lang w:val="es-US"/>
              </w:rPr>
            </w:pPr>
            <w:r w:rsidRPr="00096D42">
              <w:rPr>
                <w:rFonts w:ascii="Arial" w:eastAsia="Arial" w:hAnsi="Arial" w:cs="Arial"/>
                <w:i/>
                <w:color w:val="0B5394"/>
                <w:lang w:val="es-US"/>
              </w:rPr>
              <w:t>COBRA</w:t>
            </w:r>
          </w:p>
          <w:p w14:paraId="01EFAC7B" w14:textId="67259266" w:rsidR="00726A5E" w:rsidRDefault="619B5545" w:rsidP="00397123">
            <w:pPr>
              <w:rPr>
                <w:rFonts w:ascii="Aptos" w:eastAsia="Aptos" w:hAnsi="Aptos" w:cs="Aptos"/>
                <w:lang w:val="es-ES"/>
              </w:rPr>
            </w:pPr>
            <w:r w:rsidRPr="31375775">
              <w:rPr>
                <w:rFonts w:ascii="Arial" w:eastAsia="Arial" w:hAnsi="Arial" w:cs="Arial"/>
                <w:color w:val="000000" w:themeColor="text1"/>
                <w:lang w:val="es-ES"/>
              </w:rPr>
              <w:t xml:space="preserve">Si ha dejado de trabajar recientemente, ha tenido una reducción en horas de su jornada, se ha divorciado o ha enviudado y tenía cobertura de salud, es posible que pueda seguir recibiéndola. </w:t>
            </w:r>
            <w:r w:rsidR="2F8432EC" w:rsidRPr="5390FD94">
              <w:rPr>
                <w:rFonts w:ascii="Arial" w:eastAsia="Arial" w:hAnsi="Arial" w:cs="Arial"/>
                <w:color w:val="000000" w:themeColor="text1"/>
                <w:lang w:val="es-ES"/>
              </w:rPr>
              <w:t>Su emp</w:t>
            </w:r>
            <w:r w:rsidR="60BF6CE9" w:rsidRPr="5390FD94">
              <w:rPr>
                <w:rFonts w:ascii="Arial" w:eastAsia="Arial" w:hAnsi="Arial" w:cs="Arial"/>
                <w:color w:val="000000" w:themeColor="text1"/>
                <w:lang w:val="es-ES"/>
              </w:rPr>
              <w:t>leador</w:t>
            </w:r>
            <w:r w:rsidRPr="31375775">
              <w:rPr>
                <w:rFonts w:ascii="Arial" w:eastAsia="Arial" w:hAnsi="Arial" w:cs="Arial"/>
                <w:color w:val="000000" w:themeColor="text1"/>
                <w:lang w:val="es-ES"/>
              </w:rPr>
              <w:t xml:space="preserve"> debe notificar a la compañía de seguros sobre su derecho a la cobertura en los 30 días siguientes al hecho acontecido. A partir de ese momento, disponen de 14 días más para avisarle de su derecho e informarle sobre sus opciones de seguro. Una vez informado, dispone de un plazo de 60 días para registrarse. Si tiene más preguntas sobre cómo registrarse, póngase en contacto con el departamento de Recursos Humanos de su empleador y pregunte por el administrador de COBRA. </w:t>
            </w:r>
            <w:hyperlink r:id="rId21">
              <w:r w:rsidRPr="31375775">
                <w:rPr>
                  <w:rStyle w:val="Hyperlink"/>
                  <w:rFonts w:ascii="Arial" w:eastAsia="Arial" w:hAnsi="Arial" w:cs="Arial"/>
                  <w:color w:val="467886"/>
                  <w:lang w:val="es-ES"/>
                </w:rPr>
                <w:t>How To Get COBRA Insurance | Application &amp; Enrollment</w:t>
              </w:r>
            </w:hyperlink>
          </w:p>
        </w:tc>
      </w:tr>
      <w:tr w:rsidR="00726A5E" w14:paraId="3F439E30" w14:textId="77777777" w:rsidTr="58F249CE">
        <w:tc>
          <w:tcPr>
            <w:tcW w:w="5395" w:type="dxa"/>
          </w:tcPr>
          <w:p w14:paraId="42252B3C" w14:textId="77777777" w:rsidR="00726A5E" w:rsidRPr="007C75A6" w:rsidRDefault="00726A5E" w:rsidP="00726A5E">
            <w:pPr>
              <w:pStyle w:val="Heading4"/>
              <w:spacing w:before="0" w:after="0"/>
            </w:pPr>
            <w:r>
              <w:t>Medicaid</w:t>
            </w:r>
          </w:p>
          <w:p w14:paraId="28305D4F" w14:textId="2783E48F" w:rsidR="00726A5E" w:rsidRDefault="00726A5E" w:rsidP="00726A5E">
            <w:r>
              <w:t>[Insert state-specific information here]</w:t>
            </w:r>
          </w:p>
        </w:tc>
        <w:tc>
          <w:tcPr>
            <w:tcW w:w="5395" w:type="dxa"/>
          </w:tcPr>
          <w:p w14:paraId="56A884EB" w14:textId="77777777" w:rsidR="00726A5E" w:rsidRDefault="6BF3C75C" w:rsidP="31375775">
            <w:pPr>
              <w:pStyle w:val="Heading4"/>
              <w:spacing w:before="0" w:after="0"/>
            </w:pPr>
            <w:r>
              <w:t>Medicaid</w:t>
            </w:r>
          </w:p>
          <w:p w14:paraId="6278618F" w14:textId="104EBC36" w:rsidR="00726A5E" w:rsidRDefault="6BF3C75C" w:rsidP="00397123">
            <w:r>
              <w:t>[Insert state-specific information here]</w:t>
            </w:r>
          </w:p>
        </w:tc>
      </w:tr>
      <w:tr w:rsidR="00726A5E" w:rsidRPr="00AC1C19" w14:paraId="149497EF" w14:textId="77777777" w:rsidTr="58F249CE">
        <w:tc>
          <w:tcPr>
            <w:tcW w:w="5395" w:type="dxa"/>
          </w:tcPr>
          <w:p w14:paraId="2BDD9C2D" w14:textId="77777777" w:rsidR="00726A5E" w:rsidRDefault="00726A5E" w:rsidP="00726A5E">
            <w:pPr>
              <w:pStyle w:val="Heading4"/>
              <w:spacing w:before="0" w:after="0"/>
            </w:pPr>
            <w:r>
              <w:t>Medicare</w:t>
            </w:r>
          </w:p>
          <w:p w14:paraId="4A362311" w14:textId="50727901" w:rsidR="00726A5E" w:rsidRDefault="00726A5E" w:rsidP="00726A5E">
            <w:r>
              <w:t xml:space="preserve">If you are age 65 or older, have certain disabilities, or end-stage renal disease (ESRD), you may be eligible for Medicare. Medicare Part A may help pay for hospital stays or care in a skilled nursing facility. Medicare Part B may help pay for certain doctor’s visits, outpatient care, supplies, and </w:t>
            </w:r>
            <w:commentRangeStart w:id="171"/>
            <w:r>
              <w:t xml:space="preserve">preventive </w:t>
            </w:r>
            <w:commentRangeEnd w:id="171"/>
            <w:r>
              <w:rPr>
                <w:rStyle w:val="CommentReference"/>
                <w:sz w:val="24"/>
                <w:szCs w:val="24"/>
              </w:rPr>
              <w:commentReference w:id="171"/>
            </w:r>
            <w:r>
              <w:t>care.  In addition, Medicare Advantage programs may be available to add additional coverage.</w:t>
            </w:r>
          </w:p>
        </w:tc>
        <w:tc>
          <w:tcPr>
            <w:tcW w:w="5395" w:type="dxa"/>
          </w:tcPr>
          <w:p w14:paraId="297A0330" w14:textId="3DC8823E" w:rsidR="00726A5E" w:rsidRPr="00096D42" w:rsidRDefault="36A23619" w:rsidP="31375775">
            <w:pPr>
              <w:spacing w:before="240" w:after="240"/>
              <w:rPr>
                <w:lang w:val="es-US"/>
              </w:rPr>
            </w:pPr>
            <w:r w:rsidRPr="00096D42">
              <w:rPr>
                <w:rFonts w:ascii="Arial" w:eastAsia="Arial" w:hAnsi="Arial" w:cs="Arial"/>
                <w:i/>
                <w:color w:val="0B5394"/>
                <w:lang w:val="es-US"/>
              </w:rPr>
              <w:t>Medicare</w:t>
            </w:r>
          </w:p>
          <w:p w14:paraId="19EC2D5A" w14:textId="11EDA486" w:rsidR="00726A5E" w:rsidRDefault="36A23619" w:rsidP="00397123">
            <w:pPr>
              <w:rPr>
                <w:rFonts w:ascii="Aptos" w:eastAsia="Aptos" w:hAnsi="Aptos" w:cs="Aptos"/>
                <w:lang w:val="es-ES"/>
              </w:rPr>
            </w:pPr>
            <w:r w:rsidRPr="31375775">
              <w:rPr>
                <w:rFonts w:ascii="Arial" w:eastAsia="Arial" w:hAnsi="Arial" w:cs="Arial"/>
                <w:color w:val="000000" w:themeColor="text1"/>
                <w:lang w:val="es-ES"/>
              </w:rPr>
              <w:t xml:space="preserve">Si es mayor de 65 años, o si tiene alguna discapacidad, o si padece una Enfermedad Renal en Etapa Final (ESRD - por sus siglas en inglés), podría calificar para obtener Medicare. La Sección A de Medicare puede ayudarle a pagar </w:t>
            </w:r>
            <w:r w:rsidRPr="31375775">
              <w:rPr>
                <w:rFonts w:ascii="Arial" w:eastAsia="Arial" w:hAnsi="Arial" w:cs="Arial"/>
                <w:color w:val="001D35"/>
                <w:lang w:val="es-ES"/>
              </w:rPr>
              <w:t xml:space="preserve">los costos de internación en hospitales, o cuidados en centros de enfermería especializada. </w:t>
            </w:r>
            <w:r w:rsidRPr="31375775">
              <w:rPr>
                <w:rFonts w:ascii="Arial" w:eastAsia="Arial" w:hAnsi="Arial" w:cs="Arial"/>
                <w:color w:val="000000" w:themeColor="text1"/>
                <w:lang w:val="es-ES"/>
              </w:rPr>
              <w:t>La Parte B de Medicare puede ayudarle a pagar determinadas visitas al médico, la atención ambulatoria, los suministros y la atención preventiva. Además, es posible que haya programas de Medicare Advantage para añadir cobertura adicional.</w:t>
            </w:r>
          </w:p>
        </w:tc>
      </w:tr>
      <w:tr w:rsidR="00726A5E" w14:paraId="29C1ECFA" w14:textId="77777777" w:rsidTr="58F249CE">
        <w:tc>
          <w:tcPr>
            <w:tcW w:w="5395" w:type="dxa"/>
          </w:tcPr>
          <w:p w14:paraId="02CDC3DA" w14:textId="77777777" w:rsidR="00726A5E" w:rsidRDefault="00726A5E" w:rsidP="00726A5E">
            <w:pPr>
              <w:pStyle w:val="Heading4"/>
              <w:spacing w:before="0" w:after="0"/>
            </w:pPr>
            <w:r>
              <w:t>Health Insurance Marketplace</w:t>
            </w:r>
          </w:p>
          <w:p w14:paraId="2ADF4136" w14:textId="77777777" w:rsidR="00726A5E" w:rsidRDefault="00726A5E" w:rsidP="00726A5E">
            <w:r w:rsidRPr="00466751">
              <w:t xml:space="preserve">You can apply for healthcare market insurance coverage if you have certain life events or income, or you qualify for Medicaid or </w:t>
            </w:r>
            <w:r>
              <w:t>the Children’s Health Insurance Program (</w:t>
            </w:r>
            <w:r w:rsidRPr="00466751">
              <w:t>CHIP</w:t>
            </w:r>
            <w:r>
              <w:t>)</w:t>
            </w:r>
            <w:r w:rsidRPr="00466751">
              <w:t xml:space="preserve">. </w:t>
            </w:r>
            <w:hyperlink r:id="rId22" w:history="1">
              <w:r w:rsidRPr="00466751">
                <w:rPr>
                  <w:rStyle w:val="Hyperlink"/>
                </w:rPr>
                <w:t>https://www.healthcare.gov/</w:t>
              </w:r>
            </w:hyperlink>
            <w:r>
              <w:t xml:space="preserve"> </w:t>
            </w:r>
          </w:p>
          <w:p w14:paraId="2D447B84" w14:textId="77777777" w:rsidR="00726A5E" w:rsidRDefault="00726A5E" w:rsidP="00726A5E"/>
        </w:tc>
        <w:tc>
          <w:tcPr>
            <w:tcW w:w="5395" w:type="dxa"/>
          </w:tcPr>
          <w:p w14:paraId="19AE3191" w14:textId="3AE66E0A" w:rsidR="00726A5E" w:rsidRPr="00096D42" w:rsidRDefault="300905B1" w:rsidP="31375775">
            <w:pPr>
              <w:spacing w:before="240" w:after="240"/>
              <w:rPr>
                <w:lang w:val="es-US"/>
              </w:rPr>
            </w:pPr>
            <w:r w:rsidRPr="00096D42">
              <w:rPr>
                <w:rFonts w:ascii="Arial" w:eastAsia="Arial" w:hAnsi="Arial" w:cs="Arial"/>
                <w:i/>
                <w:color w:val="0B5394"/>
                <w:lang w:val="es-US"/>
              </w:rPr>
              <w:t>Mercado de Seguros Médicos (o de Salud)</w:t>
            </w:r>
          </w:p>
          <w:p w14:paraId="520F53E1" w14:textId="6898CED8" w:rsidR="00726A5E" w:rsidRPr="00096D42" w:rsidRDefault="300905B1" w:rsidP="31375775">
            <w:pPr>
              <w:spacing w:before="240" w:after="240"/>
              <w:rPr>
                <w:lang w:val="es-US"/>
              </w:rPr>
            </w:pPr>
            <w:r w:rsidRPr="00096D42">
              <w:rPr>
                <w:rFonts w:ascii="Arial" w:eastAsia="Arial" w:hAnsi="Arial" w:cs="Arial"/>
                <w:color w:val="000000" w:themeColor="text1"/>
                <w:lang w:val="es-US"/>
              </w:rPr>
              <w:t>Puede aplicar para solicitar la cobertura del mercado de seguros médicos si tiene determinados acontecimientos en su vida o cierto nivel de ingresos, o si cumple los requisitos para obtener Medicaid, o el Programa de Seguro Médico para Niños (CHIP, por sus siglas en inglés).</w:t>
            </w:r>
          </w:p>
          <w:p w14:paraId="5E9062EF" w14:textId="0ECAA70E" w:rsidR="00726A5E" w:rsidRDefault="300905B1" w:rsidP="31375775">
            <w:pPr>
              <w:spacing w:before="240" w:after="240"/>
            </w:pPr>
            <w:hyperlink r:id="rId23">
              <w:r w:rsidRPr="31375775">
                <w:rPr>
                  <w:rStyle w:val="Hyperlink"/>
                </w:rPr>
                <w:t>https://www.healthcare.gov/</w:t>
              </w:r>
            </w:hyperlink>
          </w:p>
          <w:p w14:paraId="12DF3804" w14:textId="6BEFAF23" w:rsidR="00726A5E" w:rsidRDefault="00726A5E" w:rsidP="00397123"/>
          <w:p w14:paraId="37433E83" w14:textId="24CF437E" w:rsidR="00726A5E" w:rsidRDefault="00726A5E" w:rsidP="00397123"/>
        </w:tc>
      </w:tr>
      <w:tr w:rsidR="00726A5E" w14:paraId="18295E4F" w14:textId="77777777" w:rsidTr="58F249CE">
        <w:tc>
          <w:tcPr>
            <w:tcW w:w="5395" w:type="dxa"/>
          </w:tcPr>
          <w:p w14:paraId="39C3D0E8" w14:textId="77777777" w:rsidR="00726A5E" w:rsidRDefault="00726A5E" w:rsidP="00726A5E">
            <w:pPr>
              <w:pStyle w:val="Heading4"/>
              <w:spacing w:before="0" w:after="0"/>
            </w:pPr>
            <w:r>
              <w:t>Tricare</w:t>
            </w:r>
          </w:p>
          <w:p w14:paraId="28321938" w14:textId="77777777" w:rsidR="00726A5E" w:rsidRPr="00310F87" w:rsidRDefault="00726A5E" w:rsidP="00726A5E">
            <w:r>
              <w:t xml:space="preserve">If you or a family member are an active member of the U.S. Armed Forces, a military retiree, or a member of the Reserve Component, you may qualify for coverage through Tricare.  For more information, visit </w:t>
            </w:r>
            <w:hyperlink r:id="rId24" w:history="1">
              <w:r w:rsidRPr="000B48A5">
                <w:rPr>
                  <w:rStyle w:val="Hyperlink"/>
                </w:rPr>
                <w:t>https://www.tricare.mil/</w:t>
              </w:r>
            </w:hyperlink>
            <w:r>
              <w:t xml:space="preserve">. </w:t>
            </w:r>
          </w:p>
          <w:p w14:paraId="34626AF0" w14:textId="77777777" w:rsidR="00726A5E" w:rsidRDefault="00726A5E" w:rsidP="00726A5E"/>
        </w:tc>
        <w:tc>
          <w:tcPr>
            <w:tcW w:w="5395" w:type="dxa"/>
          </w:tcPr>
          <w:p w14:paraId="46F90221" w14:textId="1565456E" w:rsidR="00726A5E" w:rsidRPr="00096D42" w:rsidRDefault="7E9C3CE6" w:rsidP="31375775">
            <w:pPr>
              <w:shd w:val="clear" w:color="auto" w:fill="FFFFFF" w:themeFill="background1"/>
              <w:rPr>
                <w:lang w:val="es-US"/>
              </w:rPr>
            </w:pPr>
            <w:r w:rsidRPr="00096D42">
              <w:rPr>
                <w:rFonts w:ascii="Arial" w:eastAsia="Arial" w:hAnsi="Arial" w:cs="Arial"/>
                <w:i/>
                <w:color w:val="0F4761" w:themeColor="accent1" w:themeShade="BF"/>
                <w:lang w:val="es-US"/>
              </w:rPr>
              <w:t>Tricare</w:t>
            </w:r>
          </w:p>
          <w:p w14:paraId="3EAD447E" w14:textId="0EA2C5EA" w:rsidR="00726A5E" w:rsidRDefault="7E9C3CE6" w:rsidP="00397123">
            <w:pPr>
              <w:rPr>
                <w:rFonts w:ascii="Aptos" w:eastAsia="Aptos" w:hAnsi="Aptos" w:cs="Aptos"/>
                <w:lang w:val="es-ES"/>
              </w:rPr>
            </w:pPr>
            <w:r w:rsidRPr="31375775">
              <w:rPr>
                <w:rFonts w:ascii="Arial" w:eastAsia="Arial" w:hAnsi="Arial" w:cs="Arial"/>
                <w:color w:val="000000" w:themeColor="text1"/>
                <w:lang w:val="es-ES"/>
              </w:rPr>
              <w:t xml:space="preserve">Si usted o un familiar es un miembro activo de las Fuerzas Armadas de EE.UU., un militar retirado o Componente de la Reserva, podría calificar para obtener cobertura a través de Tricare. Para más información, visite: </w:t>
            </w:r>
            <w:hyperlink r:id="rId25">
              <w:r w:rsidRPr="31375775">
                <w:rPr>
                  <w:rStyle w:val="Hyperlink"/>
                </w:rPr>
                <w:t>https://www.tricare.mil/</w:t>
              </w:r>
            </w:hyperlink>
            <w:r>
              <w:t>.</w:t>
            </w:r>
          </w:p>
        </w:tc>
      </w:tr>
      <w:tr w:rsidR="00726A5E" w14:paraId="4F430CB6" w14:textId="77777777" w:rsidTr="58F249CE">
        <w:tc>
          <w:tcPr>
            <w:tcW w:w="5395" w:type="dxa"/>
          </w:tcPr>
          <w:p w14:paraId="430C74DE" w14:textId="77777777" w:rsidR="00726A5E" w:rsidRDefault="00726A5E" w:rsidP="00726A5E">
            <w:pPr>
              <w:pStyle w:val="Heading4"/>
              <w:spacing w:before="0" w:after="0"/>
            </w:pPr>
            <w:r>
              <w:t>Workers’ Compensation</w:t>
            </w:r>
          </w:p>
          <w:p w14:paraId="4FEC41D0" w14:textId="77777777" w:rsidR="00726A5E" w:rsidRDefault="00726A5E" w:rsidP="00726A5E">
            <w:r>
              <w:t>If you became sick or injured at work, your employer’s workers’ compensation coverage may help pay your medical bills.  For more information, contact your employer.</w:t>
            </w:r>
          </w:p>
          <w:p w14:paraId="3EA49095" w14:textId="77777777" w:rsidR="00726A5E" w:rsidRDefault="00726A5E" w:rsidP="00726A5E"/>
        </w:tc>
        <w:tc>
          <w:tcPr>
            <w:tcW w:w="5395" w:type="dxa"/>
          </w:tcPr>
          <w:p w14:paraId="79424095" w14:textId="7FD28BED" w:rsidR="00726A5E" w:rsidRPr="00096D42" w:rsidRDefault="4A95BA88" w:rsidP="31375775">
            <w:pPr>
              <w:spacing w:before="240" w:after="240"/>
              <w:rPr>
                <w:highlight w:val="cyan"/>
                <w:lang w:val="es-US"/>
              </w:rPr>
            </w:pPr>
            <w:r w:rsidRPr="4EEB3F55">
              <w:rPr>
                <w:rFonts w:ascii="Arial" w:eastAsia="Arial" w:hAnsi="Arial" w:cs="Arial"/>
                <w:i/>
                <w:color w:val="0B5394"/>
                <w:highlight w:val="cyan"/>
                <w:lang w:val="es-US"/>
              </w:rPr>
              <w:t>Indemnización por Cuestiones Laborales</w:t>
            </w:r>
          </w:p>
          <w:p w14:paraId="4A4B8BE7" w14:textId="5B483147" w:rsidR="00726A5E" w:rsidRDefault="4A95BA88" w:rsidP="31375775">
            <w:pPr>
              <w:spacing w:before="240" w:after="240"/>
              <w:rPr>
                <w:rFonts w:ascii="Arial" w:eastAsia="Arial" w:hAnsi="Arial" w:cs="Arial"/>
                <w:color w:val="000000" w:themeColor="text1"/>
              </w:rPr>
            </w:pPr>
            <w:r w:rsidRPr="00096D42">
              <w:rPr>
                <w:rFonts w:ascii="Arial" w:eastAsia="Arial" w:hAnsi="Arial" w:cs="Arial"/>
                <w:color w:val="000000" w:themeColor="text1"/>
                <w:lang w:val="es-US"/>
              </w:rPr>
              <w:t xml:space="preserve">Si se enfermó o </w:t>
            </w:r>
            <w:r w:rsidR="0302F837" w:rsidRPr="5390FD94">
              <w:rPr>
                <w:rFonts w:ascii="Arial" w:eastAsia="Arial" w:hAnsi="Arial" w:cs="Arial"/>
                <w:color w:val="000000" w:themeColor="text1"/>
                <w:lang w:val="es-US"/>
              </w:rPr>
              <w:t>se</w:t>
            </w:r>
            <w:r w:rsidR="2768FA27" w:rsidRPr="5390FD94">
              <w:rPr>
                <w:rFonts w:ascii="Arial" w:eastAsia="Arial" w:hAnsi="Arial" w:cs="Arial"/>
                <w:color w:val="000000" w:themeColor="text1"/>
                <w:lang w:val="es-US"/>
              </w:rPr>
              <w:t xml:space="preserve"> </w:t>
            </w:r>
            <w:r w:rsidRPr="00096D42">
              <w:rPr>
                <w:rFonts w:ascii="Arial" w:eastAsia="Arial" w:hAnsi="Arial" w:cs="Arial"/>
                <w:color w:val="000000" w:themeColor="text1"/>
                <w:lang w:val="es-US"/>
              </w:rPr>
              <w:t xml:space="preserve">lesionó en el trabajo, </w:t>
            </w:r>
            <w:r w:rsidR="70823404" w:rsidRPr="5390FD94">
              <w:rPr>
                <w:rFonts w:ascii="Arial" w:eastAsia="Arial" w:hAnsi="Arial" w:cs="Arial"/>
                <w:color w:val="000000" w:themeColor="text1"/>
                <w:lang w:val="es-US"/>
              </w:rPr>
              <w:t>la</w:t>
            </w:r>
            <w:r w:rsidR="70823404" w:rsidRPr="0090286E">
              <w:rPr>
                <w:rFonts w:ascii="Arial" w:eastAsiaTheme="minorEastAsia" w:hAnsi="Arial" w:cs="Arial"/>
                <w:color w:val="000000" w:themeColor="text1"/>
                <w:lang w:val="es-US"/>
              </w:rPr>
              <w:t xml:space="preserve"> indemnizaci</w:t>
            </w:r>
            <w:r w:rsidR="70823404" w:rsidRPr="5390FD94">
              <w:rPr>
                <w:rFonts w:ascii="Arial" w:eastAsiaTheme="minorEastAsia" w:hAnsi="Arial" w:cs="Arial"/>
                <w:color w:val="000000" w:themeColor="text1"/>
                <w:lang w:val="es-US"/>
              </w:rPr>
              <w:t>ón por cuestiones laborales</w:t>
            </w:r>
            <w:commentRangeStart w:id="172"/>
            <w:commentRangeEnd w:id="172"/>
            <w:r w:rsidRPr="00096D42">
              <w:rPr>
                <w:rStyle w:val="CommentReference"/>
                <w:rFonts w:ascii="Arial" w:eastAsia="Arial" w:hAnsi="Arial" w:cs="Arial"/>
                <w:color w:val="000000" w:themeColor="text1"/>
                <w:sz w:val="24"/>
                <w:szCs w:val="24"/>
                <w:lang w:val="es-US"/>
              </w:rPr>
              <w:commentReference w:id="172"/>
            </w:r>
            <w:r w:rsidRPr="00096D42">
              <w:rPr>
                <w:rFonts w:ascii="Arial" w:eastAsia="Arial" w:hAnsi="Arial" w:cs="Arial"/>
                <w:color w:val="000000" w:themeColor="text1"/>
                <w:lang w:val="es-US"/>
              </w:rPr>
              <w:t xml:space="preserve"> de su </w:t>
            </w:r>
            <w:r w:rsidR="3CEDDE76" w:rsidRPr="5390FD94">
              <w:rPr>
                <w:rFonts w:ascii="Arial" w:eastAsia="Arial" w:hAnsi="Arial" w:cs="Arial"/>
                <w:color w:val="000000" w:themeColor="text1"/>
                <w:lang w:val="es-US"/>
              </w:rPr>
              <w:t>empleador</w:t>
            </w:r>
            <w:r w:rsidRPr="00096D42">
              <w:rPr>
                <w:rFonts w:ascii="Arial" w:eastAsia="Arial" w:hAnsi="Arial" w:cs="Arial"/>
                <w:color w:val="000000" w:themeColor="text1"/>
                <w:lang w:val="es-US"/>
              </w:rPr>
              <w:t xml:space="preserve"> puede ayudarle a pagar las cuentas médicas. </w:t>
            </w:r>
            <w:r w:rsidRPr="31375775">
              <w:rPr>
                <w:rFonts w:ascii="Arial" w:eastAsia="Arial" w:hAnsi="Arial" w:cs="Arial"/>
                <w:color w:val="000000" w:themeColor="text1"/>
              </w:rPr>
              <w:t>Para más información, póngase en contacto con su empleador.</w:t>
            </w:r>
          </w:p>
        </w:tc>
      </w:tr>
      <w:tr w:rsidR="00726A5E" w14:paraId="1C10451E" w14:textId="77777777" w:rsidTr="58F249CE">
        <w:tc>
          <w:tcPr>
            <w:tcW w:w="5395" w:type="dxa"/>
          </w:tcPr>
          <w:p w14:paraId="4341F7CF" w14:textId="77777777" w:rsidR="00726A5E" w:rsidRPr="000E1777" w:rsidRDefault="00726A5E" w:rsidP="00726A5E">
            <w:pPr>
              <w:pStyle w:val="Heading4"/>
              <w:spacing w:before="0" w:after="0"/>
            </w:pPr>
            <w:r>
              <w:t>Auto Insurance</w:t>
            </w:r>
          </w:p>
          <w:p w14:paraId="54CC8FD9" w14:textId="77777777" w:rsidR="00726A5E" w:rsidRDefault="00726A5E" w:rsidP="00726A5E">
            <w:r>
              <w:t>If you were injured in a car accident, auto liability insurance or personal injury protection policies may help cover your medical costs.  If another driver caused the accident, their liability insurance might help cover your medical costs.  You can get more information by contacting the auto liability insurance company.  Additionally, if your own auto insurance policy includes personal injury protection, you may be able to get additional help paying your medical bills.  For more information, contact your auto insurance company.</w:t>
            </w:r>
          </w:p>
          <w:p w14:paraId="269644D6" w14:textId="77777777" w:rsidR="00726A5E" w:rsidRDefault="00726A5E" w:rsidP="00726A5E"/>
        </w:tc>
        <w:tc>
          <w:tcPr>
            <w:tcW w:w="5395" w:type="dxa"/>
          </w:tcPr>
          <w:p w14:paraId="0527444F" w14:textId="708E8ACE" w:rsidR="00726A5E" w:rsidRPr="00096D42" w:rsidRDefault="6CE031B7" w:rsidP="31375775">
            <w:pPr>
              <w:spacing w:before="240" w:after="240"/>
              <w:rPr>
                <w:rFonts w:ascii="Arial" w:eastAsia="Arial" w:hAnsi="Arial" w:cs="Arial"/>
                <w:i/>
                <w:color w:val="156082" w:themeColor="accent1"/>
                <w:lang w:val="es-US"/>
              </w:rPr>
            </w:pPr>
            <w:r w:rsidRPr="00096D42">
              <w:rPr>
                <w:rFonts w:ascii="Arial" w:eastAsia="Arial" w:hAnsi="Arial" w:cs="Arial"/>
                <w:i/>
                <w:color w:val="156082" w:themeColor="accent1"/>
                <w:lang w:val="es-US"/>
              </w:rPr>
              <w:t>Seguro de Automóvil</w:t>
            </w:r>
          </w:p>
          <w:p w14:paraId="6DDB95D7" w14:textId="4F55B408" w:rsidR="00726A5E" w:rsidRDefault="4D8461AC" w:rsidP="31375775">
            <w:pPr>
              <w:spacing w:before="240" w:after="240"/>
            </w:pPr>
            <w:r w:rsidRPr="58F249CE">
              <w:rPr>
                <w:rFonts w:ascii="Arial" w:eastAsia="Arial" w:hAnsi="Arial" w:cs="Arial"/>
                <w:color w:val="000000" w:themeColor="text1"/>
                <w:lang w:val="es-ES"/>
              </w:rPr>
              <w:t xml:space="preserve">Si ha sufrido lesiones en un accidente de auto, el seguro de responsabilidad civil para autos o las pólizas de protección contra lesiones personales pueden ayudarle a cubrir sus </w:t>
            </w:r>
            <w:r w:rsidR="4C99A6DD" w:rsidRPr="58F249CE">
              <w:rPr>
                <w:rFonts w:ascii="Arial" w:eastAsia="Arial" w:hAnsi="Arial" w:cs="Arial"/>
                <w:color w:val="000000" w:themeColor="text1"/>
                <w:lang w:val="es-ES"/>
              </w:rPr>
              <w:t>co</w:t>
            </w:r>
            <w:r w:rsidRPr="58F249CE">
              <w:rPr>
                <w:rFonts w:ascii="Arial" w:eastAsia="Arial" w:hAnsi="Arial" w:cs="Arial"/>
                <w:color w:val="000000" w:themeColor="text1"/>
                <w:lang w:val="es-ES"/>
              </w:rPr>
              <w:t xml:space="preserve">stos médicos. Si otro conductor causó el accidente, su seguro de responsabilidad civil puede ayudarle a cubrir sus </w:t>
            </w:r>
            <w:r w:rsidR="4368A49C" w:rsidRPr="58F249CE">
              <w:rPr>
                <w:rFonts w:ascii="Arial" w:eastAsia="Arial" w:hAnsi="Arial" w:cs="Arial"/>
                <w:color w:val="000000" w:themeColor="text1"/>
                <w:lang w:val="es-ES"/>
              </w:rPr>
              <w:t>co</w:t>
            </w:r>
            <w:r w:rsidRPr="58F249CE">
              <w:rPr>
                <w:rFonts w:ascii="Arial" w:eastAsia="Arial" w:hAnsi="Arial" w:cs="Arial"/>
                <w:color w:val="000000" w:themeColor="text1"/>
                <w:lang w:val="es-ES"/>
              </w:rPr>
              <w:t>stos médicos. Puede obtener más información poniéndose en contacto con la compañía aseguradora. Además, si su propia póliza de seguro de automóvil incluye protección contra lesiones personales, es posible que pueda obtener ayuda adicional para pagar sus cuentas médicas. Para más información, contacte a su compañía de seguros.</w:t>
            </w:r>
          </w:p>
        </w:tc>
      </w:tr>
      <w:tr w:rsidR="00726A5E" w:rsidRPr="00AC1C19" w14:paraId="0FD73FFF" w14:textId="77777777" w:rsidTr="58F249CE">
        <w:tc>
          <w:tcPr>
            <w:tcW w:w="5395" w:type="dxa"/>
          </w:tcPr>
          <w:p w14:paraId="666C150A" w14:textId="77777777" w:rsidR="00726A5E" w:rsidRPr="000E1777" w:rsidRDefault="00726A5E" w:rsidP="00726A5E">
            <w:pPr>
              <w:pStyle w:val="Heading4"/>
              <w:spacing w:before="0" w:after="0"/>
            </w:pPr>
            <w:r>
              <w:t>Homeowner’s Insurance</w:t>
            </w:r>
          </w:p>
          <w:p w14:paraId="5B7010B9" w14:textId="77777777" w:rsidR="00726A5E" w:rsidRDefault="00726A5E" w:rsidP="00726A5E">
            <w:r>
              <w:t>Homeowners’ insurance does not cover medical costs of the homeowner or anyone who lives inside the home.  However, if you were injured while visiting another person’s home, their homeowner’s liability and medical payments coverage may help pay for some medical costs.</w:t>
            </w:r>
          </w:p>
          <w:p w14:paraId="28AB1AE2" w14:textId="77777777" w:rsidR="00726A5E" w:rsidRDefault="00726A5E" w:rsidP="00726A5E"/>
        </w:tc>
        <w:tc>
          <w:tcPr>
            <w:tcW w:w="5395" w:type="dxa"/>
          </w:tcPr>
          <w:p w14:paraId="642AE95D" w14:textId="3EAB6F74" w:rsidR="00726A5E" w:rsidRPr="00096D42" w:rsidRDefault="2152166D" w:rsidP="31375775">
            <w:pPr>
              <w:spacing w:before="240" w:after="240"/>
              <w:rPr>
                <w:lang w:val="es-US"/>
              </w:rPr>
            </w:pPr>
            <w:r w:rsidRPr="00096D42">
              <w:rPr>
                <w:rFonts w:ascii="Arial" w:eastAsia="Arial" w:hAnsi="Arial" w:cs="Arial"/>
                <w:i/>
                <w:color w:val="0B5394"/>
                <w:lang w:val="es-US"/>
              </w:rPr>
              <w:t>Seguro de Propietarios de Casa</w:t>
            </w:r>
          </w:p>
          <w:p w14:paraId="4733231F" w14:textId="3F07CB6F" w:rsidR="00726A5E" w:rsidRPr="00096D42" w:rsidRDefault="0996F324" w:rsidP="31375775">
            <w:pPr>
              <w:spacing w:before="240" w:after="240"/>
              <w:rPr>
                <w:lang w:val="es-US"/>
              </w:rPr>
            </w:pPr>
            <w:r w:rsidRPr="58F249CE">
              <w:rPr>
                <w:rFonts w:ascii="Arial" w:eastAsia="Arial" w:hAnsi="Arial" w:cs="Arial"/>
                <w:color w:val="000000" w:themeColor="text1"/>
                <w:lang w:val="es-ES"/>
              </w:rPr>
              <w:t xml:space="preserve">El seguro de propietario de casa no cubre los </w:t>
            </w:r>
            <w:r w:rsidR="313D3821" w:rsidRPr="58F249CE">
              <w:rPr>
                <w:rFonts w:ascii="Arial" w:eastAsia="Arial" w:hAnsi="Arial" w:cs="Arial"/>
                <w:color w:val="000000" w:themeColor="text1"/>
                <w:lang w:val="es-ES"/>
              </w:rPr>
              <w:t>co</w:t>
            </w:r>
            <w:r w:rsidRPr="58F249CE">
              <w:rPr>
                <w:rFonts w:ascii="Arial" w:eastAsia="Arial" w:hAnsi="Arial" w:cs="Arial"/>
                <w:color w:val="000000" w:themeColor="text1"/>
                <w:lang w:val="es-ES"/>
              </w:rPr>
              <w:t xml:space="preserve">stos médicos del propietario ni de nadie que viva dentro de la vivienda. Sin embargo, si se lesiona mientras visita la casa de otra persona, su seguro de responsabilidad civil y su cobertura de pagos médicos pueden ayudarle a pagar algunos </w:t>
            </w:r>
            <w:r w:rsidR="613F3452" w:rsidRPr="58F249CE">
              <w:rPr>
                <w:rFonts w:ascii="Arial" w:eastAsia="Arial" w:hAnsi="Arial" w:cs="Arial"/>
                <w:color w:val="000000" w:themeColor="text1"/>
                <w:lang w:val="es-ES"/>
              </w:rPr>
              <w:t>cos</w:t>
            </w:r>
            <w:r w:rsidRPr="58F249CE">
              <w:rPr>
                <w:rFonts w:ascii="Arial" w:eastAsia="Arial" w:hAnsi="Arial" w:cs="Arial"/>
                <w:color w:val="000000" w:themeColor="text1"/>
                <w:lang w:val="es-ES"/>
              </w:rPr>
              <w:t>tos médicos.</w:t>
            </w:r>
          </w:p>
        </w:tc>
      </w:tr>
      <w:tr w:rsidR="00726A5E" w14:paraId="33D53E1A" w14:textId="77777777" w:rsidTr="58F249CE">
        <w:tc>
          <w:tcPr>
            <w:tcW w:w="5395" w:type="dxa"/>
          </w:tcPr>
          <w:p w14:paraId="0B35B3A6" w14:textId="77777777" w:rsidR="00726A5E" w:rsidRDefault="00726A5E" w:rsidP="00726A5E">
            <w:pPr>
              <w:pStyle w:val="Heading4"/>
              <w:spacing w:before="0" w:after="0"/>
            </w:pPr>
            <w:r>
              <w:t>Violent Crime Compensation</w:t>
            </w:r>
          </w:p>
          <w:p w14:paraId="26399FF4" w14:textId="77777777" w:rsidR="00726A5E" w:rsidRDefault="00726A5E" w:rsidP="00726A5E">
            <w:r>
              <w:t>Finally, if your medical costs are the result of a violent crime, there may be victim compensation programs which can provide financial help. [INSERT state-specific/client-specific information here]</w:t>
            </w:r>
          </w:p>
          <w:p w14:paraId="151950F2" w14:textId="77777777" w:rsidR="00726A5E" w:rsidRDefault="00726A5E" w:rsidP="00726A5E">
            <w:pPr>
              <w:pStyle w:val="Heading4"/>
              <w:spacing w:before="0" w:after="0"/>
            </w:pPr>
          </w:p>
        </w:tc>
        <w:tc>
          <w:tcPr>
            <w:tcW w:w="5395" w:type="dxa"/>
          </w:tcPr>
          <w:p w14:paraId="003767A2" w14:textId="368A14BF" w:rsidR="00726A5E" w:rsidRPr="00096D42" w:rsidRDefault="551C520C" w:rsidP="31375775">
            <w:pPr>
              <w:spacing w:before="240" w:after="240"/>
              <w:rPr>
                <w:lang w:val="es-US"/>
              </w:rPr>
            </w:pPr>
            <w:r w:rsidRPr="00096D42">
              <w:rPr>
                <w:rFonts w:ascii="Arial" w:eastAsia="Arial" w:hAnsi="Arial" w:cs="Arial"/>
                <w:i/>
                <w:color w:val="0B5394"/>
                <w:lang w:val="es-US"/>
              </w:rPr>
              <w:t>Indemnización por Delitos Violentos</w:t>
            </w:r>
          </w:p>
          <w:p w14:paraId="074316FB" w14:textId="57A5AE1C" w:rsidR="00726A5E" w:rsidRDefault="493786FE" w:rsidP="31375775">
            <w:pPr>
              <w:spacing w:before="240" w:after="240"/>
            </w:pPr>
            <w:r w:rsidRPr="58F249CE">
              <w:rPr>
                <w:rFonts w:ascii="Arial" w:eastAsia="Arial" w:hAnsi="Arial" w:cs="Arial"/>
                <w:color w:val="000000" w:themeColor="text1"/>
                <w:lang w:val="es-ES"/>
              </w:rPr>
              <w:t xml:space="preserve">Por último, si sus </w:t>
            </w:r>
            <w:r w:rsidR="4B587AD9" w:rsidRPr="58F249CE">
              <w:rPr>
                <w:rFonts w:ascii="Arial" w:eastAsia="Arial" w:hAnsi="Arial" w:cs="Arial"/>
                <w:color w:val="000000" w:themeColor="text1"/>
                <w:lang w:val="es-ES"/>
              </w:rPr>
              <w:t>co</w:t>
            </w:r>
            <w:r w:rsidRPr="58F249CE">
              <w:rPr>
                <w:rFonts w:ascii="Arial" w:eastAsia="Arial" w:hAnsi="Arial" w:cs="Arial"/>
                <w:color w:val="000000" w:themeColor="text1"/>
                <w:lang w:val="es-ES"/>
              </w:rPr>
              <w:t>stos médicos son consecuencia de un crimen violento, es posible que existan programas de indemnización para las víctimas que puedan proporcionarle ayuda económica. [INSERT state-specific/client-specific information here]</w:t>
            </w:r>
          </w:p>
        </w:tc>
      </w:tr>
    </w:tbl>
    <w:p w14:paraId="3874E45F" w14:textId="77777777" w:rsidR="00397123" w:rsidRPr="00397123" w:rsidRDefault="00397123" w:rsidP="00397123"/>
    <w:p w14:paraId="1DE79F68" w14:textId="04F15947" w:rsidR="006473EB" w:rsidRDefault="003D15A3" w:rsidP="00AC0918">
      <w:pPr>
        <w:pStyle w:val="Heading3"/>
      </w:pPr>
      <w:r w:rsidRPr="00AC0918">
        <w:t>Other Financial Assistance Options</w:t>
      </w:r>
      <w:r w:rsidR="00834833">
        <w:t xml:space="preserve"> (text)</w:t>
      </w:r>
    </w:p>
    <w:tbl>
      <w:tblPr>
        <w:tblStyle w:val="TableGrid"/>
        <w:tblW w:w="0" w:type="auto"/>
        <w:tblLook w:val="04A0" w:firstRow="1" w:lastRow="0" w:firstColumn="1" w:lastColumn="0" w:noHBand="0" w:noVBand="1"/>
      </w:tblPr>
      <w:tblGrid>
        <w:gridCol w:w="5395"/>
        <w:gridCol w:w="5395"/>
      </w:tblGrid>
      <w:tr w:rsidR="00C90A75" w14:paraId="01E6E142" w14:textId="77777777" w:rsidTr="34290195">
        <w:tc>
          <w:tcPr>
            <w:tcW w:w="5395" w:type="dxa"/>
          </w:tcPr>
          <w:p w14:paraId="268669AC" w14:textId="6B5FA1C4" w:rsidR="00C90A75" w:rsidRDefault="00C90A75" w:rsidP="00834833">
            <w:r>
              <w:t>English</w:t>
            </w:r>
          </w:p>
        </w:tc>
        <w:tc>
          <w:tcPr>
            <w:tcW w:w="5395" w:type="dxa"/>
          </w:tcPr>
          <w:p w14:paraId="0D90AA6D" w14:textId="2C6531F8" w:rsidR="00C90A75" w:rsidRDefault="00C90A75" w:rsidP="00834833">
            <w:r w:rsidRPr="1AAE032A">
              <w:rPr>
                <w:highlight w:val="cyan"/>
              </w:rPr>
              <w:t>Spanish</w:t>
            </w:r>
          </w:p>
        </w:tc>
      </w:tr>
      <w:tr w:rsidR="00C90A75" w14:paraId="433BDDFE" w14:textId="77777777" w:rsidTr="34290195">
        <w:tc>
          <w:tcPr>
            <w:tcW w:w="5395" w:type="dxa"/>
          </w:tcPr>
          <w:p w14:paraId="115C434C" w14:textId="3A1230EA" w:rsidR="00C90A75" w:rsidRDefault="00C90A75" w:rsidP="00834833">
            <w:r>
              <w:t>Other Financial Assistance Options</w:t>
            </w:r>
          </w:p>
        </w:tc>
        <w:tc>
          <w:tcPr>
            <w:tcW w:w="5395" w:type="dxa"/>
          </w:tcPr>
          <w:p w14:paraId="1B8E756F" w14:textId="77777777" w:rsidR="00C90A75" w:rsidRDefault="00C90A75" w:rsidP="00834833"/>
        </w:tc>
      </w:tr>
      <w:tr w:rsidR="00C90A75" w:rsidRPr="00AC1C19" w14:paraId="37B6F3C4" w14:textId="77777777" w:rsidTr="34290195">
        <w:tc>
          <w:tcPr>
            <w:tcW w:w="5395" w:type="dxa"/>
          </w:tcPr>
          <w:p w14:paraId="07D10BBA" w14:textId="77777777" w:rsidR="00C90A75" w:rsidRDefault="00C90A75" w:rsidP="00C90A75">
            <w:pPr>
              <w:pStyle w:val="Heading4"/>
            </w:pPr>
            <w:r>
              <w:t>Payment Plans</w:t>
            </w:r>
          </w:p>
          <w:p w14:paraId="79BB9A36" w14:textId="77777777" w:rsidR="00C90A75" w:rsidRDefault="00C90A75" w:rsidP="00C90A75">
            <w:r>
              <w:t>[Insert client-specific information here…  for example:</w:t>
            </w:r>
          </w:p>
          <w:p w14:paraId="2D17F9F0" w14:textId="77777777" w:rsidR="00C90A75" w:rsidRDefault="00C90A75" w:rsidP="00C90A75">
            <w:r>
              <w:tab/>
              <w:t>“Currently {Insert Client Name} does not provide payment plans.  However…”</w:t>
            </w:r>
          </w:p>
          <w:p w14:paraId="0BDC2A75" w14:textId="77777777" w:rsidR="00C90A75" w:rsidRDefault="00C90A75" w:rsidP="00C90A75">
            <w:pPr>
              <w:ind w:left="720"/>
              <w:rPr>
                <w:u w:val="single"/>
              </w:rPr>
            </w:pPr>
            <w:r>
              <w:t xml:space="preserve">“We provide interest-free payment options for patients who need to pay over a period of time.  [summarize plan guidelines/rules according to client policy.  Include link to policy]  </w:t>
            </w:r>
            <w:commentRangeStart w:id="173"/>
            <w:commentRangeStart w:id="174"/>
            <w:commentRangeStart w:id="175"/>
            <w:commentRangeStart w:id="176"/>
            <w:r w:rsidRPr="00065B47">
              <w:t>You can</w:t>
            </w:r>
            <w:r>
              <w:rPr>
                <w:b/>
                <w:bCs/>
              </w:rPr>
              <w:t xml:space="preserve"> </w:t>
            </w:r>
            <w:r w:rsidRPr="002D66F3">
              <w:rPr>
                <w:b/>
                <w:bCs/>
                <w:u w:val="single"/>
              </w:rPr>
              <w:t>set up a payment plan</w:t>
            </w:r>
            <w:commentRangeEnd w:id="173"/>
            <w:r>
              <w:rPr>
                <w:rStyle w:val="CommentReference"/>
                <w:b/>
                <w:bCs/>
                <w:sz w:val="24"/>
                <w:szCs w:val="24"/>
                <w:u w:val="single"/>
              </w:rPr>
              <w:commentReference w:id="173"/>
            </w:r>
            <w:commentRangeEnd w:id="174"/>
            <w:r>
              <w:rPr>
                <w:rStyle w:val="CommentReference"/>
              </w:rPr>
              <w:commentReference w:id="174"/>
            </w:r>
            <w:commentRangeEnd w:id="175"/>
            <w:r>
              <w:rPr>
                <w:rStyle w:val="CommentReference"/>
              </w:rPr>
              <w:commentReference w:id="175"/>
            </w:r>
            <w:commentRangeEnd w:id="176"/>
            <w:r>
              <w:rPr>
                <w:rStyle w:val="CommentReference"/>
              </w:rPr>
              <w:commentReference w:id="176"/>
            </w:r>
            <w:r>
              <w:rPr>
                <w:b/>
                <w:bCs/>
                <w:u w:val="single"/>
              </w:rPr>
              <w:t xml:space="preserve"> </w:t>
            </w:r>
            <w:r w:rsidRPr="00841432">
              <w:rPr>
                <w:u w:val="single"/>
              </w:rPr>
              <w:t>when you log into EquityPay</w:t>
            </w:r>
            <w:r>
              <w:rPr>
                <w:u w:val="single"/>
              </w:rPr>
              <w:t>]</w:t>
            </w:r>
          </w:p>
          <w:p w14:paraId="54134533" w14:textId="77777777" w:rsidR="00C90A75" w:rsidRDefault="00C90A75" w:rsidP="00834833"/>
        </w:tc>
        <w:tc>
          <w:tcPr>
            <w:tcW w:w="5395" w:type="dxa"/>
          </w:tcPr>
          <w:p w14:paraId="79474412" w14:textId="5A3CE0D7" w:rsidR="00C90A75" w:rsidRPr="00096D42" w:rsidRDefault="373453A1" w:rsidP="31375775">
            <w:pPr>
              <w:spacing w:before="240" w:after="240"/>
              <w:rPr>
                <w:lang w:val="es-US"/>
              </w:rPr>
            </w:pPr>
            <w:r w:rsidRPr="00096D42">
              <w:rPr>
                <w:rFonts w:ascii="Arial" w:eastAsia="Arial" w:hAnsi="Arial" w:cs="Arial"/>
                <w:i/>
                <w:color w:val="0B5394"/>
                <w:lang w:val="es-US"/>
              </w:rPr>
              <w:t>Planes de Pago</w:t>
            </w:r>
          </w:p>
          <w:p w14:paraId="13AC3B36" w14:textId="0B4E3739" w:rsidR="00C90A75" w:rsidRPr="00096D42" w:rsidRDefault="373453A1" w:rsidP="31375775">
            <w:pPr>
              <w:spacing w:before="240" w:after="240"/>
              <w:rPr>
                <w:lang w:val="es-US"/>
              </w:rPr>
            </w:pPr>
            <w:r w:rsidRPr="00096D42">
              <w:rPr>
                <w:rFonts w:ascii="Arial" w:eastAsia="Arial" w:hAnsi="Arial" w:cs="Arial"/>
                <w:color w:val="000000" w:themeColor="text1"/>
                <w:lang w:val="es-US"/>
              </w:rPr>
              <w:t>[Inserte aquí información específica del cliente... por ejemplo:</w:t>
            </w:r>
          </w:p>
          <w:p w14:paraId="193285EA" w14:textId="3D2C604A" w:rsidR="00C90A75" w:rsidRPr="00096D42" w:rsidRDefault="373453A1" w:rsidP="31375775">
            <w:pPr>
              <w:spacing w:before="240" w:after="240"/>
              <w:rPr>
                <w:lang w:val="es-US"/>
              </w:rPr>
            </w:pPr>
            <w:r w:rsidRPr="00096D42">
              <w:rPr>
                <w:rFonts w:ascii="Arial" w:eastAsia="Arial" w:hAnsi="Arial" w:cs="Arial"/>
                <w:color w:val="000000" w:themeColor="text1"/>
                <w:lang w:val="es-US"/>
              </w:rPr>
              <w:t>"Actualmente {Insert Client Name} no ofrece planes de pago. Sin embargo..."</w:t>
            </w:r>
          </w:p>
          <w:p w14:paraId="0252A600" w14:textId="2D9530FF" w:rsidR="00C90A75" w:rsidRDefault="373453A1" w:rsidP="00834833">
            <w:pPr>
              <w:rPr>
                <w:rFonts w:ascii="Aptos" w:eastAsia="Aptos" w:hAnsi="Aptos" w:cs="Aptos"/>
                <w:lang w:val="es-ES"/>
              </w:rPr>
            </w:pPr>
            <w:r w:rsidRPr="31375775">
              <w:rPr>
                <w:rFonts w:ascii="Arial" w:eastAsia="Arial" w:hAnsi="Arial" w:cs="Arial"/>
                <w:color w:val="000000" w:themeColor="text1"/>
                <w:lang w:val="es-ES"/>
              </w:rPr>
              <w:t xml:space="preserve">"Ofrecemos opciones de pago sin intereses para pacientes que necesitan pagar durante un periodo de tiempo. [summarize plan guidelines/rules according to client policy.  Include link to policy]  Puede establecer </w:t>
            </w:r>
            <w:r w:rsidRPr="31375775">
              <w:rPr>
                <w:rFonts w:ascii="Arial" w:eastAsia="Arial" w:hAnsi="Arial" w:cs="Arial"/>
                <w:b/>
                <w:bCs/>
                <w:color w:val="000000" w:themeColor="text1"/>
                <w:u w:val="single"/>
                <w:lang w:val="es-ES"/>
              </w:rPr>
              <w:t>un plan de pago</w:t>
            </w:r>
            <w:r w:rsidRPr="31375775">
              <w:rPr>
                <w:rFonts w:ascii="Arial" w:eastAsia="Arial" w:hAnsi="Arial" w:cs="Arial"/>
                <w:color w:val="000000" w:themeColor="text1"/>
                <w:u w:val="single"/>
                <w:lang w:val="es-ES"/>
              </w:rPr>
              <w:t xml:space="preserve"> cuando ingrese en EquityPay].</w:t>
            </w:r>
          </w:p>
        </w:tc>
      </w:tr>
      <w:tr w:rsidR="00C90A75" w14:paraId="3AC64F6E" w14:textId="77777777" w:rsidTr="34290195">
        <w:tc>
          <w:tcPr>
            <w:tcW w:w="5395" w:type="dxa"/>
          </w:tcPr>
          <w:p w14:paraId="547C1BC1" w14:textId="77777777" w:rsidR="00C90A75" w:rsidRDefault="00C90A75" w:rsidP="00C90A75">
            <w:pPr>
              <w:pStyle w:val="Heading4"/>
            </w:pPr>
            <w:r>
              <w:t>Our Financial Assistance Program</w:t>
            </w:r>
          </w:p>
          <w:p w14:paraId="3841A92F" w14:textId="77777777" w:rsidR="00C90A75" w:rsidRDefault="00C90A75" w:rsidP="00C90A75">
            <w:r>
              <w:t xml:space="preserve">[INSERT 1-2 sentence summary of program].  You can learn more by visiting [CLIENT’S </w:t>
            </w:r>
            <w:r w:rsidRPr="00993214">
              <w:rPr>
                <w:highlight w:val="green"/>
                <w:u w:val="single"/>
              </w:rPr>
              <w:t>Financial Assistance Program</w:t>
            </w:r>
            <w:r>
              <w:rPr>
                <w:u w:val="single"/>
              </w:rPr>
              <w:t xml:space="preserve"> Policy (link to client’s policy)]</w:t>
            </w:r>
            <w:r w:rsidRPr="00993214">
              <w:t>.</w:t>
            </w:r>
          </w:p>
          <w:p w14:paraId="20FDE4DC" w14:textId="77777777" w:rsidR="00C90A75" w:rsidRDefault="00C90A75" w:rsidP="00834833"/>
        </w:tc>
        <w:tc>
          <w:tcPr>
            <w:tcW w:w="5395" w:type="dxa"/>
          </w:tcPr>
          <w:p w14:paraId="26773533" w14:textId="69E5E7C9" w:rsidR="00C90A75" w:rsidRDefault="4A7D4B6B" w:rsidP="31375775">
            <w:pPr>
              <w:spacing w:before="240" w:after="240"/>
            </w:pPr>
            <w:r w:rsidRPr="31375775">
              <w:rPr>
                <w:rFonts w:ascii="Arial" w:eastAsia="Arial" w:hAnsi="Arial" w:cs="Arial"/>
                <w:i/>
                <w:iCs/>
                <w:color w:val="0B5394"/>
              </w:rPr>
              <w:t>Nuestro Programa de Ayuda Financiera</w:t>
            </w:r>
          </w:p>
          <w:p w14:paraId="47419A39" w14:textId="153DCA94" w:rsidR="00C90A75" w:rsidRDefault="4A7D4B6B" w:rsidP="00834833">
            <w:pPr>
              <w:rPr>
                <w:rFonts w:ascii="Aptos" w:eastAsia="Aptos" w:hAnsi="Aptos" w:cs="Aptos"/>
              </w:rPr>
            </w:pPr>
            <w:r w:rsidRPr="31375775">
              <w:rPr>
                <w:rFonts w:ascii="Arial" w:eastAsia="Arial" w:hAnsi="Arial" w:cs="Arial"/>
                <w:color w:val="000000" w:themeColor="text1"/>
              </w:rPr>
              <w:t>[[INSERT 1-2 sentence summary of program]. Puede obtener más información visitando [CLIENT'S Financial Assistance Program Policy (</w:t>
            </w:r>
            <w:r w:rsidRPr="31375775">
              <w:rPr>
                <w:rFonts w:ascii="Arial" w:eastAsia="Arial" w:hAnsi="Arial" w:cs="Arial"/>
                <w:color w:val="000000" w:themeColor="text1"/>
                <w:u w:val="single"/>
              </w:rPr>
              <w:t>link to client’s policy</w:t>
            </w:r>
            <w:r w:rsidRPr="31375775">
              <w:rPr>
                <w:rFonts w:ascii="Arial" w:eastAsia="Arial" w:hAnsi="Arial" w:cs="Arial"/>
                <w:color w:val="000000" w:themeColor="text1"/>
              </w:rPr>
              <w:t>)].</w:t>
            </w:r>
          </w:p>
        </w:tc>
      </w:tr>
      <w:tr w:rsidR="00C90A75" w14:paraId="317AD353" w14:textId="77777777" w:rsidTr="34290195">
        <w:tc>
          <w:tcPr>
            <w:tcW w:w="5395" w:type="dxa"/>
          </w:tcPr>
          <w:p w14:paraId="599195E8" w14:textId="77777777" w:rsidR="00C90A75" w:rsidRDefault="00C90A75" w:rsidP="00C90A75">
            <w:pPr>
              <w:pStyle w:val="Heading4"/>
              <w:spacing w:before="0" w:after="0"/>
            </w:pPr>
            <w:r>
              <w:t>Common Discounts</w:t>
            </w:r>
          </w:p>
          <w:p w14:paraId="4130CFC1" w14:textId="77777777" w:rsidR="00C90A75" w:rsidRPr="009501A4" w:rsidRDefault="00C90A75" w:rsidP="00C90A75">
            <w:pPr>
              <w:rPr>
                <w:b/>
                <w:bCs/>
              </w:rPr>
            </w:pPr>
            <w:r w:rsidRPr="009501A4">
              <w:rPr>
                <w:b/>
                <w:bCs/>
              </w:rPr>
              <w:t>Patient Discounts</w:t>
            </w:r>
          </w:p>
          <w:p w14:paraId="089EFD3A" w14:textId="77777777" w:rsidR="00C90A75" w:rsidRPr="00246A40" w:rsidRDefault="00C90A75" w:rsidP="00C90A75">
            <w:r>
              <w:t>[INSERT client-specific info about whether uninsured patients receive discounts]</w:t>
            </w:r>
          </w:p>
          <w:p w14:paraId="566552F1" w14:textId="77777777" w:rsidR="00C90A75" w:rsidRPr="007C75A6" w:rsidRDefault="00C90A75" w:rsidP="00C90A75"/>
          <w:p w14:paraId="082BBC39" w14:textId="77777777" w:rsidR="00C90A75" w:rsidRPr="009501A4" w:rsidRDefault="00C90A75" w:rsidP="00C90A75">
            <w:pPr>
              <w:rPr>
                <w:b/>
                <w:bCs/>
              </w:rPr>
            </w:pPr>
            <w:r w:rsidRPr="009501A4">
              <w:rPr>
                <w:b/>
                <w:bCs/>
              </w:rPr>
              <w:t xml:space="preserve">Prompt Payment Discounts </w:t>
            </w:r>
          </w:p>
          <w:p w14:paraId="10E093ED" w14:textId="77777777" w:rsidR="00C90A75" w:rsidRPr="00246A40" w:rsidRDefault="00C90A75" w:rsidP="00C90A75">
            <w:r>
              <w:t>[INSERT client-specific info about whether prompt payment discounts are available]</w:t>
            </w:r>
          </w:p>
          <w:p w14:paraId="62C60F11" w14:textId="77777777" w:rsidR="00C90A75" w:rsidRDefault="00C90A75" w:rsidP="00834833"/>
        </w:tc>
        <w:tc>
          <w:tcPr>
            <w:tcW w:w="5395" w:type="dxa"/>
          </w:tcPr>
          <w:p w14:paraId="01F97471" w14:textId="45553B94" w:rsidR="00C90A75" w:rsidRDefault="56A4F337" w:rsidP="31375775">
            <w:pPr>
              <w:rPr>
                <w:i/>
                <w:iCs/>
                <w:color w:val="156082" w:themeColor="accent1"/>
              </w:rPr>
            </w:pPr>
            <w:r w:rsidRPr="31375775">
              <w:rPr>
                <w:i/>
                <w:iCs/>
                <w:color w:val="156082" w:themeColor="accent1"/>
              </w:rPr>
              <w:t>Descuentos Comunes</w:t>
            </w:r>
          </w:p>
          <w:p w14:paraId="5FDD379B" w14:textId="341EF63D" w:rsidR="00C90A75" w:rsidRDefault="56A4F337" w:rsidP="31375775">
            <w:pPr>
              <w:rPr>
                <w:b/>
                <w:bCs/>
              </w:rPr>
            </w:pPr>
            <w:r w:rsidRPr="31375775">
              <w:rPr>
                <w:b/>
                <w:bCs/>
              </w:rPr>
              <w:t>Descuentos para Pacientes</w:t>
            </w:r>
          </w:p>
          <w:p w14:paraId="722241AC" w14:textId="77777777" w:rsidR="00C90A75" w:rsidRDefault="56A4F337" w:rsidP="00834833">
            <w:r>
              <w:t>[INSERT client-specific info about whether uninsured patients receive discounts]</w:t>
            </w:r>
          </w:p>
          <w:p w14:paraId="40188627" w14:textId="34921244" w:rsidR="00C90A75" w:rsidRDefault="00C90A75" w:rsidP="31375775">
            <w:pPr>
              <w:rPr>
                <w:b/>
                <w:bCs/>
              </w:rPr>
            </w:pPr>
          </w:p>
          <w:p w14:paraId="650EAA7E" w14:textId="4E73E0F2" w:rsidR="00C90A75" w:rsidRDefault="56A4F337" w:rsidP="31375775">
            <w:pPr>
              <w:rPr>
                <w:b/>
                <w:bCs/>
              </w:rPr>
            </w:pPr>
            <w:r w:rsidRPr="31375775">
              <w:rPr>
                <w:b/>
                <w:bCs/>
              </w:rPr>
              <w:t>Descuentos por Pronto Pago</w:t>
            </w:r>
          </w:p>
          <w:p w14:paraId="64CD64C5" w14:textId="77777777" w:rsidR="00C90A75" w:rsidRDefault="56A4F337" w:rsidP="00834833">
            <w:r>
              <w:t>[INSERT client-specific info about whether prompt payment discounts are available]</w:t>
            </w:r>
          </w:p>
          <w:p w14:paraId="633CE06E" w14:textId="0AA59FDF" w:rsidR="00C90A75" w:rsidRDefault="00C90A75" w:rsidP="00834833">
            <w:pPr>
              <w:rPr>
                <w:b/>
              </w:rPr>
            </w:pPr>
          </w:p>
        </w:tc>
      </w:tr>
      <w:tr w:rsidR="00C90A75" w14:paraId="0D0C8F8F" w14:textId="77777777" w:rsidTr="34290195">
        <w:tc>
          <w:tcPr>
            <w:tcW w:w="5395" w:type="dxa"/>
          </w:tcPr>
          <w:p w14:paraId="229A1539" w14:textId="77777777" w:rsidR="00C90A75" w:rsidRDefault="00C90A75" w:rsidP="00C90A75">
            <w:pPr>
              <w:pStyle w:val="Heading4"/>
            </w:pPr>
            <w:r>
              <w:t>Other Resources</w:t>
            </w:r>
          </w:p>
          <w:p w14:paraId="0C2CE8A1" w14:textId="77777777" w:rsidR="00C90A75" w:rsidRDefault="00C90A75" w:rsidP="00C90A75">
            <w:r>
              <w:t xml:space="preserve">There are community resources that offer financial help to those who are unable to pay their medical bills.  Local charities, nonprofit organizations, and community health centers are resources that can offer advice and connect you to help. </w:t>
            </w:r>
          </w:p>
          <w:p w14:paraId="31E50F74" w14:textId="77777777" w:rsidR="00C90A75" w:rsidRDefault="00C90A75" w:rsidP="00C90A75"/>
          <w:p w14:paraId="3B8E9A00" w14:textId="77777777" w:rsidR="00C90A75" w:rsidRPr="000A0CBE" w:rsidRDefault="00C90A75" w:rsidP="00C90A75">
            <w:pPr>
              <w:rPr>
                <w:i/>
                <w:iCs/>
                <w:color w:val="FF0000"/>
              </w:rPr>
            </w:pPr>
            <w:r>
              <w:t xml:space="preserve">In addition, you may be able to get lower prices on prescription drugs through pharmacy discount programs.  These programs negotiate with pharmacies to get lower prices on drugs you have to pay for.  </w:t>
            </w:r>
            <w:commentRangeStart w:id="177"/>
            <w:commentRangeStart w:id="178"/>
            <w:commentRangeEnd w:id="177"/>
            <w:r w:rsidRPr="000A0CBE">
              <w:rPr>
                <w:rStyle w:val="CommentReference"/>
                <w:i/>
                <w:iCs/>
                <w:color w:val="FF0000"/>
                <w:sz w:val="24"/>
                <w:szCs w:val="24"/>
              </w:rPr>
              <w:commentReference w:id="177"/>
            </w:r>
            <w:commentRangeEnd w:id="178"/>
            <w:r>
              <w:rPr>
                <w:rStyle w:val="CommentReference"/>
              </w:rPr>
              <w:commentReference w:id="178"/>
            </w:r>
          </w:p>
          <w:p w14:paraId="68B6C911" w14:textId="77777777" w:rsidR="00C90A75" w:rsidRDefault="00C90A75" w:rsidP="00C90A75"/>
          <w:p w14:paraId="474C6D90" w14:textId="77777777" w:rsidR="00C90A75" w:rsidRPr="000971EB" w:rsidRDefault="00C90A75" w:rsidP="00C90A75">
            <w:r>
              <w:t>[INSERT client/community-specific information as needed].</w:t>
            </w:r>
          </w:p>
          <w:p w14:paraId="7DF1B488" w14:textId="77777777" w:rsidR="00C90A75" w:rsidRDefault="00C90A75" w:rsidP="00C90A75">
            <w:pPr>
              <w:pStyle w:val="Heading4"/>
              <w:spacing w:before="0" w:after="0"/>
            </w:pPr>
          </w:p>
        </w:tc>
        <w:tc>
          <w:tcPr>
            <w:tcW w:w="5395" w:type="dxa"/>
          </w:tcPr>
          <w:p w14:paraId="7F3DD12D" w14:textId="60FE31F6" w:rsidR="00C90A75" w:rsidRPr="00096D42" w:rsidRDefault="516CAE42" w:rsidP="34290195">
            <w:pPr>
              <w:spacing w:before="240" w:after="240"/>
              <w:rPr>
                <w:lang w:val="es-US"/>
              </w:rPr>
            </w:pPr>
            <w:r w:rsidRPr="34290195">
              <w:rPr>
                <w:rFonts w:ascii="Arial" w:eastAsia="Arial" w:hAnsi="Arial" w:cs="Arial"/>
                <w:i/>
                <w:iCs/>
                <w:color w:val="0B5394"/>
                <w:lang w:val="es-US"/>
              </w:rPr>
              <w:t>Otros Recursos</w:t>
            </w:r>
          </w:p>
          <w:p w14:paraId="577DCD7C" w14:textId="7207FAB8" w:rsidR="00C90A75" w:rsidRPr="00096D42" w:rsidRDefault="7EF5267F" w:rsidP="31375775">
            <w:pPr>
              <w:spacing w:before="240" w:after="240"/>
              <w:rPr>
                <w:lang w:val="es-US"/>
              </w:rPr>
            </w:pPr>
            <w:r w:rsidRPr="00096D42">
              <w:rPr>
                <w:rFonts w:ascii="Arial" w:eastAsia="Arial" w:hAnsi="Arial" w:cs="Arial"/>
                <w:color w:val="000000" w:themeColor="text1"/>
                <w:lang w:val="es-US"/>
              </w:rPr>
              <w:t>Existen recursos comunitarios que ofrecen ayuda económica a quienes no pueden pagar sus facturas médicas. Las organizaciones benéficas locales, las organizaciones sin fines de lucro y los centros de salud comunitarios son recursos que pueden ofrecerle asesoramiento y ponerle en contacto para recibir ayuda.</w:t>
            </w:r>
          </w:p>
          <w:p w14:paraId="2BFC1646" w14:textId="230940C4" w:rsidR="00C90A75" w:rsidRPr="00096D42" w:rsidRDefault="7EF5267F" w:rsidP="31375775">
            <w:pPr>
              <w:spacing w:before="240" w:after="240"/>
              <w:rPr>
                <w:lang w:val="es-US"/>
              </w:rPr>
            </w:pPr>
            <w:r w:rsidRPr="00096D42">
              <w:rPr>
                <w:rFonts w:ascii="Arial" w:eastAsia="Arial" w:hAnsi="Arial" w:cs="Arial"/>
                <w:color w:val="000000" w:themeColor="text1"/>
                <w:lang w:val="es-US"/>
              </w:rPr>
              <w:t>Además, es posible que pueda conseguir precios más bajos en los medicamentos recetados a través de programas de descuento en farmacias. Estos programas negocian con las farmacias para conseguir precios más bajos en los medicamentos que usted tiene que pagar.</w:t>
            </w:r>
          </w:p>
          <w:p w14:paraId="3CA7D113" w14:textId="08726117" w:rsidR="00C90A75" w:rsidRDefault="7EF5267F" w:rsidP="00834833">
            <w:r>
              <w:t>[INSERT client/community-specific information as needed].</w:t>
            </w:r>
          </w:p>
        </w:tc>
      </w:tr>
    </w:tbl>
    <w:p w14:paraId="647ECF35" w14:textId="77777777" w:rsidR="00834833" w:rsidRPr="00834833" w:rsidRDefault="00834833" w:rsidP="00834833"/>
    <w:p w14:paraId="5C19987E" w14:textId="3EF12746" w:rsidR="00751085" w:rsidRDefault="00751085" w:rsidP="00CD1880">
      <w:pPr>
        <w:pStyle w:val="Heading3"/>
      </w:pPr>
      <w:r w:rsidRPr="003231BD">
        <w:t>Need Help?</w:t>
      </w:r>
      <w:r w:rsidR="00C90A75">
        <w:t xml:space="preserve"> (Text)</w:t>
      </w:r>
    </w:p>
    <w:tbl>
      <w:tblPr>
        <w:tblStyle w:val="TableGrid"/>
        <w:tblW w:w="0" w:type="auto"/>
        <w:tblLook w:val="04A0" w:firstRow="1" w:lastRow="0" w:firstColumn="1" w:lastColumn="0" w:noHBand="0" w:noVBand="1"/>
      </w:tblPr>
      <w:tblGrid>
        <w:gridCol w:w="5395"/>
        <w:gridCol w:w="5395"/>
      </w:tblGrid>
      <w:tr w:rsidR="00C90A75" w14:paraId="6DB58ED3" w14:textId="77777777" w:rsidTr="00B155FA">
        <w:tc>
          <w:tcPr>
            <w:tcW w:w="5395" w:type="dxa"/>
          </w:tcPr>
          <w:p w14:paraId="2FA73F62" w14:textId="52B2AF06" w:rsidR="00C90A75" w:rsidRDefault="00C90A75" w:rsidP="00C90A75">
            <w:r>
              <w:t>English</w:t>
            </w:r>
          </w:p>
        </w:tc>
        <w:tc>
          <w:tcPr>
            <w:tcW w:w="5395" w:type="dxa"/>
          </w:tcPr>
          <w:p w14:paraId="3E3761F3" w14:textId="5E4F7B9C" w:rsidR="00C90A75" w:rsidRDefault="00C90A75" w:rsidP="00C90A75">
            <w:r w:rsidRPr="1AAE032A">
              <w:rPr>
                <w:highlight w:val="cyan"/>
              </w:rPr>
              <w:t>Spanish</w:t>
            </w:r>
          </w:p>
        </w:tc>
      </w:tr>
      <w:tr w:rsidR="00C90A75" w14:paraId="76E26629" w14:textId="77777777" w:rsidTr="00B155FA">
        <w:tc>
          <w:tcPr>
            <w:tcW w:w="5395" w:type="dxa"/>
          </w:tcPr>
          <w:p w14:paraId="45F0A508" w14:textId="77777777" w:rsidR="00C90A75" w:rsidRDefault="00C90A75" w:rsidP="00C90A75">
            <w:r>
              <w:t>Need Help?</w:t>
            </w:r>
          </w:p>
          <w:p w14:paraId="7048D190" w14:textId="77777777" w:rsidR="00C90A75" w:rsidRDefault="00C90A75" w:rsidP="00C90A75"/>
          <w:p w14:paraId="5C71092A" w14:textId="77777777" w:rsidR="00C90A75" w:rsidRPr="00A418D1" w:rsidRDefault="00C90A75" w:rsidP="00C90A75">
            <w:commentRangeStart w:id="179"/>
            <w:commentRangeStart w:id="180"/>
            <w:r>
              <w:t>[CLIENT NAME</w:t>
            </w:r>
            <w:r w:rsidRPr="00A418D1">
              <w:t xml:space="preserve"> is committed to treating all patients with dignity and respect, regardless of their ability to pay</w:t>
            </w:r>
            <w:commentRangeEnd w:id="179"/>
            <w:r w:rsidRPr="00A418D1">
              <w:rPr>
                <w:rStyle w:val="CommentReference"/>
                <w:sz w:val="24"/>
                <w:szCs w:val="24"/>
              </w:rPr>
              <w:commentReference w:id="179"/>
            </w:r>
            <w:commentRangeEnd w:id="180"/>
            <w:r>
              <w:rPr>
                <w:rStyle w:val="CommentReference"/>
              </w:rPr>
              <w:commentReference w:id="180"/>
            </w:r>
            <w:r w:rsidRPr="00A418D1">
              <w:t>.</w:t>
            </w:r>
            <w:r>
              <w:t>]</w:t>
            </w:r>
          </w:p>
          <w:p w14:paraId="7779702A" w14:textId="77777777" w:rsidR="00C90A75" w:rsidRPr="00A418D1" w:rsidRDefault="00C90A75" w:rsidP="00C90A75">
            <w:r w:rsidRPr="00A418D1">
              <w:t> </w:t>
            </w:r>
          </w:p>
          <w:p w14:paraId="08D0E848" w14:textId="77777777" w:rsidR="00C90A75" w:rsidRPr="00A418D1" w:rsidRDefault="00C90A75" w:rsidP="00C90A75">
            <w:r>
              <w:t>[INSERT client-specific information about financial counselors.  For example: “</w:t>
            </w:r>
            <w:r w:rsidRPr="00A418D1">
              <w:t>If at any time you would like to speak with someone about your options, please call xxx.xxx.xxxx or visit the financial counselor at the hospital between 8am and 4:30 pm.</w:t>
            </w:r>
            <w:r>
              <w:t>”]</w:t>
            </w:r>
          </w:p>
          <w:p w14:paraId="693535E7" w14:textId="09FE8E6A" w:rsidR="00C90A75" w:rsidRDefault="00C90A75" w:rsidP="00C90A75"/>
        </w:tc>
        <w:tc>
          <w:tcPr>
            <w:tcW w:w="5395" w:type="dxa"/>
          </w:tcPr>
          <w:p w14:paraId="2DC0579A" w14:textId="7CD5B4FD" w:rsidR="00C90A75" w:rsidRDefault="767D8AB6" w:rsidP="31375775">
            <w:pPr>
              <w:rPr>
                <w:rFonts w:ascii="Aptos" w:eastAsia="Aptos" w:hAnsi="Aptos" w:cs="Aptos"/>
              </w:rPr>
            </w:pPr>
            <w:r w:rsidRPr="31375775">
              <w:rPr>
                <w:rFonts w:ascii="Arial" w:eastAsia="Arial" w:hAnsi="Arial" w:cs="Arial"/>
                <w:color w:val="000000" w:themeColor="text1"/>
              </w:rPr>
              <w:t>¿Necesita Usted Ayuda?</w:t>
            </w:r>
          </w:p>
          <w:p w14:paraId="291AE57A" w14:textId="379C8BAE" w:rsidR="00C90A75" w:rsidRDefault="767D8AB6" w:rsidP="00C90A75">
            <w:commentRangeStart w:id="181"/>
            <w:commentRangeStart w:id="182"/>
            <w:r>
              <w:t>[CLIENT NAME</w:t>
            </w:r>
            <w:r w:rsidR="00835B78">
              <w:t>]</w:t>
            </w:r>
            <w:r>
              <w:t xml:space="preserve"> is committed to treating all patients with dignity and respect, regardless of their ability to pay</w:t>
            </w:r>
            <w:commentRangeEnd w:id="181"/>
            <w:r w:rsidR="00C90A75">
              <w:rPr>
                <w:rStyle w:val="CommentReference"/>
                <w:sz w:val="24"/>
                <w:szCs w:val="24"/>
              </w:rPr>
              <w:commentReference w:id="181"/>
            </w:r>
            <w:commentRangeEnd w:id="182"/>
            <w:r>
              <w:rPr>
                <w:rStyle w:val="CommentReference"/>
              </w:rPr>
              <w:commentReference w:id="182"/>
            </w:r>
            <w:r>
              <w:t>.</w:t>
            </w:r>
          </w:p>
          <w:p w14:paraId="16850632" w14:textId="77777777" w:rsidR="00C90A75" w:rsidRDefault="767D8AB6" w:rsidP="00C90A75">
            <w:r>
              <w:t> </w:t>
            </w:r>
          </w:p>
          <w:p w14:paraId="0A11467D" w14:textId="3130DD2A" w:rsidR="00C90A75" w:rsidRDefault="767D8AB6" w:rsidP="00C90A75">
            <w:r>
              <w:t xml:space="preserve">[INSERT client-specific information about financial counselors.  For example: “If at any time you would like to speak with someone about your options, please call </w:t>
            </w:r>
            <w:r w:rsidR="00835B78">
              <w:t>[</w:t>
            </w:r>
            <w:r>
              <w:t>xxx.xxx.xxxx</w:t>
            </w:r>
            <w:r w:rsidR="00835B78">
              <w:t>]</w:t>
            </w:r>
            <w:r>
              <w:t xml:space="preserve"> or visit the financial counselor at the hospital between 8am and 4:30 pm.”]</w:t>
            </w:r>
          </w:p>
          <w:p w14:paraId="3961C57F" w14:textId="48B9F442" w:rsidR="00C90A75" w:rsidRDefault="00C90A75" w:rsidP="00C90A75">
            <w:pPr>
              <w:rPr>
                <w:rFonts w:ascii="Aptos" w:eastAsia="Aptos" w:hAnsi="Aptos" w:cs="Aptos"/>
                <w:color w:val="000000" w:themeColor="text1"/>
              </w:rPr>
            </w:pPr>
          </w:p>
        </w:tc>
      </w:tr>
    </w:tbl>
    <w:p w14:paraId="4B342C19" w14:textId="77777777" w:rsidR="00C90A75" w:rsidRPr="00C90A75" w:rsidRDefault="00C90A75" w:rsidP="00C90A75"/>
    <w:p w14:paraId="2A2D506B" w14:textId="47AAD71C" w:rsidR="004D0AA1" w:rsidRPr="004B4D9D" w:rsidRDefault="00A418D1" w:rsidP="007C75A6">
      <w:r w:rsidRPr="00A418D1">
        <w:t> </w:t>
      </w:r>
    </w:p>
    <w:p w14:paraId="2D159FBD" w14:textId="39B93877" w:rsidR="003A455E" w:rsidRPr="00836C5B" w:rsidRDefault="003E1CED" w:rsidP="00E33ADC">
      <w:pPr>
        <w:pStyle w:val="Heading1"/>
        <w:spacing w:before="0" w:after="0"/>
        <w:rPr>
          <w:strike/>
        </w:rPr>
      </w:pPr>
      <w:bookmarkStart w:id="183" w:name="_Toc200962910"/>
      <w:r w:rsidRPr="00836C5B">
        <w:rPr>
          <w:strike/>
        </w:rPr>
        <w:t>[CLIENT’S]</w:t>
      </w:r>
      <w:r w:rsidR="003A455E" w:rsidRPr="00836C5B">
        <w:rPr>
          <w:strike/>
        </w:rPr>
        <w:t xml:space="preserve"> FINANCIAL ASSISTANCE PROGRAM PAGE</w:t>
      </w:r>
      <w:bookmarkEnd w:id="183"/>
    </w:p>
    <w:p w14:paraId="04D830B6" w14:textId="77777777" w:rsidR="000109D1" w:rsidRPr="00836C5B" w:rsidRDefault="000109D1" w:rsidP="000109D1">
      <w:pPr>
        <w:shd w:val="clear" w:color="auto" w:fill="E8E8E8" w:themeFill="background2"/>
        <w:rPr>
          <w:b/>
          <w:bCs/>
          <w:strike/>
        </w:rPr>
      </w:pPr>
      <w:r w:rsidRPr="00836C5B">
        <w:rPr>
          <w:b/>
          <w:bCs/>
          <w:strike/>
        </w:rPr>
        <w:t>Page Outline</w:t>
      </w:r>
    </w:p>
    <w:p w14:paraId="74D17B33" w14:textId="5F8A7305" w:rsidR="000109D1" w:rsidRPr="00836C5B" w:rsidRDefault="000109D1" w:rsidP="000B1916">
      <w:pPr>
        <w:pStyle w:val="ListParagraph"/>
        <w:numPr>
          <w:ilvl w:val="0"/>
          <w:numId w:val="20"/>
        </w:numPr>
        <w:shd w:val="clear" w:color="auto" w:fill="E8E8E8" w:themeFill="background2"/>
        <w:rPr>
          <w:b/>
          <w:bCs/>
          <w:strike/>
        </w:rPr>
      </w:pPr>
      <w:r w:rsidRPr="00836C5B">
        <w:rPr>
          <w:strike/>
        </w:rPr>
        <w:t>Short description of client’s financial assistance program (text)</w:t>
      </w:r>
    </w:p>
    <w:p w14:paraId="545C6BBD" w14:textId="64A3816E" w:rsidR="000109D1" w:rsidRPr="00836C5B" w:rsidRDefault="000109D1" w:rsidP="000B1916">
      <w:pPr>
        <w:pStyle w:val="ListParagraph"/>
        <w:numPr>
          <w:ilvl w:val="0"/>
          <w:numId w:val="20"/>
        </w:numPr>
        <w:shd w:val="clear" w:color="auto" w:fill="E8E8E8" w:themeFill="background2"/>
        <w:rPr>
          <w:b/>
          <w:bCs/>
          <w:strike/>
        </w:rPr>
      </w:pPr>
      <w:r w:rsidRPr="00836C5B">
        <w:rPr>
          <w:strike/>
        </w:rPr>
        <w:t>Link to client’s financial assistance policy (text)</w:t>
      </w:r>
    </w:p>
    <w:p w14:paraId="0380DB9E" w14:textId="34D24912" w:rsidR="000109D1" w:rsidRPr="00836C5B" w:rsidRDefault="000109D1" w:rsidP="000B1916">
      <w:pPr>
        <w:pStyle w:val="ListParagraph"/>
        <w:numPr>
          <w:ilvl w:val="0"/>
          <w:numId w:val="20"/>
        </w:numPr>
        <w:shd w:val="clear" w:color="auto" w:fill="E8E8E8" w:themeFill="background2"/>
        <w:rPr>
          <w:b/>
          <w:bCs/>
          <w:strike/>
        </w:rPr>
      </w:pPr>
      <w:r w:rsidRPr="00836C5B">
        <w:rPr>
          <w:strike/>
        </w:rPr>
        <w:t>Brief overview of</w:t>
      </w:r>
      <w:r w:rsidR="007E2FA6" w:rsidRPr="00836C5B">
        <w:rPr>
          <w:strike/>
        </w:rPr>
        <w:t xml:space="preserve"> application process and link to apply through EquityPay (text)</w:t>
      </w:r>
    </w:p>
    <w:p w14:paraId="23703F80" w14:textId="77777777" w:rsidR="000109D1" w:rsidRPr="00836C5B" w:rsidRDefault="000109D1" w:rsidP="000109D1">
      <w:pPr>
        <w:shd w:val="clear" w:color="auto" w:fill="E8E8E8" w:themeFill="background2"/>
        <w:rPr>
          <w:b/>
          <w:bCs/>
          <w:strike/>
        </w:rPr>
      </w:pPr>
    </w:p>
    <w:p w14:paraId="2440E19A" w14:textId="77777777" w:rsidR="000109D1" w:rsidRPr="00836C5B" w:rsidRDefault="000109D1" w:rsidP="000109D1">
      <w:pPr>
        <w:shd w:val="clear" w:color="auto" w:fill="E8E8E8" w:themeFill="background2"/>
        <w:rPr>
          <w:strike/>
        </w:rPr>
      </w:pPr>
      <w:r w:rsidRPr="00836C5B">
        <w:rPr>
          <w:b/>
          <w:bCs/>
          <w:strike/>
        </w:rPr>
        <w:t xml:space="preserve">Availability: </w:t>
      </w:r>
      <w:r w:rsidRPr="00836C5B">
        <w:rPr>
          <w:strike/>
        </w:rPr>
        <w:t>Before login</w:t>
      </w:r>
    </w:p>
    <w:p w14:paraId="681B8B16" w14:textId="77777777" w:rsidR="000109D1" w:rsidRPr="00836C5B" w:rsidRDefault="000109D1" w:rsidP="000109D1">
      <w:pPr>
        <w:shd w:val="clear" w:color="auto" w:fill="E8E8E8" w:themeFill="background2"/>
        <w:rPr>
          <w:strike/>
        </w:rPr>
      </w:pPr>
    </w:p>
    <w:p w14:paraId="03B3C966" w14:textId="77777777" w:rsidR="000109D1" w:rsidRPr="00836C5B" w:rsidRDefault="000109D1" w:rsidP="000109D1">
      <w:pPr>
        <w:shd w:val="clear" w:color="auto" w:fill="E8E8E8" w:themeFill="background2"/>
        <w:rPr>
          <w:b/>
          <w:bCs/>
          <w:strike/>
        </w:rPr>
      </w:pPr>
      <w:r w:rsidRPr="00836C5B">
        <w:rPr>
          <w:b/>
          <w:bCs/>
          <w:strike/>
        </w:rPr>
        <w:t xml:space="preserve">Dev Notes: </w:t>
      </w:r>
    </w:p>
    <w:p w14:paraId="234211F1" w14:textId="77777777" w:rsidR="000109D1" w:rsidRPr="00836C5B" w:rsidRDefault="000109D1" w:rsidP="000B1916">
      <w:pPr>
        <w:pStyle w:val="ListParagraph"/>
        <w:numPr>
          <w:ilvl w:val="0"/>
          <w:numId w:val="17"/>
        </w:numPr>
        <w:shd w:val="clear" w:color="auto" w:fill="E8E8E8" w:themeFill="background2"/>
        <w:rPr>
          <w:strike/>
        </w:rPr>
      </w:pPr>
      <w:r w:rsidRPr="00836C5B">
        <w:rPr>
          <w:strike/>
        </w:rPr>
        <w:t>Vi</w:t>
      </w:r>
    </w:p>
    <w:p w14:paraId="38B713C2" w14:textId="77777777" w:rsidR="000109D1" w:rsidRPr="00836C5B" w:rsidRDefault="000109D1" w:rsidP="000109D1">
      <w:pPr>
        <w:shd w:val="clear" w:color="auto" w:fill="E8E8E8" w:themeFill="background2"/>
        <w:rPr>
          <w:strike/>
        </w:rPr>
      </w:pPr>
    </w:p>
    <w:p w14:paraId="627DBEB5" w14:textId="77777777" w:rsidR="000109D1" w:rsidRPr="00836C5B" w:rsidRDefault="000109D1" w:rsidP="000109D1">
      <w:pPr>
        <w:shd w:val="clear" w:color="auto" w:fill="E8E8E8" w:themeFill="background2"/>
        <w:rPr>
          <w:b/>
          <w:bCs/>
          <w:strike/>
        </w:rPr>
      </w:pPr>
      <w:r w:rsidRPr="00836C5B">
        <w:rPr>
          <w:b/>
          <w:bCs/>
          <w:strike/>
        </w:rPr>
        <w:t>Objectives: patient will be able to…</w:t>
      </w:r>
    </w:p>
    <w:p w14:paraId="0D0A1FAA" w14:textId="77777777" w:rsidR="000109D1" w:rsidRPr="00836C5B" w:rsidRDefault="000109D1" w:rsidP="000B1916">
      <w:pPr>
        <w:pStyle w:val="ListParagraph"/>
        <w:numPr>
          <w:ilvl w:val="0"/>
          <w:numId w:val="34"/>
        </w:numPr>
        <w:shd w:val="clear" w:color="auto" w:fill="E8E8E8" w:themeFill="background2"/>
        <w:rPr>
          <w:strike/>
        </w:rPr>
      </w:pPr>
      <w:r w:rsidRPr="00836C5B">
        <w:rPr>
          <w:strike/>
        </w:rPr>
        <w:t>E</w:t>
      </w:r>
    </w:p>
    <w:p w14:paraId="586D848A" w14:textId="77777777" w:rsidR="000109D1" w:rsidRPr="00836C5B" w:rsidRDefault="000109D1" w:rsidP="000109D1">
      <w:pPr>
        <w:shd w:val="clear" w:color="auto" w:fill="E8E8E8" w:themeFill="background2"/>
        <w:rPr>
          <w:strike/>
        </w:rPr>
      </w:pPr>
    </w:p>
    <w:p w14:paraId="7C827C6B" w14:textId="77777777" w:rsidR="000109D1" w:rsidRPr="00836C5B" w:rsidRDefault="000109D1" w:rsidP="000109D1">
      <w:pPr>
        <w:shd w:val="clear" w:color="auto" w:fill="E8E8E8" w:themeFill="background2"/>
        <w:rPr>
          <w:b/>
          <w:bCs/>
          <w:strike/>
        </w:rPr>
      </w:pPr>
      <w:r w:rsidRPr="00836C5B">
        <w:rPr>
          <w:b/>
          <w:bCs/>
          <w:strike/>
        </w:rPr>
        <w:t>Glossary Terms in this Page</w:t>
      </w:r>
    </w:p>
    <w:p w14:paraId="34EC105B" w14:textId="77777777" w:rsidR="000109D1" w:rsidRPr="00836C5B" w:rsidRDefault="000109D1" w:rsidP="000B1916">
      <w:pPr>
        <w:pStyle w:val="ListParagraph"/>
        <w:numPr>
          <w:ilvl w:val="0"/>
          <w:numId w:val="17"/>
        </w:numPr>
        <w:shd w:val="clear" w:color="auto" w:fill="E8E8E8" w:themeFill="background2"/>
        <w:rPr>
          <w:b/>
          <w:bCs/>
          <w:strike/>
        </w:rPr>
      </w:pPr>
      <w:r w:rsidRPr="00836C5B">
        <w:rPr>
          <w:strike/>
          <w:highlight w:val="yellow"/>
        </w:rPr>
        <w:t>A</w:t>
      </w:r>
    </w:p>
    <w:p w14:paraId="5F3C33B8" w14:textId="77777777" w:rsidR="000109D1" w:rsidRPr="00836C5B" w:rsidRDefault="000109D1" w:rsidP="000109D1">
      <w:pPr>
        <w:shd w:val="clear" w:color="auto" w:fill="E8E8E8" w:themeFill="background2"/>
        <w:rPr>
          <w:b/>
          <w:bCs/>
          <w:strike/>
        </w:rPr>
      </w:pPr>
    </w:p>
    <w:p w14:paraId="239910AF" w14:textId="77777777" w:rsidR="000109D1" w:rsidRPr="00836C5B" w:rsidRDefault="000109D1" w:rsidP="000109D1">
      <w:pPr>
        <w:shd w:val="clear" w:color="auto" w:fill="E8E8E8" w:themeFill="background2"/>
        <w:rPr>
          <w:b/>
          <w:bCs/>
          <w:strike/>
        </w:rPr>
      </w:pPr>
      <w:r w:rsidRPr="00836C5B">
        <w:rPr>
          <w:b/>
          <w:bCs/>
          <w:strike/>
        </w:rPr>
        <w:t xml:space="preserve">Date Sent for Review: </w:t>
      </w:r>
    </w:p>
    <w:p w14:paraId="4221C032" w14:textId="0F586479" w:rsidR="000109D1" w:rsidRPr="00836C5B" w:rsidRDefault="000109D1" w:rsidP="000109D1">
      <w:pPr>
        <w:shd w:val="clear" w:color="auto" w:fill="E8E8E8" w:themeFill="background2"/>
        <w:rPr>
          <w:b/>
          <w:bCs/>
          <w:strike/>
        </w:rPr>
      </w:pPr>
      <w:r w:rsidRPr="00836C5B">
        <w:rPr>
          <w:b/>
          <w:bCs/>
          <w:strike/>
        </w:rPr>
        <w:t xml:space="preserve">Date Sent for Inclusion: </w:t>
      </w:r>
      <w:r w:rsidR="0021002D" w:rsidRPr="00836C5B">
        <w:rPr>
          <w:b/>
          <w:bCs/>
          <w:strike/>
        </w:rPr>
        <w:t>N/A – all is client-specific</w:t>
      </w:r>
    </w:p>
    <w:p w14:paraId="23D727F7" w14:textId="77777777" w:rsidR="000109D1" w:rsidRPr="00836C5B" w:rsidRDefault="000109D1" w:rsidP="000109D1">
      <w:pPr>
        <w:shd w:val="clear" w:color="auto" w:fill="E8E8E8" w:themeFill="background2"/>
        <w:rPr>
          <w:b/>
          <w:bCs/>
          <w:strike/>
        </w:rPr>
      </w:pPr>
    </w:p>
    <w:p w14:paraId="1024F47E" w14:textId="77777777" w:rsidR="000109D1" w:rsidRPr="00836C5B" w:rsidRDefault="000109D1" w:rsidP="000109D1">
      <w:pPr>
        <w:shd w:val="clear" w:color="auto" w:fill="E8E8E8" w:themeFill="background2"/>
        <w:rPr>
          <w:b/>
          <w:bCs/>
          <w:strike/>
        </w:rPr>
      </w:pPr>
      <w:r w:rsidRPr="00836C5B">
        <w:rPr>
          <w:b/>
          <w:bCs/>
          <w:strike/>
        </w:rPr>
        <w:t>General Notes:</w:t>
      </w:r>
    </w:p>
    <w:p w14:paraId="7F0EC925" w14:textId="77777777" w:rsidR="000109D1" w:rsidRPr="00836C5B" w:rsidRDefault="000109D1" w:rsidP="000109D1">
      <w:pPr>
        <w:rPr>
          <w:strike/>
        </w:rPr>
      </w:pPr>
    </w:p>
    <w:p w14:paraId="32501016" w14:textId="18F1D2D0" w:rsidR="0082733A" w:rsidRPr="00836C5B" w:rsidRDefault="00865499" w:rsidP="0066429A">
      <w:pPr>
        <w:pStyle w:val="Heading2"/>
        <w:rPr>
          <w:strike/>
        </w:rPr>
      </w:pPr>
      <w:bookmarkStart w:id="184" w:name="_Toc187047923"/>
      <w:bookmarkStart w:id="185" w:name="_Toc187047974"/>
      <w:bookmarkStart w:id="186" w:name="_Toc200962911"/>
      <w:r w:rsidRPr="00836C5B">
        <w:rPr>
          <w:strike/>
        </w:rPr>
        <w:t>About [CLIENT NAME]’s Financial Assistance Program</w:t>
      </w:r>
      <w:bookmarkEnd w:id="184"/>
      <w:bookmarkEnd w:id="185"/>
      <w:bookmarkEnd w:id="186"/>
    </w:p>
    <w:p w14:paraId="4AE8E052" w14:textId="3677037E" w:rsidR="00865499" w:rsidRPr="00836C5B" w:rsidRDefault="00865499" w:rsidP="0082733A">
      <w:pPr>
        <w:rPr>
          <w:ins w:id="187" w:author="Jesse Ford" w:date="2025-01-23T09:18:00Z" w16du:dateUtc="2025-01-23T14:18:00Z"/>
          <w:strike/>
        </w:rPr>
      </w:pPr>
      <w:r w:rsidRPr="00836C5B">
        <w:rPr>
          <w:strike/>
        </w:rPr>
        <w:t>[Insert short client-specific summary</w:t>
      </w:r>
      <w:r w:rsidR="00204228" w:rsidRPr="00836C5B">
        <w:rPr>
          <w:strike/>
        </w:rPr>
        <w:t>]</w:t>
      </w:r>
    </w:p>
    <w:p w14:paraId="2ACFDA8A" w14:textId="77777777" w:rsidR="00DA021F" w:rsidRPr="00836C5B" w:rsidRDefault="00DA021F" w:rsidP="00DA021F">
      <w:pPr>
        <w:rPr>
          <w:ins w:id="188" w:author="Jesse Ford" w:date="2025-01-23T09:18:00Z"/>
          <w:b/>
          <w:bCs/>
          <w:strike/>
        </w:rPr>
      </w:pPr>
      <w:ins w:id="189" w:author="Jesse Ford" w:date="2025-01-23T09:18:00Z">
        <w:r w:rsidRPr="00836C5B">
          <w:rPr>
            <w:b/>
            <w:bCs/>
            <w:strike/>
          </w:rPr>
          <w:t>HPH Financial Assistance</w:t>
        </w:r>
      </w:ins>
    </w:p>
    <w:p w14:paraId="02FFB6D4" w14:textId="77777777" w:rsidR="00DA021F" w:rsidRPr="00836C5B" w:rsidRDefault="00DA021F" w:rsidP="00DA021F">
      <w:pPr>
        <w:rPr>
          <w:ins w:id="190" w:author="Jesse Ford" w:date="2025-01-23T09:18:00Z"/>
          <w:strike/>
        </w:rPr>
      </w:pPr>
      <w:ins w:id="191" w:author="Jesse Ford" w:date="2025-01-23T09:18:00Z">
        <w:r w:rsidRPr="00836C5B">
          <w:rPr>
            <w:strike/>
          </w:rPr>
          <w:t>You may be eligible for financial assistance if you are a resident of Illinois and have one or more of the following criteria:</w:t>
        </w:r>
      </w:ins>
    </w:p>
    <w:p w14:paraId="27159C90" w14:textId="77777777" w:rsidR="00DA021F" w:rsidRPr="00836C5B" w:rsidRDefault="00DA021F" w:rsidP="000B1916">
      <w:pPr>
        <w:numPr>
          <w:ilvl w:val="0"/>
          <w:numId w:val="38"/>
        </w:numPr>
        <w:rPr>
          <w:ins w:id="192" w:author="Jesse Ford" w:date="2025-01-23T09:18:00Z"/>
          <w:strike/>
        </w:rPr>
      </w:pPr>
      <w:ins w:id="193" w:author="Jesse Ford" w:date="2025-01-23T09:18:00Z">
        <w:r w:rsidRPr="00836C5B">
          <w:rPr>
            <w:strike/>
          </w:rPr>
          <w:t>Have no health insurance</w:t>
        </w:r>
      </w:ins>
    </w:p>
    <w:p w14:paraId="032406FA" w14:textId="77777777" w:rsidR="00DA021F" w:rsidRPr="00836C5B" w:rsidRDefault="00DA021F" w:rsidP="000B1916">
      <w:pPr>
        <w:numPr>
          <w:ilvl w:val="0"/>
          <w:numId w:val="38"/>
        </w:numPr>
        <w:rPr>
          <w:ins w:id="194" w:author="Jesse Ford" w:date="2025-01-23T09:18:00Z"/>
          <w:strike/>
        </w:rPr>
      </w:pPr>
      <w:ins w:id="195" w:author="Jesse Ford" w:date="2025-01-23T09:18:00Z">
        <w:r w:rsidRPr="00836C5B">
          <w:rPr>
            <w:strike/>
          </w:rPr>
          <w:t>Are medically indigent as determined by medical expenses as a percentage of family income</w:t>
        </w:r>
      </w:ins>
    </w:p>
    <w:p w14:paraId="182C53F4" w14:textId="77777777" w:rsidR="00DA021F" w:rsidRPr="00836C5B" w:rsidRDefault="00DA021F" w:rsidP="000B1916">
      <w:pPr>
        <w:numPr>
          <w:ilvl w:val="0"/>
          <w:numId w:val="38"/>
        </w:numPr>
        <w:rPr>
          <w:ins w:id="196" w:author="Jesse Ford" w:date="2025-01-23T09:18:00Z"/>
          <w:strike/>
        </w:rPr>
      </w:pPr>
      <w:ins w:id="197" w:author="Jesse Ford" w:date="2025-01-23T09:18:00Z">
        <w:r w:rsidRPr="00836C5B">
          <w:rPr>
            <w:strike/>
          </w:rPr>
          <w:t>Have health insurance and an annual household income of 0 – 400 percent of the Federal Poverty Guidelines (Use the calculator below to determine your potential assistance)</w:t>
        </w:r>
      </w:ins>
    </w:p>
    <w:p w14:paraId="779D74C8" w14:textId="77777777" w:rsidR="00DA021F" w:rsidRPr="00836C5B" w:rsidRDefault="00DA021F" w:rsidP="00DA021F">
      <w:pPr>
        <w:rPr>
          <w:ins w:id="198" w:author="Jesse Ford" w:date="2025-01-23T09:18:00Z"/>
          <w:strike/>
        </w:rPr>
      </w:pPr>
      <w:ins w:id="199" w:author="Jesse Ford" w:date="2025-01-23T09:18:00Z">
        <w:r w:rsidRPr="00836C5B">
          <w:rPr>
            <w:strike/>
          </w:rPr>
          <w:t>If you have high out-of-pocket costs after insurance, you may also be eligible for financial assistance. Eligibility is based on your ability to pay for basic living expenses and is evaluated on a case-by-case basis.</w:t>
        </w:r>
      </w:ins>
    </w:p>
    <w:p w14:paraId="6E9615E3" w14:textId="77777777" w:rsidR="00DA021F" w:rsidRPr="00836C5B" w:rsidRDefault="00DA021F" w:rsidP="00DA021F">
      <w:pPr>
        <w:rPr>
          <w:ins w:id="200" w:author="Jesse Ford" w:date="2025-01-23T09:18:00Z"/>
          <w:strike/>
        </w:rPr>
      </w:pPr>
      <w:ins w:id="201" w:author="Jesse Ford" w:date="2025-01-23T09:18:00Z">
        <w:r w:rsidRPr="00836C5B">
          <w:rPr>
            <w:strike/>
          </w:rPr>
          <w:t> </w:t>
        </w:r>
      </w:ins>
    </w:p>
    <w:p w14:paraId="0ED2A1C6" w14:textId="77777777" w:rsidR="00DA021F" w:rsidRPr="00836C5B" w:rsidRDefault="00DA021F" w:rsidP="00DA021F">
      <w:pPr>
        <w:rPr>
          <w:ins w:id="202" w:author="Jesse Ford" w:date="2025-01-23T09:18:00Z"/>
          <w:strike/>
        </w:rPr>
      </w:pPr>
      <w:ins w:id="203" w:author="Jesse Ford" w:date="2025-01-23T09:18:00Z">
        <w:r w:rsidRPr="00836C5B">
          <w:rPr>
            <w:strike/>
          </w:rPr>
          <w:t>Financial assistance may also be approved in these situations:</w:t>
        </w:r>
      </w:ins>
    </w:p>
    <w:p w14:paraId="4194E998" w14:textId="77777777" w:rsidR="00DA021F" w:rsidRPr="00836C5B" w:rsidRDefault="00DA021F" w:rsidP="000B1916">
      <w:pPr>
        <w:numPr>
          <w:ilvl w:val="0"/>
          <w:numId w:val="39"/>
        </w:numPr>
        <w:rPr>
          <w:ins w:id="204" w:author="Jesse Ford" w:date="2025-01-23T09:18:00Z"/>
          <w:strike/>
        </w:rPr>
      </w:pPr>
      <w:ins w:id="205" w:author="Jesse Ford" w:date="2025-01-23T09:18:00Z">
        <w:r w:rsidRPr="00836C5B">
          <w:rPr>
            <w:strike/>
          </w:rPr>
          <w:t>Limited-value estates for deceased patients</w:t>
        </w:r>
      </w:ins>
    </w:p>
    <w:p w14:paraId="08D23CB2" w14:textId="77777777" w:rsidR="00DA021F" w:rsidRPr="00836C5B" w:rsidRDefault="00DA021F" w:rsidP="000B1916">
      <w:pPr>
        <w:numPr>
          <w:ilvl w:val="0"/>
          <w:numId w:val="39"/>
        </w:numPr>
        <w:rPr>
          <w:ins w:id="206" w:author="Jesse Ford" w:date="2025-01-23T09:18:00Z"/>
          <w:strike/>
        </w:rPr>
      </w:pPr>
      <w:ins w:id="207" w:author="Jesse Ford" w:date="2025-01-23T09:18:00Z">
        <w:r w:rsidRPr="00836C5B">
          <w:rPr>
            <w:strike/>
          </w:rPr>
          <w:t>Patients with collections balances and who are in verified Chapter 7 or Chapter 13 bankruptcy</w:t>
        </w:r>
      </w:ins>
    </w:p>
    <w:p w14:paraId="68A67EDC" w14:textId="77777777" w:rsidR="00DA021F" w:rsidRPr="00836C5B" w:rsidRDefault="00DA021F" w:rsidP="0082733A">
      <w:pPr>
        <w:rPr>
          <w:ins w:id="208" w:author="Jesse Ford" w:date="2025-01-23T09:18:00Z" w16du:dateUtc="2025-01-23T14:18:00Z"/>
          <w:strike/>
        </w:rPr>
      </w:pPr>
    </w:p>
    <w:p w14:paraId="32BF6DA6" w14:textId="77777777" w:rsidR="00DA021F" w:rsidRPr="00836C5B" w:rsidRDefault="00DA021F" w:rsidP="0082733A">
      <w:pPr>
        <w:rPr>
          <w:strike/>
        </w:rPr>
      </w:pPr>
    </w:p>
    <w:p w14:paraId="4485F754" w14:textId="7B4ADFD4" w:rsidR="0082733A" w:rsidRPr="00836C5B" w:rsidRDefault="0066429A" w:rsidP="0082733A">
      <w:pPr>
        <w:rPr>
          <w:ins w:id="209" w:author="Jesse Ford" w:date="2025-01-08T14:08:00Z" w16du:dateUtc="2025-01-08T19:08:00Z"/>
          <w:strike/>
        </w:rPr>
      </w:pPr>
      <w:r w:rsidRPr="00836C5B">
        <w:rPr>
          <w:strike/>
        </w:rPr>
        <w:t>[</w:t>
      </w:r>
      <w:r w:rsidR="00CF125F" w:rsidRPr="00836C5B">
        <w:rPr>
          <w:strike/>
        </w:rPr>
        <w:t>Insert l</w:t>
      </w:r>
      <w:r w:rsidR="0082733A" w:rsidRPr="00836C5B">
        <w:rPr>
          <w:strike/>
        </w:rPr>
        <w:t xml:space="preserve">ink to </w:t>
      </w:r>
      <w:r w:rsidR="00CF125F" w:rsidRPr="00836C5B">
        <w:rPr>
          <w:strike/>
        </w:rPr>
        <w:t xml:space="preserve">client-specific </w:t>
      </w:r>
      <w:r w:rsidR="0082733A" w:rsidRPr="00836C5B">
        <w:rPr>
          <w:strike/>
        </w:rPr>
        <w:t>Financial Assistance policy</w:t>
      </w:r>
      <w:r w:rsidR="00BE3627" w:rsidRPr="00836C5B">
        <w:rPr>
          <w:strike/>
        </w:rPr>
        <w:t>]</w:t>
      </w:r>
    </w:p>
    <w:p w14:paraId="3261F45B" w14:textId="4FC89C27" w:rsidR="00761837" w:rsidRPr="00836C5B" w:rsidRDefault="00761837" w:rsidP="0082733A">
      <w:pPr>
        <w:rPr>
          <w:strike/>
        </w:rPr>
      </w:pPr>
      <w:ins w:id="210" w:author="Jesse Ford" w:date="2025-01-08T14:08:00Z" w16du:dateUtc="2025-01-08T19:08:00Z">
        <w:r w:rsidRPr="00836C5B">
          <w:rPr>
            <w:strike/>
          </w:rPr>
          <w:t>[Insert link to PDF of Financial Assistance applic</w:t>
        </w:r>
      </w:ins>
      <w:ins w:id="211" w:author="Jesse Ford" w:date="2025-01-08T14:09:00Z" w16du:dateUtc="2025-01-08T19:09:00Z">
        <w:r w:rsidRPr="00836C5B">
          <w:rPr>
            <w:strike/>
          </w:rPr>
          <w:t>ation]</w:t>
        </w:r>
      </w:ins>
    </w:p>
    <w:p w14:paraId="7683D727" w14:textId="77777777" w:rsidR="00BE3627" w:rsidRPr="00836C5B" w:rsidRDefault="00BE3627" w:rsidP="0082733A">
      <w:pPr>
        <w:rPr>
          <w:strike/>
        </w:rPr>
      </w:pPr>
    </w:p>
    <w:p w14:paraId="626E3B76" w14:textId="681E893D" w:rsidR="0082733A" w:rsidRPr="00836C5B" w:rsidRDefault="0082733A" w:rsidP="0082733A">
      <w:pPr>
        <w:rPr>
          <w:strike/>
        </w:rPr>
      </w:pPr>
      <w:commentRangeStart w:id="212"/>
      <w:r w:rsidRPr="00836C5B">
        <w:rPr>
          <w:strike/>
        </w:rPr>
        <w:t>Brief overview of application process, including information about documents required and link to apply through EquityPay</w:t>
      </w:r>
      <w:commentRangeEnd w:id="212"/>
      <w:r w:rsidR="00BE3627" w:rsidRPr="00836C5B">
        <w:rPr>
          <w:rStyle w:val="CommentReference"/>
          <w:strike/>
          <w:sz w:val="24"/>
          <w:szCs w:val="24"/>
        </w:rPr>
        <w:commentReference w:id="212"/>
      </w:r>
    </w:p>
    <w:p w14:paraId="038F8BC8" w14:textId="641CA110" w:rsidR="003A455E" w:rsidRPr="003A455E" w:rsidRDefault="003A455E" w:rsidP="0082733A"/>
    <w:p w14:paraId="36ED507A" w14:textId="77777777" w:rsidR="00636246" w:rsidRDefault="00107A36" w:rsidP="00E33ADC">
      <w:pPr>
        <w:pStyle w:val="Heading1"/>
        <w:spacing w:before="0" w:after="0"/>
      </w:pPr>
      <w:bookmarkStart w:id="213" w:name="_Toc200962912"/>
      <w:r>
        <w:t>APPLY FOR FINANCIAL ASSISTANCE</w:t>
      </w:r>
      <w:r w:rsidR="006C3BCA">
        <w:t xml:space="preserve"> PAGE</w:t>
      </w:r>
      <w:bookmarkEnd w:id="213"/>
    </w:p>
    <w:p w14:paraId="49352E1D" w14:textId="77777777" w:rsidR="004D0AA1" w:rsidRDefault="004D0AA1" w:rsidP="004D0AA1">
      <w:pPr>
        <w:shd w:val="clear" w:color="auto" w:fill="E8E8E8" w:themeFill="background2"/>
        <w:rPr>
          <w:b/>
          <w:bCs/>
        </w:rPr>
      </w:pPr>
      <w:r>
        <w:rPr>
          <w:b/>
          <w:bCs/>
        </w:rPr>
        <w:t>Page Outline</w:t>
      </w:r>
    </w:p>
    <w:p w14:paraId="2D43B0D7" w14:textId="34854BCD" w:rsidR="00E0670E" w:rsidRPr="00E90064" w:rsidRDefault="00E0670E" w:rsidP="000B1916">
      <w:pPr>
        <w:pStyle w:val="ListParagraph"/>
        <w:numPr>
          <w:ilvl w:val="0"/>
          <w:numId w:val="18"/>
        </w:numPr>
        <w:shd w:val="clear" w:color="auto" w:fill="E8E8E8" w:themeFill="background2"/>
      </w:pPr>
      <w:r w:rsidRPr="00E90064">
        <w:t>Introduction (text)</w:t>
      </w:r>
    </w:p>
    <w:p w14:paraId="2A514050" w14:textId="3A31FE69" w:rsidR="00E0670E" w:rsidRPr="00E90064" w:rsidRDefault="00E0670E" w:rsidP="000B1916">
      <w:pPr>
        <w:pStyle w:val="ListParagraph"/>
        <w:numPr>
          <w:ilvl w:val="0"/>
          <w:numId w:val="18"/>
        </w:numPr>
        <w:shd w:val="clear" w:color="auto" w:fill="E8E8E8" w:themeFill="background2"/>
      </w:pPr>
      <w:r w:rsidRPr="00E90064">
        <w:t>Applying for Financial Assistance – Video</w:t>
      </w:r>
    </w:p>
    <w:p w14:paraId="64E99E23" w14:textId="70313B3E" w:rsidR="00E0670E" w:rsidRPr="00E90064" w:rsidRDefault="00842273" w:rsidP="000B1916">
      <w:pPr>
        <w:pStyle w:val="ListParagraph"/>
        <w:numPr>
          <w:ilvl w:val="0"/>
          <w:numId w:val="18"/>
        </w:numPr>
        <w:shd w:val="clear" w:color="auto" w:fill="E8E8E8" w:themeFill="background2"/>
      </w:pPr>
      <w:r w:rsidRPr="00E90064">
        <w:t>Apply Now instructions – text</w:t>
      </w:r>
    </w:p>
    <w:p w14:paraId="19DEA072" w14:textId="7D524281" w:rsidR="00842273" w:rsidRPr="00842273" w:rsidRDefault="00842273" w:rsidP="000B1916">
      <w:pPr>
        <w:pStyle w:val="ListParagraph"/>
        <w:numPr>
          <w:ilvl w:val="0"/>
          <w:numId w:val="18"/>
        </w:numPr>
        <w:shd w:val="clear" w:color="auto" w:fill="E8E8E8" w:themeFill="background2"/>
      </w:pPr>
      <w:r w:rsidRPr="00E90064">
        <w:t>Buttons</w:t>
      </w:r>
      <w:r>
        <w:t>/pages with instructions</w:t>
      </w:r>
      <w:r w:rsidRPr="00E90064">
        <w:t xml:space="preserve"> for each page of the </w:t>
      </w:r>
      <w:r w:rsidRPr="00842273">
        <w:t>application</w:t>
      </w:r>
    </w:p>
    <w:p w14:paraId="0D5DDDF9" w14:textId="77777777" w:rsidR="004D0AA1" w:rsidRDefault="004D0AA1" w:rsidP="004D0AA1">
      <w:pPr>
        <w:shd w:val="clear" w:color="auto" w:fill="E8E8E8" w:themeFill="background2"/>
        <w:rPr>
          <w:b/>
          <w:bCs/>
        </w:rPr>
      </w:pPr>
    </w:p>
    <w:p w14:paraId="550798C6" w14:textId="55DC0B1C" w:rsidR="007E2FA6" w:rsidRDefault="007E2FA6" w:rsidP="007E2FA6">
      <w:pPr>
        <w:shd w:val="clear" w:color="auto" w:fill="E8E8E8" w:themeFill="background2"/>
      </w:pPr>
      <w:r>
        <w:rPr>
          <w:b/>
          <w:bCs/>
        </w:rPr>
        <w:t xml:space="preserve">Availability: </w:t>
      </w:r>
      <w:r>
        <w:t>After login</w:t>
      </w:r>
    </w:p>
    <w:p w14:paraId="2A651565" w14:textId="77777777" w:rsidR="007E2FA6" w:rsidRDefault="007E2FA6" w:rsidP="00CA79AF">
      <w:pPr>
        <w:shd w:val="clear" w:color="auto" w:fill="E8E8E8" w:themeFill="background2"/>
        <w:rPr>
          <w:b/>
          <w:bCs/>
        </w:rPr>
      </w:pPr>
    </w:p>
    <w:p w14:paraId="17A3533F" w14:textId="32E4E702" w:rsidR="004D0AA1" w:rsidRPr="00495838" w:rsidRDefault="004D0AA1" w:rsidP="00495838">
      <w:pPr>
        <w:shd w:val="clear" w:color="auto" w:fill="E8E8E8" w:themeFill="background2"/>
        <w:rPr>
          <w:b/>
        </w:rPr>
      </w:pPr>
      <w:r w:rsidRPr="0000238D">
        <w:rPr>
          <w:b/>
          <w:bCs/>
        </w:rPr>
        <w:t xml:space="preserve">Dev Notes: </w:t>
      </w:r>
    </w:p>
    <w:p w14:paraId="6FBD6403" w14:textId="77777777" w:rsidR="004D0AA1" w:rsidRPr="000B64A4" w:rsidRDefault="004D0AA1" w:rsidP="004D0AA1">
      <w:pPr>
        <w:shd w:val="clear" w:color="auto" w:fill="E8E8E8" w:themeFill="background2"/>
      </w:pPr>
    </w:p>
    <w:p w14:paraId="4FB2B5E8" w14:textId="77777777" w:rsidR="004D0AA1" w:rsidRDefault="004D0AA1" w:rsidP="004D0AA1">
      <w:pPr>
        <w:shd w:val="clear" w:color="auto" w:fill="E8E8E8" w:themeFill="background2"/>
        <w:rPr>
          <w:b/>
          <w:bCs/>
        </w:rPr>
      </w:pPr>
      <w:r w:rsidRPr="00F31035">
        <w:rPr>
          <w:b/>
          <w:bCs/>
        </w:rPr>
        <w:t>Objectives: patient will be able to</w:t>
      </w:r>
      <w:r>
        <w:rPr>
          <w:b/>
          <w:bCs/>
        </w:rPr>
        <w:t>…</w:t>
      </w:r>
    </w:p>
    <w:p w14:paraId="388152D4" w14:textId="7AB7A01E" w:rsidR="0070581F" w:rsidRPr="00E90064" w:rsidRDefault="0070581F" w:rsidP="000B1916">
      <w:pPr>
        <w:pStyle w:val="ListParagraph"/>
        <w:numPr>
          <w:ilvl w:val="0"/>
          <w:numId w:val="18"/>
        </w:numPr>
        <w:shd w:val="clear" w:color="auto" w:fill="E8E8E8" w:themeFill="background2"/>
        <w:rPr>
          <w:b/>
          <w:bCs/>
        </w:rPr>
      </w:pPr>
      <w:r>
        <w:t>Describe the online financial assistance application process</w:t>
      </w:r>
    </w:p>
    <w:p w14:paraId="420BBACB" w14:textId="1DBCB8DB" w:rsidR="0070581F" w:rsidRPr="00E90064" w:rsidRDefault="0070581F" w:rsidP="000B1916">
      <w:pPr>
        <w:pStyle w:val="ListParagraph"/>
        <w:numPr>
          <w:ilvl w:val="0"/>
          <w:numId w:val="18"/>
        </w:numPr>
        <w:shd w:val="clear" w:color="auto" w:fill="E8E8E8" w:themeFill="background2"/>
        <w:rPr>
          <w:b/>
          <w:bCs/>
        </w:rPr>
      </w:pPr>
      <w:r>
        <w:t>Identify examples of information and documents they may be asked to provide</w:t>
      </w:r>
    </w:p>
    <w:p w14:paraId="573BF0A2" w14:textId="07E4E581" w:rsidR="0070581F" w:rsidRPr="00E90064" w:rsidRDefault="0070581F" w:rsidP="000B1916">
      <w:pPr>
        <w:pStyle w:val="ListParagraph"/>
        <w:numPr>
          <w:ilvl w:val="0"/>
          <w:numId w:val="18"/>
        </w:numPr>
        <w:shd w:val="clear" w:color="auto" w:fill="E8E8E8" w:themeFill="background2"/>
        <w:rPr>
          <w:b/>
          <w:bCs/>
        </w:rPr>
      </w:pPr>
      <w:r>
        <w:t>Describe any client-specific guidelines for completing the application</w:t>
      </w:r>
    </w:p>
    <w:p w14:paraId="038FA69B" w14:textId="37E94CB1" w:rsidR="00410A42" w:rsidRPr="00E90064" w:rsidRDefault="00410A42" w:rsidP="000B1916">
      <w:pPr>
        <w:pStyle w:val="ListParagraph"/>
        <w:numPr>
          <w:ilvl w:val="0"/>
          <w:numId w:val="18"/>
        </w:numPr>
        <w:shd w:val="clear" w:color="auto" w:fill="E8E8E8" w:themeFill="background2"/>
        <w:rPr>
          <w:b/>
          <w:bCs/>
        </w:rPr>
      </w:pPr>
      <w:r>
        <w:t>Navigate the application and save their work</w:t>
      </w:r>
    </w:p>
    <w:p w14:paraId="31A97382" w14:textId="5C71D279" w:rsidR="0070581F" w:rsidRPr="00E90064" w:rsidRDefault="0070581F" w:rsidP="000B1916">
      <w:pPr>
        <w:pStyle w:val="ListParagraph"/>
        <w:numPr>
          <w:ilvl w:val="0"/>
          <w:numId w:val="18"/>
        </w:numPr>
        <w:shd w:val="clear" w:color="auto" w:fill="E8E8E8" w:themeFill="background2"/>
        <w:rPr>
          <w:b/>
          <w:bCs/>
        </w:rPr>
      </w:pPr>
      <w:r>
        <w:t>On each page of the application</w:t>
      </w:r>
    </w:p>
    <w:p w14:paraId="58667D76" w14:textId="17FB7DDB" w:rsidR="0070581F" w:rsidRPr="00E90064" w:rsidRDefault="0070581F" w:rsidP="000B1916">
      <w:pPr>
        <w:pStyle w:val="ListParagraph"/>
        <w:numPr>
          <w:ilvl w:val="1"/>
          <w:numId w:val="18"/>
        </w:numPr>
        <w:shd w:val="clear" w:color="auto" w:fill="E8E8E8" w:themeFill="background2"/>
        <w:rPr>
          <w:b/>
          <w:bCs/>
        </w:rPr>
      </w:pPr>
      <w:r>
        <w:t>Provide the correct information/documentation required by the application</w:t>
      </w:r>
    </w:p>
    <w:p w14:paraId="15F97800" w14:textId="77777777" w:rsidR="009B2875" w:rsidRDefault="009B2875" w:rsidP="004D0AA1">
      <w:pPr>
        <w:shd w:val="clear" w:color="auto" w:fill="E8E8E8" w:themeFill="background2"/>
        <w:rPr>
          <w:b/>
          <w:bCs/>
        </w:rPr>
      </w:pPr>
    </w:p>
    <w:p w14:paraId="1E7D4F00" w14:textId="77777777" w:rsidR="009B2875" w:rsidRDefault="009B2875" w:rsidP="004D0AA1">
      <w:pPr>
        <w:shd w:val="clear" w:color="auto" w:fill="E8E8E8" w:themeFill="background2"/>
        <w:rPr>
          <w:b/>
          <w:bCs/>
        </w:rPr>
      </w:pPr>
      <w:r>
        <w:rPr>
          <w:b/>
          <w:bCs/>
        </w:rPr>
        <w:t>Glossary Terms in this Page</w:t>
      </w:r>
    </w:p>
    <w:p w14:paraId="484C72EA" w14:textId="77777777" w:rsidR="004D0AA1" w:rsidRDefault="004D0AA1" w:rsidP="004D0AA1">
      <w:pPr>
        <w:shd w:val="clear" w:color="auto" w:fill="E8E8E8" w:themeFill="background2"/>
      </w:pPr>
    </w:p>
    <w:p w14:paraId="37E15286" w14:textId="66EF98E6" w:rsidR="004D0AA1" w:rsidRDefault="004D0AA1" w:rsidP="004D0AA1">
      <w:pPr>
        <w:shd w:val="clear" w:color="auto" w:fill="E8E8E8" w:themeFill="background2"/>
        <w:rPr>
          <w:b/>
          <w:bCs/>
        </w:rPr>
      </w:pPr>
      <w:r>
        <w:rPr>
          <w:b/>
          <w:bCs/>
        </w:rPr>
        <w:t>Date Page Content Sent for Review:</w:t>
      </w:r>
      <w:r w:rsidR="00410A42">
        <w:rPr>
          <w:b/>
          <w:bCs/>
        </w:rPr>
        <w:t xml:space="preserve"> 1/30/2025</w:t>
      </w:r>
    </w:p>
    <w:p w14:paraId="5A27BE83" w14:textId="77777777" w:rsidR="004D0AA1" w:rsidRDefault="004D0AA1" w:rsidP="004D0AA1">
      <w:pPr>
        <w:shd w:val="clear" w:color="auto" w:fill="E8E8E8" w:themeFill="background2"/>
        <w:rPr>
          <w:b/>
          <w:bCs/>
        </w:rPr>
      </w:pPr>
      <w:r>
        <w:rPr>
          <w:b/>
          <w:bCs/>
        </w:rPr>
        <w:t>Date Page Content Sent for Inclusion:</w:t>
      </w:r>
    </w:p>
    <w:p w14:paraId="10BBE22C" w14:textId="77777777" w:rsidR="00495838" w:rsidRDefault="00495838" w:rsidP="004D0AA1">
      <w:pPr>
        <w:shd w:val="clear" w:color="auto" w:fill="E8E8E8" w:themeFill="background2"/>
        <w:rPr>
          <w:b/>
          <w:bCs/>
        </w:rPr>
      </w:pPr>
    </w:p>
    <w:p w14:paraId="44314218" w14:textId="74491EBF" w:rsidR="00495838" w:rsidRPr="00495838" w:rsidRDefault="00495838" w:rsidP="004D0AA1">
      <w:pPr>
        <w:shd w:val="clear" w:color="auto" w:fill="E8E8E8" w:themeFill="background2"/>
        <w:rPr>
          <w:b/>
          <w:bCs/>
          <w:color w:val="FF0000"/>
        </w:rPr>
      </w:pPr>
      <w:r>
        <w:rPr>
          <w:b/>
          <w:bCs/>
        </w:rPr>
        <w:t xml:space="preserve">Ready for Spanish Translation? </w:t>
      </w:r>
      <w:r w:rsidR="00D46929" w:rsidRPr="00D46929">
        <w:rPr>
          <w:b/>
          <w:bCs/>
          <w:color w:val="4EA72E" w:themeColor="accent6"/>
        </w:rPr>
        <w:t>Yes</w:t>
      </w:r>
      <w:r w:rsidR="00D46929">
        <w:rPr>
          <w:b/>
          <w:bCs/>
          <w:color w:val="FF0000"/>
        </w:rPr>
        <w:t xml:space="preserve">, except for video </w:t>
      </w:r>
      <w:r w:rsidR="00D46929" w:rsidRPr="00D46929">
        <w:rPr>
          <w:b/>
          <w:bCs/>
          <w:color w:val="4EA72E" w:themeColor="accent6"/>
        </w:rPr>
        <w:t>(7/1/2025)</w:t>
      </w:r>
    </w:p>
    <w:p w14:paraId="6C1CCB92" w14:textId="4EEEB926" w:rsidR="00CE6187" w:rsidRDefault="00CE6187" w:rsidP="00CE6187">
      <w:pPr>
        <w:shd w:val="clear" w:color="auto" w:fill="E8E8E8" w:themeFill="background2"/>
        <w:rPr>
          <w:b/>
          <w:bCs/>
        </w:rPr>
      </w:pPr>
      <w:r>
        <w:rPr>
          <w:b/>
          <w:bCs/>
        </w:rPr>
        <w:t xml:space="preserve">Translations in Portal? </w:t>
      </w:r>
      <w:r w:rsidR="00A677E9" w:rsidRPr="001D1941">
        <w:rPr>
          <w:b/>
          <w:bCs/>
          <w:color w:val="00B050"/>
        </w:rPr>
        <w:t>Yes (</w:t>
      </w:r>
      <w:r w:rsidR="00A677E9">
        <w:rPr>
          <w:b/>
          <w:bCs/>
          <w:color w:val="00B050"/>
        </w:rPr>
        <w:t>8</w:t>
      </w:r>
      <w:r w:rsidR="00A677E9" w:rsidRPr="001D1941">
        <w:rPr>
          <w:b/>
          <w:bCs/>
          <w:color w:val="00B050"/>
        </w:rPr>
        <w:t>/1</w:t>
      </w:r>
      <w:r w:rsidR="00C03EA3" w:rsidRPr="001D1941">
        <w:rPr>
          <w:b/>
          <w:color w:val="00B050"/>
        </w:rPr>
        <w:t>/2025)</w:t>
      </w:r>
    </w:p>
    <w:p w14:paraId="41C48DA4" w14:textId="77777777" w:rsidR="004D0AA1" w:rsidRDefault="004D0AA1" w:rsidP="004D0AA1">
      <w:pPr>
        <w:shd w:val="clear" w:color="auto" w:fill="E8E8E8" w:themeFill="background2"/>
        <w:rPr>
          <w:b/>
          <w:bCs/>
        </w:rPr>
      </w:pPr>
    </w:p>
    <w:p w14:paraId="2C7AB58E" w14:textId="77777777" w:rsidR="004D0AA1" w:rsidRPr="00D47359" w:rsidRDefault="004D0AA1" w:rsidP="004D0AA1">
      <w:pPr>
        <w:shd w:val="clear" w:color="auto" w:fill="E8E8E8" w:themeFill="background2"/>
        <w:rPr>
          <w:b/>
          <w:bCs/>
        </w:rPr>
      </w:pPr>
      <w:r>
        <w:rPr>
          <w:b/>
          <w:bCs/>
        </w:rPr>
        <w:t>General Notes:</w:t>
      </w:r>
    </w:p>
    <w:p w14:paraId="7A93CE6A" w14:textId="77777777" w:rsidR="004D0AA1" w:rsidRPr="004D0AA1" w:rsidRDefault="004D0AA1" w:rsidP="004D0AA1">
      <w:pPr>
        <w:rPr>
          <w:b/>
          <w:bCs/>
        </w:rPr>
      </w:pPr>
    </w:p>
    <w:p w14:paraId="208BA36A" w14:textId="7700E6D0" w:rsidR="00BB0A4C" w:rsidRDefault="00BB0A4C" w:rsidP="00D059E7">
      <w:pPr>
        <w:pStyle w:val="Heading2"/>
      </w:pPr>
      <w:bookmarkStart w:id="214" w:name="_Toc200962913"/>
      <w:r>
        <w:t>Application for Financial Assistance</w:t>
      </w:r>
      <w:bookmarkEnd w:id="214"/>
    </w:p>
    <w:tbl>
      <w:tblPr>
        <w:tblStyle w:val="TableGrid"/>
        <w:tblW w:w="0" w:type="auto"/>
        <w:tblLook w:val="04A0" w:firstRow="1" w:lastRow="0" w:firstColumn="1" w:lastColumn="0" w:noHBand="0" w:noVBand="1"/>
      </w:tblPr>
      <w:tblGrid>
        <w:gridCol w:w="5395"/>
        <w:gridCol w:w="5395"/>
      </w:tblGrid>
      <w:tr w:rsidR="0084039B" w14:paraId="4C1A52E0" w14:textId="77777777" w:rsidTr="00B155FA">
        <w:tc>
          <w:tcPr>
            <w:tcW w:w="5395" w:type="dxa"/>
          </w:tcPr>
          <w:p w14:paraId="2D48C841" w14:textId="77777777" w:rsidR="0084039B" w:rsidRDefault="0084039B">
            <w:r>
              <w:t>English</w:t>
            </w:r>
          </w:p>
        </w:tc>
        <w:tc>
          <w:tcPr>
            <w:tcW w:w="5395" w:type="dxa"/>
          </w:tcPr>
          <w:p w14:paraId="5C372F31" w14:textId="77777777" w:rsidR="0084039B" w:rsidRDefault="0084039B">
            <w:r w:rsidRPr="1AAE032A">
              <w:rPr>
                <w:highlight w:val="cyan"/>
              </w:rPr>
              <w:t>Spanish</w:t>
            </w:r>
          </w:p>
        </w:tc>
      </w:tr>
      <w:tr w:rsidR="0084039B" w:rsidRPr="00AC1C19" w14:paraId="15EA530C" w14:textId="77777777" w:rsidTr="00B155FA">
        <w:tc>
          <w:tcPr>
            <w:tcW w:w="5395" w:type="dxa"/>
          </w:tcPr>
          <w:p w14:paraId="2C05063A" w14:textId="77777777" w:rsidR="0084039B" w:rsidRDefault="0084039B" w:rsidP="0084039B">
            <w:r>
              <w:t>We offer financial assistance to those who qualify.  You can learn more about our financial assistance policy by visiting</w:t>
            </w:r>
            <w:r w:rsidRPr="00D059E7">
              <w:rPr>
                <w:u w:val="single"/>
              </w:rPr>
              <w:t xml:space="preserve"> </w:t>
            </w:r>
            <w:r w:rsidRPr="003A01DE">
              <w:rPr>
                <w:highlight w:val="green"/>
                <w:u w:val="single"/>
              </w:rPr>
              <w:t xml:space="preserve">Learn About Financial </w:t>
            </w:r>
            <w:r w:rsidRPr="00F146E1">
              <w:rPr>
                <w:highlight w:val="green"/>
                <w:u w:val="single"/>
              </w:rPr>
              <w:t>Assistance Options.</w:t>
            </w:r>
          </w:p>
          <w:p w14:paraId="57CCB9E2" w14:textId="77777777" w:rsidR="0084039B" w:rsidRDefault="0084039B" w:rsidP="0084039B"/>
          <w:p w14:paraId="24C3999C" w14:textId="7934FB21" w:rsidR="0084039B" w:rsidRDefault="0084039B">
            <w:r>
              <w:t xml:space="preserve">Our EquityPay portal makes it easy to apply for financial assistance online.  Watch the video below to learn more about the application process. </w:t>
            </w:r>
          </w:p>
        </w:tc>
        <w:tc>
          <w:tcPr>
            <w:tcW w:w="5395" w:type="dxa"/>
          </w:tcPr>
          <w:p w14:paraId="06C02C4D" w14:textId="1DBCBF5A" w:rsidR="0084039B" w:rsidRPr="00F943E4" w:rsidRDefault="3E11F25F" w:rsidP="34B027F1">
            <w:pPr>
              <w:spacing w:before="240" w:after="240"/>
              <w:rPr>
                <w:rFonts w:eastAsiaTheme="minorEastAsia"/>
                <w:color w:val="000000" w:themeColor="text1"/>
                <w:highlight w:val="green"/>
                <w:u w:val="single"/>
                <w:lang w:val="es-US"/>
              </w:rPr>
            </w:pPr>
            <w:r w:rsidRPr="00F943E4">
              <w:rPr>
                <w:rFonts w:eastAsiaTheme="minorEastAsia"/>
                <w:color w:val="000000" w:themeColor="text1"/>
                <w:lang w:val="es-US"/>
              </w:rPr>
              <w:t xml:space="preserve">Nosotros ofrecemos ayuda financiera a quienes califiquen. Puede obtener más información sobre nuestra política de </w:t>
            </w:r>
            <w:r w:rsidR="03A4D511" w:rsidRPr="1B5E3D04">
              <w:rPr>
                <w:rFonts w:eastAsiaTheme="minorEastAsia"/>
                <w:color w:val="000000" w:themeColor="text1"/>
                <w:lang w:val="es-US"/>
              </w:rPr>
              <w:t>a</w:t>
            </w:r>
            <w:r w:rsidR="26AE7CBB" w:rsidRPr="1B5E3D04">
              <w:rPr>
                <w:rFonts w:eastAsiaTheme="minorEastAsia"/>
                <w:color w:val="000000" w:themeColor="text1"/>
                <w:lang w:val="es-US"/>
              </w:rPr>
              <w:t>yud</w:t>
            </w:r>
            <w:r w:rsidR="03A4D511" w:rsidRPr="1B5E3D04">
              <w:rPr>
                <w:rFonts w:eastAsiaTheme="minorEastAsia"/>
                <w:color w:val="000000" w:themeColor="text1"/>
                <w:lang w:val="es-US"/>
              </w:rPr>
              <w:t>a</w:t>
            </w:r>
            <w:r w:rsidRPr="00F943E4">
              <w:rPr>
                <w:rFonts w:eastAsiaTheme="minorEastAsia"/>
                <w:color w:val="000000" w:themeColor="text1"/>
                <w:lang w:val="es-US"/>
              </w:rPr>
              <w:t xml:space="preserve"> financiera visitando </w:t>
            </w:r>
            <w:r w:rsidR="01797A51" w:rsidRPr="15DAA373">
              <w:rPr>
                <w:rFonts w:eastAsiaTheme="minorEastAsia"/>
                <w:color w:val="000000" w:themeColor="text1"/>
                <w:lang w:val="es-US"/>
              </w:rPr>
              <w:t xml:space="preserve">el </w:t>
            </w:r>
            <w:r w:rsidR="01797A51" w:rsidRPr="3C8C301A">
              <w:rPr>
                <w:rFonts w:eastAsiaTheme="minorEastAsia"/>
                <w:color w:val="000000" w:themeColor="text1"/>
                <w:lang w:val="es-US"/>
              </w:rPr>
              <w:t>siguiente</w:t>
            </w:r>
            <w:r w:rsidR="01797A51" w:rsidRPr="15DAA373">
              <w:rPr>
                <w:rFonts w:eastAsiaTheme="minorEastAsia"/>
                <w:color w:val="000000" w:themeColor="text1"/>
                <w:lang w:val="es-US"/>
              </w:rPr>
              <w:t xml:space="preserve"> link</w:t>
            </w:r>
            <w:r w:rsidR="03A4D511" w:rsidRPr="17453C41">
              <w:rPr>
                <w:rFonts w:eastAsiaTheme="minorEastAsia"/>
                <w:color w:val="000000" w:themeColor="text1"/>
                <w:lang w:val="es-US"/>
              </w:rPr>
              <w:t xml:space="preserve"> </w:t>
            </w:r>
            <w:r w:rsidRPr="00F943E4">
              <w:rPr>
                <w:rFonts w:eastAsiaTheme="minorEastAsia"/>
                <w:color w:val="000000" w:themeColor="text1"/>
                <w:highlight w:val="green"/>
                <w:u w:val="single"/>
                <w:lang w:val="es-US"/>
              </w:rPr>
              <w:t>Conozca Sobre las Opciones de Ayuda Financiera.</w:t>
            </w:r>
          </w:p>
          <w:p w14:paraId="3AD4EF3A" w14:textId="7DBBE1D6" w:rsidR="0084039B" w:rsidRDefault="3E11F25F">
            <w:pPr>
              <w:rPr>
                <w:rFonts w:eastAsiaTheme="minorEastAsia"/>
                <w:color w:val="000000" w:themeColor="text1"/>
                <w:lang w:val="es-ES"/>
              </w:rPr>
            </w:pPr>
            <w:r w:rsidRPr="34B027F1">
              <w:rPr>
                <w:rFonts w:eastAsiaTheme="minorEastAsia"/>
                <w:color w:val="000000" w:themeColor="text1"/>
                <w:lang w:val="es-ES"/>
              </w:rPr>
              <w:t xml:space="preserve">Nuestro </w:t>
            </w:r>
            <w:r w:rsidR="53A9821C" w:rsidRPr="323A5805">
              <w:rPr>
                <w:rFonts w:eastAsiaTheme="minorEastAsia"/>
                <w:color w:val="000000" w:themeColor="text1"/>
                <w:lang w:val="es-ES"/>
              </w:rPr>
              <w:t>sitio web</w:t>
            </w:r>
            <w:r w:rsidRPr="34B027F1">
              <w:rPr>
                <w:rFonts w:eastAsiaTheme="minorEastAsia"/>
                <w:color w:val="000000" w:themeColor="text1"/>
                <w:lang w:val="es-ES"/>
              </w:rPr>
              <w:t xml:space="preserve"> de </w:t>
            </w:r>
            <w:r w:rsidRPr="01C2613D">
              <w:rPr>
                <w:rFonts w:eastAsiaTheme="minorEastAsia"/>
                <w:color w:val="000000" w:themeColor="text1"/>
                <w:lang w:val="es-ES"/>
              </w:rPr>
              <w:t>EquityPay</w:t>
            </w:r>
            <w:r w:rsidRPr="34B027F1">
              <w:rPr>
                <w:rFonts w:eastAsiaTheme="minorEastAsia"/>
                <w:color w:val="000000" w:themeColor="text1"/>
                <w:lang w:val="es-ES"/>
              </w:rPr>
              <w:t xml:space="preserve"> hace que la solicitud de asistencia financiera en línea sea más fácil. Vea el video que está en la parte de abajo para que aprenda más obre el proceso de </w:t>
            </w:r>
            <w:r w:rsidR="1984095E" w:rsidRPr="33BE8A66">
              <w:rPr>
                <w:rFonts w:eastAsiaTheme="minorEastAsia"/>
                <w:color w:val="000000" w:themeColor="text1"/>
                <w:lang w:val="es-ES"/>
              </w:rPr>
              <w:t>dicha</w:t>
            </w:r>
            <w:r w:rsidRPr="34B027F1">
              <w:rPr>
                <w:rFonts w:eastAsiaTheme="minorEastAsia"/>
                <w:color w:val="000000" w:themeColor="text1"/>
                <w:lang w:val="es-ES"/>
              </w:rPr>
              <w:t xml:space="preserve"> solicitud.</w:t>
            </w:r>
          </w:p>
        </w:tc>
      </w:tr>
    </w:tbl>
    <w:p w14:paraId="43A508A0" w14:textId="77777777" w:rsidR="0084039B" w:rsidRPr="00F943E4" w:rsidRDefault="0084039B" w:rsidP="0084039B">
      <w:pPr>
        <w:rPr>
          <w:lang w:val="es-US"/>
        </w:rPr>
      </w:pPr>
    </w:p>
    <w:p w14:paraId="6F1D80BB" w14:textId="77777777" w:rsidR="00B50ECC" w:rsidRPr="00F943E4" w:rsidRDefault="00B50ECC" w:rsidP="00E33ADC">
      <w:pPr>
        <w:rPr>
          <w:lang w:val="es-US"/>
        </w:rPr>
      </w:pPr>
    </w:p>
    <w:p w14:paraId="233A7742" w14:textId="7D2152A6" w:rsidR="00B50ECC" w:rsidRDefault="00B50ECC" w:rsidP="0084039B">
      <w:pPr>
        <w:pStyle w:val="Heading2"/>
        <w:rPr>
          <w:b/>
          <w:bCs/>
        </w:rPr>
      </w:pPr>
      <w:r>
        <w:rPr>
          <w:b/>
          <w:bCs/>
        </w:rPr>
        <w:t>“</w:t>
      </w:r>
      <w:r w:rsidRPr="0084039B">
        <w:t xml:space="preserve">Applying for Financial Assistance” </w:t>
      </w:r>
      <w:r w:rsidR="0084039B" w:rsidRPr="0084039B">
        <w:t>(video)</w:t>
      </w:r>
    </w:p>
    <w:tbl>
      <w:tblPr>
        <w:tblStyle w:val="TableGrid"/>
        <w:tblW w:w="0" w:type="auto"/>
        <w:tblLook w:val="04A0" w:firstRow="1" w:lastRow="0" w:firstColumn="1" w:lastColumn="0" w:noHBand="0" w:noVBand="1"/>
      </w:tblPr>
      <w:tblGrid>
        <w:gridCol w:w="5395"/>
        <w:gridCol w:w="5395"/>
      </w:tblGrid>
      <w:tr w:rsidR="00C57BA9" w14:paraId="62F29250" w14:textId="1474D044" w:rsidTr="00B155FA">
        <w:tc>
          <w:tcPr>
            <w:tcW w:w="5395" w:type="dxa"/>
          </w:tcPr>
          <w:p w14:paraId="363679FC" w14:textId="77777777" w:rsidR="00C57BA9" w:rsidRDefault="00C57BA9">
            <w:r>
              <w:t>English</w:t>
            </w:r>
          </w:p>
        </w:tc>
        <w:tc>
          <w:tcPr>
            <w:tcW w:w="5395" w:type="dxa"/>
          </w:tcPr>
          <w:p w14:paraId="60666E7C" w14:textId="65D2DFCA" w:rsidR="00C57BA9" w:rsidRDefault="00C57BA9">
            <w:r>
              <w:t>Spanish</w:t>
            </w:r>
          </w:p>
        </w:tc>
      </w:tr>
      <w:tr w:rsidR="00C57BA9" w14:paraId="3506FD67" w14:textId="3233A117" w:rsidTr="00B155FA">
        <w:tc>
          <w:tcPr>
            <w:tcW w:w="5395" w:type="dxa"/>
          </w:tcPr>
          <w:p w14:paraId="1E1430E1" w14:textId="77777777" w:rsidR="00C57BA9" w:rsidRDefault="00C57BA9">
            <w:r>
              <w:t>Applying for Financial Assistance</w:t>
            </w:r>
          </w:p>
          <w:p w14:paraId="7A9EDEEA" w14:textId="77777777" w:rsidR="00C57BA9" w:rsidRDefault="00C57BA9"/>
          <w:p w14:paraId="1277A94F" w14:textId="52CC18AE" w:rsidR="00C57BA9" w:rsidRDefault="00C57BA9" w:rsidP="00C57BA9">
            <w:r>
              <w:t>[BEGIN SCRIPT]  EquityPay makes it easy to apply for financial assistance.  Our online application will guide you through each step of the process.  In each section, you’ll answer a set of questions.  Then, you’ll upload supporting documents, give your application a final review, and submit</w:t>
            </w:r>
            <w:r w:rsidR="00E479E8">
              <w:t xml:space="preserve"> </w:t>
            </w:r>
            <w:r>
              <w:t>it to us for processing.</w:t>
            </w:r>
          </w:p>
          <w:p w14:paraId="13A6FBFE" w14:textId="77777777" w:rsidR="00C57BA9" w:rsidRDefault="00C57BA9" w:rsidP="00C57BA9"/>
          <w:p w14:paraId="081DECE9" w14:textId="77777777" w:rsidR="00C57BA9" w:rsidRDefault="00C57BA9" w:rsidP="00C57BA9">
            <w:r>
              <w:t xml:space="preserve">The application will ask you to confirm your personal information – like your name and address.  This information will help us identify you, and, knowing where you live, can help us match you with assistance that may be available just for your community.  Next, we’ll ask you questions about insurance.  Your answers can help us determine whether an alternative insurance might help with your bill. </w:t>
            </w:r>
          </w:p>
          <w:p w14:paraId="7F164B81" w14:textId="77777777" w:rsidR="00C57BA9" w:rsidRDefault="00C57BA9" w:rsidP="00C57BA9"/>
          <w:p w14:paraId="155BA228" w14:textId="77777777" w:rsidR="00C57BA9" w:rsidRDefault="00C57BA9" w:rsidP="00C57BA9">
            <w:r>
              <w:t>You’ll also be asked to provide information about the people in your household, your household income, and your employment status.  Knowing these details about your financial situation will help us determine how much financial assistance you may qualify for.  Finally, you’ll be asked to provide supporting documents that will help us as we review your application.</w:t>
            </w:r>
          </w:p>
          <w:p w14:paraId="7768899B" w14:textId="77777777" w:rsidR="00C57BA9" w:rsidRDefault="00C57BA9" w:rsidP="00C57BA9"/>
          <w:p w14:paraId="0073FE8B" w14:textId="77777777" w:rsidR="00C57BA9" w:rsidRDefault="00C57BA9" w:rsidP="00C57BA9">
            <w:r>
              <w:t xml:space="preserve">Once you begin an application, the information you add saves automatically.  If you start the application and can’t finish it in one sitting, don’t worry!  You can finish it later.  </w:t>
            </w:r>
          </w:p>
          <w:p w14:paraId="7CF8B817" w14:textId="77777777" w:rsidR="00C57BA9" w:rsidRDefault="00C57BA9" w:rsidP="00C57BA9"/>
          <w:p w14:paraId="6CBB40E4" w14:textId="546BACD9" w:rsidR="00C57BA9" w:rsidRDefault="00C57BA9" w:rsidP="00C57BA9">
            <w:r>
              <w:t xml:space="preserve">Before you get started, we suggest you gather basic documents related to you, your household, and your financial situation.  These include: the names and </w:t>
            </w:r>
            <w:r w:rsidR="00810BBF">
              <w:t>birth dates</w:t>
            </w:r>
            <w:r>
              <w:t xml:space="preserve"> of the members of your household,</w:t>
            </w:r>
            <w:r w:rsidRPr="00743553">
              <w:t xml:space="preserve"> </w:t>
            </w:r>
            <w:r>
              <w:t>your most recent federal tax return (IRS 1040), and insurance cards for any plans that cover you or other members of your household.  You can use these documents to complete the questions in the application.  In some cases, you may be asked to upload electronic copies of these documents as well.</w:t>
            </w:r>
          </w:p>
          <w:p w14:paraId="66B55DD7" w14:textId="77777777" w:rsidR="00C57BA9" w:rsidRDefault="00C57BA9" w:rsidP="00C57BA9"/>
          <w:p w14:paraId="4E051BC4" w14:textId="57C71914" w:rsidR="00C57BA9" w:rsidRDefault="00C57BA9">
            <w:r>
              <w:t xml:space="preserve">When all required information has been completed, you’ll be given the chance to review your application and make any corrections.  When you’re ready, selecting the submit button will send your application to us electronically.  When we’ve received your application, you’ll receive a confirmation message.  [END SCRIPT] </w:t>
            </w:r>
          </w:p>
        </w:tc>
        <w:tc>
          <w:tcPr>
            <w:tcW w:w="5395" w:type="dxa"/>
          </w:tcPr>
          <w:p w14:paraId="01B7BA37" w14:textId="12EF4FB3" w:rsidR="00C57BA9" w:rsidRPr="00D46929" w:rsidRDefault="00D46929">
            <w:pPr>
              <w:rPr>
                <w:color w:val="EE0000"/>
              </w:rPr>
            </w:pPr>
            <w:r w:rsidRPr="00D46929">
              <w:rPr>
                <w:color w:val="EE0000"/>
              </w:rPr>
              <w:t>Please hold off on translating the script for now…all other parts of the application are ready for translation. Thanks! JV</w:t>
            </w:r>
          </w:p>
        </w:tc>
      </w:tr>
    </w:tbl>
    <w:p w14:paraId="264DB37B" w14:textId="77777777" w:rsidR="0084039B" w:rsidRDefault="0084039B" w:rsidP="008D2613"/>
    <w:p w14:paraId="6F1303A8" w14:textId="114AE142" w:rsidR="00C57BA9" w:rsidRDefault="00761FF9" w:rsidP="00C57BA9">
      <w:pPr>
        <w:pStyle w:val="Heading2"/>
        <w:rPr>
          <w:b/>
          <w:bCs/>
        </w:rPr>
      </w:pPr>
      <w:r>
        <w:t xml:space="preserve">Application Flow Chart Tab – Additional Terms </w:t>
      </w:r>
    </w:p>
    <w:tbl>
      <w:tblPr>
        <w:tblStyle w:val="TableGrid"/>
        <w:tblW w:w="0" w:type="auto"/>
        <w:tblLook w:val="04A0" w:firstRow="1" w:lastRow="0" w:firstColumn="1" w:lastColumn="0" w:noHBand="0" w:noVBand="1"/>
      </w:tblPr>
      <w:tblGrid>
        <w:gridCol w:w="5395"/>
        <w:gridCol w:w="5395"/>
      </w:tblGrid>
      <w:tr w:rsidR="00C57BA9" w14:paraId="5B023AF1" w14:textId="77777777" w:rsidTr="00B155FA">
        <w:tc>
          <w:tcPr>
            <w:tcW w:w="5395" w:type="dxa"/>
          </w:tcPr>
          <w:p w14:paraId="478027FC" w14:textId="77777777" w:rsidR="00C57BA9" w:rsidRDefault="00C57BA9">
            <w:r>
              <w:t>English</w:t>
            </w:r>
          </w:p>
        </w:tc>
        <w:tc>
          <w:tcPr>
            <w:tcW w:w="5395" w:type="dxa"/>
          </w:tcPr>
          <w:p w14:paraId="1A8AD461" w14:textId="77777777" w:rsidR="00C57BA9" w:rsidRDefault="00C57BA9">
            <w:r>
              <w:t>Spanish</w:t>
            </w:r>
          </w:p>
        </w:tc>
      </w:tr>
      <w:tr w:rsidR="00C57BA9" w14:paraId="1B0673B9" w14:textId="77777777" w:rsidTr="00B155FA">
        <w:tc>
          <w:tcPr>
            <w:tcW w:w="5395" w:type="dxa"/>
          </w:tcPr>
          <w:p w14:paraId="22AA2D10" w14:textId="081284EA" w:rsidR="00C57BA9" w:rsidRDefault="00761FF9">
            <w:r>
              <w:t>START HERE</w:t>
            </w:r>
          </w:p>
        </w:tc>
        <w:tc>
          <w:tcPr>
            <w:tcW w:w="5395" w:type="dxa"/>
          </w:tcPr>
          <w:p w14:paraId="758F719C" w14:textId="4ADF458C" w:rsidR="00C57BA9" w:rsidRDefault="43288B38">
            <w:pPr>
              <w:rPr>
                <w:rFonts w:ascii="Aptos" w:eastAsia="Aptos" w:hAnsi="Aptos" w:cs="Aptos"/>
              </w:rPr>
            </w:pPr>
            <w:r>
              <w:t>COMIENCE AQU</w:t>
            </w:r>
            <w:r w:rsidR="022B358F" w:rsidRPr="4EEB3F55">
              <w:rPr>
                <w:rFonts w:ascii="Arial" w:eastAsia="Arial" w:hAnsi="Arial" w:cs="Arial"/>
                <w:color w:val="000000" w:themeColor="text1"/>
              </w:rPr>
              <w:t>Í</w:t>
            </w:r>
          </w:p>
        </w:tc>
      </w:tr>
      <w:tr w:rsidR="00761FF9" w14:paraId="68FD3A5C" w14:textId="77777777" w:rsidTr="00B155FA">
        <w:tc>
          <w:tcPr>
            <w:tcW w:w="5395" w:type="dxa"/>
          </w:tcPr>
          <w:p w14:paraId="1B22427A" w14:textId="2FD57539" w:rsidR="00761FF9" w:rsidRDefault="00761FF9">
            <w:r>
              <w:t>COMPLETE</w:t>
            </w:r>
          </w:p>
        </w:tc>
        <w:tc>
          <w:tcPr>
            <w:tcW w:w="5395" w:type="dxa"/>
          </w:tcPr>
          <w:p w14:paraId="0C5D0E60" w14:textId="785AA8F4" w:rsidR="00761FF9" w:rsidRDefault="7A4E392A">
            <w:r>
              <w:t>COMPLETADO</w:t>
            </w:r>
          </w:p>
        </w:tc>
      </w:tr>
      <w:tr w:rsidR="00761FF9" w14:paraId="25D2943E" w14:textId="77777777" w:rsidTr="00B155FA">
        <w:tc>
          <w:tcPr>
            <w:tcW w:w="5395" w:type="dxa"/>
          </w:tcPr>
          <w:p w14:paraId="2F76E8FC" w14:textId="3E337072" w:rsidR="00761FF9" w:rsidRDefault="00761FF9">
            <w:r>
              <w:t>INCOMPLETE</w:t>
            </w:r>
          </w:p>
        </w:tc>
        <w:tc>
          <w:tcPr>
            <w:tcW w:w="5395" w:type="dxa"/>
          </w:tcPr>
          <w:p w14:paraId="7FD4E7EE" w14:textId="7848C686" w:rsidR="00761FF9" w:rsidRDefault="0D36F374">
            <w:r>
              <w:t>INCOMPLETO</w:t>
            </w:r>
          </w:p>
        </w:tc>
      </w:tr>
      <w:tr w:rsidR="005F0FB0" w14:paraId="5C1BF994" w14:textId="77777777" w:rsidTr="00B155FA">
        <w:tc>
          <w:tcPr>
            <w:tcW w:w="5395" w:type="dxa"/>
          </w:tcPr>
          <w:p w14:paraId="366A10CB" w14:textId="73BC36FC" w:rsidR="005F0FB0" w:rsidRDefault="005F0FB0">
            <w:r>
              <w:t>Personal Information</w:t>
            </w:r>
          </w:p>
        </w:tc>
        <w:tc>
          <w:tcPr>
            <w:tcW w:w="5395" w:type="dxa"/>
          </w:tcPr>
          <w:p w14:paraId="1E130E65" w14:textId="3D53DBB3" w:rsidR="005F0FB0" w:rsidRDefault="410BD51F">
            <w:pPr>
              <w:rPr>
                <w:rFonts w:ascii="Aptos" w:eastAsia="Aptos" w:hAnsi="Aptos" w:cs="Arial"/>
                <w:color w:val="000000" w:themeColor="text1"/>
                <w:lang w:val="es-ES"/>
              </w:rPr>
            </w:pPr>
            <w:r w:rsidRPr="4EEB3F55">
              <w:rPr>
                <w:rFonts w:ascii="Aptos" w:eastAsia="Aptos" w:hAnsi="Aptos" w:cs="Arial"/>
                <w:color w:val="000000" w:themeColor="text1"/>
                <w:lang w:val="es-ES"/>
              </w:rPr>
              <w:t>Información Personal</w:t>
            </w:r>
          </w:p>
        </w:tc>
      </w:tr>
      <w:tr w:rsidR="005F0FB0" w14:paraId="30178719" w14:textId="77777777" w:rsidTr="00B155FA">
        <w:tc>
          <w:tcPr>
            <w:tcW w:w="5395" w:type="dxa"/>
          </w:tcPr>
          <w:p w14:paraId="78113E03" w14:textId="65D17E35" w:rsidR="005F0FB0" w:rsidRDefault="005F0FB0">
            <w:r>
              <w:t>Insurance Information</w:t>
            </w:r>
          </w:p>
        </w:tc>
        <w:tc>
          <w:tcPr>
            <w:tcW w:w="5395" w:type="dxa"/>
          </w:tcPr>
          <w:p w14:paraId="4884F77E" w14:textId="59189E9F" w:rsidR="005F0FB0" w:rsidRDefault="1A3864CE">
            <w:pPr>
              <w:rPr>
                <w:rFonts w:ascii="Aptos" w:eastAsia="Aptos" w:hAnsi="Aptos" w:cs="Arial"/>
                <w:color w:val="000000" w:themeColor="text1"/>
                <w:lang w:val="es-ES"/>
              </w:rPr>
            </w:pPr>
            <w:r w:rsidRPr="4EEB3F55">
              <w:rPr>
                <w:rFonts w:ascii="Aptos" w:eastAsia="Aptos" w:hAnsi="Aptos" w:cs="Arial"/>
                <w:color w:val="000000" w:themeColor="text1"/>
                <w:lang w:val="es-ES"/>
              </w:rPr>
              <w:t>Información Sobre el Seguro</w:t>
            </w:r>
          </w:p>
        </w:tc>
      </w:tr>
      <w:tr w:rsidR="005F0FB0" w:rsidRPr="00AC1C19" w14:paraId="370843E5" w14:textId="77777777" w:rsidTr="00B155FA">
        <w:tc>
          <w:tcPr>
            <w:tcW w:w="5395" w:type="dxa"/>
          </w:tcPr>
          <w:p w14:paraId="1272E62C" w14:textId="1C6E9AD3" w:rsidR="005F0FB0" w:rsidRDefault="005F0FB0">
            <w:r>
              <w:t>Household Information</w:t>
            </w:r>
          </w:p>
        </w:tc>
        <w:tc>
          <w:tcPr>
            <w:tcW w:w="5395" w:type="dxa"/>
          </w:tcPr>
          <w:p w14:paraId="5CF4D124" w14:textId="45C65EA5" w:rsidR="005F0FB0" w:rsidRDefault="28614341">
            <w:pPr>
              <w:rPr>
                <w:rFonts w:ascii="Aptos" w:eastAsia="Aptos" w:hAnsi="Aptos" w:cs="Arial"/>
                <w:color w:val="000000" w:themeColor="text1"/>
                <w:lang w:val="es-ES"/>
              </w:rPr>
            </w:pPr>
            <w:r w:rsidRPr="4EEB3F55">
              <w:rPr>
                <w:rFonts w:ascii="Aptos" w:eastAsia="Aptos" w:hAnsi="Aptos" w:cs="Arial"/>
                <w:color w:val="000000" w:themeColor="text1"/>
                <w:lang w:val="es-ES"/>
              </w:rPr>
              <w:t xml:space="preserve">Información </w:t>
            </w:r>
            <w:r w:rsidR="7C5907EC" w:rsidRPr="4EEB3F55">
              <w:rPr>
                <w:rFonts w:ascii="Aptos" w:eastAsia="Aptos" w:hAnsi="Aptos" w:cs="Arial"/>
                <w:color w:val="000000" w:themeColor="text1"/>
                <w:lang w:val="es-ES"/>
              </w:rPr>
              <w:t>Sobre</w:t>
            </w:r>
            <w:r w:rsidRPr="4EEB3F55">
              <w:rPr>
                <w:rFonts w:ascii="Aptos" w:eastAsia="Aptos" w:hAnsi="Aptos" w:cs="Arial"/>
                <w:color w:val="000000" w:themeColor="text1"/>
                <w:lang w:val="es-ES"/>
              </w:rPr>
              <w:t xml:space="preserve"> la Unidad Familiar</w:t>
            </w:r>
          </w:p>
        </w:tc>
      </w:tr>
      <w:tr w:rsidR="005F0FB0" w14:paraId="6AD7D540" w14:textId="77777777" w:rsidTr="00B155FA">
        <w:tc>
          <w:tcPr>
            <w:tcW w:w="5395" w:type="dxa"/>
          </w:tcPr>
          <w:p w14:paraId="6EA144C4" w14:textId="3EDF6833" w:rsidR="005F0FB0" w:rsidRDefault="005F0FB0">
            <w:r>
              <w:t>Financial Information</w:t>
            </w:r>
          </w:p>
        </w:tc>
        <w:tc>
          <w:tcPr>
            <w:tcW w:w="5395" w:type="dxa"/>
          </w:tcPr>
          <w:p w14:paraId="3BD80F82" w14:textId="5C92A701" w:rsidR="005F0FB0" w:rsidRDefault="4B634CDD">
            <w:pPr>
              <w:rPr>
                <w:rFonts w:ascii="Aptos" w:eastAsia="Aptos" w:hAnsi="Aptos" w:cs="Arial"/>
                <w:color w:val="000000" w:themeColor="text1"/>
                <w:lang w:val="es-ES"/>
              </w:rPr>
            </w:pPr>
            <w:r w:rsidRPr="4EEB3F55">
              <w:rPr>
                <w:rFonts w:ascii="Aptos" w:eastAsia="Aptos" w:hAnsi="Aptos" w:cs="Arial"/>
                <w:color w:val="000000" w:themeColor="text1"/>
                <w:lang w:val="es-ES"/>
              </w:rPr>
              <w:t>Información Financiera</w:t>
            </w:r>
          </w:p>
        </w:tc>
      </w:tr>
      <w:tr w:rsidR="005F0FB0" w14:paraId="789229BF" w14:textId="77777777" w:rsidTr="00B155FA">
        <w:tc>
          <w:tcPr>
            <w:tcW w:w="5395" w:type="dxa"/>
          </w:tcPr>
          <w:p w14:paraId="05360FC7" w14:textId="3ED0973C" w:rsidR="005F0FB0" w:rsidRDefault="005F0FB0">
            <w:r>
              <w:t>Required Documents</w:t>
            </w:r>
          </w:p>
        </w:tc>
        <w:tc>
          <w:tcPr>
            <w:tcW w:w="5395" w:type="dxa"/>
          </w:tcPr>
          <w:p w14:paraId="0607E96A" w14:textId="67F3E995" w:rsidR="005F0FB0" w:rsidRDefault="6635907A">
            <w:r>
              <w:t>Documentos Requeridos</w:t>
            </w:r>
          </w:p>
        </w:tc>
      </w:tr>
      <w:tr w:rsidR="005F0FB0" w14:paraId="10EBC2C1" w14:textId="77777777" w:rsidTr="00B155FA">
        <w:tc>
          <w:tcPr>
            <w:tcW w:w="5395" w:type="dxa"/>
          </w:tcPr>
          <w:p w14:paraId="12626E03" w14:textId="29CF7055" w:rsidR="005F0FB0" w:rsidRDefault="005F0FB0">
            <w:r>
              <w:t>Attestation</w:t>
            </w:r>
          </w:p>
        </w:tc>
        <w:tc>
          <w:tcPr>
            <w:tcW w:w="5395" w:type="dxa"/>
          </w:tcPr>
          <w:p w14:paraId="65232914" w14:textId="2C7EFBA2" w:rsidR="005F0FB0" w:rsidRDefault="6786650C">
            <w:pPr>
              <w:rPr>
                <w:rFonts w:ascii="Aptos" w:eastAsia="Aptos" w:hAnsi="Aptos" w:cs="Arial"/>
                <w:color w:val="000000" w:themeColor="text1"/>
                <w:lang w:val="es-ES"/>
              </w:rPr>
            </w:pPr>
            <w:r w:rsidRPr="4EEB3F55">
              <w:rPr>
                <w:rFonts w:ascii="Aptos" w:eastAsia="Aptos" w:hAnsi="Aptos" w:cs="Arial"/>
                <w:color w:val="000000" w:themeColor="text1"/>
                <w:lang w:val="es-ES"/>
              </w:rPr>
              <w:t>C</w:t>
            </w:r>
            <w:r w:rsidR="7F912AB7" w:rsidRPr="4EEB3F55">
              <w:rPr>
                <w:rFonts w:ascii="Aptos" w:eastAsia="Aptos" w:hAnsi="Aptos" w:cs="Arial"/>
                <w:color w:val="000000" w:themeColor="text1"/>
                <w:lang w:val="es-ES"/>
              </w:rPr>
              <w:t>onstancia</w:t>
            </w:r>
          </w:p>
        </w:tc>
      </w:tr>
    </w:tbl>
    <w:p w14:paraId="74F9A3FC" w14:textId="77777777" w:rsidR="00927FE3" w:rsidRDefault="00927FE3" w:rsidP="00E33ADC"/>
    <w:p w14:paraId="3AF07050" w14:textId="26205681" w:rsidR="005F0FB0" w:rsidRDefault="005F0FB0" w:rsidP="005F0FB0">
      <w:pPr>
        <w:pStyle w:val="Heading2"/>
        <w:rPr>
          <w:b/>
          <w:bCs/>
        </w:rPr>
      </w:pPr>
      <w:r>
        <w:t xml:space="preserve">Application Status Table – Additional Terms </w:t>
      </w:r>
    </w:p>
    <w:tbl>
      <w:tblPr>
        <w:tblStyle w:val="TableGrid"/>
        <w:tblW w:w="0" w:type="auto"/>
        <w:tblLook w:val="04A0" w:firstRow="1" w:lastRow="0" w:firstColumn="1" w:lastColumn="0" w:noHBand="0" w:noVBand="1"/>
      </w:tblPr>
      <w:tblGrid>
        <w:gridCol w:w="5395"/>
        <w:gridCol w:w="5395"/>
      </w:tblGrid>
      <w:tr w:rsidR="005F0FB0" w14:paraId="6DD19CEB" w14:textId="77777777" w:rsidTr="00B155FA">
        <w:tc>
          <w:tcPr>
            <w:tcW w:w="5395" w:type="dxa"/>
          </w:tcPr>
          <w:p w14:paraId="35116FD3" w14:textId="77777777" w:rsidR="005F0FB0" w:rsidRDefault="005F0FB0">
            <w:r>
              <w:t>English</w:t>
            </w:r>
          </w:p>
        </w:tc>
        <w:tc>
          <w:tcPr>
            <w:tcW w:w="5395" w:type="dxa"/>
          </w:tcPr>
          <w:p w14:paraId="78FBC56B" w14:textId="77777777" w:rsidR="005F0FB0" w:rsidRDefault="005F0FB0">
            <w:r>
              <w:t>Spanish</w:t>
            </w:r>
          </w:p>
        </w:tc>
      </w:tr>
      <w:tr w:rsidR="005F0FB0" w14:paraId="08EA4771" w14:textId="77777777" w:rsidTr="00B155FA">
        <w:tc>
          <w:tcPr>
            <w:tcW w:w="5395" w:type="dxa"/>
          </w:tcPr>
          <w:p w14:paraId="1D7DD7BD" w14:textId="32AF216E" w:rsidR="005F0FB0" w:rsidRDefault="005F0FB0">
            <w:r>
              <w:t>Applicant Name</w:t>
            </w:r>
          </w:p>
        </w:tc>
        <w:tc>
          <w:tcPr>
            <w:tcW w:w="5395" w:type="dxa"/>
          </w:tcPr>
          <w:p w14:paraId="7FCA2494" w14:textId="02437DC5" w:rsidR="005F0FB0" w:rsidRDefault="198532BC">
            <w:r>
              <w:t xml:space="preserve">Nombre del </w:t>
            </w:r>
            <w:r w:rsidR="40EBD57B">
              <w:t>a</w:t>
            </w:r>
            <w:r w:rsidR="218D59DB">
              <w:t>plican</w:t>
            </w:r>
            <w:r>
              <w:t>te</w:t>
            </w:r>
          </w:p>
        </w:tc>
      </w:tr>
      <w:tr w:rsidR="005F0FB0" w:rsidRPr="00AC1C19" w14:paraId="7675243E" w14:textId="77777777" w:rsidTr="00B155FA">
        <w:tc>
          <w:tcPr>
            <w:tcW w:w="5395" w:type="dxa"/>
          </w:tcPr>
          <w:p w14:paraId="1EC36F54" w14:textId="1F8D85D2" w:rsidR="005F0FB0" w:rsidRDefault="005F0FB0">
            <w:r>
              <w:t>Date Submitted</w:t>
            </w:r>
          </w:p>
        </w:tc>
        <w:tc>
          <w:tcPr>
            <w:tcW w:w="5395" w:type="dxa"/>
          </w:tcPr>
          <w:p w14:paraId="4A92A29C" w14:textId="05C2EACE" w:rsidR="005F0FB0" w:rsidRDefault="134D0B42">
            <w:pPr>
              <w:rPr>
                <w:rFonts w:ascii="Aptos" w:eastAsia="Aptos" w:hAnsi="Aptos" w:cs="Arial"/>
                <w:color w:val="FF0000"/>
                <w:lang w:val="es-ES"/>
              </w:rPr>
            </w:pPr>
            <w:r w:rsidRPr="00AC1C19">
              <w:rPr>
                <w:lang w:val="es-US"/>
              </w:rPr>
              <w:t>Fecha en que se envi</w:t>
            </w:r>
            <w:r w:rsidRPr="4EEB3F55">
              <w:rPr>
                <w:rFonts w:ascii="Aptos" w:eastAsia="Aptos" w:hAnsi="Aptos" w:cs="Arial"/>
                <w:color w:val="000000" w:themeColor="text1"/>
                <w:lang w:val="es-ES"/>
              </w:rPr>
              <w:t>ó</w:t>
            </w:r>
          </w:p>
        </w:tc>
      </w:tr>
      <w:tr w:rsidR="005F0FB0" w14:paraId="5F0FC4BD" w14:textId="77777777" w:rsidTr="00B155FA">
        <w:tc>
          <w:tcPr>
            <w:tcW w:w="5395" w:type="dxa"/>
          </w:tcPr>
          <w:p w14:paraId="06FC5C1B" w14:textId="28B63706" w:rsidR="005F0FB0" w:rsidRDefault="005F0FB0">
            <w:r>
              <w:t>Status</w:t>
            </w:r>
          </w:p>
        </w:tc>
        <w:tc>
          <w:tcPr>
            <w:tcW w:w="5395" w:type="dxa"/>
          </w:tcPr>
          <w:p w14:paraId="1A663BC5" w14:textId="5B2388B9" w:rsidR="005F0FB0" w:rsidRDefault="1ECFB5B9">
            <w:pPr>
              <w:rPr>
                <w:rFonts w:ascii="Aptos" w:eastAsia="Aptos" w:hAnsi="Aptos" w:cs="Arial"/>
                <w:color w:val="000000" w:themeColor="text1"/>
                <w:highlight w:val="cyan"/>
                <w:lang w:val="es-ES"/>
              </w:rPr>
            </w:pPr>
            <w:r w:rsidRPr="403E70C0">
              <w:rPr>
                <w:highlight w:val="cyan"/>
              </w:rPr>
              <w:t xml:space="preserve">Estado de la </w:t>
            </w:r>
            <w:r w:rsidR="51CFC5B9" w:rsidRPr="403E70C0">
              <w:rPr>
                <w:highlight w:val="cyan"/>
              </w:rPr>
              <w:t>aplicaci</w:t>
            </w:r>
            <w:r w:rsidR="51CFC5B9" w:rsidRPr="403E70C0">
              <w:rPr>
                <w:rFonts w:ascii="Aptos" w:eastAsia="Aptos" w:hAnsi="Aptos" w:cs="Arial"/>
                <w:color w:val="000000" w:themeColor="text1"/>
                <w:highlight w:val="cyan"/>
                <w:lang w:val="es-ES"/>
              </w:rPr>
              <w:t>ón</w:t>
            </w:r>
          </w:p>
        </w:tc>
      </w:tr>
      <w:tr w:rsidR="005F0FB0" w:rsidRPr="00AC1C19" w14:paraId="61011979" w14:textId="77777777" w:rsidTr="00B155FA">
        <w:tc>
          <w:tcPr>
            <w:tcW w:w="5395" w:type="dxa"/>
          </w:tcPr>
          <w:p w14:paraId="7AFB6E22" w14:textId="686F90B8" w:rsidR="005F0FB0" w:rsidRDefault="005F0FB0">
            <w:r>
              <w:t>Application submitted pending review</w:t>
            </w:r>
          </w:p>
        </w:tc>
        <w:tc>
          <w:tcPr>
            <w:tcW w:w="5395" w:type="dxa"/>
          </w:tcPr>
          <w:p w14:paraId="1ABD08A3" w14:textId="2EAE55BE" w:rsidR="005F0FB0" w:rsidRDefault="685199BF">
            <w:pPr>
              <w:rPr>
                <w:rFonts w:ascii="Aptos" w:eastAsia="Aptos" w:hAnsi="Aptos" w:cs="Arial"/>
                <w:color w:val="FF0000"/>
                <w:lang w:val="es-ES"/>
              </w:rPr>
            </w:pPr>
            <w:r w:rsidRPr="00AC1C19">
              <w:rPr>
                <w:lang w:val="es-US"/>
              </w:rPr>
              <w:t>La a</w:t>
            </w:r>
            <w:r w:rsidR="7FB07946" w:rsidRPr="00AC1C19">
              <w:rPr>
                <w:lang w:val="es-US"/>
              </w:rPr>
              <w:t>plicaci</w:t>
            </w:r>
            <w:r w:rsidR="7FB07946" w:rsidRPr="4EEB3F55">
              <w:rPr>
                <w:rFonts w:ascii="Aptos" w:eastAsia="Aptos" w:hAnsi="Aptos" w:cs="Arial"/>
                <w:color w:val="000000" w:themeColor="text1"/>
                <w:lang w:val="es-ES"/>
              </w:rPr>
              <w:t>ón</w:t>
            </w:r>
            <w:r w:rsidR="7FDF3A94" w:rsidRPr="4EEB3F55">
              <w:rPr>
                <w:rFonts w:ascii="Aptos" w:eastAsia="Aptos" w:hAnsi="Aptos" w:cs="Arial"/>
                <w:color w:val="000000" w:themeColor="text1"/>
                <w:lang w:val="es-ES"/>
              </w:rPr>
              <w:t xml:space="preserve"> fue</w:t>
            </w:r>
            <w:r w:rsidR="7FB07946" w:rsidRPr="4EEB3F55">
              <w:rPr>
                <w:rFonts w:ascii="Aptos" w:eastAsia="Aptos" w:hAnsi="Aptos" w:cs="Arial"/>
                <w:color w:val="000000" w:themeColor="text1"/>
                <w:lang w:val="es-ES"/>
              </w:rPr>
              <w:t xml:space="preserve"> enviada y esperando revisión</w:t>
            </w:r>
          </w:p>
        </w:tc>
      </w:tr>
      <w:tr w:rsidR="005F0FB0" w:rsidRPr="00AC1C19" w14:paraId="62A5DC7A" w14:textId="77777777" w:rsidTr="00B155FA">
        <w:tc>
          <w:tcPr>
            <w:tcW w:w="5395" w:type="dxa"/>
          </w:tcPr>
          <w:p w14:paraId="023B2302" w14:textId="41609162" w:rsidR="005F0FB0" w:rsidRDefault="005F0FB0">
            <w:r>
              <w:t>Application in progress</w:t>
            </w:r>
          </w:p>
        </w:tc>
        <w:tc>
          <w:tcPr>
            <w:tcW w:w="5395" w:type="dxa"/>
          </w:tcPr>
          <w:p w14:paraId="31BAB45B" w14:textId="6BA445DB" w:rsidR="005F0FB0" w:rsidRPr="00AC1C19" w:rsidRDefault="03F674BE">
            <w:pPr>
              <w:rPr>
                <w:lang w:val="es-US"/>
              </w:rPr>
            </w:pPr>
            <w:r w:rsidRPr="00AC1C19">
              <w:rPr>
                <w:lang w:val="es-US"/>
              </w:rPr>
              <w:t xml:space="preserve">La </w:t>
            </w:r>
            <w:r w:rsidR="78AFAB2E" w:rsidRPr="00AC1C19">
              <w:rPr>
                <w:lang w:val="es-US"/>
              </w:rPr>
              <w:t>aplicaci</w:t>
            </w:r>
            <w:r w:rsidR="78AFAB2E" w:rsidRPr="4EEB3F55">
              <w:rPr>
                <w:rFonts w:ascii="Aptos" w:eastAsia="Aptos" w:hAnsi="Aptos" w:cs="Arial"/>
                <w:color w:val="000000" w:themeColor="text1"/>
                <w:lang w:val="es-ES"/>
              </w:rPr>
              <w:t>ón</w:t>
            </w:r>
            <w:r w:rsidRPr="00AC1C19">
              <w:rPr>
                <w:lang w:val="es-US"/>
              </w:rPr>
              <w:t xml:space="preserve"> est</w:t>
            </w:r>
            <w:r w:rsidR="619FD999" w:rsidRPr="4EEB3F55">
              <w:rPr>
                <w:rFonts w:ascii="Aptos" w:eastAsia="Aptos" w:hAnsi="Aptos" w:cs="Arial"/>
                <w:color w:val="000000" w:themeColor="text1"/>
                <w:lang w:val="es-US"/>
              </w:rPr>
              <w:t>á</w:t>
            </w:r>
            <w:r w:rsidRPr="00AC1C19">
              <w:rPr>
                <w:lang w:val="es-US"/>
              </w:rPr>
              <w:t xml:space="preserve"> en proceso</w:t>
            </w:r>
          </w:p>
        </w:tc>
      </w:tr>
      <w:tr w:rsidR="005F0FB0" w:rsidRPr="00AC1C19" w14:paraId="7C8AD08F" w14:textId="77777777" w:rsidTr="00B155FA">
        <w:tc>
          <w:tcPr>
            <w:tcW w:w="5395" w:type="dxa"/>
          </w:tcPr>
          <w:p w14:paraId="100827DD" w14:textId="5FC9631D" w:rsidR="005F0FB0" w:rsidRDefault="005F0FB0">
            <w:r>
              <w:t>Approved through MM/DD/YYYY</w:t>
            </w:r>
          </w:p>
        </w:tc>
        <w:tc>
          <w:tcPr>
            <w:tcW w:w="5395" w:type="dxa"/>
          </w:tcPr>
          <w:p w14:paraId="23EE0036" w14:textId="7201A337" w:rsidR="005F0FB0" w:rsidRPr="00AC1C19" w:rsidRDefault="67CA44F5">
            <w:pPr>
              <w:rPr>
                <w:lang w:val="es-US"/>
              </w:rPr>
            </w:pPr>
            <w:r w:rsidRPr="00AC1C19">
              <w:rPr>
                <w:lang w:val="es-US"/>
              </w:rPr>
              <w:t>Fue</w:t>
            </w:r>
            <w:r w:rsidR="47350384" w:rsidRPr="00AC1C19">
              <w:rPr>
                <w:lang w:val="es-US"/>
              </w:rPr>
              <w:t xml:space="preserve"> aprobada hasta esta fecha </w:t>
            </w:r>
            <w:r w:rsidR="31886D49" w:rsidRPr="6A8E0068">
              <w:rPr>
                <w:lang w:val="es-US"/>
              </w:rPr>
              <w:t>MM</w:t>
            </w:r>
            <w:r w:rsidR="005F0FB0" w:rsidRPr="6A8E0068">
              <w:rPr>
                <w:lang w:val="es-US"/>
              </w:rPr>
              <w:t>/</w:t>
            </w:r>
            <w:r w:rsidR="4C1C6F74" w:rsidRPr="6A8E0068">
              <w:rPr>
                <w:lang w:val="es-US"/>
              </w:rPr>
              <w:t>DD</w:t>
            </w:r>
            <w:r w:rsidR="005F0FB0" w:rsidRPr="6A8E0068">
              <w:rPr>
                <w:lang w:val="es-US"/>
              </w:rPr>
              <w:t>/</w:t>
            </w:r>
            <w:r w:rsidR="13ED458B" w:rsidRPr="6A8E0068">
              <w:rPr>
                <w:lang w:val="es-US"/>
              </w:rPr>
              <w:t>AAAA</w:t>
            </w:r>
          </w:p>
        </w:tc>
      </w:tr>
      <w:tr w:rsidR="005F0FB0" w14:paraId="291BB1D1" w14:textId="77777777" w:rsidTr="00B155FA">
        <w:tc>
          <w:tcPr>
            <w:tcW w:w="5395" w:type="dxa"/>
          </w:tcPr>
          <w:p w14:paraId="746FFFF2" w14:textId="77994C28" w:rsidR="005F0FB0" w:rsidRDefault="00487226">
            <w:r>
              <w:t>Denied</w:t>
            </w:r>
          </w:p>
        </w:tc>
        <w:tc>
          <w:tcPr>
            <w:tcW w:w="5395" w:type="dxa"/>
          </w:tcPr>
          <w:p w14:paraId="07BAECD1" w14:textId="7BFB0008" w:rsidR="005F0FB0" w:rsidRDefault="31B0E307">
            <w:r>
              <w:t>Fue negada</w:t>
            </w:r>
          </w:p>
        </w:tc>
      </w:tr>
    </w:tbl>
    <w:p w14:paraId="23742D09" w14:textId="77777777" w:rsidR="005F0FB0" w:rsidRDefault="005F0FB0" w:rsidP="00E33ADC"/>
    <w:p w14:paraId="70FA0FBD" w14:textId="071555ED" w:rsidR="00927FE3" w:rsidRPr="00607F79" w:rsidRDefault="00927FE3" w:rsidP="00607F79">
      <w:pPr>
        <w:pStyle w:val="Heading2"/>
      </w:pPr>
      <w:bookmarkStart w:id="215" w:name="_Toc200962914"/>
      <w:r w:rsidRPr="00607F79">
        <w:t>Apply Online Now</w:t>
      </w:r>
      <w:bookmarkEnd w:id="215"/>
      <w:r w:rsidR="00C57BA9">
        <w:t xml:space="preserve"> (text)</w:t>
      </w:r>
    </w:p>
    <w:tbl>
      <w:tblPr>
        <w:tblStyle w:val="TableGrid"/>
        <w:tblW w:w="0" w:type="auto"/>
        <w:tblLook w:val="04A0" w:firstRow="1" w:lastRow="0" w:firstColumn="1" w:lastColumn="0" w:noHBand="0" w:noVBand="1"/>
      </w:tblPr>
      <w:tblGrid>
        <w:gridCol w:w="5395"/>
        <w:gridCol w:w="5395"/>
      </w:tblGrid>
      <w:tr w:rsidR="00C57BA9" w14:paraId="5004A070" w14:textId="77777777" w:rsidTr="58F249CE">
        <w:tc>
          <w:tcPr>
            <w:tcW w:w="5395" w:type="dxa"/>
          </w:tcPr>
          <w:p w14:paraId="7CD2730C" w14:textId="77777777" w:rsidR="00C57BA9" w:rsidRDefault="00C57BA9">
            <w:r>
              <w:t>English</w:t>
            </w:r>
          </w:p>
        </w:tc>
        <w:tc>
          <w:tcPr>
            <w:tcW w:w="5395" w:type="dxa"/>
          </w:tcPr>
          <w:p w14:paraId="30949AD5" w14:textId="77777777" w:rsidR="00C57BA9" w:rsidRDefault="00C57BA9">
            <w:r>
              <w:t>Spanish</w:t>
            </w:r>
          </w:p>
        </w:tc>
      </w:tr>
      <w:tr w:rsidR="00C57BA9" w14:paraId="60D57092" w14:textId="77777777" w:rsidTr="58F249CE">
        <w:tc>
          <w:tcPr>
            <w:tcW w:w="5395" w:type="dxa"/>
          </w:tcPr>
          <w:p w14:paraId="10149FC6" w14:textId="3F4DE961" w:rsidR="00487226" w:rsidRDefault="00487226" w:rsidP="00C57BA9">
            <w:r>
              <w:t>Apply Online Now</w:t>
            </w:r>
          </w:p>
          <w:p w14:paraId="3C93B3F2" w14:textId="77777777" w:rsidR="00487226" w:rsidRDefault="00487226" w:rsidP="00C57BA9"/>
          <w:p w14:paraId="7FECBA19" w14:textId="77777777" w:rsidR="00C57BA9" w:rsidRDefault="00C57BA9" w:rsidP="00C57BA9">
            <w:r>
              <w:t>This application will help us determine if you are eligible for financial assistance.</w:t>
            </w:r>
          </w:p>
          <w:p w14:paraId="37AC545B" w14:textId="77777777" w:rsidR="00C57BA9" w:rsidRDefault="00C57BA9" w:rsidP="00C57BA9"/>
          <w:p w14:paraId="692D09E3" w14:textId="77777777" w:rsidR="00C57BA9" w:rsidRPr="00607F79" w:rsidRDefault="00C57BA9" w:rsidP="00C57BA9">
            <w:pPr>
              <w:rPr>
                <w:color w:val="FF0000"/>
              </w:rPr>
            </w:pPr>
            <w:r w:rsidRPr="00927FE3">
              <w:t>We encourage you to submit your application as soon as possible to assist you in managing your medical costs</w:t>
            </w:r>
            <w:r w:rsidRPr="00607F79">
              <w:rPr>
                <w:color w:val="FF0000"/>
              </w:rPr>
              <w:t>. [INSERT any client-specific information or guidelines here…  Example: “The application must be submitted within</w:t>
            </w:r>
            <w:commentRangeStart w:id="216"/>
            <w:r w:rsidRPr="00607F79">
              <w:rPr>
                <w:color w:val="FF0000"/>
              </w:rPr>
              <w:t xml:space="preserve"> 240 days of receipt of your first billing statement for the service for which you are requesting financial assistance.</w:t>
            </w:r>
            <w:commentRangeEnd w:id="216"/>
            <w:r w:rsidRPr="00607F79">
              <w:rPr>
                <w:rStyle w:val="CommentReference"/>
                <w:color w:val="FF0000"/>
                <w:sz w:val="24"/>
                <w:szCs w:val="24"/>
              </w:rPr>
              <w:commentReference w:id="216"/>
            </w:r>
            <w:r w:rsidRPr="00607F79">
              <w:rPr>
                <w:color w:val="FF0000"/>
              </w:rPr>
              <w:t>”]</w:t>
            </w:r>
          </w:p>
          <w:p w14:paraId="7FE139B4" w14:textId="77777777" w:rsidR="00C57BA9" w:rsidRPr="00927FE3" w:rsidRDefault="00C57BA9" w:rsidP="00C57BA9"/>
          <w:p w14:paraId="7E6FB256" w14:textId="77777777" w:rsidR="00C57BA9" w:rsidRPr="001A50D3" w:rsidRDefault="00C57BA9" w:rsidP="00C57BA9">
            <w:pPr>
              <w:rPr>
                <w:color w:val="EE0000"/>
              </w:rPr>
            </w:pPr>
            <w:r>
              <w:t xml:space="preserve">To apply for financial assistance, complete each section of the application below.  </w:t>
            </w:r>
            <w:r w:rsidRPr="00927FE3">
              <w:t xml:space="preserve">You may start your application </w:t>
            </w:r>
            <w:r>
              <w:t>at any time.  I</w:t>
            </w:r>
            <w:r w:rsidRPr="00927FE3">
              <w:t>f you need to leave, you complete the application later.</w:t>
            </w:r>
            <w:r>
              <w:t xml:space="preserve">  </w:t>
            </w:r>
            <w:r w:rsidRPr="001A50D3">
              <w:rPr>
                <w:color w:val="EE0000"/>
              </w:rPr>
              <w:t>Your information will be saved for two weeks.</w:t>
            </w:r>
          </w:p>
          <w:p w14:paraId="56748249" w14:textId="77777777" w:rsidR="00C57BA9" w:rsidRDefault="00C57BA9"/>
        </w:tc>
        <w:tc>
          <w:tcPr>
            <w:tcW w:w="5395" w:type="dxa"/>
          </w:tcPr>
          <w:p w14:paraId="059E5A88" w14:textId="29156B2A" w:rsidR="00C57BA9" w:rsidRPr="009015A9" w:rsidRDefault="2400DE37" w:rsidP="34783B7A">
            <w:pPr>
              <w:rPr>
                <w:rFonts w:ascii="Aptos" w:eastAsia="Aptos" w:hAnsi="Aptos" w:cs="Arial"/>
                <w:color w:val="000000" w:themeColor="text1"/>
                <w:lang w:val="es-US"/>
              </w:rPr>
            </w:pPr>
            <w:r w:rsidRPr="009015A9">
              <w:rPr>
                <w:rFonts w:ascii="Aptos" w:eastAsia="Aptos" w:hAnsi="Aptos" w:cs="Arial"/>
                <w:color w:val="000000" w:themeColor="text1"/>
                <w:lang w:val="es-US"/>
              </w:rPr>
              <w:t>Haga su Solicitud en Línea Ahora Mismo</w:t>
            </w:r>
          </w:p>
          <w:p w14:paraId="1A878270" w14:textId="42335AAB" w:rsidR="00C57BA9" w:rsidRPr="009015A9" w:rsidRDefault="00C57BA9" w:rsidP="19A4A035">
            <w:pPr>
              <w:rPr>
                <w:rFonts w:ascii="Aptos" w:eastAsia="Aptos" w:hAnsi="Aptos" w:cs="Arial"/>
                <w:color w:val="000000" w:themeColor="text1"/>
                <w:lang w:val="es-US"/>
              </w:rPr>
            </w:pPr>
          </w:p>
          <w:p w14:paraId="517FDA8E" w14:textId="2DF60BB7" w:rsidR="00C57BA9" w:rsidRPr="009015A9" w:rsidRDefault="2400DE37" w:rsidP="34783B7A">
            <w:pPr>
              <w:rPr>
                <w:rFonts w:ascii="Aptos" w:eastAsia="Aptos" w:hAnsi="Aptos" w:cs="Arial"/>
                <w:color w:val="000000" w:themeColor="text1"/>
                <w:lang w:val="es-US"/>
              </w:rPr>
            </w:pPr>
            <w:r w:rsidRPr="009015A9">
              <w:rPr>
                <w:rFonts w:ascii="Aptos" w:eastAsia="Aptos" w:hAnsi="Aptos" w:cs="Arial"/>
                <w:color w:val="000000" w:themeColor="text1"/>
                <w:lang w:val="es-US"/>
              </w:rPr>
              <w:t>Esta solicitud nos ayudará a determinar si usted reúne los requisitos para recibir ayuda financiera.</w:t>
            </w:r>
          </w:p>
          <w:p w14:paraId="11D9E173" w14:textId="6B555035" w:rsidR="00C57BA9" w:rsidRPr="009015A9" w:rsidRDefault="00C57BA9" w:rsidP="44AD4648">
            <w:pPr>
              <w:rPr>
                <w:rFonts w:ascii="Aptos" w:eastAsia="Aptos" w:hAnsi="Aptos" w:cs="Arial"/>
                <w:color w:val="000000" w:themeColor="text1"/>
                <w:lang w:val="es-US"/>
              </w:rPr>
            </w:pPr>
          </w:p>
          <w:p w14:paraId="4001E853" w14:textId="20AAAE90" w:rsidR="00C57BA9" w:rsidRDefault="6DF200DB" w:rsidP="34783B7A">
            <w:pPr>
              <w:rPr>
                <w:color w:val="FF0000"/>
              </w:rPr>
            </w:pPr>
            <w:r w:rsidRPr="58F249CE">
              <w:rPr>
                <w:rFonts w:ascii="Aptos" w:eastAsia="Aptos" w:hAnsi="Aptos" w:cs="Arial"/>
                <w:color w:val="000000" w:themeColor="text1"/>
                <w:lang w:val="es-US"/>
              </w:rPr>
              <w:t xml:space="preserve">Le recomendamos que haga su solicitud lo antes posible para que le ayudemos a manejar sus </w:t>
            </w:r>
            <w:r w:rsidR="79B4413D" w:rsidRPr="58F249CE">
              <w:rPr>
                <w:rFonts w:ascii="Aptos" w:eastAsia="Aptos" w:hAnsi="Aptos" w:cs="Arial"/>
                <w:color w:val="000000" w:themeColor="text1"/>
                <w:lang w:val="es-US"/>
              </w:rPr>
              <w:t>cos</w:t>
            </w:r>
            <w:r w:rsidRPr="58F249CE">
              <w:rPr>
                <w:rFonts w:ascii="Aptos" w:eastAsia="Aptos" w:hAnsi="Aptos" w:cs="Arial"/>
                <w:color w:val="000000" w:themeColor="text1"/>
                <w:lang w:val="es-US"/>
              </w:rPr>
              <w:t>tos médicos.</w:t>
            </w:r>
            <w:r w:rsidR="32D5D4EE" w:rsidRPr="58F249CE">
              <w:rPr>
                <w:rFonts w:ascii="Aptos" w:eastAsia="Aptos" w:hAnsi="Aptos" w:cs="Arial"/>
                <w:color w:val="000000" w:themeColor="text1"/>
                <w:lang w:val="es-US"/>
              </w:rPr>
              <w:t xml:space="preserve"> </w:t>
            </w:r>
            <w:r w:rsidR="32D5D4EE" w:rsidRPr="58F249CE">
              <w:rPr>
                <w:color w:val="FF0000"/>
              </w:rPr>
              <w:t>[INSERT any client-specific information or guidelines here…  Example: “The application must be submitted within</w:t>
            </w:r>
            <w:commentRangeStart w:id="217"/>
            <w:r w:rsidR="32D5D4EE" w:rsidRPr="58F249CE">
              <w:rPr>
                <w:color w:val="FF0000"/>
              </w:rPr>
              <w:t xml:space="preserve"> 240 days of receipt of your first billing statement for the service for which you are requesting financial assistance.</w:t>
            </w:r>
            <w:commentRangeEnd w:id="217"/>
            <w:r w:rsidR="2400DE37" w:rsidRPr="58F249CE">
              <w:rPr>
                <w:rStyle w:val="CommentReference"/>
                <w:color w:val="FF0000"/>
                <w:sz w:val="24"/>
                <w:szCs w:val="24"/>
              </w:rPr>
              <w:commentReference w:id="217"/>
            </w:r>
            <w:r w:rsidR="32D5D4EE" w:rsidRPr="58F249CE">
              <w:rPr>
                <w:color w:val="FF0000"/>
              </w:rPr>
              <w:t>”]</w:t>
            </w:r>
          </w:p>
          <w:p w14:paraId="7E301D6F" w14:textId="3E0EA1C9" w:rsidR="00C57BA9" w:rsidRDefault="00C57BA9">
            <w:pPr>
              <w:rPr>
                <w:rFonts w:ascii="Aptos" w:eastAsia="Aptos" w:hAnsi="Aptos" w:cs="Arial"/>
              </w:rPr>
            </w:pPr>
          </w:p>
          <w:p w14:paraId="4EB7160B" w14:textId="547F5D74" w:rsidR="00C57BA9" w:rsidRDefault="724571D1">
            <w:pPr>
              <w:rPr>
                <w:color w:val="EE0000"/>
                <w:lang w:val="es-ES"/>
              </w:rPr>
            </w:pPr>
            <w:r w:rsidRPr="6793E1CD">
              <w:rPr>
                <w:rFonts w:ascii="Aptos" w:eastAsia="Aptos" w:hAnsi="Aptos" w:cs="Arial"/>
                <w:color w:val="000000" w:themeColor="text1"/>
                <w:lang w:val="es-ES"/>
              </w:rPr>
              <w:t xml:space="preserve">Para solicitar ayuda financiera, complete cada sección de la solicitud que se encuentra a continuación. Puede usted empezar su solicitud en cualquier momento, o si lo necesita, puede llenarla más tarde. </w:t>
            </w:r>
            <w:r w:rsidRPr="59FCFBAC">
              <w:rPr>
                <w:rFonts w:ascii="Aptos" w:eastAsia="Aptos" w:hAnsi="Aptos" w:cs="Arial"/>
                <w:color w:val="FF0000"/>
                <w:lang w:val="es-ES"/>
              </w:rPr>
              <w:t>Su información será guardada por dos semanas.</w:t>
            </w:r>
          </w:p>
        </w:tc>
      </w:tr>
    </w:tbl>
    <w:p w14:paraId="5BDEED44" w14:textId="77777777" w:rsidR="00C57BA9" w:rsidRDefault="00C57BA9" w:rsidP="005A3FCE"/>
    <w:p w14:paraId="4849A9B4" w14:textId="0D90DAD2" w:rsidR="00E83F9A" w:rsidRDefault="00E83F9A" w:rsidP="009B7EB7">
      <w:pPr>
        <w:pStyle w:val="Heading3"/>
      </w:pPr>
      <w:r>
        <w:t xml:space="preserve">Application </w:t>
      </w:r>
      <w:commentRangeStart w:id="218"/>
      <w:commentRangeStart w:id="219"/>
      <w:r>
        <w:t>– Personal Information</w:t>
      </w:r>
      <w:commentRangeEnd w:id="218"/>
      <w:r w:rsidR="00322207">
        <w:rPr>
          <w:rStyle w:val="CommentReference"/>
          <w:sz w:val="28"/>
          <w:szCs w:val="28"/>
        </w:rPr>
        <w:commentReference w:id="218"/>
      </w:r>
      <w:commentRangeEnd w:id="219"/>
      <w:r>
        <w:rPr>
          <w:rStyle w:val="CommentReference"/>
        </w:rPr>
        <w:commentReference w:id="219"/>
      </w:r>
      <w:r w:rsidR="00C57BA9">
        <w:t xml:space="preserve"> Page (text)</w:t>
      </w:r>
    </w:p>
    <w:tbl>
      <w:tblPr>
        <w:tblStyle w:val="TableGrid"/>
        <w:tblW w:w="0" w:type="auto"/>
        <w:tblLook w:val="04A0" w:firstRow="1" w:lastRow="0" w:firstColumn="1" w:lastColumn="0" w:noHBand="0" w:noVBand="1"/>
      </w:tblPr>
      <w:tblGrid>
        <w:gridCol w:w="5395"/>
        <w:gridCol w:w="5395"/>
      </w:tblGrid>
      <w:tr w:rsidR="00487226" w14:paraId="0F7FAC5A" w14:textId="77777777" w:rsidTr="00B155FA">
        <w:tc>
          <w:tcPr>
            <w:tcW w:w="5395" w:type="dxa"/>
          </w:tcPr>
          <w:p w14:paraId="39E79880" w14:textId="77777777" w:rsidR="00487226" w:rsidRDefault="00487226">
            <w:r>
              <w:t>English</w:t>
            </w:r>
          </w:p>
        </w:tc>
        <w:tc>
          <w:tcPr>
            <w:tcW w:w="5395" w:type="dxa"/>
          </w:tcPr>
          <w:p w14:paraId="04D23674" w14:textId="77777777" w:rsidR="00487226" w:rsidRDefault="00487226">
            <w:r>
              <w:t>Spanish</w:t>
            </w:r>
          </w:p>
        </w:tc>
      </w:tr>
      <w:tr w:rsidR="00487226" w:rsidRPr="00AC1C19" w14:paraId="12634035" w14:textId="77777777" w:rsidTr="00B155FA">
        <w:tc>
          <w:tcPr>
            <w:tcW w:w="5395" w:type="dxa"/>
          </w:tcPr>
          <w:p w14:paraId="63D1C1E7" w14:textId="0A7BE890" w:rsidR="003E6AB9" w:rsidRDefault="003E6AB9" w:rsidP="00487226">
            <w:r>
              <w:t>Personal Information</w:t>
            </w:r>
          </w:p>
          <w:p w14:paraId="4572B7C8" w14:textId="77777777" w:rsidR="003E6AB9" w:rsidRDefault="003E6AB9" w:rsidP="00487226"/>
          <w:p w14:paraId="12106D52" w14:textId="77777777" w:rsidR="00487226" w:rsidRDefault="00487226" w:rsidP="00487226">
            <w:r>
              <w:t>Parts of the application are</w:t>
            </w:r>
            <w:r w:rsidRPr="00B3713A">
              <w:t xml:space="preserve"> </w:t>
            </w:r>
            <w:r>
              <w:t>already completed</w:t>
            </w:r>
            <w:r w:rsidRPr="00B3713A">
              <w:t xml:space="preserve"> </w:t>
            </w:r>
            <w:r>
              <w:t>based on the records you’ve provided to us</w:t>
            </w:r>
            <w:r w:rsidRPr="00B3713A">
              <w:t xml:space="preserve">. </w:t>
            </w:r>
            <w:r>
              <w:t xml:space="preserve">Please review this information to make sure it is accurate.  If you need to make a correction, please update the information in the </w:t>
            </w:r>
            <w:r w:rsidRPr="001B1CE1">
              <w:rPr>
                <w:highlight w:val="green"/>
              </w:rPr>
              <w:t>My Profile</w:t>
            </w:r>
            <w:r>
              <w:t xml:space="preserve"> section of the portal.</w:t>
            </w:r>
          </w:p>
          <w:p w14:paraId="7B4DA19A" w14:textId="77777777" w:rsidR="00487226" w:rsidRDefault="00487226"/>
        </w:tc>
        <w:tc>
          <w:tcPr>
            <w:tcW w:w="5395" w:type="dxa"/>
          </w:tcPr>
          <w:p w14:paraId="1C456DA1" w14:textId="660DB27F" w:rsidR="00487226" w:rsidRPr="00F72956" w:rsidRDefault="39D15A4E" w:rsidP="15220A99">
            <w:pPr>
              <w:rPr>
                <w:rFonts w:ascii="Aptos" w:eastAsia="Aptos" w:hAnsi="Aptos" w:cs="Arial"/>
                <w:color w:val="000000" w:themeColor="text1"/>
                <w:lang w:val="es-US"/>
              </w:rPr>
            </w:pPr>
            <w:r w:rsidRPr="00F72956">
              <w:rPr>
                <w:rFonts w:ascii="Aptos" w:eastAsia="Aptos" w:hAnsi="Aptos" w:cs="Arial"/>
                <w:color w:val="000000" w:themeColor="text1"/>
                <w:lang w:val="es-US"/>
              </w:rPr>
              <w:t>Datos Personales</w:t>
            </w:r>
          </w:p>
          <w:p w14:paraId="23DED344" w14:textId="1F64A747" w:rsidR="00487226" w:rsidRPr="00F72956" w:rsidRDefault="00487226" w:rsidP="15220A99">
            <w:pPr>
              <w:rPr>
                <w:rFonts w:ascii="Aptos" w:eastAsia="Aptos" w:hAnsi="Aptos" w:cs="Arial"/>
                <w:color w:val="000000" w:themeColor="text1"/>
                <w:lang w:val="es-US"/>
              </w:rPr>
            </w:pPr>
          </w:p>
          <w:p w14:paraId="6C3D9AA9" w14:textId="64F00150" w:rsidR="00487226" w:rsidRDefault="39D15A4E">
            <w:pPr>
              <w:rPr>
                <w:rFonts w:ascii="Aptos" w:eastAsia="Aptos" w:hAnsi="Aptos" w:cs="Arial"/>
                <w:color w:val="000000" w:themeColor="text1"/>
                <w:lang w:val="es-ES"/>
              </w:rPr>
            </w:pPr>
            <w:r w:rsidRPr="17E5464F">
              <w:rPr>
                <w:rFonts w:ascii="Aptos" w:eastAsia="Aptos" w:hAnsi="Aptos" w:cs="Arial"/>
                <w:color w:val="000000" w:themeColor="text1"/>
                <w:lang w:val="es-ES"/>
              </w:rPr>
              <w:t xml:space="preserve">Algunas partes de la solicitud ya están completadas de acuerdo con los datos que nos ha dado. Por favor, revise </w:t>
            </w:r>
            <w:r w:rsidR="37C49FC4" w:rsidRPr="17E5464F">
              <w:rPr>
                <w:rFonts w:ascii="Aptos" w:eastAsia="Aptos" w:hAnsi="Aptos" w:cs="Arial"/>
                <w:color w:val="000000" w:themeColor="text1"/>
                <w:lang w:val="es-ES"/>
              </w:rPr>
              <w:t>l</w:t>
            </w:r>
            <w:r w:rsidR="3C690E2C" w:rsidRPr="17E5464F">
              <w:rPr>
                <w:rFonts w:ascii="Aptos" w:eastAsia="Aptos" w:hAnsi="Aptos" w:cs="Arial"/>
                <w:color w:val="000000" w:themeColor="text1"/>
                <w:lang w:val="es-ES"/>
              </w:rPr>
              <w:t>a</w:t>
            </w:r>
            <w:r w:rsidRPr="17E5464F">
              <w:rPr>
                <w:rFonts w:ascii="Aptos" w:eastAsia="Aptos" w:hAnsi="Aptos" w:cs="Arial"/>
                <w:color w:val="000000" w:themeColor="text1"/>
                <w:lang w:val="es-ES"/>
              </w:rPr>
              <w:t xml:space="preserve"> información para asegurarse de que es </w:t>
            </w:r>
            <w:r w:rsidR="53F043DC" w:rsidRPr="17E5464F">
              <w:rPr>
                <w:rFonts w:ascii="Aptos" w:eastAsia="Aptos" w:hAnsi="Aptos" w:cs="Arial"/>
                <w:color w:val="000000" w:themeColor="text1"/>
                <w:lang w:val="es-ES"/>
              </w:rPr>
              <w:t xml:space="preserve">la </w:t>
            </w:r>
            <w:r w:rsidR="3C690E2C" w:rsidRPr="17E5464F">
              <w:rPr>
                <w:rFonts w:ascii="Aptos" w:eastAsia="Aptos" w:hAnsi="Aptos" w:cs="Arial"/>
                <w:color w:val="000000" w:themeColor="text1"/>
                <w:lang w:val="es-ES"/>
              </w:rPr>
              <w:t>correcta.</w:t>
            </w:r>
            <w:r w:rsidRPr="17E5464F">
              <w:rPr>
                <w:rFonts w:ascii="Aptos" w:eastAsia="Aptos" w:hAnsi="Aptos" w:cs="Arial"/>
                <w:color w:val="000000" w:themeColor="text1"/>
                <w:lang w:val="es-ES"/>
              </w:rPr>
              <w:t xml:space="preserve"> Si necesita hacer alguna </w:t>
            </w:r>
            <w:r w:rsidR="4237A73D" w:rsidRPr="17E5464F">
              <w:rPr>
                <w:rFonts w:ascii="Aptos" w:eastAsia="Aptos" w:hAnsi="Aptos" w:cs="Arial"/>
                <w:color w:val="000000" w:themeColor="text1"/>
                <w:lang w:val="es-ES"/>
              </w:rPr>
              <w:t>modificac</w:t>
            </w:r>
            <w:r w:rsidR="3C690E2C" w:rsidRPr="17E5464F">
              <w:rPr>
                <w:rFonts w:ascii="Aptos" w:eastAsia="Aptos" w:hAnsi="Aptos" w:cs="Arial"/>
                <w:color w:val="000000" w:themeColor="text1"/>
                <w:lang w:val="es-ES"/>
              </w:rPr>
              <w:t>ión</w:t>
            </w:r>
            <w:r w:rsidRPr="17E5464F">
              <w:rPr>
                <w:rFonts w:ascii="Aptos" w:eastAsia="Aptos" w:hAnsi="Aptos" w:cs="Arial"/>
                <w:color w:val="000000" w:themeColor="text1"/>
                <w:lang w:val="es-ES"/>
              </w:rPr>
              <w:t xml:space="preserve">, </w:t>
            </w:r>
            <w:r w:rsidR="40285E83" w:rsidRPr="62F3F237">
              <w:rPr>
                <w:rFonts w:ascii="Aptos" w:eastAsia="Aptos" w:hAnsi="Aptos" w:cs="Arial"/>
                <w:color w:val="000000" w:themeColor="text1"/>
                <w:lang w:val="es-ES"/>
              </w:rPr>
              <w:t>hágalo</w:t>
            </w:r>
            <w:r w:rsidRPr="17E5464F">
              <w:rPr>
                <w:rFonts w:ascii="Aptos" w:eastAsia="Aptos" w:hAnsi="Aptos" w:cs="Arial"/>
                <w:color w:val="000000" w:themeColor="text1"/>
                <w:lang w:val="es-ES"/>
              </w:rPr>
              <w:t xml:space="preserve"> en la sección de </w:t>
            </w:r>
            <w:r w:rsidRPr="17E5464F">
              <w:rPr>
                <w:rFonts w:ascii="Aptos" w:eastAsia="Aptos" w:hAnsi="Aptos" w:cs="Arial"/>
                <w:color w:val="000000" w:themeColor="text1"/>
                <w:highlight w:val="green"/>
                <w:lang w:val="es-ES"/>
              </w:rPr>
              <w:t>Mi Perfil</w:t>
            </w:r>
            <w:r w:rsidRPr="17E5464F">
              <w:rPr>
                <w:rFonts w:ascii="Aptos" w:eastAsia="Aptos" w:hAnsi="Aptos" w:cs="Arial"/>
                <w:color w:val="000000" w:themeColor="text1"/>
                <w:lang w:val="es-ES"/>
              </w:rPr>
              <w:t xml:space="preserve"> en el </w:t>
            </w:r>
            <w:r w:rsidR="57E44D2D" w:rsidRPr="323A5805">
              <w:rPr>
                <w:rFonts w:ascii="Aptos" w:eastAsia="Aptos" w:hAnsi="Aptos" w:cs="Arial"/>
                <w:color w:val="000000" w:themeColor="text1"/>
                <w:lang w:val="es-ES"/>
              </w:rPr>
              <w:t>sitio web</w:t>
            </w:r>
            <w:r w:rsidR="00DC3DAE">
              <w:rPr>
                <w:rFonts w:ascii="Aptos" w:eastAsia="Aptos" w:hAnsi="Aptos" w:cs="Arial"/>
                <w:color w:val="000000" w:themeColor="text1"/>
                <w:lang w:val="es-ES"/>
              </w:rPr>
              <w:t>.</w:t>
            </w:r>
          </w:p>
        </w:tc>
      </w:tr>
      <w:tr w:rsidR="00487226" w14:paraId="3805ADA1" w14:textId="77777777" w:rsidTr="00B155FA">
        <w:tc>
          <w:tcPr>
            <w:tcW w:w="5395" w:type="dxa"/>
          </w:tcPr>
          <w:p w14:paraId="58E8CFA6" w14:textId="77777777" w:rsidR="00487226" w:rsidRDefault="00487226" w:rsidP="00487226">
            <w:r>
              <w:t>My information is correct.</w:t>
            </w:r>
          </w:p>
          <w:p w14:paraId="637623B0" w14:textId="77777777" w:rsidR="00487226" w:rsidRDefault="00487226" w:rsidP="00487226"/>
        </w:tc>
        <w:tc>
          <w:tcPr>
            <w:tcW w:w="5395" w:type="dxa"/>
          </w:tcPr>
          <w:p w14:paraId="4643F473" w14:textId="4A4EFC1D" w:rsidR="00487226" w:rsidRDefault="4ACE25C4">
            <w:r>
              <w:t>Mis datos son correctos.</w:t>
            </w:r>
          </w:p>
        </w:tc>
      </w:tr>
    </w:tbl>
    <w:p w14:paraId="3B93B739" w14:textId="77777777" w:rsidR="0084039B" w:rsidRDefault="0084039B" w:rsidP="00B3713A"/>
    <w:p w14:paraId="2A242769" w14:textId="77777777" w:rsidR="00164EB2" w:rsidRDefault="00164EB2" w:rsidP="00E33ADC"/>
    <w:p w14:paraId="3627E590" w14:textId="22729B09" w:rsidR="00BB027C" w:rsidRDefault="00BB027C" w:rsidP="009B7EB7">
      <w:pPr>
        <w:pStyle w:val="Heading3"/>
      </w:pPr>
      <w:r>
        <w:t xml:space="preserve">Application – Insurance </w:t>
      </w:r>
      <w:r w:rsidR="001B1CE1">
        <w:t>Information</w:t>
      </w:r>
      <w:r w:rsidR="00195B68">
        <w:t xml:space="preserve"> (text)</w:t>
      </w:r>
    </w:p>
    <w:tbl>
      <w:tblPr>
        <w:tblStyle w:val="TableGrid"/>
        <w:tblW w:w="0" w:type="auto"/>
        <w:tblLook w:val="04A0" w:firstRow="1" w:lastRow="0" w:firstColumn="1" w:lastColumn="0" w:noHBand="0" w:noVBand="1"/>
      </w:tblPr>
      <w:tblGrid>
        <w:gridCol w:w="5395"/>
        <w:gridCol w:w="5395"/>
      </w:tblGrid>
      <w:tr w:rsidR="00195B68" w14:paraId="7707F12A" w14:textId="77777777" w:rsidTr="00B155FA">
        <w:tc>
          <w:tcPr>
            <w:tcW w:w="5395" w:type="dxa"/>
          </w:tcPr>
          <w:p w14:paraId="21B27C6B" w14:textId="77777777" w:rsidR="00195B68" w:rsidRDefault="00195B68">
            <w:r>
              <w:t>English</w:t>
            </w:r>
          </w:p>
        </w:tc>
        <w:tc>
          <w:tcPr>
            <w:tcW w:w="5395" w:type="dxa"/>
          </w:tcPr>
          <w:p w14:paraId="575BC7AC" w14:textId="77777777" w:rsidR="00195B68" w:rsidRDefault="00195B68">
            <w:r>
              <w:t>Spanish</w:t>
            </w:r>
          </w:p>
        </w:tc>
      </w:tr>
      <w:tr w:rsidR="00195B68" w:rsidRPr="00AC1C19" w14:paraId="5A19ED78" w14:textId="77777777" w:rsidTr="00B155FA">
        <w:tc>
          <w:tcPr>
            <w:tcW w:w="5395" w:type="dxa"/>
          </w:tcPr>
          <w:p w14:paraId="58E29F43" w14:textId="61E241A1" w:rsidR="003E6AB9" w:rsidRDefault="003E6AB9" w:rsidP="00195B68">
            <w:r>
              <w:t>Insurance Information</w:t>
            </w:r>
          </w:p>
          <w:p w14:paraId="1609794B" w14:textId="77777777" w:rsidR="003E6AB9" w:rsidRDefault="003E6AB9" w:rsidP="00195B68"/>
          <w:p w14:paraId="2FB8025D" w14:textId="77777777" w:rsidR="00195B68" w:rsidRPr="001B1CE1" w:rsidRDefault="00195B68" w:rsidP="00195B68">
            <w:r>
              <w:t>There are many types of insurances that may help pay your bill.  We ask you to answer questions about insurance to help us identify alternative insurances on your behalf.</w:t>
            </w:r>
          </w:p>
          <w:p w14:paraId="0CFE6B4A" w14:textId="77777777" w:rsidR="00195B68" w:rsidRDefault="00195B68"/>
        </w:tc>
        <w:tc>
          <w:tcPr>
            <w:tcW w:w="5395" w:type="dxa"/>
          </w:tcPr>
          <w:p w14:paraId="06745C3C" w14:textId="6E4D9BC8" w:rsidR="00195B68" w:rsidRPr="009015A9" w:rsidRDefault="5A05E360" w:rsidP="382100E9">
            <w:pPr>
              <w:rPr>
                <w:rFonts w:ascii="Aptos" w:eastAsia="Aptos" w:hAnsi="Aptos" w:cs="Arial"/>
                <w:color w:val="000000" w:themeColor="text1"/>
                <w:lang w:val="es-US"/>
              </w:rPr>
            </w:pPr>
            <w:r w:rsidRPr="009015A9">
              <w:rPr>
                <w:rFonts w:ascii="Aptos" w:eastAsia="Aptos" w:hAnsi="Aptos" w:cs="Arial"/>
                <w:color w:val="000000" w:themeColor="text1"/>
                <w:lang w:val="es-US"/>
              </w:rPr>
              <w:t>Información Sobre los Seguros</w:t>
            </w:r>
          </w:p>
          <w:p w14:paraId="34257054" w14:textId="1F926476" w:rsidR="00195B68" w:rsidRPr="009015A9" w:rsidRDefault="00195B68" w:rsidP="5EE94E4F">
            <w:pPr>
              <w:rPr>
                <w:rFonts w:ascii="Aptos" w:eastAsia="Aptos" w:hAnsi="Aptos" w:cs="Arial"/>
                <w:color w:val="000000" w:themeColor="text1"/>
                <w:lang w:val="es-US"/>
              </w:rPr>
            </w:pPr>
          </w:p>
          <w:p w14:paraId="0C222B50" w14:textId="3171E06F" w:rsidR="00195B68" w:rsidRDefault="5A05E360" w:rsidP="382100E9">
            <w:pPr>
              <w:rPr>
                <w:rFonts w:ascii="Aptos" w:eastAsia="Aptos" w:hAnsi="Aptos" w:cs="Arial"/>
                <w:color w:val="000000" w:themeColor="text1"/>
                <w:lang w:val="es-ES"/>
              </w:rPr>
            </w:pPr>
            <w:r w:rsidRPr="013ACCF5">
              <w:rPr>
                <w:rFonts w:ascii="Aptos" w:eastAsia="Aptos" w:hAnsi="Aptos" w:cs="Arial"/>
                <w:color w:val="000000" w:themeColor="text1"/>
                <w:lang w:val="es-ES"/>
              </w:rPr>
              <w:t xml:space="preserve">Hay muchos tipos de seguros que </w:t>
            </w:r>
            <w:r w:rsidR="7C4B672A" w:rsidRPr="27F1E909">
              <w:rPr>
                <w:rFonts w:ascii="Aptos" w:eastAsia="Aptos" w:hAnsi="Aptos" w:cs="Arial"/>
                <w:color w:val="000000" w:themeColor="text1"/>
                <w:lang w:val="es-ES"/>
              </w:rPr>
              <w:t>podrían</w:t>
            </w:r>
            <w:r w:rsidRPr="013ACCF5">
              <w:rPr>
                <w:rFonts w:ascii="Aptos" w:eastAsia="Aptos" w:hAnsi="Aptos" w:cs="Arial"/>
                <w:color w:val="000000" w:themeColor="text1"/>
                <w:lang w:val="es-ES"/>
              </w:rPr>
              <w:t xml:space="preserve"> ayudarle a pagar su cuenta. Le pedimos que responda a </w:t>
            </w:r>
            <w:r w:rsidR="1F980583" w:rsidRPr="169F35F4">
              <w:rPr>
                <w:rFonts w:ascii="Aptos" w:eastAsia="Aptos" w:hAnsi="Aptos" w:cs="Arial"/>
                <w:color w:val="000000" w:themeColor="text1"/>
                <w:lang w:val="es-ES"/>
              </w:rPr>
              <w:t>las</w:t>
            </w:r>
            <w:r w:rsidR="7C4B672A" w:rsidRPr="4AD7227D">
              <w:rPr>
                <w:rFonts w:ascii="Aptos" w:eastAsia="Aptos" w:hAnsi="Aptos" w:cs="Arial"/>
                <w:color w:val="000000" w:themeColor="text1"/>
                <w:lang w:val="es-ES"/>
              </w:rPr>
              <w:t xml:space="preserve"> </w:t>
            </w:r>
            <w:r w:rsidRPr="013ACCF5">
              <w:rPr>
                <w:rFonts w:ascii="Aptos" w:eastAsia="Aptos" w:hAnsi="Aptos" w:cs="Arial"/>
                <w:color w:val="000000" w:themeColor="text1"/>
                <w:lang w:val="es-ES"/>
              </w:rPr>
              <w:t xml:space="preserve">preguntas sobre </w:t>
            </w:r>
            <w:r w:rsidR="26E18902" w:rsidRPr="169F35F4">
              <w:rPr>
                <w:rFonts w:ascii="Aptos" w:eastAsia="Aptos" w:hAnsi="Aptos" w:cs="Arial"/>
                <w:color w:val="000000" w:themeColor="text1"/>
                <w:lang w:val="es-ES"/>
              </w:rPr>
              <w:t>los</w:t>
            </w:r>
            <w:r w:rsidR="7C4B672A" w:rsidRPr="169F35F4">
              <w:rPr>
                <w:rFonts w:ascii="Aptos" w:eastAsia="Aptos" w:hAnsi="Aptos" w:cs="Arial"/>
                <w:color w:val="000000" w:themeColor="text1"/>
                <w:lang w:val="es-ES"/>
              </w:rPr>
              <w:t xml:space="preserve"> </w:t>
            </w:r>
            <w:r w:rsidRPr="013ACCF5">
              <w:rPr>
                <w:rFonts w:ascii="Aptos" w:eastAsia="Aptos" w:hAnsi="Aptos" w:cs="Arial"/>
                <w:color w:val="000000" w:themeColor="text1"/>
                <w:lang w:val="es-ES"/>
              </w:rPr>
              <w:t>seguros para ayudarnos a identificar alternativas de seguros para usted.</w:t>
            </w:r>
          </w:p>
          <w:p w14:paraId="0EC19C8D" w14:textId="3460B8EA" w:rsidR="00195B68" w:rsidRPr="009015A9" w:rsidRDefault="00195B68">
            <w:pPr>
              <w:rPr>
                <w:rFonts w:ascii="Aptos" w:eastAsia="Aptos" w:hAnsi="Aptos" w:cs="Arial"/>
                <w:lang w:val="es-US"/>
              </w:rPr>
            </w:pPr>
          </w:p>
          <w:p w14:paraId="1766B427" w14:textId="63707E2A" w:rsidR="00195B68" w:rsidRPr="009015A9" w:rsidRDefault="00195B68">
            <w:pPr>
              <w:rPr>
                <w:lang w:val="es-US"/>
              </w:rPr>
            </w:pPr>
          </w:p>
        </w:tc>
      </w:tr>
      <w:tr w:rsidR="00195B68" w14:paraId="799C3EC2" w14:textId="77777777" w:rsidTr="00B155FA">
        <w:tc>
          <w:tcPr>
            <w:tcW w:w="5395" w:type="dxa"/>
          </w:tcPr>
          <w:p w14:paraId="029FE2A7" w14:textId="77777777" w:rsidR="00195B68" w:rsidRDefault="008635CB" w:rsidP="00195B68">
            <w:r w:rsidRPr="008635CB">
              <w:t xml:space="preserve">Have you applied for or will you apply for federal or state medical assistance or </w:t>
            </w:r>
            <w:commentRangeStart w:id="220"/>
            <w:r w:rsidRPr="008635CB">
              <w:t>have</w:t>
            </w:r>
            <w:commentRangeEnd w:id="220"/>
            <w:r w:rsidRPr="008635CB">
              <w:rPr>
                <w:rStyle w:val="CommentReference"/>
                <w:sz w:val="24"/>
                <w:szCs w:val="24"/>
              </w:rPr>
              <w:commentReference w:id="220"/>
            </w:r>
            <w:r w:rsidRPr="008635CB">
              <w:t xml:space="preserve"> verified your </w:t>
            </w:r>
            <w:commentRangeStart w:id="221"/>
            <w:r w:rsidRPr="008635CB">
              <w:t>health care exchange plan</w:t>
            </w:r>
            <w:commentRangeEnd w:id="221"/>
            <w:r w:rsidR="7061C88C" w:rsidRPr="008635CB">
              <w:rPr>
                <w:rStyle w:val="CommentReference"/>
                <w:sz w:val="24"/>
                <w:szCs w:val="24"/>
              </w:rPr>
              <w:commentReference w:id="221"/>
            </w:r>
            <w:r w:rsidRPr="008635CB">
              <w:t xml:space="preserve"> eligibility?</w:t>
            </w:r>
          </w:p>
          <w:p w14:paraId="4760F127" w14:textId="77777777" w:rsidR="008635CB" w:rsidRDefault="008635CB" w:rsidP="00195B68"/>
          <w:p w14:paraId="7BF06CE0" w14:textId="77777777" w:rsidR="008635CB" w:rsidRDefault="008635CB" w:rsidP="00195B68">
            <w:r>
              <w:t>Yes</w:t>
            </w:r>
          </w:p>
          <w:p w14:paraId="47765F8D" w14:textId="77777777" w:rsidR="008635CB" w:rsidRDefault="008635CB" w:rsidP="00195B68"/>
          <w:p w14:paraId="6B5103ED" w14:textId="6224A456" w:rsidR="008635CB" w:rsidRDefault="008635CB" w:rsidP="00195B68">
            <w:r>
              <w:t>No</w:t>
            </w:r>
          </w:p>
        </w:tc>
        <w:tc>
          <w:tcPr>
            <w:tcW w:w="5395" w:type="dxa"/>
          </w:tcPr>
          <w:p w14:paraId="534AB31C" w14:textId="52AF931A" w:rsidR="00195B68" w:rsidRPr="009015A9" w:rsidRDefault="1CA0739E" w:rsidP="7D78BA60">
            <w:pPr>
              <w:rPr>
                <w:rFonts w:ascii="Aptos" w:eastAsia="Aptos" w:hAnsi="Aptos" w:cs="Arial"/>
                <w:color w:val="000000" w:themeColor="text1"/>
                <w:lang w:val="es-US"/>
              </w:rPr>
            </w:pPr>
            <w:r w:rsidRPr="33CAD425">
              <w:rPr>
                <w:rFonts w:ascii="Aptos" w:eastAsia="Aptos" w:hAnsi="Aptos" w:cs="Arial"/>
                <w:color w:val="000000" w:themeColor="text1"/>
                <w:lang w:val="es-ES"/>
              </w:rPr>
              <w:t>¿Ha solicitado o va a solicitar asistencia médica federal o estatal</w:t>
            </w:r>
            <w:r w:rsidR="6BD4FA76" w:rsidRPr="37F879CA">
              <w:rPr>
                <w:rFonts w:ascii="Aptos" w:eastAsia="Aptos" w:hAnsi="Aptos" w:cs="Arial"/>
                <w:color w:val="000000" w:themeColor="text1"/>
                <w:lang w:val="es-ES"/>
              </w:rPr>
              <w:t>,</w:t>
            </w:r>
            <w:r w:rsidRPr="33CAD425">
              <w:rPr>
                <w:rFonts w:ascii="Aptos" w:eastAsia="Aptos" w:hAnsi="Aptos" w:cs="Arial"/>
                <w:color w:val="000000" w:themeColor="text1"/>
                <w:lang w:val="es-ES"/>
              </w:rPr>
              <w:t xml:space="preserve"> o ha </w:t>
            </w:r>
            <w:r w:rsidR="7387391B" w:rsidRPr="33CAD425">
              <w:rPr>
                <w:rFonts w:ascii="Aptos" w:eastAsia="Aptos" w:hAnsi="Aptos" w:cs="Arial"/>
                <w:color w:val="000000" w:themeColor="text1"/>
                <w:lang w:val="es-ES"/>
              </w:rPr>
              <w:t>revisado</w:t>
            </w:r>
            <w:r w:rsidRPr="33CAD425">
              <w:rPr>
                <w:rFonts w:ascii="Aptos" w:eastAsia="Aptos" w:hAnsi="Aptos" w:cs="Arial"/>
                <w:color w:val="000000" w:themeColor="text1"/>
                <w:lang w:val="es-ES"/>
              </w:rPr>
              <w:t xml:space="preserve"> si califica para el plan de intercambio de asistencia médica</w:t>
            </w:r>
            <w:r w:rsidR="04DCE871" w:rsidRPr="33CAD425">
              <w:rPr>
                <w:rFonts w:ascii="Aptos" w:eastAsia="Aptos" w:hAnsi="Aptos" w:cs="Arial"/>
                <w:color w:val="000000" w:themeColor="text1"/>
                <w:lang w:val="es-ES"/>
              </w:rPr>
              <w:t xml:space="preserve"> </w:t>
            </w:r>
            <w:r w:rsidR="04DCE871" w:rsidRPr="5CE8B0D4">
              <w:rPr>
                <w:rFonts w:ascii="Aptos" w:eastAsia="Aptos" w:hAnsi="Aptos" w:cs="Arial"/>
                <w:color w:val="000000" w:themeColor="text1"/>
                <w:highlight w:val="green"/>
                <w:lang w:val="es-ES"/>
              </w:rPr>
              <w:t>(mercado de seguros médicos)</w:t>
            </w:r>
            <w:r w:rsidR="7387391B" w:rsidRPr="33CAD425">
              <w:rPr>
                <w:rFonts w:ascii="Aptos" w:eastAsia="Aptos" w:hAnsi="Aptos" w:cs="Arial"/>
                <w:color w:val="000000" w:themeColor="text1"/>
                <w:lang w:val="es-ES"/>
              </w:rPr>
              <w:t>?</w:t>
            </w:r>
          </w:p>
          <w:p w14:paraId="7822E059" w14:textId="342FFB64" w:rsidR="00195B68" w:rsidRPr="009015A9" w:rsidRDefault="00195B68" w:rsidP="217ECB04">
            <w:pPr>
              <w:rPr>
                <w:rFonts w:ascii="Aptos" w:eastAsia="Aptos" w:hAnsi="Aptos" w:cs="Arial"/>
                <w:color w:val="000000" w:themeColor="text1"/>
                <w:lang w:val="es-US"/>
              </w:rPr>
            </w:pPr>
          </w:p>
          <w:p w14:paraId="4967D3BC" w14:textId="55A18E92" w:rsidR="00195B68" w:rsidRDefault="1CA0739E" w:rsidP="7D78BA60">
            <w:pPr>
              <w:rPr>
                <w:rFonts w:ascii="Aptos" w:eastAsia="Aptos" w:hAnsi="Aptos" w:cs="Arial"/>
                <w:color w:val="000000" w:themeColor="text1"/>
              </w:rPr>
            </w:pPr>
            <w:r w:rsidRPr="7D78BA60">
              <w:rPr>
                <w:rFonts w:ascii="Aptos" w:eastAsia="Aptos" w:hAnsi="Aptos" w:cs="Arial"/>
                <w:color w:val="000000" w:themeColor="text1"/>
              </w:rPr>
              <w:t>Sí</w:t>
            </w:r>
          </w:p>
          <w:p w14:paraId="72402722" w14:textId="2BC3B347" w:rsidR="00195B68" w:rsidRDefault="00195B68" w:rsidP="217ECB04">
            <w:pPr>
              <w:rPr>
                <w:rFonts w:ascii="Aptos" w:eastAsia="Aptos" w:hAnsi="Aptos" w:cs="Arial"/>
                <w:color w:val="000000" w:themeColor="text1"/>
              </w:rPr>
            </w:pPr>
          </w:p>
          <w:p w14:paraId="4E0111B1" w14:textId="46D231A7" w:rsidR="00195B68" w:rsidRDefault="1CA0739E" w:rsidP="7D78BA60">
            <w:pPr>
              <w:rPr>
                <w:rFonts w:ascii="Aptos" w:eastAsia="Aptos" w:hAnsi="Aptos" w:cs="Arial"/>
                <w:color w:val="000000" w:themeColor="text1"/>
              </w:rPr>
            </w:pPr>
            <w:r w:rsidRPr="7D78BA60">
              <w:rPr>
                <w:rFonts w:ascii="Aptos" w:eastAsia="Aptos" w:hAnsi="Aptos" w:cs="Arial"/>
                <w:color w:val="000000" w:themeColor="text1"/>
              </w:rPr>
              <w:t>No</w:t>
            </w:r>
          </w:p>
          <w:p w14:paraId="1E107D1B" w14:textId="747564E6" w:rsidR="00195B68" w:rsidRDefault="00195B68">
            <w:pPr>
              <w:rPr>
                <w:rFonts w:ascii="Aptos" w:eastAsia="Aptos" w:hAnsi="Aptos" w:cs="Arial"/>
              </w:rPr>
            </w:pPr>
          </w:p>
        </w:tc>
      </w:tr>
      <w:tr w:rsidR="008635CB" w14:paraId="062C8FA0" w14:textId="77777777" w:rsidTr="00B155FA">
        <w:tc>
          <w:tcPr>
            <w:tcW w:w="5395" w:type="dxa"/>
          </w:tcPr>
          <w:p w14:paraId="4596EDF4" w14:textId="77777777" w:rsidR="008635CB" w:rsidRDefault="00904311" w:rsidP="00195B68">
            <w:r w:rsidRPr="00904311">
              <w:t>Do you have a lawsuit settlement, personal injury, or liability claim pending?</w:t>
            </w:r>
          </w:p>
          <w:p w14:paraId="36C34649" w14:textId="77777777" w:rsidR="00904311" w:rsidRDefault="00904311" w:rsidP="00195B68"/>
          <w:p w14:paraId="0F48E3A6" w14:textId="77777777" w:rsidR="00904311" w:rsidRDefault="00904311" w:rsidP="00195B68">
            <w:r>
              <w:t>Yes</w:t>
            </w:r>
          </w:p>
          <w:p w14:paraId="3A09BA18" w14:textId="77777777" w:rsidR="00904311" w:rsidRDefault="00904311" w:rsidP="00195B68"/>
          <w:p w14:paraId="26231335" w14:textId="6616BDF7" w:rsidR="00904311" w:rsidRPr="008635CB" w:rsidRDefault="00904311" w:rsidP="00195B68">
            <w:r>
              <w:t>No</w:t>
            </w:r>
          </w:p>
        </w:tc>
        <w:tc>
          <w:tcPr>
            <w:tcW w:w="5395" w:type="dxa"/>
          </w:tcPr>
          <w:p w14:paraId="661721B2" w14:textId="164CC91A" w:rsidR="008635CB" w:rsidRPr="009015A9" w:rsidRDefault="42F9E851" w:rsidP="2617C930">
            <w:pPr>
              <w:rPr>
                <w:rFonts w:ascii="Aptos" w:eastAsia="Aptos" w:hAnsi="Aptos" w:cs="Arial"/>
                <w:color w:val="000000" w:themeColor="text1"/>
                <w:lang w:val="es-US"/>
              </w:rPr>
            </w:pPr>
            <w:r w:rsidRPr="009015A9">
              <w:rPr>
                <w:rFonts w:ascii="Aptos" w:eastAsia="Aptos" w:hAnsi="Aptos" w:cs="Arial"/>
                <w:color w:val="000000" w:themeColor="text1"/>
                <w:lang w:val="es-US"/>
              </w:rPr>
              <w:t xml:space="preserve">¿Tiene usted pendiente un acuerdo de demanda, una demanda por daños </w:t>
            </w:r>
            <w:r w:rsidR="0322589F" w:rsidRPr="009015A9">
              <w:rPr>
                <w:rFonts w:ascii="Aptos" w:eastAsia="Aptos" w:hAnsi="Aptos" w:cs="Arial"/>
                <w:color w:val="000000" w:themeColor="text1"/>
                <w:lang w:val="es-US"/>
              </w:rPr>
              <w:t>personales</w:t>
            </w:r>
            <w:r w:rsidR="176A1517" w:rsidRPr="009015A9">
              <w:rPr>
                <w:rFonts w:ascii="Aptos" w:eastAsia="Aptos" w:hAnsi="Aptos" w:cs="Arial"/>
                <w:color w:val="000000" w:themeColor="text1"/>
                <w:lang w:val="es-US"/>
              </w:rPr>
              <w:t xml:space="preserve">, </w:t>
            </w:r>
            <w:r w:rsidR="0322589F" w:rsidRPr="009015A9">
              <w:rPr>
                <w:rFonts w:ascii="Aptos" w:eastAsia="Aptos" w:hAnsi="Aptos" w:cs="Arial"/>
                <w:color w:val="000000" w:themeColor="text1"/>
                <w:lang w:val="es-US"/>
              </w:rPr>
              <w:t xml:space="preserve">o </w:t>
            </w:r>
            <w:r w:rsidR="0FC77222" w:rsidRPr="009015A9">
              <w:rPr>
                <w:rFonts w:ascii="Aptos" w:eastAsia="Aptos" w:hAnsi="Aptos" w:cs="Arial"/>
                <w:color w:val="000000" w:themeColor="text1"/>
                <w:lang w:val="es-US"/>
              </w:rPr>
              <w:t>un</w:t>
            </w:r>
            <w:r w:rsidRPr="009015A9">
              <w:rPr>
                <w:rFonts w:ascii="Aptos" w:eastAsia="Aptos" w:hAnsi="Aptos" w:cs="Arial"/>
                <w:color w:val="000000" w:themeColor="text1"/>
                <w:lang w:val="es-US"/>
              </w:rPr>
              <w:t xml:space="preserve"> reclamo por responsabilidad civil?</w:t>
            </w:r>
          </w:p>
          <w:p w14:paraId="62814CB0" w14:textId="106091E3" w:rsidR="008635CB" w:rsidRPr="009015A9" w:rsidRDefault="008635CB" w:rsidP="67000E1E">
            <w:pPr>
              <w:rPr>
                <w:rFonts w:ascii="Aptos" w:eastAsia="Aptos" w:hAnsi="Aptos" w:cs="Arial"/>
                <w:color w:val="000000" w:themeColor="text1"/>
                <w:lang w:val="es-US"/>
              </w:rPr>
            </w:pPr>
          </w:p>
          <w:p w14:paraId="6EB683C5" w14:textId="5B50A20C" w:rsidR="008635CB" w:rsidRDefault="42F9E851" w:rsidP="2617C930">
            <w:pPr>
              <w:rPr>
                <w:rFonts w:ascii="Aptos" w:eastAsia="Aptos" w:hAnsi="Aptos" w:cs="Arial"/>
                <w:color w:val="000000" w:themeColor="text1"/>
              </w:rPr>
            </w:pPr>
            <w:r w:rsidRPr="2617C930">
              <w:rPr>
                <w:rFonts w:ascii="Aptos" w:eastAsia="Aptos" w:hAnsi="Aptos" w:cs="Arial"/>
                <w:color w:val="000000" w:themeColor="text1"/>
              </w:rPr>
              <w:t>Sí</w:t>
            </w:r>
          </w:p>
          <w:p w14:paraId="6FAF03B3" w14:textId="532D5F73" w:rsidR="008635CB" w:rsidRDefault="008635CB" w:rsidP="714A1B35">
            <w:pPr>
              <w:rPr>
                <w:rFonts w:ascii="Aptos" w:eastAsia="Aptos" w:hAnsi="Aptos" w:cs="Arial"/>
                <w:color w:val="000000" w:themeColor="text1"/>
              </w:rPr>
            </w:pPr>
          </w:p>
          <w:p w14:paraId="24CE79D2" w14:textId="766A9DAC" w:rsidR="008635CB" w:rsidRDefault="42F9E851" w:rsidP="2617C930">
            <w:pPr>
              <w:rPr>
                <w:rFonts w:ascii="Aptos" w:eastAsia="Aptos" w:hAnsi="Aptos" w:cs="Arial"/>
                <w:color w:val="000000" w:themeColor="text1"/>
              </w:rPr>
            </w:pPr>
            <w:r w:rsidRPr="2617C930">
              <w:rPr>
                <w:rFonts w:ascii="Aptos" w:eastAsia="Aptos" w:hAnsi="Aptos" w:cs="Arial"/>
                <w:color w:val="000000" w:themeColor="text1"/>
              </w:rPr>
              <w:t>No</w:t>
            </w:r>
          </w:p>
          <w:p w14:paraId="3534B098" w14:textId="0B28E291" w:rsidR="008635CB" w:rsidRDefault="008635CB">
            <w:pPr>
              <w:rPr>
                <w:rFonts w:ascii="Aptos" w:eastAsia="Aptos" w:hAnsi="Aptos" w:cs="Arial"/>
              </w:rPr>
            </w:pPr>
          </w:p>
          <w:p w14:paraId="2AA48FC7" w14:textId="358BAA42" w:rsidR="008635CB" w:rsidRDefault="008635CB"/>
        </w:tc>
      </w:tr>
      <w:tr w:rsidR="00904311" w14:paraId="72839DDA" w14:textId="77777777" w:rsidTr="00B155FA">
        <w:tc>
          <w:tcPr>
            <w:tcW w:w="5395" w:type="dxa"/>
          </w:tcPr>
          <w:p w14:paraId="5F3D018E" w14:textId="77777777" w:rsidR="00904311" w:rsidRDefault="005B0F5E" w:rsidP="00195B68">
            <w:r w:rsidRPr="005B0F5E">
              <w:t>Did you have health insurance within the last three months?</w:t>
            </w:r>
          </w:p>
          <w:p w14:paraId="1AA6A3C2" w14:textId="77777777" w:rsidR="005B0F5E" w:rsidRDefault="005B0F5E" w:rsidP="00195B68"/>
          <w:p w14:paraId="3F46E279" w14:textId="77777777" w:rsidR="005B0F5E" w:rsidRDefault="005B0F5E" w:rsidP="00195B68">
            <w:r>
              <w:t>Yes</w:t>
            </w:r>
          </w:p>
          <w:p w14:paraId="2D786414" w14:textId="77777777" w:rsidR="005B0F5E" w:rsidRDefault="005B0F5E" w:rsidP="00195B68"/>
          <w:p w14:paraId="118F42ED" w14:textId="7B4C3783" w:rsidR="005B0F5E" w:rsidRPr="00904311" w:rsidRDefault="005B0F5E" w:rsidP="00195B68">
            <w:r>
              <w:t>No</w:t>
            </w:r>
          </w:p>
        </w:tc>
        <w:tc>
          <w:tcPr>
            <w:tcW w:w="5395" w:type="dxa"/>
          </w:tcPr>
          <w:p w14:paraId="0C481901" w14:textId="5971DBE0" w:rsidR="00904311" w:rsidRPr="009015A9" w:rsidRDefault="4B9EAB9C" w:rsidP="77686B10">
            <w:pPr>
              <w:rPr>
                <w:rFonts w:ascii="Aptos" w:eastAsia="Aptos" w:hAnsi="Aptos" w:cs="Arial"/>
                <w:color w:val="000000" w:themeColor="text1"/>
                <w:lang w:val="es-US"/>
              </w:rPr>
            </w:pPr>
            <w:r w:rsidRPr="009015A9">
              <w:rPr>
                <w:rFonts w:ascii="Aptos" w:eastAsia="Aptos" w:hAnsi="Aptos" w:cs="Arial"/>
                <w:color w:val="000000" w:themeColor="text1"/>
                <w:lang w:val="es-US"/>
              </w:rPr>
              <w:t xml:space="preserve">¿Ha tenido </w:t>
            </w:r>
            <w:r w:rsidR="7E757E0C" w:rsidRPr="009015A9">
              <w:rPr>
                <w:rFonts w:ascii="Aptos" w:eastAsia="Aptos" w:hAnsi="Aptos" w:cs="Arial"/>
                <w:color w:val="000000" w:themeColor="text1"/>
                <w:lang w:val="es-US"/>
              </w:rPr>
              <w:t xml:space="preserve">un </w:t>
            </w:r>
            <w:r w:rsidR="277ADEFE" w:rsidRPr="009015A9">
              <w:rPr>
                <w:rFonts w:ascii="Aptos" w:eastAsia="Aptos" w:hAnsi="Aptos" w:cs="Arial"/>
                <w:color w:val="000000" w:themeColor="text1"/>
                <w:lang w:val="es-US"/>
              </w:rPr>
              <w:t>seguro</w:t>
            </w:r>
            <w:r w:rsidRPr="009015A9">
              <w:rPr>
                <w:rFonts w:ascii="Aptos" w:eastAsia="Aptos" w:hAnsi="Aptos" w:cs="Arial"/>
                <w:color w:val="000000" w:themeColor="text1"/>
                <w:lang w:val="es-US"/>
              </w:rPr>
              <w:t xml:space="preserve"> médico en los últimos tres meses?</w:t>
            </w:r>
          </w:p>
          <w:p w14:paraId="64EA9076" w14:textId="1E1CAD93" w:rsidR="00904311" w:rsidRPr="009015A9" w:rsidRDefault="00904311" w:rsidP="37DF04D9">
            <w:pPr>
              <w:rPr>
                <w:rFonts w:ascii="Aptos" w:eastAsia="Aptos" w:hAnsi="Aptos" w:cs="Arial"/>
                <w:color w:val="000000" w:themeColor="text1"/>
                <w:lang w:val="es-US"/>
              </w:rPr>
            </w:pPr>
          </w:p>
          <w:p w14:paraId="0A5C56A0" w14:textId="14758FDB" w:rsidR="00904311" w:rsidRDefault="4B9EAB9C" w:rsidP="77686B10">
            <w:pPr>
              <w:rPr>
                <w:rFonts w:ascii="Aptos" w:eastAsia="Aptos" w:hAnsi="Aptos" w:cs="Arial"/>
                <w:color w:val="000000" w:themeColor="text1"/>
              </w:rPr>
            </w:pPr>
            <w:r w:rsidRPr="77686B10">
              <w:rPr>
                <w:rFonts w:ascii="Aptos" w:eastAsia="Aptos" w:hAnsi="Aptos" w:cs="Arial"/>
                <w:color w:val="000000" w:themeColor="text1"/>
              </w:rPr>
              <w:t>Sí</w:t>
            </w:r>
          </w:p>
          <w:p w14:paraId="58DEC3A4" w14:textId="0C59A6C2" w:rsidR="00904311" w:rsidRDefault="00904311" w:rsidP="37DF04D9">
            <w:pPr>
              <w:rPr>
                <w:rFonts w:ascii="Aptos" w:eastAsia="Aptos" w:hAnsi="Aptos" w:cs="Arial"/>
                <w:color w:val="000000" w:themeColor="text1"/>
              </w:rPr>
            </w:pPr>
          </w:p>
          <w:p w14:paraId="61298659" w14:textId="225B4E87" w:rsidR="00904311" w:rsidRDefault="4B9EAB9C" w:rsidP="77686B10">
            <w:pPr>
              <w:rPr>
                <w:rFonts w:ascii="Aptos" w:eastAsia="Aptos" w:hAnsi="Aptos" w:cs="Arial"/>
                <w:color w:val="000000" w:themeColor="text1"/>
              </w:rPr>
            </w:pPr>
            <w:r w:rsidRPr="77686B10">
              <w:rPr>
                <w:rFonts w:ascii="Aptos" w:eastAsia="Aptos" w:hAnsi="Aptos" w:cs="Arial"/>
                <w:color w:val="000000" w:themeColor="text1"/>
              </w:rPr>
              <w:t>No</w:t>
            </w:r>
          </w:p>
          <w:p w14:paraId="400748E0" w14:textId="3F7F4723" w:rsidR="00904311" w:rsidRDefault="00904311">
            <w:pPr>
              <w:rPr>
                <w:rFonts w:ascii="Aptos" w:eastAsia="Aptos" w:hAnsi="Aptos" w:cs="Arial"/>
              </w:rPr>
            </w:pPr>
          </w:p>
        </w:tc>
      </w:tr>
      <w:tr w:rsidR="005B0F5E" w14:paraId="19705DAA" w14:textId="77777777" w:rsidTr="00B155FA">
        <w:tc>
          <w:tcPr>
            <w:tcW w:w="5395" w:type="dxa"/>
          </w:tcPr>
          <w:p w14:paraId="3B84470E" w14:textId="77777777" w:rsidR="005B0F5E" w:rsidRDefault="000B726E" w:rsidP="00195B68">
            <w:r w:rsidRPr="000B726E">
              <w:t>Are your injuries a result of being a victim of a crime?</w:t>
            </w:r>
          </w:p>
          <w:p w14:paraId="04131BCD" w14:textId="77777777" w:rsidR="000B726E" w:rsidRDefault="000B726E" w:rsidP="00195B68"/>
          <w:p w14:paraId="37B0D1D6" w14:textId="77777777" w:rsidR="000B726E" w:rsidRDefault="000B726E" w:rsidP="00195B68">
            <w:r>
              <w:t>Yes</w:t>
            </w:r>
          </w:p>
          <w:p w14:paraId="5486AB31" w14:textId="77777777" w:rsidR="000B726E" w:rsidRDefault="000B726E" w:rsidP="00195B68"/>
          <w:p w14:paraId="72EBF770" w14:textId="4D3308FC" w:rsidR="000B726E" w:rsidRPr="005B0F5E" w:rsidRDefault="000B726E" w:rsidP="00195B68">
            <w:r>
              <w:t>No</w:t>
            </w:r>
          </w:p>
        </w:tc>
        <w:tc>
          <w:tcPr>
            <w:tcW w:w="5395" w:type="dxa"/>
          </w:tcPr>
          <w:p w14:paraId="6AD6FA63" w14:textId="48EFE7A0" w:rsidR="005B0F5E" w:rsidRPr="009015A9" w:rsidRDefault="5584CF64" w:rsidP="1D1BC2A4">
            <w:pPr>
              <w:rPr>
                <w:rFonts w:ascii="Aptos" w:eastAsia="Aptos" w:hAnsi="Aptos" w:cs="Arial"/>
                <w:color w:val="000000" w:themeColor="text1"/>
                <w:lang w:val="es-US"/>
              </w:rPr>
            </w:pPr>
            <w:r w:rsidRPr="009015A9">
              <w:rPr>
                <w:rFonts w:ascii="Aptos" w:eastAsia="Aptos" w:hAnsi="Aptos" w:cs="Arial"/>
                <w:color w:val="000000" w:themeColor="text1"/>
                <w:lang w:val="es-US"/>
              </w:rPr>
              <w:t>¿Sus lesiones se deben a que fue víctima de un delito?</w:t>
            </w:r>
          </w:p>
          <w:p w14:paraId="412E2FB8" w14:textId="5B3858F1" w:rsidR="005B0F5E" w:rsidRPr="009015A9" w:rsidRDefault="005B0F5E" w:rsidP="6F92BED3">
            <w:pPr>
              <w:rPr>
                <w:rFonts w:ascii="Aptos" w:eastAsia="Aptos" w:hAnsi="Aptos" w:cs="Arial"/>
                <w:color w:val="000000" w:themeColor="text1"/>
                <w:lang w:val="es-US"/>
              </w:rPr>
            </w:pPr>
          </w:p>
          <w:p w14:paraId="4765512D" w14:textId="362FE299" w:rsidR="005B0F5E" w:rsidRDefault="5584CF64" w:rsidP="1D1BC2A4">
            <w:pPr>
              <w:rPr>
                <w:rFonts w:ascii="Aptos" w:eastAsia="Aptos" w:hAnsi="Aptos" w:cs="Arial"/>
                <w:color w:val="000000" w:themeColor="text1"/>
              </w:rPr>
            </w:pPr>
            <w:r w:rsidRPr="1D1BC2A4">
              <w:rPr>
                <w:rFonts w:ascii="Aptos" w:eastAsia="Aptos" w:hAnsi="Aptos" w:cs="Arial"/>
                <w:color w:val="000000" w:themeColor="text1"/>
              </w:rPr>
              <w:t>Sí</w:t>
            </w:r>
          </w:p>
          <w:p w14:paraId="56E1CD92" w14:textId="66377943" w:rsidR="005B0F5E" w:rsidRDefault="005B0F5E" w:rsidP="6F92BED3">
            <w:pPr>
              <w:rPr>
                <w:rFonts w:ascii="Aptos" w:eastAsia="Aptos" w:hAnsi="Aptos" w:cs="Arial"/>
                <w:color w:val="000000" w:themeColor="text1"/>
              </w:rPr>
            </w:pPr>
          </w:p>
          <w:p w14:paraId="35CD6BDD" w14:textId="2024230E" w:rsidR="005B0F5E" w:rsidRDefault="5584CF64">
            <w:pPr>
              <w:rPr>
                <w:rFonts w:ascii="Aptos" w:eastAsia="Aptos" w:hAnsi="Aptos" w:cs="Arial"/>
                <w:color w:val="000000" w:themeColor="text1"/>
              </w:rPr>
            </w:pPr>
            <w:r w:rsidRPr="1D1BC2A4">
              <w:rPr>
                <w:rFonts w:ascii="Aptos" w:eastAsia="Aptos" w:hAnsi="Aptos" w:cs="Arial"/>
                <w:color w:val="000000" w:themeColor="text1"/>
              </w:rPr>
              <w:t>No</w:t>
            </w:r>
          </w:p>
          <w:p w14:paraId="61807E0B" w14:textId="0421CB50" w:rsidR="005B0F5E" w:rsidRDefault="005B0F5E"/>
        </w:tc>
      </w:tr>
      <w:tr w:rsidR="000B726E" w14:paraId="51FA979B" w14:textId="77777777" w:rsidTr="00B155FA">
        <w:tc>
          <w:tcPr>
            <w:tcW w:w="5395" w:type="dxa"/>
          </w:tcPr>
          <w:p w14:paraId="5358E9CD" w14:textId="77777777" w:rsidR="000B726E" w:rsidRDefault="003E6AB9" w:rsidP="00195B68">
            <w:r w:rsidRPr="003E6AB9">
              <w:t>Are your injuries a result of a car accident?</w:t>
            </w:r>
          </w:p>
          <w:p w14:paraId="60668776" w14:textId="77777777" w:rsidR="003E6AB9" w:rsidRDefault="003E6AB9" w:rsidP="00195B68"/>
          <w:p w14:paraId="2C325811" w14:textId="77777777" w:rsidR="003E6AB9" w:rsidRDefault="003E6AB9" w:rsidP="00195B68">
            <w:r>
              <w:t>Yes</w:t>
            </w:r>
          </w:p>
          <w:p w14:paraId="3BE7580D" w14:textId="77777777" w:rsidR="003E6AB9" w:rsidRDefault="003E6AB9" w:rsidP="00195B68"/>
          <w:p w14:paraId="4F3FE46E" w14:textId="2040E4A6" w:rsidR="003E6AB9" w:rsidRPr="000B726E" w:rsidRDefault="003E6AB9" w:rsidP="00195B68">
            <w:r>
              <w:t>No</w:t>
            </w:r>
          </w:p>
        </w:tc>
        <w:tc>
          <w:tcPr>
            <w:tcW w:w="5395" w:type="dxa"/>
          </w:tcPr>
          <w:p w14:paraId="2179E1B0" w14:textId="2E9A545D" w:rsidR="000B726E" w:rsidRPr="009015A9" w:rsidRDefault="561356EE" w:rsidP="4DCF6CA0">
            <w:pPr>
              <w:rPr>
                <w:rFonts w:ascii="Aptos" w:eastAsia="Aptos" w:hAnsi="Aptos" w:cs="Arial"/>
                <w:color w:val="000000" w:themeColor="text1"/>
                <w:lang w:val="es-US"/>
              </w:rPr>
            </w:pPr>
            <w:r w:rsidRPr="009015A9">
              <w:rPr>
                <w:rFonts w:ascii="Aptos" w:eastAsia="Aptos" w:hAnsi="Aptos" w:cs="Arial"/>
                <w:color w:val="000000" w:themeColor="text1"/>
                <w:lang w:val="es-US"/>
              </w:rPr>
              <w:t>¿Sus lesiones se deben a un accidente de tráfico?</w:t>
            </w:r>
          </w:p>
          <w:p w14:paraId="7547A6A9" w14:textId="671D8C8F" w:rsidR="000B726E" w:rsidRPr="009015A9" w:rsidRDefault="000B726E" w:rsidP="7EB1C8D2">
            <w:pPr>
              <w:rPr>
                <w:rFonts w:ascii="Aptos" w:eastAsia="Aptos" w:hAnsi="Aptos" w:cs="Arial"/>
                <w:color w:val="000000" w:themeColor="text1"/>
                <w:lang w:val="es-US"/>
              </w:rPr>
            </w:pPr>
          </w:p>
          <w:p w14:paraId="405FFB0C" w14:textId="05AE77E6" w:rsidR="000B726E" w:rsidRDefault="561356EE" w:rsidP="4DCF6CA0">
            <w:pPr>
              <w:rPr>
                <w:rFonts w:ascii="Aptos" w:eastAsia="Aptos" w:hAnsi="Aptos" w:cs="Arial"/>
                <w:color w:val="000000" w:themeColor="text1"/>
              </w:rPr>
            </w:pPr>
            <w:r w:rsidRPr="4DCF6CA0">
              <w:rPr>
                <w:rFonts w:ascii="Aptos" w:eastAsia="Aptos" w:hAnsi="Aptos" w:cs="Arial"/>
                <w:color w:val="000000" w:themeColor="text1"/>
              </w:rPr>
              <w:t>Sí</w:t>
            </w:r>
          </w:p>
          <w:p w14:paraId="58A2F128" w14:textId="4E470BBB" w:rsidR="000B726E" w:rsidRDefault="000B726E" w:rsidP="7EB1C8D2">
            <w:pPr>
              <w:rPr>
                <w:rFonts w:ascii="Aptos" w:eastAsia="Aptos" w:hAnsi="Aptos" w:cs="Arial"/>
                <w:color w:val="000000" w:themeColor="text1"/>
              </w:rPr>
            </w:pPr>
          </w:p>
          <w:p w14:paraId="7C35C800" w14:textId="2FEF4242" w:rsidR="000B726E" w:rsidRDefault="561356EE" w:rsidP="4DCF6CA0">
            <w:pPr>
              <w:rPr>
                <w:rFonts w:ascii="Aptos" w:eastAsia="Aptos" w:hAnsi="Aptos" w:cs="Arial"/>
                <w:color w:val="000000" w:themeColor="text1"/>
              </w:rPr>
            </w:pPr>
            <w:r w:rsidRPr="4DCF6CA0">
              <w:rPr>
                <w:rFonts w:ascii="Aptos" w:eastAsia="Aptos" w:hAnsi="Aptos" w:cs="Arial"/>
                <w:color w:val="000000" w:themeColor="text1"/>
              </w:rPr>
              <w:t>No</w:t>
            </w:r>
          </w:p>
          <w:p w14:paraId="612B376F" w14:textId="75C73F6F" w:rsidR="000B726E" w:rsidRDefault="000B726E">
            <w:pPr>
              <w:rPr>
                <w:rFonts w:ascii="Aptos" w:eastAsia="Aptos" w:hAnsi="Aptos" w:cs="Arial"/>
              </w:rPr>
            </w:pPr>
          </w:p>
        </w:tc>
      </w:tr>
      <w:tr w:rsidR="003E6AB9" w14:paraId="07A07E01" w14:textId="77777777" w:rsidTr="00B155FA">
        <w:tc>
          <w:tcPr>
            <w:tcW w:w="5395" w:type="dxa"/>
          </w:tcPr>
          <w:p w14:paraId="3A41A41F" w14:textId="77777777" w:rsidR="003E6AB9" w:rsidRDefault="003E6AB9" w:rsidP="00195B68">
            <w:r w:rsidRPr="003E6AB9">
              <w:t>Were your injuries sustained at work?</w:t>
            </w:r>
          </w:p>
          <w:p w14:paraId="196D97EA" w14:textId="77777777" w:rsidR="003E6AB9" w:rsidRDefault="003E6AB9" w:rsidP="00195B68"/>
          <w:p w14:paraId="59B63B73" w14:textId="77777777" w:rsidR="003E6AB9" w:rsidRDefault="003E6AB9" w:rsidP="00195B68">
            <w:r>
              <w:t>Yes</w:t>
            </w:r>
          </w:p>
          <w:p w14:paraId="6A85D68F" w14:textId="77777777" w:rsidR="003E6AB9" w:rsidRDefault="003E6AB9" w:rsidP="00195B68"/>
          <w:p w14:paraId="5E26D455" w14:textId="2E57CD36" w:rsidR="003E6AB9" w:rsidRPr="003E6AB9" w:rsidRDefault="003E6AB9" w:rsidP="00195B68">
            <w:r>
              <w:t>No</w:t>
            </w:r>
          </w:p>
        </w:tc>
        <w:tc>
          <w:tcPr>
            <w:tcW w:w="5395" w:type="dxa"/>
          </w:tcPr>
          <w:p w14:paraId="44C192B3" w14:textId="59001ED1" w:rsidR="003E6AB9" w:rsidRPr="009015A9" w:rsidRDefault="6B6D3959" w:rsidP="6CBF633F">
            <w:pPr>
              <w:rPr>
                <w:rFonts w:ascii="Aptos" w:eastAsia="Aptos" w:hAnsi="Aptos" w:cs="Arial"/>
                <w:color w:val="000000" w:themeColor="text1"/>
                <w:lang w:val="es-US"/>
              </w:rPr>
            </w:pPr>
            <w:r w:rsidRPr="009015A9">
              <w:rPr>
                <w:rFonts w:ascii="Aptos" w:eastAsia="Aptos" w:hAnsi="Aptos" w:cs="Arial"/>
                <w:color w:val="000000" w:themeColor="text1"/>
                <w:lang w:val="es-US"/>
              </w:rPr>
              <w:t>¿S</w:t>
            </w:r>
            <w:r w:rsidR="544F237C" w:rsidRPr="009015A9">
              <w:rPr>
                <w:rFonts w:ascii="Aptos" w:eastAsia="Aptos" w:hAnsi="Aptos" w:cs="Arial"/>
                <w:color w:val="000000" w:themeColor="text1"/>
                <w:lang w:val="es-US"/>
              </w:rPr>
              <w:t>e</w:t>
            </w:r>
            <w:r w:rsidRPr="009015A9">
              <w:rPr>
                <w:rFonts w:ascii="Aptos" w:eastAsia="Aptos" w:hAnsi="Aptos" w:cs="Arial"/>
                <w:color w:val="000000" w:themeColor="text1"/>
                <w:lang w:val="es-US"/>
              </w:rPr>
              <w:t xml:space="preserve"> lesionó mientras estaba en el trabajo?</w:t>
            </w:r>
          </w:p>
          <w:p w14:paraId="059A72F0" w14:textId="0072D3A3" w:rsidR="003E6AB9" w:rsidRPr="009015A9" w:rsidRDefault="003E6AB9" w:rsidP="6CBF633F">
            <w:pPr>
              <w:rPr>
                <w:rFonts w:ascii="Aptos" w:eastAsia="Aptos" w:hAnsi="Aptos" w:cs="Arial"/>
                <w:color w:val="000000" w:themeColor="text1"/>
                <w:lang w:val="es-US"/>
              </w:rPr>
            </w:pPr>
          </w:p>
          <w:p w14:paraId="0235FE1B" w14:textId="5FEE77D7" w:rsidR="003E6AB9" w:rsidRDefault="6B6D3959" w:rsidP="6CBF633F">
            <w:pPr>
              <w:rPr>
                <w:rFonts w:ascii="Aptos" w:eastAsia="Aptos" w:hAnsi="Aptos" w:cs="Arial"/>
                <w:color w:val="000000" w:themeColor="text1"/>
              </w:rPr>
            </w:pPr>
            <w:r w:rsidRPr="6CBF633F">
              <w:rPr>
                <w:rFonts w:ascii="Aptos" w:eastAsia="Aptos" w:hAnsi="Aptos" w:cs="Arial"/>
                <w:color w:val="000000" w:themeColor="text1"/>
              </w:rPr>
              <w:t>Sí</w:t>
            </w:r>
          </w:p>
          <w:p w14:paraId="16B414FA" w14:textId="48D31E86" w:rsidR="003E6AB9" w:rsidRDefault="003E6AB9" w:rsidP="76D91B5A">
            <w:pPr>
              <w:rPr>
                <w:rFonts w:ascii="Aptos" w:eastAsia="Aptos" w:hAnsi="Aptos" w:cs="Arial"/>
                <w:color w:val="000000" w:themeColor="text1"/>
              </w:rPr>
            </w:pPr>
          </w:p>
          <w:p w14:paraId="6E8F73C2" w14:textId="4921FD5C" w:rsidR="003E6AB9" w:rsidRDefault="6B6D3959" w:rsidP="6CBF633F">
            <w:pPr>
              <w:rPr>
                <w:rFonts w:ascii="Aptos" w:eastAsia="Aptos" w:hAnsi="Aptos" w:cs="Arial"/>
                <w:color w:val="000000" w:themeColor="text1"/>
              </w:rPr>
            </w:pPr>
            <w:r w:rsidRPr="6CBF633F">
              <w:rPr>
                <w:rFonts w:ascii="Aptos" w:eastAsia="Aptos" w:hAnsi="Aptos" w:cs="Arial"/>
                <w:color w:val="000000" w:themeColor="text1"/>
              </w:rPr>
              <w:t>No</w:t>
            </w:r>
          </w:p>
          <w:p w14:paraId="12ACBB77" w14:textId="5D012C92" w:rsidR="003E6AB9" w:rsidRDefault="003E6AB9"/>
        </w:tc>
      </w:tr>
    </w:tbl>
    <w:p w14:paraId="6632B983" w14:textId="77777777" w:rsidR="00BB027C" w:rsidRPr="00BB027C" w:rsidRDefault="00BB027C" w:rsidP="00BB027C"/>
    <w:p w14:paraId="3FF08DAB" w14:textId="05CC4D01" w:rsidR="00E83F9A" w:rsidRDefault="00E83F9A" w:rsidP="009B7EB7">
      <w:pPr>
        <w:pStyle w:val="Heading3"/>
      </w:pPr>
      <w:r>
        <w:t xml:space="preserve">Application – </w:t>
      </w:r>
      <w:commentRangeStart w:id="222"/>
      <w:commentRangeStart w:id="223"/>
      <w:commentRangeStart w:id="224"/>
      <w:commentRangeStart w:id="225"/>
      <w:commentRangeStart w:id="226"/>
      <w:commentRangeStart w:id="227"/>
      <w:commentRangeStart w:id="228"/>
      <w:r>
        <w:t>Household Information</w:t>
      </w:r>
      <w:commentRangeEnd w:id="222"/>
      <w:r w:rsidR="00A26C63">
        <w:rPr>
          <w:rStyle w:val="CommentReference"/>
          <w:sz w:val="28"/>
          <w:szCs w:val="28"/>
        </w:rPr>
        <w:commentReference w:id="222"/>
      </w:r>
      <w:commentRangeEnd w:id="223"/>
      <w:r>
        <w:rPr>
          <w:rStyle w:val="CommentReference"/>
        </w:rPr>
        <w:commentReference w:id="223"/>
      </w:r>
      <w:commentRangeEnd w:id="224"/>
      <w:r>
        <w:rPr>
          <w:rStyle w:val="CommentReference"/>
        </w:rPr>
        <w:commentReference w:id="224"/>
      </w:r>
      <w:commentRangeEnd w:id="225"/>
      <w:r>
        <w:rPr>
          <w:rStyle w:val="CommentReference"/>
        </w:rPr>
        <w:commentReference w:id="225"/>
      </w:r>
      <w:commentRangeEnd w:id="226"/>
      <w:r>
        <w:rPr>
          <w:rStyle w:val="CommentReference"/>
        </w:rPr>
        <w:commentReference w:id="226"/>
      </w:r>
      <w:commentRangeEnd w:id="227"/>
      <w:r>
        <w:rPr>
          <w:rStyle w:val="CommentReference"/>
        </w:rPr>
        <w:commentReference w:id="227"/>
      </w:r>
      <w:commentRangeEnd w:id="228"/>
      <w:r>
        <w:rPr>
          <w:rStyle w:val="CommentReference"/>
        </w:rPr>
        <w:commentReference w:id="228"/>
      </w:r>
      <w:r w:rsidR="003E6AB9">
        <w:t xml:space="preserve"> (text)</w:t>
      </w:r>
    </w:p>
    <w:tbl>
      <w:tblPr>
        <w:tblStyle w:val="TableGrid"/>
        <w:tblW w:w="0" w:type="auto"/>
        <w:tblLook w:val="04A0" w:firstRow="1" w:lastRow="0" w:firstColumn="1" w:lastColumn="0" w:noHBand="0" w:noVBand="1"/>
      </w:tblPr>
      <w:tblGrid>
        <w:gridCol w:w="5395"/>
        <w:gridCol w:w="5395"/>
      </w:tblGrid>
      <w:tr w:rsidR="003E6AB9" w14:paraId="7EBEC786" w14:textId="77777777" w:rsidTr="00B155FA">
        <w:tc>
          <w:tcPr>
            <w:tcW w:w="5395" w:type="dxa"/>
          </w:tcPr>
          <w:p w14:paraId="23CBA531" w14:textId="77777777" w:rsidR="003E6AB9" w:rsidRDefault="003E6AB9">
            <w:r>
              <w:t>English</w:t>
            </w:r>
          </w:p>
        </w:tc>
        <w:tc>
          <w:tcPr>
            <w:tcW w:w="5395" w:type="dxa"/>
          </w:tcPr>
          <w:p w14:paraId="568D1DD8" w14:textId="77777777" w:rsidR="003E6AB9" w:rsidRDefault="003E6AB9">
            <w:r>
              <w:t>Spanish</w:t>
            </w:r>
          </w:p>
        </w:tc>
      </w:tr>
      <w:tr w:rsidR="003E6AB9" w:rsidRPr="00AC1C19" w14:paraId="07B2C331" w14:textId="77777777" w:rsidTr="00B155FA">
        <w:tc>
          <w:tcPr>
            <w:tcW w:w="5395" w:type="dxa"/>
          </w:tcPr>
          <w:p w14:paraId="00179BFE" w14:textId="77777777" w:rsidR="003E6AB9" w:rsidRDefault="003E6AB9">
            <w:r>
              <w:t>Household Information</w:t>
            </w:r>
          </w:p>
          <w:p w14:paraId="317F09AC" w14:textId="77777777" w:rsidR="003E6AB9" w:rsidRDefault="003E6AB9"/>
          <w:p w14:paraId="530158C2" w14:textId="77777777" w:rsidR="003E6AB9" w:rsidRPr="00A76AF0" w:rsidRDefault="003E6AB9" w:rsidP="003E6AB9">
            <w:r w:rsidRPr="00A76AF0">
              <w:t xml:space="preserve">Your household information </w:t>
            </w:r>
            <w:r>
              <w:t>helps us</w:t>
            </w:r>
            <w:r w:rsidRPr="00A76AF0">
              <w:t xml:space="preserve"> know if you are taking care of others, like kids or family members. If you have more people to take care of, you might need more help.</w:t>
            </w:r>
          </w:p>
          <w:p w14:paraId="75B6DA59" w14:textId="77777777" w:rsidR="003E6AB9" w:rsidRDefault="003E6AB9" w:rsidP="003E6AB9"/>
          <w:p w14:paraId="02E37A4D" w14:textId="77777777" w:rsidR="003E6AB9" w:rsidRDefault="003E6AB9" w:rsidP="003E6AB9">
            <w:r w:rsidRPr="00A76AF0">
              <w:t xml:space="preserve">Please </w:t>
            </w:r>
            <w:r>
              <w:t>tell us how many people are in your household.</w:t>
            </w:r>
          </w:p>
          <w:p w14:paraId="6BD79A16" w14:textId="77777777" w:rsidR="003E6AB9" w:rsidRDefault="003E6AB9" w:rsidP="003E6AB9"/>
          <w:p w14:paraId="102ABF80" w14:textId="493F2E16" w:rsidR="003E6AB9" w:rsidRDefault="003E6AB9" w:rsidP="003E6AB9">
            <w:r>
              <w:t xml:space="preserve"> </w:t>
            </w:r>
            <w:r w:rsidRPr="00F20CDF">
              <w:t>Then, l</w:t>
            </w:r>
            <w:r w:rsidRPr="000870A6">
              <w:t>ist</w:t>
            </w:r>
            <w:r>
              <w:t xml:space="preserve"> each person in your household, </w:t>
            </w:r>
            <w:r w:rsidRPr="00532329">
              <w:t xml:space="preserve">their relationship to you, and their birthdate.  </w:t>
            </w:r>
            <w:r w:rsidRPr="00D058C2">
              <w:rPr>
                <w:u w:val="single"/>
              </w:rPr>
              <w:t>Get help determining your household size.</w:t>
            </w:r>
          </w:p>
          <w:p w14:paraId="5D479AD0" w14:textId="432056F1" w:rsidR="003E6AB9" w:rsidRDefault="003E6AB9"/>
        </w:tc>
        <w:tc>
          <w:tcPr>
            <w:tcW w:w="5395" w:type="dxa"/>
          </w:tcPr>
          <w:p w14:paraId="57413410" w14:textId="056F4C7A" w:rsidR="003E6AB9" w:rsidRPr="009015A9" w:rsidRDefault="1E494B08" w:rsidP="411BE14A">
            <w:pPr>
              <w:rPr>
                <w:rFonts w:ascii="Aptos" w:eastAsia="Aptos" w:hAnsi="Aptos" w:cs="Arial"/>
                <w:color w:val="000000" w:themeColor="text1"/>
                <w:lang w:val="es-US"/>
              </w:rPr>
            </w:pPr>
            <w:r w:rsidRPr="009015A9">
              <w:rPr>
                <w:rFonts w:ascii="Aptos" w:eastAsia="Aptos" w:hAnsi="Aptos" w:cs="Arial"/>
                <w:color w:val="000000" w:themeColor="text1"/>
                <w:lang w:val="es-US"/>
              </w:rPr>
              <w:t xml:space="preserve">Información Sobre su </w:t>
            </w:r>
            <w:r w:rsidR="607B62E1" w:rsidRPr="009015A9">
              <w:rPr>
                <w:rFonts w:ascii="Aptos" w:eastAsia="Aptos" w:hAnsi="Aptos" w:cs="Arial"/>
                <w:color w:val="000000" w:themeColor="text1"/>
                <w:lang w:val="es-US"/>
              </w:rPr>
              <w:t>Unidad Familiar (vivienda/casa/hogar/domicilio/lugar de residencia)</w:t>
            </w:r>
          </w:p>
          <w:p w14:paraId="18E71BE2" w14:textId="43B9772E" w:rsidR="003E6AB9" w:rsidRPr="009015A9" w:rsidRDefault="003E6AB9" w:rsidP="289BB1F7">
            <w:pPr>
              <w:rPr>
                <w:rFonts w:ascii="Aptos" w:eastAsia="Aptos" w:hAnsi="Aptos" w:cs="Arial"/>
                <w:color w:val="000000" w:themeColor="text1"/>
                <w:lang w:val="es-US"/>
              </w:rPr>
            </w:pPr>
          </w:p>
          <w:p w14:paraId="1FF30981" w14:textId="7BE7399C" w:rsidR="003E6AB9" w:rsidRDefault="1E494B08" w:rsidP="411BE14A">
            <w:pPr>
              <w:rPr>
                <w:rFonts w:ascii="Aptos" w:eastAsia="Aptos" w:hAnsi="Aptos" w:cs="Arial"/>
                <w:color w:val="000000" w:themeColor="text1"/>
                <w:lang w:val="es-ES"/>
              </w:rPr>
            </w:pPr>
            <w:r w:rsidRPr="68E076BD">
              <w:rPr>
                <w:rFonts w:ascii="Aptos" w:eastAsia="Aptos" w:hAnsi="Aptos" w:cs="Arial"/>
                <w:color w:val="000000" w:themeColor="text1"/>
                <w:lang w:val="es-ES"/>
              </w:rPr>
              <w:t xml:space="preserve">La información sobre su </w:t>
            </w:r>
            <w:r w:rsidR="343981A8" w:rsidRPr="27C692DE">
              <w:rPr>
                <w:rFonts w:ascii="Aptos" w:eastAsia="Aptos" w:hAnsi="Aptos" w:cs="Arial"/>
                <w:color w:val="000000" w:themeColor="text1"/>
                <w:lang w:val="es-ES"/>
              </w:rPr>
              <w:t xml:space="preserve">unidad </w:t>
            </w:r>
            <w:r w:rsidR="343981A8" w:rsidRPr="16AF27CD">
              <w:rPr>
                <w:rFonts w:ascii="Aptos" w:eastAsia="Aptos" w:hAnsi="Aptos" w:cs="Arial"/>
                <w:color w:val="000000" w:themeColor="text1"/>
                <w:lang w:val="es-ES"/>
              </w:rPr>
              <w:t>familiar</w:t>
            </w:r>
            <w:r w:rsidRPr="68E076BD">
              <w:rPr>
                <w:rFonts w:ascii="Aptos" w:eastAsia="Aptos" w:hAnsi="Aptos" w:cs="Arial"/>
                <w:color w:val="000000" w:themeColor="text1"/>
                <w:lang w:val="es-ES"/>
              </w:rPr>
              <w:t xml:space="preserve"> nos ayuda a </w:t>
            </w:r>
            <w:r w:rsidR="232A2F9A" w:rsidRPr="42C1BEB8">
              <w:rPr>
                <w:rFonts w:ascii="Aptos" w:eastAsia="Aptos" w:hAnsi="Aptos" w:cs="Arial"/>
                <w:color w:val="000000" w:themeColor="text1"/>
                <w:lang w:val="es-ES"/>
              </w:rPr>
              <w:t>saber</w:t>
            </w:r>
            <w:r w:rsidRPr="68E076BD">
              <w:rPr>
                <w:rFonts w:ascii="Aptos" w:eastAsia="Aptos" w:hAnsi="Aptos" w:cs="Arial"/>
                <w:color w:val="000000" w:themeColor="text1"/>
                <w:lang w:val="es-ES"/>
              </w:rPr>
              <w:t xml:space="preserve"> si usted está cuidando a otras personas, </w:t>
            </w:r>
            <w:r w:rsidR="2D8D63EC" w:rsidRPr="2FF34B11">
              <w:rPr>
                <w:rFonts w:ascii="Aptos" w:eastAsia="Aptos" w:hAnsi="Aptos" w:cs="Arial"/>
                <w:color w:val="000000" w:themeColor="text1"/>
                <w:lang w:val="es-ES"/>
              </w:rPr>
              <w:t>por</w:t>
            </w:r>
            <w:r w:rsidR="2D8D63EC" w:rsidRPr="7EE661C9">
              <w:rPr>
                <w:rFonts w:ascii="Aptos" w:eastAsia="Aptos" w:hAnsi="Aptos" w:cs="Arial"/>
                <w:color w:val="000000" w:themeColor="text1"/>
                <w:lang w:val="es-ES"/>
              </w:rPr>
              <w:t xml:space="preserve"> ejemplo</w:t>
            </w:r>
            <w:r w:rsidR="2D8D63EC" w:rsidRPr="6E417616">
              <w:rPr>
                <w:rFonts w:ascii="Aptos" w:eastAsia="Aptos" w:hAnsi="Aptos" w:cs="Arial"/>
                <w:color w:val="000000" w:themeColor="text1"/>
                <w:lang w:val="es-ES"/>
              </w:rPr>
              <w:t>,</w:t>
            </w:r>
            <w:r w:rsidR="2D8D63EC" w:rsidRPr="7EE661C9">
              <w:rPr>
                <w:rFonts w:ascii="Aptos" w:eastAsia="Aptos" w:hAnsi="Aptos" w:cs="Arial"/>
                <w:color w:val="000000" w:themeColor="text1"/>
                <w:lang w:val="es-ES"/>
              </w:rPr>
              <w:t xml:space="preserve"> </w:t>
            </w:r>
            <w:r w:rsidR="232A2F9A" w:rsidRPr="6177C7D5">
              <w:rPr>
                <w:rFonts w:ascii="Aptos" w:eastAsia="Aptos" w:hAnsi="Aptos" w:cs="Arial"/>
                <w:color w:val="000000" w:themeColor="text1"/>
                <w:lang w:val="es-ES"/>
              </w:rPr>
              <w:t>niños</w:t>
            </w:r>
            <w:r w:rsidRPr="68E076BD">
              <w:rPr>
                <w:rFonts w:ascii="Aptos" w:eastAsia="Aptos" w:hAnsi="Aptos" w:cs="Arial"/>
                <w:color w:val="000000" w:themeColor="text1"/>
                <w:lang w:val="es-ES"/>
              </w:rPr>
              <w:t xml:space="preserve"> o familiares</w:t>
            </w:r>
            <w:r w:rsidR="232A2F9A" w:rsidRPr="73A8BF42">
              <w:rPr>
                <w:rFonts w:ascii="Aptos" w:eastAsia="Aptos" w:hAnsi="Aptos" w:cs="Arial"/>
                <w:color w:val="000000" w:themeColor="text1"/>
                <w:lang w:val="es-ES"/>
              </w:rPr>
              <w:t>.</w:t>
            </w:r>
            <w:r w:rsidRPr="68E076BD">
              <w:rPr>
                <w:rFonts w:ascii="Aptos" w:eastAsia="Aptos" w:hAnsi="Aptos" w:cs="Arial"/>
                <w:color w:val="000000" w:themeColor="text1"/>
                <w:lang w:val="es-ES"/>
              </w:rPr>
              <w:t xml:space="preserve"> Si hay más personas bajo su cuidado, es posible que necesite usted más ayuda.</w:t>
            </w:r>
          </w:p>
          <w:p w14:paraId="64873996" w14:textId="65AD6A2D" w:rsidR="003E6AB9" w:rsidRPr="009015A9" w:rsidRDefault="003E6AB9" w:rsidP="289BB1F7">
            <w:pPr>
              <w:rPr>
                <w:rFonts w:ascii="Aptos" w:eastAsia="Aptos" w:hAnsi="Aptos" w:cs="Arial"/>
                <w:color w:val="000000" w:themeColor="text1"/>
                <w:lang w:val="es-US"/>
              </w:rPr>
            </w:pPr>
          </w:p>
          <w:p w14:paraId="2D5651EE" w14:textId="2C3AF6EF" w:rsidR="003E6AB9" w:rsidRPr="009015A9" w:rsidRDefault="1E494B08" w:rsidP="411BE14A">
            <w:pPr>
              <w:rPr>
                <w:rFonts w:ascii="Aptos" w:eastAsia="Aptos" w:hAnsi="Aptos" w:cs="Arial"/>
                <w:color w:val="000000" w:themeColor="text1"/>
                <w:lang w:val="es-US"/>
              </w:rPr>
            </w:pPr>
            <w:r w:rsidRPr="009015A9">
              <w:rPr>
                <w:rFonts w:ascii="Aptos" w:eastAsia="Aptos" w:hAnsi="Aptos" w:cs="Arial"/>
                <w:color w:val="000000" w:themeColor="text1"/>
                <w:lang w:val="es-US"/>
              </w:rPr>
              <w:t>Por favor, díganos cuántas personas viven en su casa.</w:t>
            </w:r>
          </w:p>
          <w:p w14:paraId="45E97453" w14:textId="19F5FCE1" w:rsidR="003E6AB9" w:rsidRPr="009015A9" w:rsidRDefault="003E6AB9">
            <w:pPr>
              <w:rPr>
                <w:rFonts w:ascii="Aptos" w:eastAsia="Aptos" w:hAnsi="Aptos" w:cs="Arial"/>
                <w:lang w:val="es-US"/>
              </w:rPr>
            </w:pPr>
          </w:p>
          <w:p w14:paraId="373F155F" w14:textId="08FF5F6F" w:rsidR="003E6AB9" w:rsidRPr="009015A9" w:rsidRDefault="1FA6E29F" w:rsidP="364A5F22">
            <w:pPr>
              <w:rPr>
                <w:rFonts w:ascii="Aptos" w:eastAsia="Aptos" w:hAnsi="Aptos" w:cs="Arial"/>
                <w:color w:val="000000" w:themeColor="text1"/>
                <w:u w:val="single"/>
                <w:lang w:val="es-US"/>
              </w:rPr>
            </w:pPr>
            <w:r w:rsidRPr="009015A9">
              <w:rPr>
                <w:rFonts w:ascii="Aptos" w:eastAsia="Aptos" w:hAnsi="Aptos" w:cs="Arial"/>
                <w:color w:val="000000" w:themeColor="text1"/>
                <w:lang w:val="es-US"/>
              </w:rPr>
              <w:t xml:space="preserve">A continuación, mencione a cada persona en su </w:t>
            </w:r>
            <w:r w:rsidR="48E88AD2" w:rsidRPr="009015A9">
              <w:rPr>
                <w:rFonts w:ascii="Aptos" w:eastAsia="Aptos" w:hAnsi="Aptos" w:cs="Arial"/>
                <w:color w:val="000000" w:themeColor="text1"/>
                <w:lang w:val="es-US"/>
              </w:rPr>
              <w:t>unidad familiar</w:t>
            </w:r>
            <w:r w:rsidRPr="009015A9">
              <w:rPr>
                <w:rFonts w:ascii="Aptos" w:eastAsia="Aptos" w:hAnsi="Aptos" w:cs="Arial"/>
                <w:color w:val="000000" w:themeColor="text1"/>
                <w:lang w:val="es-US"/>
              </w:rPr>
              <w:t xml:space="preserve">, la relación que tienen con usted, y su fecha de nacimiento. </w:t>
            </w:r>
            <w:r w:rsidRPr="009015A9">
              <w:rPr>
                <w:rFonts w:ascii="Aptos" w:eastAsia="Aptos" w:hAnsi="Aptos" w:cs="Arial"/>
                <w:color w:val="000000" w:themeColor="text1"/>
                <w:u w:val="single"/>
                <w:lang w:val="es-US"/>
              </w:rPr>
              <w:t xml:space="preserve">Obtenga ayuda para determinar el tamaño de </w:t>
            </w:r>
            <w:r w:rsidR="5AA73D67" w:rsidRPr="009015A9">
              <w:rPr>
                <w:rFonts w:ascii="Aptos" w:eastAsia="Aptos" w:hAnsi="Aptos" w:cs="Arial"/>
                <w:color w:val="000000" w:themeColor="text1"/>
                <w:u w:val="single"/>
                <w:lang w:val="es-US"/>
              </w:rPr>
              <w:t>su</w:t>
            </w:r>
            <w:r w:rsidRPr="009015A9">
              <w:rPr>
                <w:rFonts w:ascii="Aptos" w:eastAsia="Aptos" w:hAnsi="Aptos" w:cs="Arial"/>
                <w:color w:val="000000" w:themeColor="text1"/>
                <w:u w:val="single"/>
                <w:lang w:val="es-US"/>
              </w:rPr>
              <w:t xml:space="preserve"> </w:t>
            </w:r>
            <w:r w:rsidR="61F50F18" w:rsidRPr="009015A9">
              <w:rPr>
                <w:rFonts w:ascii="Aptos" w:eastAsia="Aptos" w:hAnsi="Aptos" w:cs="Arial"/>
                <w:color w:val="000000" w:themeColor="text1"/>
                <w:u w:val="single"/>
                <w:lang w:val="es-US"/>
              </w:rPr>
              <w:t>unidad familiar</w:t>
            </w:r>
            <w:r w:rsidR="5AA73D67" w:rsidRPr="009015A9">
              <w:rPr>
                <w:rFonts w:ascii="Aptos" w:eastAsia="Aptos" w:hAnsi="Aptos" w:cs="Arial"/>
                <w:color w:val="000000" w:themeColor="text1"/>
                <w:u w:val="single"/>
                <w:lang w:val="es-US"/>
              </w:rPr>
              <w:t>.</w:t>
            </w:r>
          </w:p>
          <w:p w14:paraId="1F0B185F" w14:textId="0173246B" w:rsidR="003E6AB9" w:rsidRPr="009015A9" w:rsidRDefault="003E6AB9">
            <w:pPr>
              <w:rPr>
                <w:lang w:val="es-US"/>
              </w:rPr>
            </w:pPr>
          </w:p>
        </w:tc>
      </w:tr>
      <w:tr w:rsidR="003E6AB9" w:rsidRPr="00AC1C19" w14:paraId="2A3E8789" w14:textId="77777777" w:rsidTr="00B155FA">
        <w:tc>
          <w:tcPr>
            <w:tcW w:w="5395" w:type="dxa"/>
          </w:tcPr>
          <w:p w14:paraId="5EC86619" w14:textId="77777777" w:rsidR="00D058C2" w:rsidRPr="00532329" w:rsidRDefault="00D058C2" w:rsidP="00D058C2">
            <w:r w:rsidRPr="00532329">
              <w:rPr>
                <w:b/>
                <w:bCs/>
              </w:rPr>
              <w:t>“Household”</w:t>
            </w:r>
            <w:r w:rsidRPr="00532329">
              <w:t xml:space="preserve"> refers to all individuals included in the </w:t>
            </w:r>
            <w:r w:rsidRPr="00532329">
              <w:rPr>
                <w:b/>
                <w:bCs/>
              </w:rPr>
              <w:t>guarantor’s</w:t>
            </w:r>
            <w:r w:rsidRPr="00532329">
              <w:t xml:space="preserve"> federal tax household. This typically includes:</w:t>
            </w:r>
          </w:p>
          <w:p w14:paraId="4901B861" w14:textId="77777777" w:rsidR="00D058C2" w:rsidRPr="00532329" w:rsidRDefault="00D058C2" w:rsidP="00D058C2">
            <w:pPr>
              <w:numPr>
                <w:ilvl w:val="0"/>
                <w:numId w:val="52"/>
              </w:numPr>
            </w:pPr>
            <w:r w:rsidRPr="00532329">
              <w:t xml:space="preserve">The </w:t>
            </w:r>
            <w:r w:rsidRPr="00532329">
              <w:rPr>
                <w:b/>
                <w:bCs/>
              </w:rPr>
              <w:t>guarantor</w:t>
            </w:r>
            <w:r w:rsidRPr="00532329">
              <w:t xml:space="preserve"> (the person responsible for paying the bill),</w:t>
            </w:r>
          </w:p>
          <w:p w14:paraId="620B3F46" w14:textId="77777777" w:rsidR="00D058C2" w:rsidRPr="00532329" w:rsidRDefault="00D058C2" w:rsidP="00D058C2">
            <w:pPr>
              <w:numPr>
                <w:ilvl w:val="0"/>
                <w:numId w:val="52"/>
              </w:numPr>
            </w:pPr>
            <w:r w:rsidRPr="00532329">
              <w:t xml:space="preserve">The guarantor’s </w:t>
            </w:r>
            <w:r w:rsidRPr="00532329">
              <w:rPr>
                <w:b/>
                <w:bCs/>
              </w:rPr>
              <w:t>spouse</w:t>
            </w:r>
            <w:r w:rsidRPr="00532329">
              <w:t>, if legally married (even if not living in the same household), and</w:t>
            </w:r>
          </w:p>
          <w:p w14:paraId="648738B1" w14:textId="77777777" w:rsidR="00D058C2" w:rsidRPr="00532329" w:rsidRDefault="00D058C2" w:rsidP="00D058C2">
            <w:pPr>
              <w:numPr>
                <w:ilvl w:val="0"/>
                <w:numId w:val="52"/>
              </w:numPr>
            </w:pPr>
            <w:r w:rsidRPr="00532329">
              <w:t xml:space="preserve">Any </w:t>
            </w:r>
            <w:r w:rsidRPr="00532329">
              <w:rPr>
                <w:b/>
                <w:bCs/>
              </w:rPr>
              <w:t>dependents</w:t>
            </w:r>
            <w:r w:rsidRPr="00532329">
              <w:t xml:space="preserve"> the guarantor or spouse claims on their most recent federal income tax return.</w:t>
            </w:r>
          </w:p>
          <w:p w14:paraId="3296DD75" w14:textId="77777777" w:rsidR="00D058C2" w:rsidRPr="00532329" w:rsidRDefault="00D058C2" w:rsidP="00D058C2"/>
          <w:p w14:paraId="60BA8E58" w14:textId="77777777" w:rsidR="00D058C2" w:rsidRPr="00532329" w:rsidRDefault="00D058C2" w:rsidP="00D058C2">
            <w:r w:rsidRPr="00532329">
              <w:t xml:space="preserve">If the guarantor is a </w:t>
            </w:r>
            <w:r w:rsidRPr="00532329">
              <w:rPr>
                <w:b/>
                <w:bCs/>
              </w:rPr>
              <w:t>dependent on another person’s tax return</w:t>
            </w:r>
            <w:r w:rsidRPr="00532329">
              <w:t xml:space="preserve">, then the household includes that </w:t>
            </w:r>
            <w:r w:rsidRPr="00532329">
              <w:rPr>
                <w:b/>
                <w:bCs/>
              </w:rPr>
              <w:t>tax filer</w:t>
            </w:r>
            <w:r w:rsidRPr="00532329">
              <w:t>, their spouse, and any other dependents listed on the return.</w:t>
            </w:r>
          </w:p>
          <w:p w14:paraId="6FF3B2B0" w14:textId="77777777" w:rsidR="00D058C2" w:rsidRPr="00532329" w:rsidRDefault="00D058C2" w:rsidP="00D058C2"/>
          <w:p w14:paraId="2B8DAFC7" w14:textId="34804586" w:rsidR="003E6AB9" w:rsidRDefault="64289F42">
            <w:pPr>
              <w:rPr>
                <w:rFonts w:ascii="Aptos" w:eastAsia="Aptos" w:hAnsi="Aptos" w:cs="Arial"/>
                <w:color w:val="000000" w:themeColor="text1"/>
              </w:rPr>
            </w:pPr>
            <w:r w:rsidRPr="03644007">
              <w:rPr>
                <w:rFonts w:ascii="Aptos" w:eastAsia="Aptos" w:hAnsi="Aptos" w:cs="Arial"/>
                <w:color w:val="000000" w:themeColor="text1"/>
              </w:rPr>
              <w:t xml:space="preserve">If no tax return is available, household composition may be determined by evaluating individuals who </w:t>
            </w:r>
            <w:r w:rsidRPr="03644007">
              <w:rPr>
                <w:rFonts w:ascii="Aptos" w:eastAsia="Aptos" w:hAnsi="Aptos" w:cs="Arial"/>
                <w:b/>
                <w:color w:val="000000" w:themeColor="text1"/>
              </w:rPr>
              <w:t>live with the guarantor</w:t>
            </w:r>
            <w:r w:rsidRPr="03644007">
              <w:rPr>
                <w:rFonts w:ascii="Aptos" w:eastAsia="Aptos" w:hAnsi="Aptos" w:cs="Arial"/>
                <w:color w:val="000000" w:themeColor="text1"/>
              </w:rPr>
              <w:t xml:space="preserve"> and </w:t>
            </w:r>
            <w:r w:rsidRPr="03644007">
              <w:rPr>
                <w:rFonts w:ascii="Aptos" w:eastAsia="Aptos" w:hAnsi="Aptos" w:cs="Arial"/>
                <w:b/>
                <w:color w:val="000000" w:themeColor="text1"/>
              </w:rPr>
              <w:t>share income and expenses</w:t>
            </w:r>
            <w:r w:rsidRPr="03644007">
              <w:rPr>
                <w:rFonts w:ascii="Aptos" w:eastAsia="Aptos" w:hAnsi="Aptos" w:cs="Arial"/>
                <w:color w:val="000000" w:themeColor="text1"/>
              </w:rPr>
              <w:t>, in accordance with applicable financial assistance or Medicaid-based guidelines.</w:t>
            </w:r>
          </w:p>
        </w:tc>
        <w:tc>
          <w:tcPr>
            <w:tcW w:w="5395" w:type="dxa"/>
          </w:tcPr>
          <w:p w14:paraId="74E500AB" w14:textId="57257D94" w:rsidR="003E6AB9" w:rsidRPr="008E3579" w:rsidRDefault="6DEC606B" w:rsidP="34F99713">
            <w:pPr>
              <w:rPr>
                <w:rFonts w:eastAsiaTheme="minorEastAsia"/>
                <w:color w:val="EE0000"/>
                <w:lang w:val="es-US"/>
              </w:rPr>
            </w:pPr>
            <w:r w:rsidRPr="008E3579">
              <w:rPr>
                <w:rFonts w:eastAsiaTheme="minorEastAsia"/>
                <w:b/>
                <w:color w:val="EE0000"/>
                <w:lang w:val="es-US"/>
              </w:rPr>
              <w:t xml:space="preserve">“La </w:t>
            </w:r>
            <w:r w:rsidR="060184BF" w:rsidRPr="008E3579">
              <w:rPr>
                <w:rFonts w:eastAsiaTheme="minorEastAsia"/>
                <w:b/>
                <w:bCs/>
                <w:color w:val="EE0000"/>
                <w:lang w:val="es-US"/>
              </w:rPr>
              <w:t>Unidad Familiar</w:t>
            </w:r>
            <w:r w:rsidRPr="008E3579">
              <w:rPr>
                <w:rFonts w:eastAsiaTheme="minorEastAsia"/>
                <w:b/>
                <w:color w:val="EE0000"/>
                <w:lang w:val="es-US"/>
              </w:rPr>
              <w:t>”</w:t>
            </w:r>
            <w:r w:rsidRPr="008E3579">
              <w:rPr>
                <w:rFonts w:eastAsiaTheme="minorEastAsia"/>
                <w:color w:val="EE0000"/>
                <w:lang w:val="es-US"/>
              </w:rPr>
              <w:t xml:space="preserve"> se refiere a todas las personas incluidas en </w:t>
            </w:r>
            <w:r w:rsidR="24D9FCBE" w:rsidRPr="008E3579">
              <w:rPr>
                <w:rFonts w:eastAsiaTheme="minorEastAsia"/>
                <w:color w:val="EE0000"/>
                <w:lang w:val="es-US"/>
              </w:rPr>
              <w:t>el domicilio</w:t>
            </w:r>
            <w:r w:rsidRPr="008E3579">
              <w:rPr>
                <w:rFonts w:eastAsiaTheme="minorEastAsia"/>
                <w:color w:val="EE0000"/>
                <w:lang w:val="es-US"/>
              </w:rPr>
              <w:t xml:space="preserve"> fiscal federal del avalista, y normalmente incluye a:</w:t>
            </w:r>
          </w:p>
          <w:p w14:paraId="0203FE35" w14:textId="4712F32E" w:rsidR="003E6AB9" w:rsidRPr="008E3579" w:rsidRDefault="6DEC606B" w:rsidP="00D51F74">
            <w:pPr>
              <w:pStyle w:val="ListParagraph"/>
              <w:numPr>
                <w:ilvl w:val="0"/>
                <w:numId w:val="65"/>
              </w:numPr>
              <w:spacing w:before="240" w:after="240"/>
              <w:rPr>
                <w:rFonts w:eastAsiaTheme="minorEastAsia"/>
                <w:color w:val="EE0000"/>
                <w:lang w:val="es-US"/>
              </w:rPr>
            </w:pPr>
            <w:r w:rsidRPr="008E3579">
              <w:rPr>
                <w:rFonts w:eastAsiaTheme="minorEastAsia"/>
                <w:color w:val="EE0000"/>
                <w:lang w:val="es-US"/>
              </w:rPr>
              <w:t xml:space="preserve">El </w:t>
            </w:r>
            <w:r w:rsidRPr="008E3579">
              <w:rPr>
                <w:rFonts w:eastAsiaTheme="minorEastAsia"/>
                <w:b/>
                <w:color w:val="EE0000"/>
                <w:lang w:val="es-US"/>
              </w:rPr>
              <w:t>avalista</w:t>
            </w:r>
            <w:r w:rsidRPr="008E3579">
              <w:rPr>
                <w:rFonts w:eastAsiaTheme="minorEastAsia"/>
                <w:color w:val="EE0000"/>
                <w:lang w:val="es-US"/>
              </w:rPr>
              <w:t xml:space="preserve"> (la persona responsable del pago de la cuenta),</w:t>
            </w:r>
          </w:p>
          <w:p w14:paraId="6D86995A" w14:textId="547B1422" w:rsidR="003E6AB9" w:rsidRPr="008E3579" w:rsidRDefault="6DEC606B" w:rsidP="00D51F74">
            <w:pPr>
              <w:pStyle w:val="ListParagraph"/>
              <w:numPr>
                <w:ilvl w:val="0"/>
                <w:numId w:val="65"/>
              </w:numPr>
              <w:spacing w:before="240" w:after="240"/>
              <w:rPr>
                <w:rFonts w:eastAsiaTheme="minorEastAsia"/>
                <w:color w:val="EE0000"/>
                <w:lang w:val="es-US"/>
              </w:rPr>
            </w:pPr>
            <w:r w:rsidRPr="008E3579">
              <w:rPr>
                <w:rFonts w:eastAsiaTheme="minorEastAsia"/>
                <w:color w:val="EE0000"/>
                <w:lang w:val="es-US"/>
              </w:rPr>
              <w:t xml:space="preserve">El </w:t>
            </w:r>
            <w:r w:rsidRPr="008E3579">
              <w:rPr>
                <w:rFonts w:eastAsiaTheme="minorEastAsia"/>
                <w:b/>
                <w:color w:val="EE0000"/>
                <w:lang w:val="es-US"/>
              </w:rPr>
              <w:t xml:space="preserve">cónyuge </w:t>
            </w:r>
            <w:r w:rsidRPr="008E3579">
              <w:rPr>
                <w:rFonts w:eastAsiaTheme="minorEastAsia"/>
                <w:color w:val="EE0000"/>
                <w:lang w:val="es-US"/>
              </w:rPr>
              <w:t>del avalista, si está legalmente casado(a) (aunque no viva</w:t>
            </w:r>
            <w:r w:rsidR="5C9FF4BF" w:rsidRPr="008E3579">
              <w:rPr>
                <w:rFonts w:eastAsiaTheme="minorEastAsia"/>
                <w:color w:val="EE0000"/>
                <w:lang w:val="es-US"/>
              </w:rPr>
              <w:t xml:space="preserve">n </w:t>
            </w:r>
            <w:r w:rsidRPr="008E3579">
              <w:rPr>
                <w:rFonts w:eastAsiaTheme="minorEastAsia"/>
                <w:color w:val="EE0000"/>
                <w:lang w:val="es-US"/>
              </w:rPr>
              <w:t>en el mismo hogar), y</w:t>
            </w:r>
          </w:p>
          <w:p w14:paraId="0CE7989A" w14:textId="6642E4FD" w:rsidR="003E6AB9" w:rsidRPr="008E3579" w:rsidRDefault="6DEC606B" w:rsidP="00D51F74">
            <w:pPr>
              <w:pStyle w:val="ListParagraph"/>
              <w:numPr>
                <w:ilvl w:val="0"/>
                <w:numId w:val="65"/>
              </w:numPr>
              <w:spacing w:before="240" w:after="240"/>
              <w:rPr>
                <w:rFonts w:eastAsiaTheme="minorEastAsia"/>
                <w:color w:val="EE0000"/>
                <w:lang w:val="es-ES"/>
              </w:rPr>
            </w:pPr>
            <w:r w:rsidRPr="008E3579">
              <w:rPr>
                <w:rFonts w:eastAsiaTheme="minorEastAsia"/>
                <w:color w:val="EE0000"/>
                <w:lang w:val="es-ES"/>
              </w:rPr>
              <w:t xml:space="preserve">Todos los </w:t>
            </w:r>
            <w:r w:rsidRPr="008E3579">
              <w:rPr>
                <w:rFonts w:eastAsiaTheme="minorEastAsia"/>
                <w:b/>
                <w:color w:val="EE0000"/>
                <w:lang w:val="es-ES"/>
              </w:rPr>
              <w:t>dependientes</w:t>
            </w:r>
            <w:r w:rsidRPr="008E3579">
              <w:rPr>
                <w:rFonts w:eastAsiaTheme="minorEastAsia"/>
                <w:color w:val="EE0000"/>
                <w:lang w:val="es-ES"/>
              </w:rPr>
              <w:t xml:space="preserve"> que el avalista o su cónyuge </w:t>
            </w:r>
            <w:r w:rsidR="0D955964" w:rsidRPr="008E3579">
              <w:rPr>
                <w:rFonts w:eastAsiaTheme="minorEastAsia"/>
                <w:color w:val="EE0000"/>
                <w:lang w:val="es-ES"/>
              </w:rPr>
              <w:t>tengan</w:t>
            </w:r>
            <w:r w:rsidRPr="008E3579">
              <w:rPr>
                <w:rFonts w:eastAsiaTheme="minorEastAsia"/>
                <w:color w:val="EE0000"/>
                <w:lang w:val="es-ES"/>
              </w:rPr>
              <w:t xml:space="preserve"> en su declaración de impuestos federales de ingreso más reciente.</w:t>
            </w:r>
          </w:p>
          <w:p w14:paraId="4D572517" w14:textId="419A5C62" w:rsidR="003E6AB9" w:rsidRPr="008E3579" w:rsidRDefault="2F4F2496" w:rsidP="04BE943B">
            <w:pPr>
              <w:spacing w:before="240" w:after="240"/>
              <w:rPr>
                <w:rFonts w:ascii="Aptos" w:eastAsia="Aptos" w:hAnsi="Aptos" w:cs="Aptos"/>
                <w:color w:val="EE0000"/>
                <w:lang w:val="es-ES"/>
              </w:rPr>
            </w:pPr>
            <w:r w:rsidRPr="008E3579">
              <w:rPr>
                <w:rFonts w:ascii="Aptos" w:eastAsia="Aptos" w:hAnsi="Aptos" w:cs="Aptos"/>
                <w:color w:val="EE0000"/>
                <w:lang w:val="es-ES"/>
              </w:rPr>
              <w:t>Si el avalista es</w:t>
            </w:r>
            <w:r w:rsidRPr="008E3579">
              <w:rPr>
                <w:rFonts w:ascii="Aptos" w:eastAsia="Aptos" w:hAnsi="Aptos" w:cs="Aptos"/>
                <w:b/>
                <w:color w:val="EE0000"/>
                <w:lang w:val="es-ES"/>
              </w:rPr>
              <w:t xml:space="preserve"> una persona dependiente en la declaración de impuestos de otra persona</w:t>
            </w:r>
            <w:r w:rsidRPr="008E3579">
              <w:rPr>
                <w:rFonts w:ascii="Aptos" w:eastAsia="Aptos" w:hAnsi="Aptos" w:cs="Aptos"/>
                <w:color w:val="EE0000"/>
                <w:lang w:val="es-ES"/>
              </w:rPr>
              <w:t xml:space="preserve">, entonces la unidad familiar incluye a ese </w:t>
            </w:r>
            <w:r w:rsidRPr="008E3579">
              <w:rPr>
                <w:rFonts w:ascii="Aptos" w:eastAsia="Aptos" w:hAnsi="Aptos" w:cs="Aptos"/>
                <w:b/>
                <w:color w:val="EE0000"/>
                <w:lang w:val="es-ES"/>
              </w:rPr>
              <w:t>declarante de impuestos</w:t>
            </w:r>
            <w:r w:rsidRPr="008E3579">
              <w:rPr>
                <w:rFonts w:ascii="Aptos" w:eastAsia="Aptos" w:hAnsi="Aptos" w:cs="Aptos"/>
                <w:color w:val="EE0000"/>
                <w:lang w:val="es-ES"/>
              </w:rPr>
              <w:t>, a su cónyuge y a cualquier otra persona dependiente que se liste en la declaración.</w:t>
            </w:r>
          </w:p>
          <w:p w14:paraId="759D2FC5" w14:textId="6847D948" w:rsidR="003E6AB9" w:rsidRPr="008E3579" w:rsidRDefault="198D8494">
            <w:pPr>
              <w:rPr>
                <w:rFonts w:eastAsiaTheme="minorEastAsia"/>
                <w:color w:val="EE0000"/>
                <w:lang w:val="es-ES"/>
              </w:rPr>
            </w:pPr>
            <w:r w:rsidRPr="008E3579">
              <w:rPr>
                <w:rFonts w:eastAsiaTheme="minorEastAsia"/>
                <w:color w:val="EE0000"/>
                <w:lang w:val="es-ES"/>
              </w:rPr>
              <w:t xml:space="preserve">Si no se dispone de una declaración de impuestos, la composición de la unidad familiar puede determinarse evaluando a las personas que </w:t>
            </w:r>
            <w:r w:rsidRPr="008E3579">
              <w:rPr>
                <w:rFonts w:eastAsiaTheme="minorEastAsia"/>
                <w:b/>
                <w:color w:val="EE0000"/>
                <w:lang w:val="es-ES"/>
              </w:rPr>
              <w:t>viven con el avalista</w:t>
            </w:r>
            <w:r w:rsidRPr="008E3579">
              <w:rPr>
                <w:rFonts w:eastAsiaTheme="minorEastAsia"/>
                <w:color w:val="EE0000"/>
                <w:lang w:val="es-ES"/>
              </w:rPr>
              <w:t xml:space="preserve"> y </w:t>
            </w:r>
            <w:r w:rsidRPr="008E3579">
              <w:rPr>
                <w:rFonts w:eastAsiaTheme="minorEastAsia"/>
                <w:b/>
                <w:color w:val="EE0000"/>
                <w:lang w:val="es-ES"/>
              </w:rPr>
              <w:t>comparten ingresos y gastos</w:t>
            </w:r>
            <w:r w:rsidR="7B394B01" w:rsidRPr="008E3579">
              <w:rPr>
                <w:rFonts w:eastAsiaTheme="minorEastAsia"/>
                <w:b/>
                <w:bCs/>
                <w:color w:val="EE0000"/>
                <w:lang w:val="es-ES"/>
              </w:rPr>
              <w:t xml:space="preserve">. </w:t>
            </w:r>
            <w:r w:rsidR="7B394B01" w:rsidRPr="008E3579">
              <w:rPr>
                <w:rFonts w:eastAsiaTheme="minorEastAsia"/>
                <w:color w:val="EE0000"/>
                <w:lang w:val="es-ES"/>
              </w:rPr>
              <w:t>Esto</w:t>
            </w:r>
            <w:r w:rsidR="7B394B01" w:rsidRPr="008E3579">
              <w:rPr>
                <w:rFonts w:eastAsiaTheme="minorEastAsia"/>
                <w:b/>
                <w:bCs/>
                <w:color w:val="EE0000"/>
                <w:lang w:val="es-ES"/>
              </w:rPr>
              <w:t xml:space="preserve"> </w:t>
            </w:r>
            <w:r w:rsidRPr="008E3579">
              <w:rPr>
                <w:rFonts w:eastAsiaTheme="minorEastAsia"/>
                <w:color w:val="EE0000"/>
                <w:lang w:val="es-ES"/>
              </w:rPr>
              <w:t>de acuerdo con la guía que aplique en materia de asistencia financiera o basadas en Medicaid.</w:t>
            </w:r>
          </w:p>
        </w:tc>
      </w:tr>
      <w:tr w:rsidR="00D058C2" w:rsidRPr="00AC1C19" w14:paraId="54609223" w14:textId="77777777" w:rsidTr="00B155FA">
        <w:tc>
          <w:tcPr>
            <w:tcW w:w="5395" w:type="dxa"/>
          </w:tcPr>
          <w:p w14:paraId="3CFFAE43" w14:textId="78531E85" w:rsidR="00D058C2" w:rsidRPr="00D058C2" w:rsidRDefault="00084C04" w:rsidP="00D058C2">
            <w:r w:rsidRPr="00084C04">
              <w:t>Number of dependents or household members (do not include yourself)</w:t>
            </w:r>
          </w:p>
        </w:tc>
        <w:tc>
          <w:tcPr>
            <w:tcW w:w="5395" w:type="dxa"/>
          </w:tcPr>
          <w:p w14:paraId="37CD2711" w14:textId="551D21B0" w:rsidR="00D058C2" w:rsidRPr="009015A9" w:rsidRDefault="03812FC6">
            <w:pPr>
              <w:rPr>
                <w:rFonts w:ascii="Aptos" w:eastAsia="Aptos" w:hAnsi="Aptos" w:cs="Arial"/>
                <w:lang w:val="es-US"/>
              </w:rPr>
            </w:pPr>
            <w:r w:rsidRPr="009015A9">
              <w:rPr>
                <w:rFonts w:ascii="Aptos" w:eastAsia="Aptos" w:hAnsi="Aptos" w:cs="Arial"/>
                <w:color w:val="000000" w:themeColor="text1"/>
                <w:lang w:val="es-US"/>
              </w:rPr>
              <w:t xml:space="preserve">Número de </w:t>
            </w:r>
            <w:r w:rsidR="23279737" w:rsidRPr="009015A9">
              <w:rPr>
                <w:rFonts w:ascii="Aptos" w:eastAsia="Aptos" w:hAnsi="Aptos" w:cs="Arial"/>
                <w:color w:val="000000" w:themeColor="text1"/>
                <w:lang w:val="es-US"/>
              </w:rPr>
              <w:t>sus dependientes o</w:t>
            </w:r>
            <w:r w:rsidRPr="009015A9">
              <w:rPr>
                <w:rFonts w:ascii="Aptos" w:eastAsia="Aptos" w:hAnsi="Aptos" w:cs="Arial"/>
                <w:color w:val="000000" w:themeColor="text1"/>
                <w:lang w:val="es-US"/>
              </w:rPr>
              <w:t xml:space="preserve"> miembros de la unidad familiar (no se incluya a </w:t>
            </w:r>
            <w:r w:rsidR="23279737" w:rsidRPr="009015A9">
              <w:rPr>
                <w:rFonts w:ascii="Aptos" w:eastAsia="Aptos" w:hAnsi="Aptos" w:cs="Arial"/>
                <w:color w:val="000000" w:themeColor="text1"/>
                <w:lang w:val="es-US"/>
              </w:rPr>
              <w:t>usted</w:t>
            </w:r>
            <w:r w:rsidRPr="009015A9">
              <w:rPr>
                <w:rFonts w:ascii="Aptos" w:eastAsia="Aptos" w:hAnsi="Aptos" w:cs="Arial"/>
                <w:color w:val="000000" w:themeColor="text1"/>
                <w:lang w:val="es-US"/>
              </w:rPr>
              <w:t xml:space="preserve"> mismo)</w:t>
            </w:r>
          </w:p>
        </w:tc>
      </w:tr>
      <w:tr w:rsidR="00084C04" w:rsidRPr="00AC1C19" w14:paraId="2D32EF72" w14:textId="77777777" w:rsidTr="00B155FA">
        <w:tc>
          <w:tcPr>
            <w:tcW w:w="5395" w:type="dxa"/>
          </w:tcPr>
          <w:p w14:paraId="4F24944F" w14:textId="0135E448" w:rsidR="00084C04" w:rsidRPr="00084C04" w:rsidRDefault="00EC300B" w:rsidP="00D058C2">
            <w:r w:rsidRPr="00EC300B">
              <w:t>Please provide the legal names, relationships and birthdates of any dependents of the patient and/or responsible party.</w:t>
            </w:r>
          </w:p>
        </w:tc>
        <w:tc>
          <w:tcPr>
            <w:tcW w:w="5395" w:type="dxa"/>
          </w:tcPr>
          <w:p w14:paraId="495A6DCB" w14:textId="1E979317" w:rsidR="00084C04" w:rsidRDefault="617F70B4">
            <w:pPr>
              <w:rPr>
                <w:rFonts w:eastAsiaTheme="minorEastAsia"/>
                <w:lang w:val="es-ES"/>
              </w:rPr>
            </w:pPr>
            <w:r w:rsidRPr="7B563469">
              <w:rPr>
                <w:rFonts w:eastAsiaTheme="minorEastAsia"/>
                <w:color w:val="000000" w:themeColor="text1"/>
                <w:lang w:val="es-ES"/>
              </w:rPr>
              <w:t xml:space="preserve">Por favor, </w:t>
            </w:r>
            <w:r w:rsidRPr="1796BFE6">
              <w:rPr>
                <w:rFonts w:eastAsiaTheme="minorEastAsia"/>
                <w:color w:val="000000" w:themeColor="text1"/>
                <w:lang w:val="es-ES"/>
              </w:rPr>
              <w:t>díganos</w:t>
            </w:r>
            <w:r w:rsidRPr="7B563469">
              <w:rPr>
                <w:rFonts w:eastAsiaTheme="minorEastAsia"/>
                <w:color w:val="000000" w:themeColor="text1"/>
                <w:lang w:val="es-ES"/>
              </w:rPr>
              <w:t xml:space="preserve"> los nombres legales, el parentesco y las fechas de nacimiento de las personas a cargo del paciente y/o de la parte responsable.</w:t>
            </w:r>
          </w:p>
        </w:tc>
      </w:tr>
      <w:tr w:rsidR="00EC300B" w14:paraId="1784159C" w14:textId="77777777" w:rsidTr="00B155FA">
        <w:tc>
          <w:tcPr>
            <w:tcW w:w="5395" w:type="dxa"/>
          </w:tcPr>
          <w:p w14:paraId="49CFCB2D" w14:textId="5724517B" w:rsidR="00EC300B" w:rsidRDefault="00EC300B" w:rsidP="00EC300B">
            <w:r>
              <w:t>[DROP DOWN RELATIONSHIP OPTIONS]</w:t>
            </w:r>
          </w:p>
          <w:p w14:paraId="43B25C48" w14:textId="77777777" w:rsidR="00EC300B" w:rsidRDefault="00EC300B" w:rsidP="00D51F74">
            <w:pPr>
              <w:pStyle w:val="ListParagraph"/>
              <w:numPr>
                <w:ilvl w:val="0"/>
                <w:numId w:val="55"/>
              </w:numPr>
            </w:pPr>
            <w:r>
              <w:t>Spouse</w:t>
            </w:r>
          </w:p>
          <w:p w14:paraId="2C8B1551" w14:textId="77777777" w:rsidR="00EC300B" w:rsidRDefault="00EC300B" w:rsidP="00D51F74">
            <w:pPr>
              <w:pStyle w:val="ListParagraph"/>
              <w:numPr>
                <w:ilvl w:val="0"/>
                <w:numId w:val="55"/>
              </w:numPr>
            </w:pPr>
            <w:r>
              <w:t>Child, stepchild, or foster child</w:t>
            </w:r>
          </w:p>
          <w:p w14:paraId="6EBD9220" w14:textId="77777777" w:rsidR="00EC300B" w:rsidRDefault="00EC300B" w:rsidP="00D51F74">
            <w:pPr>
              <w:pStyle w:val="ListParagraph"/>
              <w:numPr>
                <w:ilvl w:val="0"/>
                <w:numId w:val="55"/>
              </w:numPr>
            </w:pPr>
            <w:r>
              <w:t>Sibling, half-sibling, or step-sibling</w:t>
            </w:r>
          </w:p>
          <w:p w14:paraId="799BBD53" w14:textId="77777777" w:rsidR="00EC300B" w:rsidRDefault="00EC300B" w:rsidP="00D51F74">
            <w:pPr>
              <w:pStyle w:val="ListParagraph"/>
              <w:numPr>
                <w:ilvl w:val="0"/>
                <w:numId w:val="55"/>
              </w:numPr>
            </w:pPr>
            <w:r>
              <w:t>Niece</w:t>
            </w:r>
          </w:p>
          <w:p w14:paraId="66BB01FA" w14:textId="77777777" w:rsidR="00EC300B" w:rsidRDefault="00EC300B" w:rsidP="00D51F74">
            <w:pPr>
              <w:pStyle w:val="ListParagraph"/>
              <w:numPr>
                <w:ilvl w:val="0"/>
                <w:numId w:val="55"/>
              </w:numPr>
            </w:pPr>
            <w:r>
              <w:t>Nephew</w:t>
            </w:r>
          </w:p>
          <w:p w14:paraId="2F47B228" w14:textId="77777777" w:rsidR="00EC300B" w:rsidRDefault="00EC300B" w:rsidP="00D51F74">
            <w:pPr>
              <w:pStyle w:val="ListParagraph"/>
              <w:numPr>
                <w:ilvl w:val="0"/>
                <w:numId w:val="55"/>
              </w:numPr>
            </w:pPr>
            <w:r>
              <w:t>Parent</w:t>
            </w:r>
          </w:p>
          <w:p w14:paraId="6C8A764E" w14:textId="77777777" w:rsidR="00EC300B" w:rsidRDefault="00EC300B" w:rsidP="00D51F74">
            <w:pPr>
              <w:pStyle w:val="ListParagraph"/>
              <w:numPr>
                <w:ilvl w:val="0"/>
                <w:numId w:val="55"/>
              </w:numPr>
            </w:pPr>
            <w:r>
              <w:t>Grandparent</w:t>
            </w:r>
          </w:p>
          <w:p w14:paraId="16E97D02" w14:textId="77777777" w:rsidR="00EC300B" w:rsidRDefault="00EC300B" w:rsidP="00D51F74">
            <w:pPr>
              <w:pStyle w:val="ListParagraph"/>
              <w:numPr>
                <w:ilvl w:val="0"/>
                <w:numId w:val="55"/>
              </w:numPr>
            </w:pPr>
            <w:r>
              <w:t>Aunt</w:t>
            </w:r>
          </w:p>
          <w:p w14:paraId="71BA7AA7" w14:textId="5464BE2F" w:rsidR="00EC300B" w:rsidRPr="00EC300B" w:rsidRDefault="00EC300B" w:rsidP="00D51F74">
            <w:pPr>
              <w:pStyle w:val="ListParagraph"/>
              <w:numPr>
                <w:ilvl w:val="0"/>
                <w:numId w:val="55"/>
              </w:numPr>
            </w:pPr>
            <w:r>
              <w:t>Uncle</w:t>
            </w:r>
          </w:p>
        </w:tc>
        <w:tc>
          <w:tcPr>
            <w:tcW w:w="5395" w:type="dxa"/>
          </w:tcPr>
          <w:p w14:paraId="3F01A610" w14:textId="338DC14D" w:rsidR="00EC300B" w:rsidRPr="00A0679D" w:rsidRDefault="44CCE120">
            <w:pPr>
              <w:rPr>
                <w:color w:val="EE0000"/>
              </w:rPr>
            </w:pPr>
            <w:r w:rsidRPr="00A0679D">
              <w:rPr>
                <w:color w:val="EE0000"/>
              </w:rPr>
              <w:t>[DROP DOWN RELATIONSHIP OPTIONS]</w:t>
            </w:r>
          </w:p>
          <w:p w14:paraId="13FDC331" w14:textId="0AE467A7" w:rsidR="00EC300B" w:rsidRPr="00A0679D" w:rsidRDefault="44CCE120" w:rsidP="00D51F74">
            <w:pPr>
              <w:pStyle w:val="ListParagraph"/>
              <w:numPr>
                <w:ilvl w:val="0"/>
                <w:numId w:val="66"/>
              </w:numPr>
              <w:rPr>
                <w:rFonts w:ascii="Aptos" w:eastAsia="Aptos" w:hAnsi="Aptos" w:cs="Arial"/>
                <w:color w:val="EE0000"/>
              </w:rPr>
            </w:pPr>
            <w:r w:rsidRPr="00A0679D">
              <w:rPr>
                <w:rFonts w:ascii="Aptos" w:eastAsia="Aptos" w:hAnsi="Aptos" w:cs="Arial"/>
                <w:color w:val="EE0000"/>
              </w:rPr>
              <w:t>Cónyuge</w:t>
            </w:r>
          </w:p>
          <w:p w14:paraId="5051FB20" w14:textId="6C313606" w:rsidR="00EC300B" w:rsidRPr="00A0679D" w:rsidRDefault="44CCE120" w:rsidP="00D51F74">
            <w:pPr>
              <w:pStyle w:val="ListParagraph"/>
              <w:numPr>
                <w:ilvl w:val="0"/>
                <w:numId w:val="66"/>
              </w:numPr>
              <w:rPr>
                <w:rFonts w:ascii="Aptos" w:eastAsia="Aptos" w:hAnsi="Aptos" w:cs="Arial"/>
                <w:color w:val="EE0000"/>
                <w:lang w:val="es-US"/>
              </w:rPr>
            </w:pPr>
            <w:r w:rsidRPr="00A0679D">
              <w:rPr>
                <w:rFonts w:ascii="Aptos" w:eastAsia="Aptos" w:hAnsi="Aptos" w:cs="Arial"/>
                <w:color w:val="EE0000"/>
                <w:lang w:val="es-US"/>
              </w:rPr>
              <w:t>Hijo(a), hijastro(a)</w:t>
            </w:r>
            <w:r w:rsidR="2C17F162" w:rsidRPr="00A0679D">
              <w:rPr>
                <w:rFonts w:ascii="Aptos" w:eastAsia="Aptos" w:hAnsi="Aptos" w:cs="Arial"/>
                <w:color w:val="EE0000"/>
                <w:lang w:val="es-US"/>
              </w:rPr>
              <w:t xml:space="preserve">, </w:t>
            </w:r>
            <w:r w:rsidRPr="00A0679D">
              <w:rPr>
                <w:rFonts w:ascii="Aptos" w:eastAsia="Aptos" w:hAnsi="Aptos" w:cs="Arial"/>
                <w:color w:val="EE0000"/>
                <w:lang w:val="es-US"/>
              </w:rPr>
              <w:t>o hijo(a) adoptado(a)</w:t>
            </w:r>
          </w:p>
          <w:p w14:paraId="68F8D9EC" w14:textId="571615D9" w:rsidR="00EC300B" w:rsidRPr="00A0679D" w:rsidRDefault="44CCE120" w:rsidP="00D51F74">
            <w:pPr>
              <w:pStyle w:val="ListParagraph"/>
              <w:numPr>
                <w:ilvl w:val="0"/>
                <w:numId w:val="66"/>
              </w:numPr>
              <w:rPr>
                <w:rFonts w:ascii="Aptos" w:eastAsia="Aptos" w:hAnsi="Aptos" w:cs="Arial"/>
                <w:color w:val="EE0000"/>
                <w:lang w:val="es-US"/>
              </w:rPr>
            </w:pPr>
            <w:r w:rsidRPr="00A0679D">
              <w:rPr>
                <w:rFonts w:ascii="Aptos" w:eastAsia="Aptos" w:hAnsi="Aptos" w:cs="Arial"/>
                <w:color w:val="EE0000"/>
                <w:lang w:val="es-US"/>
              </w:rPr>
              <w:t>Hermano</w:t>
            </w:r>
            <w:r w:rsidR="1F60F93A" w:rsidRPr="00A0679D">
              <w:rPr>
                <w:rFonts w:ascii="Aptos" w:eastAsia="Aptos" w:hAnsi="Aptos" w:cs="Arial"/>
                <w:color w:val="EE0000"/>
                <w:lang w:val="es-US"/>
              </w:rPr>
              <w:t>(a)</w:t>
            </w:r>
            <w:r w:rsidRPr="00A0679D">
              <w:rPr>
                <w:rFonts w:ascii="Aptos" w:eastAsia="Aptos" w:hAnsi="Aptos" w:cs="Arial"/>
                <w:color w:val="EE0000"/>
                <w:lang w:val="es-US"/>
              </w:rPr>
              <w:t>, medio</w:t>
            </w:r>
            <w:r w:rsidR="2F8A25B9" w:rsidRPr="00A0679D">
              <w:rPr>
                <w:rFonts w:ascii="Aptos" w:eastAsia="Aptos" w:hAnsi="Aptos" w:cs="Arial"/>
                <w:color w:val="EE0000"/>
                <w:lang w:val="es-US"/>
              </w:rPr>
              <w:t>(a)</w:t>
            </w:r>
            <w:r w:rsidRPr="00A0679D">
              <w:rPr>
                <w:rFonts w:ascii="Aptos" w:eastAsia="Aptos" w:hAnsi="Aptos" w:cs="Arial"/>
                <w:color w:val="EE0000"/>
                <w:lang w:val="es-US"/>
              </w:rPr>
              <w:t xml:space="preserve"> hermano</w:t>
            </w:r>
            <w:r w:rsidR="4C78ADE4" w:rsidRPr="00A0679D">
              <w:rPr>
                <w:rFonts w:ascii="Aptos" w:eastAsia="Aptos" w:hAnsi="Aptos" w:cs="Arial"/>
                <w:color w:val="EE0000"/>
                <w:lang w:val="es-US"/>
              </w:rPr>
              <w:t>(a)</w:t>
            </w:r>
            <w:r w:rsidRPr="00A0679D">
              <w:rPr>
                <w:rFonts w:ascii="Aptos" w:eastAsia="Aptos" w:hAnsi="Aptos" w:cs="Arial"/>
                <w:color w:val="EE0000"/>
                <w:lang w:val="es-US"/>
              </w:rPr>
              <w:t xml:space="preserve"> o hermanastro</w:t>
            </w:r>
            <w:r w:rsidR="18F62C90" w:rsidRPr="00A0679D">
              <w:rPr>
                <w:rFonts w:ascii="Aptos" w:eastAsia="Aptos" w:hAnsi="Aptos" w:cs="Arial"/>
                <w:color w:val="EE0000"/>
                <w:lang w:val="es-US"/>
              </w:rPr>
              <w:t>(a)</w:t>
            </w:r>
          </w:p>
          <w:p w14:paraId="61036A92" w14:textId="694852B6" w:rsidR="00EC300B" w:rsidRPr="00A0679D" w:rsidRDefault="44CCE120" w:rsidP="00D51F74">
            <w:pPr>
              <w:pStyle w:val="ListParagraph"/>
              <w:numPr>
                <w:ilvl w:val="0"/>
                <w:numId w:val="66"/>
              </w:numPr>
              <w:rPr>
                <w:rFonts w:ascii="Aptos" w:eastAsia="Aptos" w:hAnsi="Aptos" w:cs="Arial"/>
                <w:color w:val="EE0000"/>
              </w:rPr>
            </w:pPr>
            <w:r w:rsidRPr="00A0679D">
              <w:rPr>
                <w:rFonts w:ascii="Aptos" w:eastAsia="Aptos" w:hAnsi="Aptos" w:cs="Arial"/>
                <w:color w:val="EE0000"/>
              </w:rPr>
              <w:t>Sobrina</w:t>
            </w:r>
          </w:p>
          <w:p w14:paraId="5DA9E5C7" w14:textId="4141F540" w:rsidR="00EC300B" w:rsidRPr="00A0679D" w:rsidRDefault="44CCE120" w:rsidP="00D51F74">
            <w:pPr>
              <w:pStyle w:val="ListParagraph"/>
              <w:numPr>
                <w:ilvl w:val="0"/>
                <w:numId w:val="66"/>
              </w:numPr>
              <w:rPr>
                <w:rFonts w:ascii="Aptos" w:eastAsia="Aptos" w:hAnsi="Aptos" w:cs="Arial"/>
                <w:color w:val="EE0000"/>
              </w:rPr>
            </w:pPr>
            <w:r w:rsidRPr="00A0679D">
              <w:rPr>
                <w:rFonts w:ascii="Aptos" w:eastAsia="Aptos" w:hAnsi="Aptos" w:cs="Arial"/>
                <w:color w:val="EE0000"/>
              </w:rPr>
              <w:t>Sobrino</w:t>
            </w:r>
          </w:p>
          <w:p w14:paraId="3A6D46C8" w14:textId="41C92CA7" w:rsidR="00EC300B" w:rsidRPr="00A0679D" w:rsidRDefault="44CCE120" w:rsidP="00D51F74">
            <w:pPr>
              <w:pStyle w:val="ListParagraph"/>
              <w:numPr>
                <w:ilvl w:val="0"/>
                <w:numId w:val="66"/>
              </w:numPr>
              <w:rPr>
                <w:rFonts w:ascii="Aptos" w:eastAsia="Aptos" w:hAnsi="Aptos" w:cs="Arial"/>
                <w:color w:val="EE0000"/>
              </w:rPr>
            </w:pPr>
            <w:r w:rsidRPr="00A0679D">
              <w:rPr>
                <w:rFonts w:ascii="Aptos" w:eastAsia="Aptos" w:hAnsi="Aptos" w:cs="Arial"/>
                <w:color w:val="EE0000"/>
              </w:rPr>
              <w:t xml:space="preserve">Padre </w:t>
            </w:r>
            <w:r w:rsidR="768CB533" w:rsidRPr="00A0679D">
              <w:rPr>
                <w:rFonts w:ascii="Aptos" w:eastAsia="Aptos" w:hAnsi="Aptos" w:cs="Arial"/>
                <w:color w:val="EE0000"/>
              </w:rPr>
              <w:t>y/</w:t>
            </w:r>
            <w:r w:rsidRPr="00A0679D">
              <w:rPr>
                <w:rFonts w:ascii="Aptos" w:eastAsia="Aptos" w:hAnsi="Aptos" w:cs="Arial"/>
                <w:color w:val="EE0000"/>
              </w:rPr>
              <w:t xml:space="preserve">o </w:t>
            </w:r>
            <w:r w:rsidR="67DC0DF9" w:rsidRPr="00A0679D">
              <w:rPr>
                <w:rFonts w:ascii="Aptos" w:eastAsia="Aptos" w:hAnsi="Aptos" w:cs="Arial"/>
                <w:color w:val="EE0000"/>
              </w:rPr>
              <w:t>M</w:t>
            </w:r>
            <w:r w:rsidRPr="00A0679D">
              <w:rPr>
                <w:rFonts w:ascii="Aptos" w:eastAsia="Aptos" w:hAnsi="Aptos" w:cs="Arial"/>
                <w:color w:val="EE0000"/>
              </w:rPr>
              <w:t>adre</w:t>
            </w:r>
          </w:p>
          <w:p w14:paraId="59C0C219" w14:textId="1548CAD2" w:rsidR="00EC300B" w:rsidRPr="00A0679D" w:rsidRDefault="44CCE120" w:rsidP="00D51F74">
            <w:pPr>
              <w:pStyle w:val="ListParagraph"/>
              <w:numPr>
                <w:ilvl w:val="0"/>
                <w:numId w:val="66"/>
              </w:numPr>
              <w:rPr>
                <w:rFonts w:ascii="Aptos" w:eastAsia="Aptos" w:hAnsi="Aptos" w:cs="Arial"/>
                <w:color w:val="EE0000"/>
              </w:rPr>
            </w:pPr>
            <w:r w:rsidRPr="00A0679D">
              <w:rPr>
                <w:rFonts w:ascii="Aptos" w:eastAsia="Aptos" w:hAnsi="Aptos" w:cs="Arial"/>
                <w:color w:val="EE0000"/>
              </w:rPr>
              <w:t>Abuelo</w:t>
            </w:r>
            <w:r w:rsidR="13E93DFD" w:rsidRPr="00A0679D">
              <w:rPr>
                <w:rFonts w:ascii="Aptos" w:eastAsia="Aptos" w:hAnsi="Aptos" w:cs="Arial"/>
                <w:color w:val="EE0000"/>
              </w:rPr>
              <w:t xml:space="preserve"> </w:t>
            </w:r>
            <w:r w:rsidR="0613D25D" w:rsidRPr="00A0679D">
              <w:rPr>
                <w:rFonts w:ascii="Aptos" w:eastAsia="Aptos" w:hAnsi="Aptos" w:cs="Arial"/>
                <w:color w:val="EE0000"/>
              </w:rPr>
              <w:t>y/</w:t>
            </w:r>
            <w:r w:rsidR="13E93DFD" w:rsidRPr="00A0679D">
              <w:rPr>
                <w:rFonts w:ascii="Aptos" w:eastAsia="Aptos" w:hAnsi="Aptos" w:cs="Arial"/>
                <w:color w:val="EE0000"/>
              </w:rPr>
              <w:t>o Abuela</w:t>
            </w:r>
          </w:p>
          <w:p w14:paraId="2F0371FD" w14:textId="48A6A14A" w:rsidR="00EC300B" w:rsidRPr="00A0679D" w:rsidRDefault="44CCE120" w:rsidP="00D51F74">
            <w:pPr>
              <w:pStyle w:val="ListParagraph"/>
              <w:numPr>
                <w:ilvl w:val="0"/>
                <w:numId w:val="66"/>
              </w:numPr>
              <w:rPr>
                <w:rFonts w:ascii="Aptos" w:eastAsia="Aptos" w:hAnsi="Aptos" w:cs="Arial"/>
                <w:color w:val="EE0000"/>
              </w:rPr>
            </w:pPr>
            <w:r w:rsidRPr="00A0679D">
              <w:rPr>
                <w:rFonts w:ascii="Aptos" w:eastAsia="Aptos" w:hAnsi="Aptos" w:cs="Arial"/>
                <w:color w:val="EE0000"/>
              </w:rPr>
              <w:t>Tía</w:t>
            </w:r>
          </w:p>
          <w:p w14:paraId="72F616C2" w14:textId="7387BB4E" w:rsidR="00EC300B" w:rsidRPr="00A0679D" w:rsidRDefault="44CCE120" w:rsidP="00D51F74">
            <w:pPr>
              <w:pStyle w:val="ListParagraph"/>
              <w:numPr>
                <w:ilvl w:val="0"/>
                <w:numId w:val="66"/>
              </w:numPr>
              <w:rPr>
                <w:rFonts w:ascii="Aptos" w:eastAsia="Aptos" w:hAnsi="Aptos" w:cs="Arial"/>
                <w:color w:val="EE0000"/>
              </w:rPr>
            </w:pPr>
            <w:r w:rsidRPr="00A0679D">
              <w:rPr>
                <w:rFonts w:ascii="Aptos" w:eastAsia="Aptos" w:hAnsi="Aptos" w:cs="Arial"/>
                <w:color w:val="EE0000"/>
              </w:rPr>
              <w:t>Tío</w:t>
            </w:r>
          </w:p>
          <w:p w14:paraId="3C7582B6" w14:textId="7084A17F" w:rsidR="00EC300B" w:rsidRPr="00A0679D" w:rsidRDefault="00EC300B">
            <w:pPr>
              <w:rPr>
                <w:rFonts w:ascii="Aptos" w:eastAsia="Aptos" w:hAnsi="Aptos" w:cs="Arial"/>
                <w:color w:val="EE0000"/>
              </w:rPr>
            </w:pPr>
          </w:p>
          <w:p w14:paraId="1A0045D7" w14:textId="4D7F2781" w:rsidR="00EC300B" w:rsidRPr="00A0679D" w:rsidRDefault="00EC300B">
            <w:pPr>
              <w:rPr>
                <w:color w:val="EE0000"/>
              </w:rPr>
            </w:pPr>
          </w:p>
        </w:tc>
      </w:tr>
      <w:tr w:rsidR="00EC300B" w:rsidRPr="00AC1C19" w14:paraId="15AAC7D6" w14:textId="77777777" w:rsidTr="00B155FA">
        <w:tc>
          <w:tcPr>
            <w:tcW w:w="5395" w:type="dxa"/>
          </w:tcPr>
          <w:p w14:paraId="5B635F9D" w14:textId="77777777" w:rsidR="00EC300B" w:rsidRDefault="00EC300B" w:rsidP="00EC300B">
            <w:r>
              <w:t>[TABLE LABELS]</w:t>
            </w:r>
          </w:p>
          <w:p w14:paraId="63771525" w14:textId="77777777" w:rsidR="00EC300B" w:rsidRDefault="001B47EE" w:rsidP="00D51F74">
            <w:pPr>
              <w:pStyle w:val="ListParagraph"/>
              <w:numPr>
                <w:ilvl w:val="0"/>
                <w:numId w:val="59"/>
              </w:numPr>
            </w:pPr>
            <w:r>
              <w:t>Legal Name</w:t>
            </w:r>
          </w:p>
          <w:p w14:paraId="15F736C9" w14:textId="77777777" w:rsidR="001B47EE" w:rsidRDefault="001B47EE" w:rsidP="00D51F74">
            <w:pPr>
              <w:pStyle w:val="ListParagraph"/>
              <w:numPr>
                <w:ilvl w:val="0"/>
                <w:numId w:val="59"/>
              </w:numPr>
            </w:pPr>
            <w:r>
              <w:t>Relationship</w:t>
            </w:r>
          </w:p>
          <w:p w14:paraId="350B225A" w14:textId="4A6CE58E" w:rsidR="001B47EE" w:rsidRDefault="001B47EE" w:rsidP="00D51F74">
            <w:pPr>
              <w:pStyle w:val="ListParagraph"/>
              <w:numPr>
                <w:ilvl w:val="0"/>
                <w:numId w:val="59"/>
              </w:numPr>
            </w:pPr>
            <w:r>
              <w:t>Birthdate (MM/DD/YYYY)</w:t>
            </w:r>
          </w:p>
        </w:tc>
        <w:tc>
          <w:tcPr>
            <w:tcW w:w="5395" w:type="dxa"/>
          </w:tcPr>
          <w:p w14:paraId="2158AF2E" w14:textId="77777777" w:rsidR="00EC300B" w:rsidRDefault="1B66F1B1">
            <w:r>
              <w:t>[TABLE LABELS]</w:t>
            </w:r>
          </w:p>
          <w:p w14:paraId="4848DFE4" w14:textId="181D9410" w:rsidR="00EC300B" w:rsidRDefault="1B66F1B1" w:rsidP="2CECC404">
            <w:pPr>
              <w:rPr>
                <w:rFonts w:ascii="Aptos" w:eastAsia="Aptos" w:hAnsi="Aptos" w:cs="Arial"/>
                <w:color w:val="000000" w:themeColor="text1"/>
              </w:rPr>
            </w:pPr>
            <w:r w:rsidRPr="2CECC404">
              <w:rPr>
                <w:rFonts w:ascii="Aptos" w:eastAsia="Aptos" w:hAnsi="Aptos" w:cs="Arial"/>
                <w:color w:val="000000" w:themeColor="text1"/>
              </w:rPr>
              <w:t xml:space="preserve">Nombre </w:t>
            </w:r>
            <w:r w:rsidRPr="02844556">
              <w:rPr>
                <w:rFonts w:ascii="Aptos" w:eastAsia="Aptos" w:hAnsi="Aptos" w:cs="Arial"/>
                <w:color w:val="000000" w:themeColor="text1"/>
              </w:rPr>
              <w:t>Legal</w:t>
            </w:r>
          </w:p>
          <w:p w14:paraId="11E42222" w14:textId="7BB98E53" w:rsidR="00EC300B" w:rsidRDefault="1B66F1B1" w:rsidP="2CECC404">
            <w:pPr>
              <w:rPr>
                <w:rFonts w:ascii="Aptos" w:eastAsia="Aptos" w:hAnsi="Aptos" w:cs="Arial"/>
                <w:color w:val="000000" w:themeColor="text1"/>
              </w:rPr>
            </w:pPr>
            <w:r w:rsidRPr="3308C906">
              <w:rPr>
                <w:rFonts w:ascii="Aptos" w:eastAsia="Aptos" w:hAnsi="Aptos" w:cs="Arial"/>
                <w:color w:val="000000" w:themeColor="text1"/>
              </w:rPr>
              <w:t>Parentesco</w:t>
            </w:r>
          </w:p>
          <w:p w14:paraId="46E11F78" w14:textId="0D21D870" w:rsidR="00EC300B" w:rsidRPr="009015A9" w:rsidRDefault="1B66F1B1" w:rsidP="2CECC404">
            <w:pPr>
              <w:rPr>
                <w:rFonts w:ascii="Aptos" w:eastAsia="Aptos" w:hAnsi="Aptos" w:cs="Arial"/>
                <w:color w:val="000000" w:themeColor="text1"/>
                <w:lang w:val="es-US"/>
              </w:rPr>
            </w:pPr>
            <w:r w:rsidRPr="009015A9">
              <w:rPr>
                <w:rFonts w:ascii="Aptos" w:eastAsia="Aptos" w:hAnsi="Aptos" w:cs="Arial"/>
                <w:color w:val="000000" w:themeColor="text1"/>
                <w:lang w:val="es-US"/>
              </w:rPr>
              <w:t>Fecha de Nacimiento (MM/DD/AAAA)</w:t>
            </w:r>
          </w:p>
          <w:p w14:paraId="07319EEE" w14:textId="6EF8340C" w:rsidR="00EC300B" w:rsidRPr="009015A9" w:rsidRDefault="00EC300B">
            <w:pPr>
              <w:rPr>
                <w:rFonts w:ascii="Aptos" w:eastAsia="Aptos" w:hAnsi="Aptos" w:cs="Arial"/>
                <w:lang w:val="es-US"/>
              </w:rPr>
            </w:pPr>
          </w:p>
        </w:tc>
      </w:tr>
    </w:tbl>
    <w:p w14:paraId="51EBBA0B" w14:textId="661673B4" w:rsidR="00573570" w:rsidRPr="009015A9" w:rsidRDefault="00573570" w:rsidP="00D058C2">
      <w:pPr>
        <w:rPr>
          <w:lang w:val="es-US"/>
        </w:rPr>
      </w:pPr>
      <w:r w:rsidRPr="009015A9">
        <w:rPr>
          <w:lang w:val="es-US"/>
        </w:rPr>
        <w:t xml:space="preserve"> </w:t>
      </w:r>
    </w:p>
    <w:p w14:paraId="74025D10" w14:textId="44B7FEEF" w:rsidR="00E83F9A" w:rsidRDefault="00E83F9A" w:rsidP="00F20CDF">
      <w:pPr>
        <w:pStyle w:val="Heading3"/>
      </w:pPr>
      <w:r>
        <w:t xml:space="preserve">Application – </w:t>
      </w:r>
      <w:commentRangeStart w:id="229"/>
      <w:commentRangeStart w:id="230"/>
      <w:r>
        <w:t>Financial Information</w:t>
      </w:r>
      <w:commentRangeEnd w:id="229"/>
      <w:r w:rsidR="00E03CF6">
        <w:rPr>
          <w:rStyle w:val="CommentReference"/>
          <w:sz w:val="28"/>
          <w:szCs w:val="28"/>
        </w:rPr>
        <w:commentReference w:id="229"/>
      </w:r>
      <w:commentRangeEnd w:id="230"/>
      <w:r>
        <w:rPr>
          <w:rStyle w:val="CommentReference"/>
        </w:rPr>
        <w:commentReference w:id="230"/>
      </w:r>
      <w:r w:rsidR="00DC4B24">
        <w:t xml:space="preserve"> (text)</w:t>
      </w:r>
    </w:p>
    <w:tbl>
      <w:tblPr>
        <w:tblStyle w:val="TableGrid"/>
        <w:tblW w:w="0" w:type="auto"/>
        <w:tblLook w:val="04A0" w:firstRow="1" w:lastRow="0" w:firstColumn="1" w:lastColumn="0" w:noHBand="0" w:noVBand="1"/>
      </w:tblPr>
      <w:tblGrid>
        <w:gridCol w:w="5395"/>
        <w:gridCol w:w="5395"/>
      </w:tblGrid>
      <w:tr w:rsidR="004D42B7" w14:paraId="154A2935" w14:textId="77777777" w:rsidTr="00B155FA">
        <w:tc>
          <w:tcPr>
            <w:tcW w:w="5395" w:type="dxa"/>
          </w:tcPr>
          <w:p w14:paraId="18BBC3FF" w14:textId="77777777" w:rsidR="004D42B7" w:rsidRDefault="004D42B7">
            <w:r>
              <w:t>English</w:t>
            </w:r>
          </w:p>
        </w:tc>
        <w:tc>
          <w:tcPr>
            <w:tcW w:w="5395" w:type="dxa"/>
          </w:tcPr>
          <w:p w14:paraId="765AD27E" w14:textId="77777777" w:rsidR="004D42B7" w:rsidRDefault="004D42B7">
            <w:r>
              <w:t>Spanish</w:t>
            </w:r>
          </w:p>
        </w:tc>
      </w:tr>
      <w:tr w:rsidR="004D42B7" w:rsidRPr="00AC1C19" w14:paraId="16AEE6CD" w14:textId="77777777" w:rsidTr="00B155FA">
        <w:tc>
          <w:tcPr>
            <w:tcW w:w="5395" w:type="dxa"/>
          </w:tcPr>
          <w:p w14:paraId="2DC10CB5" w14:textId="77777777" w:rsidR="004D42B7" w:rsidRDefault="004D42B7">
            <w:r>
              <w:t>Financial Information</w:t>
            </w:r>
          </w:p>
          <w:p w14:paraId="4AB4E06E" w14:textId="77777777" w:rsidR="004D42B7" w:rsidRDefault="004D42B7"/>
          <w:p w14:paraId="6089F09A" w14:textId="77777777" w:rsidR="004D42B7" w:rsidRDefault="004D42B7" w:rsidP="004D42B7">
            <w:r>
              <w:t xml:space="preserve">Your financial information is needed to determine whether you qualify for financial assistance, and for how much assistance. </w:t>
            </w:r>
          </w:p>
          <w:p w14:paraId="7CBCA1C4" w14:textId="03A6C2A2" w:rsidR="004D42B7" w:rsidRDefault="004D42B7"/>
        </w:tc>
        <w:tc>
          <w:tcPr>
            <w:tcW w:w="5395" w:type="dxa"/>
          </w:tcPr>
          <w:p w14:paraId="217CB62C" w14:textId="5E4B724F" w:rsidR="004D42B7" w:rsidRPr="009015A9" w:rsidRDefault="4ED02E39">
            <w:pPr>
              <w:rPr>
                <w:lang w:val="es-US"/>
              </w:rPr>
            </w:pPr>
            <w:r w:rsidRPr="009015A9">
              <w:rPr>
                <w:lang w:val="es-US"/>
              </w:rPr>
              <w:t>Informaci</w:t>
            </w:r>
            <w:r w:rsidR="4E059F22" w:rsidRPr="009015A9">
              <w:rPr>
                <w:rFonts w:ascii="Aptos" w:eastAsia="Aptos" w:hAnsi="Aptos" w:cs="Arial"/>
                <w:color w:val="000000" w:themeColor="text1"/>
                <w:lang w:val="es-US"/>
              </w:rPr>
              <w:t>ón</w:t>
            </w:r>
            <w:r w:rsidRPr="009015A9">
              <w:rPr>
                <w:lang w:val="es-US"/>
              </w:rPr>
              <w:t xml:space="preserve"> Sobre </w:t>
            </w:r>
            <w:r w:rsidR="27853403" w:rsidRPr="009015A9">
              <w:rPr>
                <w:lang w:val="es-US"/>
              </w:rPr>
              <w:t>las</w:t>
            </w:r>
            <w:r w:rsidRPr="009015A9">
              <w:rPr>
                <w:lang w:val="es-US"/>
              </w:rPr>
              <w:t xml:space="preserve"> Finanzas</w:t>
            </w:r>
          </w:p>
          <w:p w14:paraId="30B1D14E" w14:textId="1774433F" w:rsidR="004D42B7" w:rsidRPr="009015A9" w:rsidRDefault="004D42B7">
            <w:pPr>
              <w:rPr>
                <w:lang w:val="es-US"/>
              </w:rPr>
            </w:pPr>
          </w:p>
          <w:p w14:paraId="6B96E3D2" w14:textId="6194FDDF" w:rsidR="004D42B7" w:rsidRPr="009015A9" w:rsidRDefault="4ED02E39">
            <w:pPr>
              <w:rPr>
                <w:rFonts w:ascii="Aptos" w:eastAsia="Aptos" w:hAnsi="Aptos" w:cs="Arial"/>
                <w:lang w:val="es-US"/>
              </w:rPr>
            </w:pPr>
            <w:r w:rsidRPr="009015A9">
              <w:rPr>
                <w:rFonts w:ascii="Aptos" w:eastAsia="Aptos" w:hAnsi="Aptos" w:cs="Arial"/>
                <w:color w:val="000000" w:themeColor="text1"/>
                <w:lang w:val="es-US"/>
              </w:rPr>
              <w:t>La información sobre sus finanzas es necesaria para decidir si reúne los requisitos para recibir ayuda financiera y en qué cantidad.</w:t>
            </w:r>
          </w:p>
        </w:tc>
      </w:tr>
      <w:tr w:rsidR="004D42B7" w:rsidRPr="00AC1C19" w14:paraId="746EF1E5" w14:textId="77777777" w:rsidTr="00B155FA">
        <w:tc>
          <w:tcPr>
            <w:tcW w:w="5395" w:type="dxa"/>
          </w:tcPr>
          <w:p w14:paraId="420776E0" w14:textId="77777777" w:rsidR="004D42B7" w:rsidRDefault="004D42B7" w:rsidP="004D42B7">
            <w:r>
              <w:t>HOUSEHOLD INCOME</w:t>
            </w:r>
          </w:p>
          <w:p w14:paraId="33685175" w14:textId="77777777" w:rsidR="004D42B7" w:rsidRDefault="004D42B7" w:rsidP="004D42B7">
            <w:r>
              <w:t>Please tell us your total annual household income.  Include income for all household members in this total.</w:t>
            </w:r>
          </w:p>
          <w:p w14:paraId="1F7C61D7" w14:textId="77777777" w:rsidR="004D42B7" w:rsidRDefault="004D42B7"/>
          <w:p w14:paraId="56D3DC97" w14:textId="47C18AA5" w:rsidR="004D42B7" w:rsidRDefault="004D42B7">
            <w:r>
              <w:t>Total annual household income</w:t>
            </w:r>
          </w:p>
        </w:tc>
        <w:tc>
          <w:tcPr>
            <w:tcW w:w="5395" w:type="dxa"/>
          </w:tcPr>
          <w:p w14:paraId="1A2E8EE1" w14:textId="020D0B41" w:rsidR="004D42B7" w:rsidRPr="009015A9" w:rsidRDefault="3BFF06F7" w:rsidP="08CB0938">
            <w:pPr>
              <w:rPr>
                <w:rFonts w:ascii="Aptos" w:eastAsia="Aptos" w:hAnsi="Aptos" w:cs="Arial"/>
                <w:color w:val="000000" w:themeColor="text1"/>
                <w:lang w:val="es-US"/>
              </w:rPr>
            </w:pPr>
            <w:r w:rsidRPr="009015A9">
              <w:rPr>
                <w:rFonts w:ascii="Aptos" w:eastAsia="Aptos" w:hAnsi="Aptos" w:cs="Arial"/>
                <w:color w:val="000000" w:themeColor="text1"/>
                <w:lang w:val="es-US"/>
              </w:rPr>
              <w:t>INGRESOS FAMILIARES</w:t>
            </w:r>
          </w:p>
          <w:p w14:paraId="158453E0" w14:textId="182EDB53" w:rsidR="004D42B7" w:rsidRDefault="004D42B7" w:rsidP="50A8EB7E">
            <w:pPr>
              <w:rPr>
                <w:rFonts w:ascii="Aptos" w:eastAsia="Aptos" w:hAnsi="Aptos" w:cs="Arial"/>
                <w:color w:val="000000" w:themeColor="text1"/>
                <w:lang w:val="es-ES"/>
              </w:rPr>
            </w:pPr>
          </w:p>
          <w:p w14:paraId="113E6B08" w14:textId="6AEA5887" w:rsidR="004D42B7" w:rsidRDefault="3BFF06F7" w:rsidP="08CB0938">
            <w:pPr>
              <w:rPr>
                <w:rFonts w:ascii="Aptos" w:eastAsia="Aptos" w:hAnsi="Aptos" w:cs="Arial"/>
                <w:color w:val="000000" w:themeColor="text1"/>
                <w:lang w:val="es-ES"/>
              </w:rPr>
            </w:pPr>
            <w:r w:rsidRPr="500F13D1">
              <w:rPr>
                <w:rFonts w:ascii="Aptos" w:eastAsia="Aptos" w:hAnsi="Aptos" w:cs="Arial"/>
                <w:color w:val="000000" w:themeColor="text1"/>
                <w:lang w:val="es-ES"/>
              </w:rPr>
              <w:t xml:space="preserve">Por favor, </w:t>
            </w:r>
            <w:r w:rsidR="66C3322E" w:rsidRPr="07E87BC0">
              <w:rPr>
                <w:rFonts w:ascii="Aptos" w:eastAsia="Aptos" w:hAnsi="Aptos" w:cs="Arial"/>
                <w:color w:val="000000" w:themeColor="text1"/>
                <w:lang w:val="es-ES"/>
              </w:rPr>
              <w:t>díganos</w:t>
            </w:r>
            <w:r w:rsidRPr="500F13D1">
              <w:rPr>
                <w:rFonts w:ascii="Aptos" w:eastAsia="Aptos" w:hAnsi="Aptos" w:cs="Arial"/>
                <w:color w:val="000000" w:themeColor="text1"/>
                <w:lang w:val="es-ES"/>
              </w:rPr>
              <w:t xml:space="preserve"> el total de </w:t>
            </w:r>
            <w:r w:rsidR="40F51426" w:rsidRPr="5B70F51A">
              <w:rPr>
                <w:rFonts w:ascii="Aptos" w:eastAsia="Aptos" w:hAnsi="Aptos" w:cs="Arial"/>
                <w:color w:val="000000" w:themeColor="text1"/>
                <w:lang w:val="es-ES"/>
              </w:rPr>
              <w:t>los</w:t>
            </w:r>
            <w:r w:rsidR="66C3322E" w:rsidRPr="46FB87CA">
              <w:rPr>
                <w:rFonts w:ascii="Aptos" w:eastAsia="Aptos" w:hAnsi="Aptos" w:cs="Arial"/>
                <w:color w:val="000000" w:themeColor="text1"/>
                <w:lang w:val="es-ES"/>
              </w:rPr>
              <w:t xml:space="preserve"> </w:t>
            </w:r>
            <w:r w:rsidRPr="500F13D1">
              <w:rPr>
                <w:rFonts w:ascii="Aptos" w:eastAsia="Aptos" w:hAnsi="Aptos" w:cs="Arial"/>
                <w:color w:val="000000" w:themeColor="text1"/>
                <w:lang w:val="es-ES"/>
              </w:rPr>
              <w:t>ingresos anuales en su hogar. Incluya en este total los ingresos de todos los miembros de la unidad familiar.</w:t>
            </w:r>
          </w:p>
          <w:p w14:paraId="5F26FACD" w14:textId="42C55DA1" w:rsidR="004D42B7" w:rsidRPr="009015A9" w:rsidRDefault="004D42B7" w:rsidP="50A8EB7E">
            <w:pPr>
              <w:rPr>
                <w:rFonts w:ascii="Aptos" w:eastAsia="Aptos" w:hAnsi="Aptos" w:cs="Arial"/>
                <w:color w:val="000000" w:themeColor="text1"/>
                <w:lang w:val="es-US"/>
              </w:rPr>
            </w:pPr>
          </w:p>
          <w:p w14:paraId="18C2637A" w14:textId="5AE8F952" w:rsidR="004D42B7" w:rsidRPr="009015A9" w:rsidRDefault="3BFF06F7">
            <w:pPr>
              <w:rPr>
                <w:rFonts w:ascii="Aptos" w:eastAsia="Aptos" w:hAnsi="Aptos" w:cs="Arial"/>
                <w:color w:val="000000" w:themeColor="text1"/>
                <w:lang w:val="es-US"/>
              </w:rPr>
            </w:pPr>
            <w:r w:rsidRPr="009015A9">
              <w:rPr>
                <w:rFonts w:ascii="Aptos" w:eastAsia="Aptos" w:hAnsi="Aptos" w:cs="Arial"/>
                <w:color w:val="000000" w:themeColor="text1"/>
                <w:lang w:val="es-US"/>
              </w:rPr>
              <w:t xml:space="preserve">Ingresos </w:t>
            </w:r>
            <w:r w:rsidR="66C3322E" w:rsidRPr="009015A9">
              <w:rPr>
                <w:rFonts w:ascii="Aptos" w:eastAsia="Aptos" w:hAnsi="Aptos" w:cs="Arial"/>
                <w:color w:val="000000" w:themeColor="text1"/>
                <w:lang w:val="es-US"/>
              </w:rPr>
              <w:t>totales anuales</w:t>
            </w:r>
            <w:r w:rsidRPr="009015A9">
              <w:rPr>
                <w:rFonts w:ascii="Aptos" w:eastAsia="Aptos" w:hAnsi="Aptos" w:cs="Arial"/>
                <w:color w:val="000000" w:themeColor="text1"/>
                <w:lang w:val="es-US"/>
              </w:rPr>
              <w:t xml:space="preserve"> del hogar</w:t>
            </w:r>
          </w:p>
        </w:tc>
      </w:tr>
      <w:tr w:rsidR="004D42B7" w14:paraId="483BFF1C" w14:textId="77777777" w:rsidTr="00B155FA">
        <w:tc>
          <w:tcPr>
            <w:tcW w:w="5395" w:type="dxa"/>
          </w:tcPr>
          <w:p w14:paraId="7CCBDDAA" w14:textId="77777777" w:rsidR="004D42B7" w:rsidRDefault="004D42B7" w:rsidP="004D42B7">
            <w:r>
              <w:t>EMPLOYMENT STATUS</w:t>
            </w:r>
          </w:p>
          <w:p w14:paraId="3403CD87" w14:textId="77777777" w:rsidR="004D42B7" w:rsidRDefault="004D42B7" w:rsidP="004D42B7">
            <w:r>
              <w:t>Choose the option that most closely matches your employment status.</w:t>
            </w:r>
          </w:p>
          <w:p w14:paraId="24ECC842" w14:textId="77777777" w:rsidR="004D42B7" w:rsidRDefault="004D42B7" w:rsidP="004D42B7"/>
          <w:p w14:paraId="54B25B44" w14:textId="24F7706F" w:rsidR="004D42B7" w:rsidRDefault="004D42B7" w:rsidP="004D42B7">
            <w:r>
              <w:t>Employed full-time</w:t>
            </w:r>
          </w:p>
          <w:p w14:paraId="139C18D2" w14:textId="74BDA45A" w:rsidR="004D42B7" w:rsidRDefault="004D42B7" w:rsidP="004D42B7">
            <w:r>
              <w:t>Employed part-time</w:t>
            </w:r>
          </w:p>
          <w:p w14:paraId="69415886" w14:textId="7A3EC7AD" w:rsidR="004D42B7" w:rsidRDefault="004D42B7" w:rsidP="004D42B7">
            <w:r>
              <w:t>Self-employed</w:t>
            </w:r>
          </w:p>
          <w:p w14:paraId="0CDB195E" w14:textId="23EF4FC2" w:rsidR="004D42B7" w:rsidRDefault="004D42B7" w:rsidP="004D42B7">
            <w:r>
              <w:t>Unemployed</w:t>
            </w:r>
          </w:p>
          <w:p w14:paraId="05CD8C89" w14:textId="18617A50" w:rsidR="004D42B7" w:rsidRDefault="004D42B7" w:rsidP="004D42B7">
            <w:r>
              <w:t>Student</w:t>
            </w:r>
          </w:p>
          <w:p w14:paraId="1DF63DFB" w14:textId="77777777" w:rsidR="004D42B7" w:rsidRDefault="004D42B7" w:rsidP="004D42B7"/>
        </w:tc>
        <w:tc>
          <w:tcPr>
            <w:tcW w:w="5395" w:type="dxa"/>
          </w:tcPr>
          <w:p w14:paraId="0C2BBF20" w14:textId="170F9B22" w:rsidR="004D42B7" w:rsidRPr="009015A9" w:rsidRDefault="1AC0F4D2" w:rsidP="303EBA5E">
            <w:pPr>
              <w:rPr>
                <w:rFonts w:ascii="Aptos" w:eastAsia="Aptos" w:hAnsi="Aptos" w:cs="Arial"/>
                <w:color w:val="000000" w:themeColor="text1"/>
                <w:lang w:val="es-US"/>
              </w:rPr>
            </w:pPr>
            <w:r w:rsidRPr="009015A9">
              <w:rPr>
                <w:rFonts w:ascii="Aptos" w:eastAsia="Aptos" w:hAnsi="Aptos" w:cs="Arial"/>
                <w:color w:val="000000" w:themeColor="text1"/>
                <w:lang w:val="es-US"/>
              </w:rPr>
              <w:t>SITUACIÓN LABORAL</w:t>
            </w:r>
          </w:p>
          <w:p w14:paraId="7247D791" w14:textId="59F79C91" w:rsidR="004D42B7" w:rsidRPr="009015A9" w:rsidRDefault="1AC0F4D2" w:rsidP="303EBA5E">
            <w:pPr>
              <w:rPr>
                <w:rFonts w:ascii="Aptos" w:eastAsia="Aptos" w:hAnsi="Aptos" w:cs="Arial"/>
                <w:color w:val="000000" w:themeColor="text1"/>
                <w:lang w:val="es-US"/>
              </w:rPr>
            </w:pPr>
            <w:r w:rsidRPr="009015A9">
              <w:rPr>
                <w:rFonts w:ascii="Aptos" w:eastAsia="Aptos" w:hAnsi="Aptos" w:cs="Arial"/>
                <w:color w:val="000000" w:themeColor="text1"/>
                <w:lang w:val="es-US"/>
              </w:rPr>
              <w:t>Elija la opción que más se acerque a su situación laboral.</w:t>
            </w:r>
          </w:p>
          <w:p w14:paraId="7BB26699" w14:textId="72B4CA05" w:rsidR="004D42B7" w:rsidRPr="009015A9" w:rsidRDefault="004D42B7" w:rsidP="3D8A8AB7">
            <w:pPr>
              <w:rPr>
                <w:rFonts w:ascii="Aptos" w:eastAsia="Aptos" w:hAnsi="Aptos" w:cs="Arial"/>
                <w:color w:val="000000" w:themeColor="text1"/>
                <w:lang w:val="es-US"/>
              </w:rPr>
            </w:pPr>
          </w:p>
          <w:p w14:paraId="7E7335E4" w14:textId="6DBAAEE2" w:rsidR="004D42B7" w:rsidRPr="009015A9" w:rsidRDefault="1AC0F4D2" w:rsidP="303EBA5E">
            <w:pPr>
              <w:rPr>
                <w:rFonts w:ascii="Aptos" w:eastAsia="Aptos" w:hAnsi="Aptos" w:cs="Arial"/>
                <w:color w:val="000000" w:themeColor="text1"/>
                <w:lang w:val="es-US"/>
              </w:rPr>
            </w:pPr>
            <w:r w:rsidRPr="009015A9">
              <w:rPr>
                <w:rFonts w:ascii="Aptos" w:eastAsia="Aptos" w:hAnsi="Aptos" w:cs="Arial"/>
                <w:color w:val="000000" w:themeColor="text1"/>
                <w:lang w:val="es-US"/>
              </w:rPr>
              <w:t>Empleado(a) de tiempo completo</w:t>
            </w:r>
          </w:p>
          <w:p w14:paraId="3D100CD5" w14:textId="21667B9C" w:rsidR="004D42B7" w:rsidRPr="009015A9" w:rsidRDefault="1AC0F4D2" w:rsidP="303EBA5E">
            <w:pPr>
              <w:rPr>
                <w:rFonts w:ascii="Aptos" w:eastAsia="Aptos" w:hAnsi="Aptos" w:cs="Arial"/>
                <w:color w:val="000000" w:themeColor="text1"/>
                <w:lang w:val="es-US"/>
              </w:rPr>
            </w:pPr>
            <w:r w:rsidRPr="009015A9">
              <w:rPr>
                <w:rFonts w:ascii="Aptos" w:eastAsia="Aptos" w:hAnsi="Aptos" w:cs="Arial"/>
                <w:color w:val="000000" w:themeColor="text1"/>
                <w:lang w:val="es-US"/>
              </w:rPr>
              <w:t>Empleado(a) de tiempo parcial</w:t>
            </w:r>
          </w:p>
          <w:p w14:paraId="1A62F2EE" w14:textId="277CC9F2" w:rsidR="004D42B7" w:rsidRPr="009015A9" w:rsidRDefault="1AC0F4D2" w:rsidP="303EBA5E">
            <w:pPr>
              <w:rPr>
                <w:rFonts w:ascii="Aptos" w:eastAsia="Aptos" w:hAnsi="Aptos" w:cs="Arial"/>
                <w:color w:val="000000" w:themeColor="text1"/>
                <w:lang w:val="es-US"/>
              </w:rPr>
            </w:pPr>
            <w:r w:rsidRPr="009015A9">
              <w:rPr>
                <w:rFonts w:ascii="Aptos" w:eastAsia="Aptos" w:hAnsi="Aptos" w:cs="Arial"/>
                <w:color w:val="000000" w:themeColor="text1"/>
                <w:lang w:val="es-US"/>
              </w:rPr>
              <w:t>Trabajador(a) Independiente</w:t>
            </w:r>
          </w:p>
          <w:p w14:paraId="5DD8D930" w14:textId="5B00E6E3" w:rsidR="004D42B7" w:rsidRPr="009015A9" w:rsidRDefault="1AC0F4D2" w:rsidP="303EBA5E">
            <w:pPr>
              <w:rPr>
                <w:rFonts w:ascii="Aptos" w:eastAsia="Aptos" w:hAnsi="Aptos" w:cs="Arial"/>
                <w:color w:val="000000" w:themeColor="text1"/>
                <w:lang w:val="es-US"/>
              </w:rPr>
            </w:pPr>
            <w:r w:rsidRPr="009015A9">
              <w:rPr>
                <w:rFonts w:ascii="Aptos" w:eastAsia="Aptos" w:hAnsi="Aptos" w:cs="Arial"/>
                <w:color w:val="000000" w:themeColor="text1"/>
                <w:lang w:val="es-US"/>
              </w:rPr>
              <w:t>Desempleado(a)</w:t>
            </w:r>
          </w:p>
          <w:p w14:paraId="1874E150" w14:textId="338A5D59" w:rsidR="004D42B7" w:rsidRDefault="1AC0F4D2" w:rsidP="303EBA5E">
            <w:pPr>
              <w:rPr>
                <w:rFonts w:ascii="Aptos" w:eastAsia="Aptos" w:hAnsi="Aptos" w:cs="Arial"/>
                <w:color w:val="000000" w:themeColor="text1"/>
              </w:rPr>
            </w:pPr>
            <w:r w:rsidRPr="303EBA5E">
              <w:rPr>
                <w:rFonts w:ascii="Aptos" w:eastAsia="Aptos" w:hAnsi="Aptos" w:cs="Arial"/>
                <w:color w:val="000000" w:themeColor="text1"/>
              </w:rPr>
              <w:t>Estudiante</w:t>
            </w:r>
          </w:p>
          <w:p w14:paraId="7B665587" w14:textId="722C5F75" w:rsidR="004D42B7" w:rsidRDefault="004D42B7">
            <w:pPr>
              <w:rPr>
                <w:rFonts w:ascii="Aptos" w:eastAsia="Aptos" w:hAnsi="Aptos" w:cs="Arial"/>
              </w:rPr>
            </w:pPr>
          </w:p>
          <w:p w14:paraId="0AB476BE" w14:textId="0BD21D3B" w:rsidR="004D42B7" w:rsidRDefault="004D42B7"/>
        </w:tc>
      </w:tr>
      <w:tr w:rsidR="004D42B7" w14:paraId="3AD62A45" w14:textId="77777777" w:rsidTr="00B155FA">
        <w:tc>
          <w:tcPr>
            <w:tcW w:w="5395" w:type="dxa"/>
          </w:tcPr>
          <w:p w14:paraId="33ACA203" w14:textId="77777777" w:rsidR="004D42B7" w:rsidRDefault="004D42B7" w:rsidP="004D42B7">
            <w:r>
              <w:t>SOURCE(S) OF INCOME</w:t>
            </w:r>
          </w:p>
          <w:p w14:paraId="00D02552" w14:textId="77777777" w:rsidR="004D42B7" w:rsidRDefault="004D42B7" w:rsidP="004D42B7">
            <w:r>
              <w:t>Indicate the source(s) of income for your household.  (Check all that apply.)</w:t>
            </w:r>
          </w:p>
          <w:p w14:paraId="3F109717" w14:textId="77777777" w:rsidR="004D42B7" w:rsidRDefault="004D42B7" w:rsidP="004D42B7"/>
          <w:p w14:paraId="070333BF" w14:textId="477A0C18" w:rsidR="00804641" w:rsidRDefault="00804641" w:rsidP="004D42B7">
            <w:r>
              <w:t>Employment</w:t>
            </w:r>
          </w:p>
          <w:p w14:paraId="0D302736" w14:textId="2D9503EC" w:rsidR="00804641" w:rsidRDefault="00804641" w:rsidP="004D42B7">
            <w:r>
              <w:t>Social Security</w:t>
            </w:r>
          </w:p>
          <w:p w14:paraId="29A90162" w14:textId="6850F70C" w:rsidR="00804641" w:rsidRDefault="00804641" w:rsidP="004D42B7">
            <w:r>
              <w:t>Disability</w:t>
            </w:r>
          </w:p>
          <w:p w14:paraId="17A37D67" w14:textId="44D8F23F" w:rsidR="00804641" w:rsidRDefault="00804641" w:rsidP="004D42B7">
            <w:r>
              <w:t>Unemployment benefits</w:t>
            </w:r>
          </w:p>
          <w:p w14:paraId="0ACA17E4" w14:textId="3439B179" w:rsidR="00804641" w:rsidRDefault="00804641" w:rsidP="004D42B7">
            <w:r>
              <w:t>Other</w:t>
            </w:r>
          </w:p>
          <w:p w14:paraId="583B157E" w14:textId="77777777" w:rsidR="004D42B7" w:rsidRDefault="004D42B7" w:rsidP="004D42B7"/>
        </w:tc>
        <w:tc>
          <w:tcPr>
            <w:tcW w:w="5395" w:type="dxa"/>
          </w:tcPr>
          <w:p w14:paraId="1D03AEF9" w14:textId="59576759" w:rsidR="004D42B7" w:rsidRPr="009015A9" w:rsidRDefault="483BB3DE" w:rsidP="6D3FFA9A">
            <w:pPr>
              <w:rPr>
                <w:rFonts w:ascii="Aptos" w:eastAsia="Aptos" w:hAnsi="Aptos" w:cs="Arial"/>
                <w:color w:val="000000" w:themeColor="text1"/>
                <w:lang w:val="es-US"/>
              </w:rPr>
            </w:pPr>
            <w:r w:rsidRPr="009015A9">
              <w:rPr>
                <w:rFonts w:ascii="Aptos" w:eastAsia="Aptos" w:hAnsi="Aptos" w:cs="Arial"/>
                <w:color w:val="000000" w:themeColor="text1"/>
                <w:lang w:val="es-US"/>
              </w:rPr>
              <w:t>FUENTE(S) DE INGRESOS</w:t>
            </w:r>
          </w:p>
          <w:p w14:paraId="42A7F2E2" w14:textId="34D87056" w:rsidR="004D42B7" w:rsidRPr="009015A9" w:rsidRDefault="483BB3DE" w:rsidP="6D3FFA9A">
            <w:pPr>
              <w:rPr>
                <w:rFonts w:ascii="Aptos" w:eastAsia="Aptos" w:hAnsi="Aptos" w:cs="Arial"/>
                <w:color w:val="000000" w:themeColor="text1"/>
                <w:lang w:val="es-US"/>
              </w:rPr>
            </w:pPr>
            <w:r w:rsidRPr="009015A9">
              <w:rPr>
                <w:rFonts w:ascii="Aptos" w:eastAsia="Aptos" w:hAnsi="Aptos" w:cs="Arial"/>
                <w:color w:val="000000" w:themeColor="text1"/>
                <w:lang w:val="es-US"/>
              </w:rPr>
              <w:t>Indique la(s) fuente(s) de ingresos de su hogar. (Marque todas las que apliquen en su caso).</w:t>
            </w:r>
          </w:p>
          <w:p w14:paraId="4AF734B9" w14:textId="14296BAE" w:rsidR="004D42B7" w:rsidRPr="009015A9" w:rsidRDefault="004D42B7" w:rsidP="41DD0E47">
            <w:pPr>
              <w:rPr>
                <w:rFonts w:ascii="Aptos" w:eastAsia="Aptos" w:hAnsi="Aptos" w:cs="Arial"/>
                <w:color w:val="000000" w:themeColor="text1"/>
                <w:lang w:val="es-US"/>
              </w:rPr>
            </w:pPr>
          </w:p>
          <w:p w14:paraId="10C78629" w14:textId="64671958" w:rsidR="004D42B7" w:rsidRPr="009015A9" w:rsidRDefault="5C10EEC2" w:rsidP="6D3FFA9A">
            <w:pPr>
              <w:rPr>
                <w:rFonts w:ascii="Aptos" w:eastAsia="Aptos" w:hAnsi="Aptos" w:cs="Arial"/>
                <w:color w:val="000000" w:themeColor="text1"/>
                <w:lang w:val="es-US"/>
              </w:rPr>
            </w:pPr>
            <w:r w:rsidRPr="009015A9">
              <w:rPr>
                <w:rFonts w:ascii="Aptos" w:eastAsia="Aptos" w:hAnsi="Aptos" w:cs="Arial"/>
                <w:color w:val="000000" w:themeColor="text1"/>
                <w:lang w:val="es-US"/>
              </w:rPr>
              <w:t xml:space="preserve">De </w:t>
            </w:r>
            <w:r w:rsidR="0BDEC995" w:rsidRPr="009015A9">
              <w:rPr>
                <w:rFonts w:ascii="Aptos" w:eastAsia="Aptos" w:hAnsi="Aptos" w:cs="Arial"/>
                <w:color w:val="000000" w:themeColor="text1"/>
                <w:lang w:val="es-US"/>
              </w:rPr>
              <w:t>Empleo</w:t>
            </w:r>
          </w:p>
          <w:p w14:paraId="5C98E5A9" w14:textId="35EBEE1E" w:rsidR="004D42B7" w:rsidRPr="009015A9" w:rsidRDefault="0D8CFBD8" w:rsidP="6D3FFA9A">
            <w:pPr>
              <w:rPr>
                <w:rFonts w:ascii="Aptos" w:eastAsia="Aptos" w:hAnsi="Aptos" w:cs="Arial"/>
                <w:color w:val="000000" w:themeColor="text1"/>
                <w:lang w:val="es-US"/>
              </w:rPr>
            </w:pPr>
            <w:r w:rsidRPr="009015A9">
              <w:rPr>
                <w:rFonts w:ascii="Aptos" w:eastAsia="Aptos" w:hAnsi="Aptos" w:cs="Arial"/>
                <w:color w:val="000000" w:themeColor="text1"/>
                <w:lang w:val="es-US"/>
              </w:rPr>
              <w:t>De</w:t>
            </w:r>
            <w:r w:rsidR="483BB3DE" w:rsidRPr="009015A9">
              <w:rPr>
                <w:rFonts w:ascii="Aptos" w:eastAsia="Aptos" w:hAnsi="Aptos" w:cs="Arial"/>
                <w:color w:val="000000" w:themeColor="text1"/>
                <w:lang w:val="es-US"/>
              </w:rPr>
              <w:t xml:space="preserve"> Seguridad Social (Social Security)</w:t>
            </w:r>
          </w:p>
          <w:p w14:paraId="63BEFE99" w14:textId="35609245" w:rsidR="004D42B7" w:rsidRPr="009015A9" w:rsidRDefault="7BE3FD84" w:rsidP="06389887">
            <w:pPr>
              <w:rPr>
                <w:rFonts w:ascii="Aptos" w:eastAsia="Aptos" w:hAnsi="Aptos" w:cs="Arial"/>
                <w:color w:val="000000" w:themeColor="text1"/>
                <w:lang w:val="es-US"/>
              </w:rPr>
            </w:pPr>
            <w:r w:rsidRPr="009015A9">
              <w:rPr>
                <w:rFonts w:ascii="Aptos" w:eastAsia="Aptos" w:hAnsi="Aptos" w:cs="Arial"/>
                <w:color w:val="000000" w:themeColor="text1"/>
                <w:lang w:val="es-US"/>
              </w:rPr>
              <w:t>De</w:t>
            </w:r>
            <w:r w:rsidR="483BB3DE" w:rsidRPr="009015A9">
              <w:rPr>
                <w:rFonts w:ascii="Aptos" w:eastAsia="Aptos" w:hAnsi="Aptos" w:cs="Arial"/>
                <w:color w:val="000000" w:themeColor="text1"/>
                <w:lang w:val="es-US"/>
              </w:rPr>
              <w:t xml:space="preserve"> Discapacidad</w:t>
            </w:r>
          </w:p>
          <w:p w14:paraId="7951C72C" w14:textId="26511909" w:rsidR="004D42B7" w:rsidRPr="009015A9" w:rsidRDefault="6F960590" w:rsidP="6D3FFA9A">
            <w:pPr>
              <w:rPr>
                <w:rFonts w:ascii="Aptos" w:eastAsia="Aptos" w:hAnsi="Aptos" w:cs="Arial"/>
                <w:color w:val="000000" w:themeColor="text1"/>
                <w:lang w:val="es-US"/>
              </w:rPr>
            </w:pPr>
            <w:r w:rsidRPr="009015A9">
              <w:rPr>
                <w:rFonts w:ascii="Aptos" w:eastAsia="Aptos" w:hAnsi="Aptos" w:cs="Arial"/>
                <w:color w:val="000000" w:themeColor="text1"/>
                <w:lang w:val="es-US"/>
              </w:rPr>
              <w:t>De</w:t>
            </w:r>
            <w:r w:rsidR="483BB3DE" w:rsidRPr="009015A9">
              <w:rPr>
                <w:rFonts w:ascii="Aptos" w:eastAsia="Aptos" w:hAnsi="Aptos" w:cs="Arial"/>
                <w:color w:val="000000" w:themeColor="text1"/>
                <w:lang w:val="es-US"/>
              </w:rPr>
              <w:t xml:space="preserve"> Prestaciones de Desempleo</w:t>
            </w:r>
          </w:p>
          <w:p w14:paraId="6DB45963" w14:textId="4DB568A2" w:rsidR="004D42B7" w:rsidRDefault="483BB3DE">
            <w:pPr>
              <w:rPr>
                <w:rFonts w:ascii="Aptos" w:eastAsia="Aptos" w:hAnsi="Aptos" w:cs="Arial"/>
                <w:color w:val="000000" w:themeColor="text1"/>
              </w:rPr>
            </w:pPr>
            <w:r w:rsidRPr="6D3FFA9A">
              <w:rPr>
                <w:rFonts w:ascii="Aptos" w:eastAsia="Aptos" w:hAnsi="Aptos" w:cs="Arial"/>
                <w:color w:val="000000" w:themeColor="text1"/>
              </w:rPr>
              <w:t>Otro(s)</w:t>
            </w:r>
          </w:p>
        </w:tc>
      </w:tr>
      <w:tr w:rsidR="004D42B7" w14:paraId="6C2310EE" w14:textId="77777777" w:rsidTr="00B155FA">
        <w:tc>
          <w:tcPr>
            <w:tcW w:w="5395" w:type="dxa"/>
          </w:tcPr>
          <w:p w14:paraId="1C9B8E79" w14:textId="77777777" w:rsidR="004D42B7" w:rsidRDefault="004D42B7" w:rsidP="004D42B7">
            <w:r>
              <w:t>TAXES</w:t>
            </w:r>
          </w:p>
          <w:p w14:paraId="16B586B6" w14:textId="77777777" w:rsidR="004D42B7" w:rsidRDefault="004D42B7" w:rsidP="004D42B7">
            <w:r>
              <w:t>Can you be claimed on someone else’s taxes?</w:t>
            </w:r>
          </w:p>
          <w:p w14:paraId="25CDE17C" w14:textId="77777777" w:rsidR="00C668F7" w:rsidRDefault="00C668F7" w:rsidP="004D42B7"/>
          <w:p w14:paraId="290D1F0A" w14:textId="3BBFE478" w:rsidR="00C668F7" w:rsidRDefault="00C668F7" w:rsidP="004D42B7">
            <w:r>
              <w:t>Yes</w:t>
            </w:r>
          </w:p>
          <w:p w14:paraId="37FB8F5F" w14:textId="54D60FB0" w:rsidR="00C668F7" w:rsidRDefault="00C668F7" w:rsidP="004D42B7">
            <w:pPr>
              <w:rPr>
                <w:ins w:id="231" w:author="Jesse Ford" w:date="2025-01-23T09:17:00Z" w16du:dateUtc="2025-01-23T14:17:00Z"/>
              </w:rPr>
            </w:pPr>
            <w:r>
              <w:t>No</w:t>
            </w:r>
          </w:p>
          <w:p w14:paraId="76194BE8" w14:textId="77777777" w:rsidR="004D42B7" w:rsidRDefault="004D42B7" w:rsidP="004D42B7"/>
        </w:tc>
        <w:tc>
          <w:tcPr>
            <w:tcW w:w="5395" w:type="dxa"/>
          </w:tcPr>
          <w:p w14:paraId="6FFD489B" w14:textId="77DD1234" w:rsidR="004D42B7" w:rsidRPr="009015A9" w:rsidRDefault="119E6277" w:rsidP="5AE3218E">
            <w:pPr>
              <w:rPr>
                <w:rFonts w:ascii="Aptos" w:eastAsia="Aptos" w:hAnsi="Aptos" w:cs="Arial"/>
                <w:color w:val="000000" w:themeColor="text1"/>
                <w:lang w:val="es-US"/>
              </w:rPr>
            </w:pPr>
            <w:r w:rsidRPr="009015A9">
              <w:rPr>
                <w:rFonts w:ascii="Aptos" w:eastAsia="Aptos" w:hAnsi="Aptos" w:cs="Arial"/>
                <w:color w:val="000000" w:themeColor="text1"/>
                <w:lang w:val="es-US"/>
              </w:rPr>
              <w:t>IMPUESTOS</w:t>
            </w:r>
          </w:p>
          <w:p w14:paraId="50DB250F" w14:textId="74912A6A" w:rsidR="004D42B7" w:rsidRPr="009015A9" w:rsidRDefault="119E6277" w:rsidP="4E8FE0B9">
            <w:pPr>
              <w:rPr>
                <w:rFonts w:ascii="Aptos" w:eastAsia="Aptos" w:hAnsi="Aptos" w:cs="Arial"/>
                <w:color w:val="000000" w:themeColor="text1"/>
                <w:lang w:val="es-US"/>
              </w:rPr>
            </w:pPr>
            <w:r w:rsidRPr="009015A9">
              <w:rPr>
                <w:rFonts w:ascii="Aptos" w:eastAsia="Aptos" w:hAnsi="Aptos" w:cs="Arial"/>
                <w:color w:val="000000" w:themeColor="text1"/>
                <w:lang w:val="es-US"/>
              </w:rPr>
              <w:t>¿Puede ser declarado(a) en los impuestos de otra persona?</w:t>
            </w:r>
          </w:p>
          <w:p w14:paraId="50B16D83" w14:textId="4619D591" w:rsidR="004D42B7" w:rsidRDefault="119E6277" w:rsidP="5AE3218E">
            <w:pPr>
              <w:rPr>
                <w:rFonts w:ascii="Aptos" w:eastAsia="Aptos" w:hAnsi="Aptos" w:cs="Arial"/>
                <w:color w:val="000000" w:themeColor="text1"/>
              </w:rPr>
            </w:pPr>
            <w:r w:rsidRPr="5AE3218E">
              <w:rPr>
                <w:rFonts w:ascii="Aptos" w:eastAsia="Aptos" w:hAnsi="Aptos" w:cs="Arial"/>
                <w:color w:val="000000" w:themeColor="text1"/>
              </w:rPr>
              <w:t>Sí</w:t>
            </w:r>
          </w:p>
          <w:p w14:paraId="40510C65" w14:textId="5398AFF2" w:rsidR="004D42B7" w:rsidRDefault="004D42B7" w:rsidP="4E8FE0B9">
            <w:pPr>
              <w:rPr>
                <w:rFonts w:ascii="Aptos" w:eastAsia="Aptos" w:hAnsi="Aptos" w:cs="Arial"/>
                <w:color w:val="000000" w:themeColor="text1"/>
              </w:rPr>
            </w:pPr>
          </w:p>
          <w:p w14:paraId="4381F865" w14:textId="137BB6AB" w:rsidR="004D42B7" w:rsidRDefault="119E6277">
            <w:pPr>
              <w:rPr>
                <w:rFonts w:ascii="Aptos" w:eastAsia="Aptos" w:hAnsi="Aptos" w:cs="Arial"/>
                <w:color w:val="000000" w:themeColor="text1"/>
              </w:rPr>
            </w:pPr>
            <w:r w:rsidRPr="5AE3218E">
              <w:rPr>
                <w:rFonts w:ascii="Aptos" w:eastAsia="Aptos" w:hAnsi="Aptos" w:cs="Arial"/>
                <w:color w:val="000000" w:themeColor="text1"/>
              </w:rPr>
              <w:t>No</w:t>
            </w:r>
          </w:p>
        </w:tc>
      </w:tr>
    </w:tbl>
    <w:p w14:paraId="396638FF" w14:textId="1E82F01F" w:rsidR="00B75D54" w:rsidRDefault="00262ABC" w:rsidP="00142EB5">
      <w:pPr>
        <w:pStyle w:val="Heading3"/>
      </w:pPr>
      <w:r>
        <w:t xml:space="preserve">Application </w:t>
      </w:r>
      <w:r w:rsidR="00FB3D69">
        <w:t xml:space="preserve">– </w:t>
      </w:r>
      <w:r w:rsidR="00C668F7">
        <w:t>Required Documents</w:t>
      </w:r>
    </w:p>
    <w:tbl>
      <w:tblPr>
        <w:tblStyle w:val="TableGrid"/>
        <w:tblW w:w="0" w:type="auto"/>
        <w:tblLook w:val="04A0" w:firstRow="1" w:lastRow="0" w:firstColumn="1" w:lastColumn="0" w:noHBand="0" w:noVBand="1"/>
      </w:tblPr>
      <w:tblGrid>
        <w:gridCol w:w="5395"/>
        <w:gridCol w:w="5395"/>
      </w:tblGrid>
      <w:tr w:rsidR="00C668F7" w14:paraId="66EC33C7" w14:textId="77777777" w:rsidTr="00B155FA">
        <w:tc>
          <w:tcPr>
            <w:tcW w:w="5395" w:type="dxa"/>
          </w:tcPr>
          <w:p w14:paraId="5D8DD915" w14:textId="77777777" w:rsidR="00C668F7" w:rsidRDefault="00C668F7">
            <w:r>
              <w:t>English</w:t>
            </w:r>
          </w:p>
        </w:tc>
        <w:tc>
          <w:tcPr>
            <w:tcW w:w="5395" w:type="dxa"/>
          </w:tcPr>
          <w:p w14:paraId="25CDE58E" w14:textId="77777777" w:rsidR="00C668F7" w:rsidRDefault="00C668F7">
            <w:r>
              <w:t>Spanish</w:t>
            </w:r>
          </w:p>
        </w:tc>
      </w:tr>
      <w:tr w:rsidR="00C668F7" w14:paraId="61ABC557" w14:textId="77777777" w:rsidTr="00B155FA">
        <w:tc>
          <w:tcPr>
            <w:tcW w:w="5395" w:type="dxa"/>
          </w:tcPr>
          <w:p w14:paraId="606BA05D" w14:textId="7957CFD1" w:rsidR="00C668F7" w:rsidRDefault="00C668F7">
            <w:r>
              <w:t>Required Documents</w:t>
            </w:r>
          </w:p>
          <w:p w14:paraId="7ABD699C" w14:textId="77777777" w:rsidR="00C668F7" w:rsidRDefault="00C668F7"/>
          <w:p w14:paraId="74F9F65D" w14:textId="1BF40054" w:rsidR="00C668F7" w:rsidRDefault="00C668F7">
            <w:r>
              <w:t>[INSERT client-specific instructions for document upload]</w:t>
            </w:r>
          </w:p>
        </w:tc>
        <w:tc>
          <w:tcPr>
            <w:tcW w:w="5395" w:type="dxa"/>
          </w:tcPr>
          <w:p w14:paraId="0C14AD54" w14:textId="37B11C82" w:rsidR="00C668F7" w:rsidRDefault="097AEEA1">
            <w:r>
              <w:t>Documentos Requeridos</w:t>
            </w:r>
          </w:p>
          <w:p w14:paraId="7C712147" w14:textId="206BF34A" w:rsidR="00C668F7" w:rsidRDefault="00C668F7"/>
          <w:p w14:paraId="66834C57" w14:textId="1BF40054" w:rsidR="00C668F7" w:rsidRDefault="0881F85A">
            <w:r>
              <w:t>[INSERT client-specific instructions for document upload]</w:t>
            </w:r>
          </w:p>
          <w:p w14:paraId="346D56E8" w14:textId="0D5FB067" w:rsidR="00C668F7" w:rsidRDefault="00C668F7"/>
        </w:tc>
      </w:tr>
      <w:tr w:rsidR="0093006F" w:rsidRPr="00AC1C19" w14:paraId="0A3C1597" w14:textId="77777777" w:rsidTr="00B155FA">
        <w:tc>
          <w:tcPr>
            <w:tcW w:w="5395" w:type="dxa"/>
          </w:tcPr>
          <w:p w14:paraId="68BA87CA" w14:textId="32FFD7AA" w:rsidR="0093006F" w:rsidRDefault="00E07AA7">
            <w:r w:rsidRPr="00E07AA7">
              <w:t>Pay stubs for each household member for the past two months</w:t>
            </w:r>
            <w:r w:rsidRPr="00E07AA7">
              <w:br/>
              <w:t>Last year’s federal and state tax returns</w:t>
            </w:r>
            <w:r w:rsidRPr="00E07AA7">
              <w:br/>
              <w:t>W-2 or 1099 forms</w:t>
            </w:r>
            <w:r w:rsidRPr="00E07AA7">
              <w:br/>
              <w:t xml:space="preserve">Utility bill </w:t>
            </w:r>
            <w:r w:rsidRPr="00E07AA7">
              <w:br/>
              <w:t>Rental agreement</w:t>
            </w:r>
            <w:r w:rsidRPr="00E07AA7">
              <w:br/>
              <w:t>Government-issued ID with address</w:t>
            </w:r>
          </w:p>
        </w:tc>
        <w:tc>
          <w:tcPr>
            <w:tcW w:w="5395" w:type="dxa"/>
          </w:tcPr>
          <w:p w14:paraId="2ABBA7C1" w14:textId="5504DF22" w:rsidR="0093006F" w:rsidRPr="009015A9" w:rsidRDefault="09805711" w:rsidP="4A3D258E">
            <w:pPr>
              <w:rPr>
                <w:rFonts w:ascii="Aptos" w:eastAsia="Aptos" w:hAnsi="Aptos" w:cs="Arial"/>
                <w:color w:val="000000" w:themeColor="text1"/>
                <w:lang w:val="es-US"/>
              </w:rPr>
            </w:pPr>
            <w:r w:rsidRPr="009015A9">
              <w:rPr>
                <w:rFonts w:ascii="Aptos" w:eastAsia="Aptos" w:hAnsi="Aptos" w:cs="Arial"/>
                <w:color w:val="000000" w:themeColor="text1"/>
                <w:lang w:val="es-US"/>
              </w:rPr>
              <w:t>Los t</w:t>
            </w:r>
            <w:r w:rsidR="153BFF65" w:rsidRPr="009015A9">
              <w:rPr>
                <w:rFonts w:ascii="Aptos" w:eastAsia="Aptos" w:hAnsi="Aptos" w:cs="Arial"/>
                <w:color w:val="000000" w:themeColor="text1"/>
                <w:lang w:val="es-US"/>
              </w:rPr>
              <w:t>alones</w:t>
            </w:r>
            <w:r w:rsidR="19EF3F02" w:rsidRPr="009015A9">
              <w:rPr>
                <w:rFonts w:ascii="Aptos" w:eastAsia="Aptos" w:hAnsi="Aptos" w:cs="Arial"/>
                <w:color w:val="000000" w:themeColor="text1"/>
                <w:lang w:val="es-US"/>
              </w:rPr>
              <w:t xml:space="preserve"> de pago </w:t>
            </w:r>
            <w:r w:rsidR="60F21237" w:rsidRPr="009015A9">
              <w:rPr>
                <w:rFonts w:ascii="Aptos" w:eastAsia="Aptos" w:hAnsi="Aptos" w:cs="Arial"/>
                <w:color w:val="000000" w:themeColor="text1"/>
                <w:lang w:val="es-US"/>
              </w:rPr>
              <w:t xml:space="preserve">de sueldo </w:t>
            </w:r>
            <w:r w:rsidR="153BFF65" w:rsidRPr="009015A9">
              <w:rPr>
                <w:rFonts w:ascii="Aptos" w:eastAsia="Aptos" w:hAnsi="Aptos" w:cs="Arial"/>
                <w:color w:val="000000" w:themeColor="text1"/>
                <w:lang w:val="es-US"/>
              </w:rPr>
              <w:t>de</w:t>
            </w:r>
            <w:r w:rsidR="19EF3F02" w:rsidRPr="009015A9">
              <w:rPr>
                <w:rFonts w:ascii="Aptos" w:eastAsia="Aptos" w:hAnsi="Aptos" w:cs="Arial"/>
                <w:color w:val="000000" w:themeColor="text1"/>
                <w:lang w:val="es-US"/>
              </w:rPr>
              <w:t xml:space="preserve"> cada miembro de la unidad familiar de los dos últimos meses</w:t>
            </w:r>
          </w:p>
          <w:p w14:paraId="4D3EDFAC" w14:textId="4B0A357F" w:rsidR="0093006F" w:rsidRPr="009015A9" w:rsidRDefault="0A31474F" w:rsidP="4A3D258E">
            <w:pPr>
              <w:rPr>
                <w:rFonts w:ascii="Aptos" w:eastAsia="Aptos" w:hAnsi="Aptos" w:cs="Arial"/>
                <w:color w:val="000000" w:themeColor="text1"/>
                <w:lang w:val="es-US"/>
              </w:rPr>
            </w:pPr>
            <w:r w:rsidRPr="009015A9">
              <w:rPr>
                <w:rFonts w:ascii="Aptos" w:eastAsia="Aptos" w:hAnsi="Aptos" w:cs="Arial"/>
                <w:color w:val="000000" w:themeColor="text1"/>
                <w:lang w:val="es-US"/>
              </w:rPr>
              <w:t>Las d</w:t>
            </w:r>
            <w:r w:rsidR="153BFF65" w:rsidRPr="009015A9">
              <w:rPr>
                <w:rFonts w:ascii="Aptos" w:eastAsia="Aptos" w:hAnsi="Aptos" w:cs="Arial"/>
                <w:color w:val="000000" w:themeColor="text1"/>
                <w:lang w:val="es-US"/>
              </w:rPr>
              <w:t>eclaraciones</w:t>
            </w:r>
            <w:r w:rsidR="19EF3F02" w:rsidRPr="009015A9">
              <w:rPr>
                <w:rFonts w:ascii="Aptos" w:eastAsia="Aptos" w:hAnsi="Aptos" w:cs="Arial"/>
                <w:color w:val="000000" w:themeColor="text1"/>
                <w:lang w:val="es-US"/>
              </w:rPr>
              <w:t xml:space="preserve"> de impuestos </w:t>
            </w:r>
            <w:r w:rsidR="4B496547" w:rsidRPr="009015A9">
              <w:rPr>
                <w:rFonts w:ascii="Aptos" w:eastAsia="Aptos" w:hAnsi="Aptos" w:cs="Arial"/>
                <w:color w:val="000000" w:themeColor="text1"/>
                <w:lang w:val="es-US"/>
              </w:rPr>
              <w:t>federales</w:t>
            </w:r>
            <w:r w:rsidR="19EF3F02" w:rsidRPr="009015A9">
              <w:rPr>
                <w:rFonts w:ascii="Aptos" w:eastAsia="Aptos" w:hAnsi="Aptos" w:cs="Arial"/>
                <w:color w:val="000000" w:themeColor="text1"/>
                <w:lang w:val="es-US"/>
              </w:rPr>
              <w:t xml:space="preserve"> y estatales del último año</w:t>
            </w:r>
          </w:p>
          <w:p w14:paraId="4D36A4CA" w14:textId="07C6DC2E" w:rsidR="0093006F" w:rsidRPr="009015A9" w:rsidRDefault="15599DF5" w:rsidP="4A3D258E">
            <w:pPr>
              <w:rPr>
                <w:rFonts w:ascii="Aptos" w:eastAsia="Aptos" w:hAnsi="Aptos" w:cs="Arial"/>
                <w:color w:val="000000" w:themeColor="text1"/>
                <w:lang w:val="es-US"/>
              </w:rPr>
            </w:pPr>
            <w:r w:rsidRPr="009015A9">
              <w:rPr>
                <w:rFonts w:ascii="Aptos" w:eastAsia="Aptos" w:hAnsi="Aptos" w:cs="Arial"/>
                <w:color w:val="000000" w:themeColor="text1"/>
                <w:lang w:val="es-US"/>
              </w:rPr>
              <w:t>El</w:t>
            </w:r>
            <w:r w:rsidR="419EA636" w:rsidRPr="009015A9">
              <w:rPr>
                <w:rFonts w:ascii="Aptos" w:eastAsia="Aptos" w:hAnsi="Aptos" w:cs="Arial"/>
                <w:color w:val="000000" w:themeColor="text1"/>
                <w:lang w:val="es-US"/>
              </w:rPr>
              <w:t xml:space="preserve"> </w:t>
            </w:r>
            <w:r w:rsidRPr="009015A9">
              <w:rPr>
                <w:rFonts w:ascii="Aptos" w:eastAsia="Aptos" w:hAnsi="Aptos" w:cs="Arial"/>
                <w:color w:val="000000" w:themeColor="text1"/>
                <w:lang w:val="es-US"/>
              </w:rPr>
              <w:t>f</w:t>
            </w:r>
            <w:r w:rsidR="153BFF65" w:rsidRPr="009015A9">
              <w:rPr>
                <w:rFonts w:ascii="Aptos" w:eastAsia="Aptos" w:hAnsi="Aptos" w:cs="Arial"/>
                <w:color w:val="000000" w:themeColor="text1"/>
                <w:lang w:val="es-US"/>
              </w:rPr>
              <w:t>ormularios</w:t>
            </w:r>
            <w:r w:rsidR="19EF3F02" w:rsidRPr="009015A9">
              <w:rPr>
                <w:rFonts w:ascii="Aptos" w:eastAsia="Aptos" w:hAnsi="Aptos" w:cs="Arial"/>
                <w:color w:val="000000" w:themeColor="text1"/>
                <w:lang w:val="es-US"/>
              </w:rPr>
              <w:t xml:space="preserve"> W-2</w:t>
            </w:r>
            <w:r w:rsidR="1E9FBE4A" w:rsidRPr="009015A9">
              <w:rPr>
                <w:rFonts w:ascii="Aptos" w:eastAsia="Aptos" w:hAnsi="Aptos" w:cs="Arial"/>
                <w:color w:val="000000" w:themeColor="text1"/>
                <w:lang w:val="es-US"/>
              </w:rPr>
              <w:t>,</w:t>
            </w:r>
            <w:r w:rsidR="19EF3F02" w:rsidRPr="009015A9">
              <w:rPr>
                <w:rFonts w:ascii="Aptos" w:eastAsia="Aptos" w:hAnsi="Aptos" w:cs="Arial"/>
                <w:color w:val="000000" w:themeColor="text1"/>
                <w:lang w:val="es-US"/>
              </w:rPr>
              <w:t xml:space="preserve"> ó</w:t>
            </w:r>
            <w:r w:rsidR="7836E0F6" w:rsidRPr="009015A9">
              <w:rPr>
                <w:rFonts w:ascii="Aptos" w:eastAsia="Aptos" w:hAnsi="Aptos" w:cs="Arial"/>
                <w:color w:val="000000" w:themeColor="text1"/>
                <w:lang w:val="es-US"/>
              </w:rPr>
              <w:t xml:space="preserve"> el</w:t>
            </w:r>
            <w:r w:rsidR="19EF3F02" w:rsidRPr="009015A9">
              <w:rPr>
                <w:rFonts w:ascii="Aptos" w:eastAsia="Aptos" w:hAnsi="Aptos" w:cs="Arial"/>
                <w:color w:val="000000" w:themeColor="text1"/>
                <w:lang w:val="es-US"/>
              </w:rPr>
              <w:t xml:space="preserve"> 1099</w:t>
            </w:r>
          </w:p>
          <w:p w14:paraId="05118527" w14:textId="4153306B" w:rsidR="0093006F" w:rsidRPr="009015A9" w:rsidRDefault="29E209BF" w:rsidP="4A3D258E">
            <w:pPr>
              <w:rPr>
                <w:rFonts w:ascii="Aptos" w:eastAsia="Aptos" w:hAnsi="Aptos" w:cs="Arial"/>
                <w:color w:val="000000" w:themeColor="text1"/>
                <w:lang w:val="es-US"/>
              </w:rPr>
            </w:pPr>
            <w:r w:rsidRPr="009015A9">
              <w:rPr>
                <w:rFonts w:ascii="Aptos" w:eastAsia="Aptos" w:hAnsi="Aptos" w:cs="Arial"/>
                <w:color w:val="000000" w:themeColor="text1"/>
                <w:lang w:val="es-US"/>
              </w:rPr>
              <w:t>Una c</w:t>
            </w:r>
            <w:r w:rsidR="153BFF65" w:rsidRPr="009015A9">
              <w:rPr>
                <w:rFonts w:ascii="Aptos" w:eastAsia="Aptos" w:hAnsi="Aptos" w:cs="Arial"/>
                <w:color w:val="000000" w:themeColor="text1"/>
                <w:lang w:val="es-US"/>
              </w:rPr>
              <w:t>uenta</w:t>
            </w:r>
            <w:r w:rsidR="19EF3F02" w:rsidRPr="009015A9">
              <w:rPr>
                <w:rFonts w:ascii="Aptos" w:eastAsia="Aptos" w:hAnsi="Aptos" w:cs="Arial"/>
                <w:color w:val="000000" w:themeColor="text1"/>
                <w:lang w:val="es-US"/>
              </w:rPr>
              <w:t xml:space="preserve"> de servicios públicos</w:t>
            </w:r>
          </w:p>
          <w:p w14:paraId="2CF11AD6" w14:textId="5C1CC3F2" w:rsidR="0093006F" w:rsidRPr="009015A9" w:rsidRDefault="417C239C" w:rsidP="69658FCC">
            <w:pPr>
              <w:rPr>
                <w:rFonts w:ascii="Aptos" w:eastAsia="Aptos" w:hAnsi="Aptos" w:cs="Arial"/>
                <w:color w:val="000000" w:themeColor="text1"/>
                <w:lang w:val="es-US"/>
              </w:rPr>
            </w:pPr>
            <w:r w:rsidRPr="009015A9">
              <w:rPr>
                <w:rFonts w:ascii="Aptos" w:eastAsia="Aptos" w:hAnsi="Aptos" w:cs="Arial"/>
                <w:color w:val="000000" w:themeColor="text1"/>
                <w:lang w:val="es-US"/>
              </w:rPr>
              <w:t>Un c</w:t>
            </w:r>
            <w:r w:rsidR="37A5BDEA" w:rsidRPr="009015A9">
              <w:rPr>
                <w:rFonts w:ascii="Aptos" w:eastAsia="Aptos" w:hAnsi="Aptos" w:cs="Arial"/>
                <w:color w:val="000000" w:themeColor="text1"/>
                <w:lang w:val="es-US"/>
              </w:rPr>
              <w:t>ontrato</w:t>
            </w:r>
            <w:r w:rsidR="4B496547" w:rsidRPr="009015A9">
              <w:rPr>
                <w:rFonts w:ascii="Aptos" w:eastAsia="Aptos" w:hAnsi="Aptos" w:cs="Arial"/>
                <w:color w:val="000000" w:themeColor="text1"/>
                <w:lang w:val="es-US"/>
              </w:rPr>
              <w:t xml:space="preserve"> de alquiler</w:t>
            </w:r>
          </w:p>
          <w:p w14:paraId="3CD3A951" w14:textId="7FB67C28" w:rsidR="0093006F" w:rsidRDefault="60BA70B5">
            <w:pPr>
              <w:rPr>
                <w:rFonts w:ascii="Aptos" w:eastAsia="Aptos" w:hAnsi="Aptos" w:cs="Arial"/>
                <w:color w:val="000000" w:themeColor="text1"/>
                <w:lang w:val="es-ES"/>
              </w:rPr>
            </w:pPr>
            <w:r w:rsidRPr="543F2B83">
              <w:rPr>
                <w:rFonts w:ascii="Aptos" w:eastAsia="Aptos" w:hAnsi="Aptos" w:cs="Arial"/>
                <w:color w:val="000000" w:themeColor="text1"/>
                <w:lang w:val="es-ES"/>
              </w:rPr>
              <w:t>Una i</w:t>
            </w:r>
            <w:r w:rsidR="37A5BDEA" w:rsidRPr="543F2B83">
              <w:rPr>
                <w:rFonts w:ascii="Aptos" w:eastAsia="Aptos" w:hAnsi="Aptos" w:cs="Arial"/>
                <w:color w:val="000000" w:themeColor="text1"/>
                <w:lang w:val="es-ES"/>
              </w:rPr>
              <w:t>dentificación</w:t>
            </w:r>
            <w:r w:rsidR="4B496547" w:rsidRPr="543F2B83">
              <w:rPr>
                <w:rFonts w:ascii="Aptos" w:eastAsia="Aptos" w:hAnsi="Aptos" w:cs="Arial"/>
                <w:color w:val="000000" w:themeColor="text1"/>
                <w:lang w:val="es-ES"/>
              </w:rPr>
              <w:t xml:space="preserve"> oficial (ID) </w:t>
            </w:r>
            <w:r w:rsidR="4794942A" w:rsidRPr="543F2B83">
              <w:rPr>
                <w:rFonts w:ascii="Aptos" w:eastAsia="Aptos" w:hAnsi="Aptos" w:cs="Arial"/>
                <w:color w:val="000000" w:themeColor="text1"/>
                <w:lang w:val="es-ES"/>
              </w:rPr>
              <w:t xml:space="preserve">que </w:t>
            </w:r>
            <w:r w:rsidR="4794942A" w:rsidRPr="71C1D7E8">
              <w:rPr>
                <w:rFonts w:ascii="Aptos" w:eastAsia="Aptos" w:hAnsi="Aptos" w:cs="Arial"/>
                <w:color w:val="000000" w:themeColor="text1"/>
                <w:lang w:val="es-ES"/>
              </w:rPr>
              <w:t>incluya</w:t>
            </w:r>
            <w:r w:rsidR="4794942A" w:rsidRPr="543F2B83">
              <w:rPr>
                <w:rFonts w:ascii="Aptos" w:eastAsia="Aptos" w:hAnsi="Aptos" w:cs="Arial"/>
                <w:color w:val="000000" w:themeColor="text1"/>
                <w:lang w:val="es-ES"/>
              </w:rPr>
              <w:t xml:space="preserve"> su</w:t>
            </w:r>
            <w:r w:rsidR="4B496547" w:rsidRPr="543F2B83">
              <w:rPr>
                <w:rFonts w:ascii="Aptos" w:eastAsia="Aptos" w:hAnsi="Aptos" w:cs="Arial"/>
                <w:color w:val="000000" w:themeColor="text1"/>
                <w:lang w:val="es-ES"/>
              </w:rPr>
              <w:t xml:space="preserve"> d</w:t>
            </w:r>
            <w:r w:rsidR="6FE07D38" w:rsidRPr="543F2B83">
              <w:rPr>
                <w:rFonts w:ascii="Aptos" w:eastAsia="Aptos" w:hAnsi="Aptos" w:cs="Arial"/>
                <w:color w:val="000000" w:themeColor="text1"/>
                <w:lang w:val="es-ES"/>
              </w:rPr>
              <w:t>omicilio</w:t>
            </w:r>
          </w:p>
          <w:p w14:paraId="56F82F51" w14:textId="6D02CFC9" w:rsidR="0093006F" w:rsidRPr="009015A9" w:rsidRDefault="0093006F">
            <w:pPr>
              <w:rPr>
                <w:lang w:val="es-US"/>
              </w:rPr>
            </w:pPr>
          </w:p>
        </w:tc>
      </w:tr>
      <w:tr w:rsidR="00E07AA7" w14:paraId="56348B75" w14:textId="77777777" w:rsidTr="00B155FA">
        <w:tc>
          <w:tcPr>
            <w:tcW w:w="5395" w:type="dxa"/>
          </w:tcPr>
          <w:p w14:paraId="0EA316BB" w14:textId="110359DA" w:rsidR="00E07AA7" w:rsidRPr="00E07AA7" w:rsidRDefault="00E07AA7">
            <w:r>
              <w:t>Other Questions</w:t>
            </w:r>
          </w:p>
        </w:tc>
        <w:tc>
          <w:tcPr>
            <w:tcW w:w="5395" w:type="dxa"/>
          </w:tcPr>
          <w:p w14:paraId="21ABC86C" w14:textId="1BDA93C6" w:rsidR="00E07AA7" w:rsidRDefault="7637856D">
            <w:r>
              <w:t>Otras Preguntas</w:t>
            </w:r>
          </w:p>
        </w:tc>
      </w:tr>
    </w:tbl>
    <w:p w14:paraId="621BBCB0" w14:textId="23BB2094" w:rsidR="00B75D54" w:rsidRDefault="00B75D54" w:rsidP="00713F39"/>
    <w:p w14:paraId="38653018" w14:textId="43422F6A" w:rsidR="00E83F9A" w:rsidRDefault="00E83F9A" w:rsidP="00142EB5">
      <w:pPr>
        <w:pStyle w:val="Heading3"/>
      </w:pPr>
      <w:r>
        <w:t xml:space="preserve">Application – </w:t>
      </w:r>
      <w:r w:rsidR="00D71B62">
        <w:t xml:space="preserve">Review and </w:t>
      </w:r>
      <w:commentRangeStart w:id="232"/>
      <w:r>
        <w:t>Attestation</w:t>
      </w:r>
      <w:commentRangeEnd w:id="232"/>
      <w:r w:rsidR="00CC312E">
        <w:rPr>
          <w:rStyle w:val="CommentReference"/>
          <w:rFonts w:hint="eastAsia"/>
          <w:sz w:val="28"/>
          <w:szCs w:val="28"/>
        </w:rPr>
        <w:commentReference w:id="232"/>
      </w:r>
    </w:p>
    <w:tbl>
      <w:tblPr>
        <w:tblStyle w:val="TableGrid"/>
        <w:tblW w:w="0" w:type="auto"/>
        <w:tblLook w:val="04A0" w:firstRow="1" w:lastRow="0" w:firstColumn="1" w:lastColumn="0" w:noHBand="0" w:noVBand="1"/>
      </w:tblPr>
      <w:tblGrid>
        <w:gridCol w:w="5395"/>
        <w:gridCol w:w="5395"/>
      </w:tblGrid>
      <w:tr w:rsidR="00D71B62" w14:paraId="198A3DEF" w14:textId="77777777" w:rsidTr="00B155FA">
        <w:tc>
          <w:tcPr>
            <w:tcW w:w="5395" w:type="dxa"/>
          </w:tcPr>
          <w:p w14:paraId="23764933" w14:textId="77777777" w:rsidR="00D71B62" w:rsidRDefault="00D71B62">
            <w:r>
              <w:t>English</w:t>
            </w:r>
          </w:p>
        </w:tc>
        <w:tc>
          <w:tcPr>
            <w:tcW w:w="5395" w:type="dxa"/>
          </w:tcPr>
          <w:p w14:paraId="0BE2DECE" w14:textId="77777777" w:rsidR="00D71B62" w:rsidRDefault="00D71B62">
            <w:r>
              <w:t>Spanish</w:t>
            </w:r>
          </w:p>
        </w:tc>
      </w:tr>
      <w:tr w:rsidR="00D71B62" w:rsidRPr="00AC1C19" w14:paraId="640C33E2" w14:textId="77777777" w:rsidTr="00B155FA">
        <w:tc>
          <w:tcPr>
            <w:tcW w:w="5395" w:type="dxa"/>
          </w:tcPr>
          <w:p w14:paraId="79FED606" w14:textId="77777777" w:rsidR="00D71B62" w:rsidRDefault="00D71B62">
            <w:r>
              <w:t>Review your Information</w:t>
            </w:r>
          </w:p>
          <w:p w14:paraId="27339D74" w14:textId="77777777" w:rsidR="00D71B62" w:rsidRDefault="00D71B62"/>
          <w:p w14:paraId="4971F714" w14:textId="37D180DE" w:rsidR="00D71B62" w:rsidRDefault="00D71B62">
            <w:r>
              <w:t>Please review the information below to ensure it is accurate.  If you need to make a change, click the edit icon next to each section.</w:t>
            </w:r>
          </w:p>
        </w:tc>
        <w:tc>
          <w:tcPr>
            <w:tcW w:w="5395" w:type="dxa"/>
          </w:tcPr>
          <w:p w14:paraId="318BEC73" w14:textId="15471C75" w:rsidR="00D71B62" w:rsidRPr="009015A9" w:rsidRDefault="26FDDD85" w:rsidP="5E59B75F">
            <w:pPr>
              <w:rPr>
                <w:rFonts w:ascii="Aptos" w:eastAsia="Aptos" w:hAnsi="Aptos" w:cs="Arial"/>
                <w:color w:val="000000" w:themeColor="text1"/>
                <w:lang w:val="es-US"/>
              </w:rPr>
            </w:pPr>
            <w:r w:rsidRPr="009015A9">
              <w:rPr>
                <w:rFonts w:ascii="Aptos" w:eastAsia="Aptos" w:hAnsi="Aptos" w:cs="Arial"/>
                <w:color w:val="000000" w:themeColor="text1"/>
                <w:lang w:val="es-US"/>
              </w:rPr>
              <w:t xml:space="preserve">Revise su </w:t>
            </w:r>
            <w:r w:rsidR="1B4567E8" w:rsidRPr="009015A9">
              <w:rPr>
                <w:rFonts w:ascii="Aptos" w:eastAsia="Aptos" w:hAnsi="Aptos" w:cs="Arial"/>
                <w:color w:val="000000" w:themeColor="text1"/>
                <w:lang w:val="es-US"/>
              </w:rPr>
              <w:t>I</w:t>
            </w:r>
            <w:r w:rsidR="4A9D17B2" w:rsidRPr="009015A9">
              <w:rPr>
                <w:rFonts w:ascii="Aptos" w:eastAsia="Aptos" w:hAnsi="Aptos" w:cs="Arial"/>
                <w:color w:val="000000" w:themeColor="text1"/>
                <w:lang w:val="es-US"/>
              </w:rPr>
              <w:t>nformación</w:t>
            </w:r>
          </w:p>
          <w:p w14:paraId="3849C143" w14:textId="13DFB03D" w:rsidR="00D71B62" w:rsidRPr="009015A9" w:rsidRDefault="00D71B62" w:rsidP="01AAB60C">
            <w:pPr>
              <w:rPr>
                <w:rFonts w:ascii="Aptos" w:eastAsia="Aptos" w:hAnsi="Aptos" w:cs="Arial"/>
                <w:color w:val="000000" w:themeColor="text1"/>
                <w:lang w:val="es-US"/>
              </w:rPr>
            </w:pPr>
          </w:p>
          <w:p w14:paraId="2AC96E3C" w14:textId="189B8B14" w:rsidR="00D71B62" w:rsidRPr="009015A9" w:rsidRDefault="26FDDD85" w:rsidP="5E59B75F">
            <w:pPr>
              <w:rPr>
                <w:rFonts w:ascii="Aptos" w:eastAsia="Aptos" w:hAnsi="Aptos" w:cs="Arial"/>
                <w:color w:val="000000" w:themeColor="text1"/>
                <w:lang w:val="es-US"/>
              </w:rPr>
            </w:pPr>
            <w:r w:rsidRPr="009015A9">
              <w:rPr>
                <w:rFonts w:ascii="Aptos" w:eastAsia="Aptos" w:hAnsi="Aptos" w:cs="Arial"/>
                <w:color w:val="000000" w:themeColor="text1"/>
                <w:lang w:val="es-US"/>
              </w:rPr>
              <w:t>Revise la siguiente información para asegurarse de que es la correcta. Si necesita hacer un cambio, haga click en el ícono de editar que se encuentra junto a cada sección.</w:t>
            </w:r>
          </w:p>
          <w:p w14:paraId="3420A950" w14:textId="2332830B" w:rsidR="00D71B62" w:rsidRPr="009015A9" w:rsidRDefault="00D71B62">
            <w:pPr>
              <w:rPr>
                <w:rFonts w:ascii="Aptos" w:eastAsia="Aptos" w:hAnsi="Aptos" w:cs="Arial"/>
                <w:lang w:val="es-US"/>
              </w:rPr>
            </w:pPr>
          </w:p>
        </w:tc>
      </w:tr>
      <w:tr w:rsidR="00D71B62" w:rsidRPr="00AC1C19" w14:paraId="0ACBE081" w14:textId="77777777" w:rsidTr="00B155FA">
        <w:tc>
          <w:tcPr>
            <w:tcW w:w="5395" w:type="dxa"/>
          </w:tcPr>
          <w:p w14:paraId="7948EEE2" w14:textId="77777777" w:rsidR="00D71B62" w:rsidRDefault="00E53B85">
            <w:r>
              <w:t>Documents</w:t>
            </w:r>
          </w:p>
          <w:p w14:paraId="12A4EAFA" w14:textId="77777777" w:rsidR="00D46929" w:rsidRDefault="00D46929">
            <w:r>
              <w:t>File</w:t>
            </w:r>
          </w:p>
          <w:p w14:paraId="62AF9A07" w14:textId="00D79609" w:rsidR="00D46929" w:rsidRDefault="00D46929">
            <w:r>
              <w:t>Date Added</w:t>
            </w:r>
          </w:p>
        </w:tc>
        <w:tc>
          <w:tcPr>
            <w:tcW w:w="5395" w:type="dxa"/>
          </w:tcPr>
          <w:p w14:paraId="74B1B72C" w14:textId="3F21A8B4" w:rsidR="00D71B62" w:rsidRPr="009015A9" w:rsidRDefault="51D6868B" w:rsidP="44ADA27F">
            <w:pPr>
              <w:rPr>
                <w:rFonts w:ascii="Aptos" w:eastAsia="Aptos" w:hAnsi="Aptos" w:cs="Arial"/>
                <w:lang w:val="es-US"/>
              </w:rPr>
            </w:pPr>
            <w:r w:rsidRPr="009015A9">
              <w:rPr>
                <w:rFonts w:ascii="Aptos" w:eastAsia="Aptos" w:hAnsi="Aptos" w:cs="Arial"/>
                <w:lang w:val="es-US"/>
              </w:rPr>
              <w:t>Documentos</w:t>
            </w:r>
          </w:p>
          <w:p w14:paraId="5A2CE92D" w14:textId="697FCAD5" w:rsidR="00D71B62" w:rsidRPr="009015A9" w:rsidRDefault="51D6868B" w:rsidP="44ADA27F">
            <w:pPr>
              <w:rPr>
                <w:rFonts w:ascii="Aptos" w:eastAsia="Aptos" w:hAnsi="Aptos" w:cs="Arial"/>
                <w:lang w:val="es-US"/>
              </w:rPr>
            </w:pPr>
            <w:r w:rsidRPr="009015A9">
              <w:rPr>
                <w:rFonts w:ascii="Aptos" w:eastAsia="Aptos" w:hAnsi="Aptos" w:cs="Arial"/>
                <w:lang w:val="es-US"/>
              </w:rPr>
              <w:t>Archivo</w:t>
            </w:r>
          </w:p>
          <w:p w14:paraId="05B4F948" w14:textId="5D7B8879" w:rsidR="00D71B62" w:rsidRPr="009015A9" w:rsidRDefault="2911B7CC">
            <w:pPr>
              <w:rPr>
                <w:rFonts w:ascii="Aptos" w:eastAsia="Aptos" w:hAnsi="Aptos" w:cs="Arial"/>
                <w:lang w:val="es-US"/>
              </w:rPr>
            </w:pPr>
            <w:r w:rsidRPr="009015A9">
              <w:rPr>
                <w:rFonts w:ascii="Aptos" w:eastAsia="Aptos" w:hAnsi="Aptos" w:cs="Arial"/>
                <w:lang w:val="es-US"/>
              </w:rPr>
              <w:t xml:space="preserve">Fecha </w:t>
            </w:r>
            <w:r w:rsidR="2253300F" w:rsidRPr="009015A9">
              <w:rPr>
                <w:rFonts w:ascii="Aptos" w:eastAsia="Aptos" w:hAnsi="Aptos" w:cs="Arial"/>
                <w:lang w:val="es-US"/>
              </w:rPr>
              <w:t xml:space="preserve">de </w:t>
            </w:r>
            <w:r w:rsidR="3F35C09E" w:rsidRPr="009015A9">
              <w:rPr>
                <w:rFonts w:ascii="Aptos" w:eastAsia="Aptos" w:hAnsi="Aptos" w:cs="Arial"/>
                <w:lang w:val="es-US"/>
              </w:rPr>
              <w:t>A</w:t>
            </w:r>
            <w:r w:rsidR="08136098" w:rsidRPr="009015A9">
              <w:rPr>
                <w:rFonts w:ascii="Aptos" w:eastAsia="Aptos" w:hAnsi="Aptos" w:cs="Arial"/>
                <w:color w:val="000000" w:themeColor="text1"/>
                <w:lang w:val="es-US"/>
              </w:rPr>
              <w:t>dición</w:t>
            </w:r>
          </w:p>
        </w:tc>
      </w:tr>
      <w:tr w:rsidR="00D46929" w:rsidRPr="00AC1C19" w14:paraId="43300B6A" w14:textId="77777777" w:rsidTr="00B155FA">
        <w:tc>
          <w:tcPr>
            <w:tcW w:w="5395" w:type="dxa"/>
          </w:tcPr>
          <w:p w14:paraId="31405F59" w14:textId="77777777" w:rsidR="00D46929" w:rsidRDefault="00D46929">
            <w:r>
              <w:t>Attestation</w:t>
            </w:r>
          </w:p>
          <w:p w14:paraId="4E69AE43" w14:textId="75720017" w:rsidR="00D46929" w:rsidRDefault="00D46929">
            <w:r>
              <w:t>An attestation is a promise that the information you have provided is true.  When you type your name and submit your application, you are saying that all the information you have provided in this application is true.</w:t>
            </w:r>
          </w:p>
        </w:tc>
        <w:tc>
          <w:tcPr>
            <w:tcW w:w="5395" w:type="dxa"/>
          </w:tcPr>
          <w:p w14:paraId="02571897" w14:textId="2A044FC4" w:rsidR="00D46929" w:rsidRPr="009015A9" w:rsidRDefault="26260954" w:rsidP="4FB53BDB">
            <w:pPr>
              <w:rPr>
                <w:rFonts w:ascii="Aptos" w:eastAsia="Aptos" w:hAnsi="Aptos" w:cs="Arial"/>
                <w:color w:val="000000" w:themeColor="text1"/>
                <w:lang w:val="es-US"/>
              </w:rPr>
            </w:pPr>
            <w:r w:rsidRPr="009015A9">
              <w:rPr>
                <w:rFonts w:ascii="Aptos" w:eastAsia="Aptos" w:hAnsi="Aptos" w:cs="Arial"/>
                <w:color w:val="000000" w:themeColor="text1"/>
                <w:lang w:val="es-US"/>
              </w:rPr>
              <w:t>Constancia</w:t>
            </w:r>
          </w:p>
          <w:p w14:paraId="23EDD059" w14:textId="519ACD53" w:rsidR="00D46929" w:rsidRPr="009015A9" w:rsidRDefault="26260954" w:rsidP="4FB53BDB">
            <w:pPr>
              <w:rPr>
                <w:rFonts w:ascii="Aptos" w:eastAsia="Aptos" w:hAnsi="Aptos" w:cs="Arial"/>
                <w:color w:val="000000" w:themeColor="text1"/>
                <w:lang w:val="es-US"/>
              </w:rPr>
            </w:pPr>
            <w:r w:rsidRPr="009015A9">
              <w:rPr>
                <w:rFonts w:ascii="Aptos" w:eastAsia="Aptos" w:hAnsi="Aptos" w:cs="Arial"/>
                <w:color w:val="000000" w:themeColor="text1"/>
                <w:lang w:val="es-US"/>
              </w:rPr>
              <w:t>Una constancia es un juramento de que la información que ha dado es verdadera. Cuando escribe su nombre y envía su solicitud, está diciendo que toda la información que ha proporcionado en la solicitud es verdadera.</w:t>
            </w:r>
          </w:p>
          <w:p w14:paraId="474F2AF6" w14:textId="47D3EEAD" w:rsidR="00D46929" w:rsidRPr="009015A9" w:rsidRDefault="00D46929">
            <w:pPr>
              <w:rPr>
                <w:rFonts w:ascii="Aptos" w:eastAsia="Aptos" w:hAnsi="Aptos" w:cs="Arial"/>
                <w:lang w:val="es-US"/>
              </w:rPr>
            </w:pPr>
          </w:p>
        </w:tc>
      </w:tr>
      <w:tr w:rsidR="00D46929" w14:paraId="5E8FCE8F" w14:textId="77777777" w:rsidTr="00B155FA">
        <w:tc>
          <w:tcPr>
            <w:tcW w:w="5395" w:type="dxa"/>
          </w:tcPr>
          <w:p w14:paraId="5F7112A4" w14:textId="6A47EEE8" w:rsidR="00D46929" w:rsidRPr="00D46929" w:rsidRDefault="00D46929">
            <w:pPr>
              <w:rPr>
                <w:color w:val="FF0000"/>
              </w:rPr>
            </w:pPr>
            <w:r>
              <w:t>“I confirm that the information I have provided in this application is true and correct to the best of my knowledge.”  Type your full name in the box above.</w:t>
            </w:r>
          </w:p>
        </w:tc>
        <w:tc>
          <w:tcPr>
            <w:tcW w:w="5395" w:type="dxa"/>
          </w:tcPr>
          <w:p w14:paraId="0FE4FB77" w14:textId="2F5E026D" w:rsidR="00D46929" w:rsidRDefault="3E03FA04">
            <w:pPr>
              <w:rPr>
                <w:rFonts w:ascii="Aptos" w:eastAsia="Aptos" w:hAnsi="Aptos" w:cs="Arial"/>
              </w:rPr>
            </w:pPr>
            <w:r w:rsidRPr="009015A9">
              <w:rPr>
                <w:rFonts w:ascii="Aptos" w:eastAsia="Aptos" w:hAnsi="Aptos" w:cs="Arial"/>
                <w:color w:val="000000" w:themeColor="text1"/>
                <w:lang w:val="es-US"/>
              </w:rPr>
              <w:t xml:space="preserve">“Yo confirmo que la información que he dado en esta solicitud es verdadera y correcta a mi leal saber y entender”. </w:t>
            </w:r>
            <w:r w:rsidR="5EB8FDF5" w:rsidRPr="009015A9">
              <w:rPr>
                <w:rFonts w:ascii="Aptos" w:eastAsia="Aptos" w:hAnsi="Aptos" w:cs="Arial"/>
                <w:color w:val="000000" w:themeColor="text1"/>
                <w:lang w:val="es-US"/>
              </w:rPr>
              <w:t xml:space="preserve"> </w:t>
            </w:r>
            <w:r w:rsidRPr="376C98A7">
              <w:rPr>
                <w:rFonts w:ascii="Aptos" w:eastAsia="Aptos" w:hAnsi="Aptos" w:cs="Arial"/>
                <w:color w:val="000000" w:themeColor="text1"/>
              </w:rPr>
              <w:t>Escriba su nombre completo en la casilla superior.</w:t>
            </w:r>
          </w:p>
        </w:tc>
      </w:tr>
    </w:tbl>
    <w:p w14:paraId="0F380977" w14:textId="77777777" w:rsidR="004D0AA1" w:rsidRPr="00657E9F" w:rsidRDefault="004D0AA1" w:rsidP="00E33ADC"/>
    <w:p w14:paraId="12B9D006" w14:textId="77777777" w:rsidR="00136236" w:rsidRDefault="00136236" w:rsidP="00E33ADC">
      <w:pPr>
        <w:pStyle w:val="Heading1"/>
        <w:spacing w:before="0" w:after="0"/>
        <w:rPr>
          <w:rFonts w:asciiTheme="minorHAnsi" w:hAnsiTheme="minorHAnsi"/>
        </w:rPr>
      </w:pPr>
      <w:bookmarkStart w:id="233" w:name="_Toc200962915"/>
      <w:r>
        <w:rPr>
          <w:rFonts w:asciiTheme="minorHAnsi" w:hAnsiTheme="minorHAnsi"/>
        </w:rPr>
        <w:t>SET UP A PAYMENT PLAN PAGE</w:t>
      </w:r>
      <w:bookmarkEnd w:id="233"/>
    </w:p>
    <w:p w14:paraId="2FA6531F" w14:textId="77777777" w:rsidR="007E2FA6" w:rsidRDefault="007E2FA6" w:rsidP="007E2FA6">
      <w:pPr>
        <w:shd w:val="clear" w:color="auto" w:fill="E8E8E8" w:themeFill="background2"/>
        <w:rPr>
          <w:b/>
          <w:bCs/>
        </w:rPr>
      </w:pPr>
      <w:r>
        <w:rPr>
          <w:b/>
          <w:bCs/>
        </w:rPr>
        <w:t>Page Outline</w:t>
      </w:r>
    </w:p>
    <w:p w14:paraId="5E07BA79" w14:textId="23165FEC" w:rsidR="000C5A94" w:rsidRDefault="00371216" w:rsidP="000B1916">
      <w:pPr>
        <w:pStyle w:val="ListParagraph"/>
        <w:numPr>
          <w:ilvl w:val="0"/>
          <w:numId w:val="18"/>
        </w:numPr>
        <w:shd w:val="clear" w:color="auto" w:fill="E8E8E8" w:themeFill="background2"/>
        <w:rPr>
          <w:b/>
          <w:bCs/>
        </w:rPr>
      </w:pPr>
      <w:r>
        <w:t>Link to</w:t>
      </w:r>
      <w:r w:rsidR="00EA4C3E">
        <w:t xml:space="preserve"> payment plan rules</w:t>
      </w:r>
      <w:r w:rsidR="000C5A94">
        <w:t>?</w:t>
      </w:r>
    </w:p>
    <w:p w14:paraId="2A2430A1" w14:textId="77777777" w:rsidR="007E2FA6" w:rsidRDefault="007E2FA6" w:rsidP="007E2FA6">
      <w:pPr>
        <w:shd w:val="clear" w:color="auto" w:fill="E8E8E8" w:themeFill="background2"/>
        <w:rPr>
          <w:b/>
          <w:bCs/>
        </w:rPr>
      </w:pPr>
    </w:p>
    <w:p w14:paraId="496A5905" w14:textId="1C0380B7" w:rsidR="007E2FA6" w:rsidRDefault="007E2FA6" w:rsidP="007E2FA6">
      <w:pPr>
        <w:shd w:val="clear" w:color="auto" w:fill="E8E8E8" w:themeFill="background2"/>
      </w:pPr>
      <w:r>
        <w:rPr>
          <w:b/>
          <w:bCs/>
        </w:rPr>
        <w:t xml:space="preserve">Availability: </w:t>
      </w:r>
      <w:r>
        <w:t>After login</w:t>
      </w:r>
      <w:r w:rsidR="00371216">
        <w:t>?</w:t>
      </w:r>
    </w:p>
    <w:p w14:paraId="0FE5E811" w14:textId="77777777" w:rsidR="007E2FA6" w:rsidRDefault="007E2FA6" w:rsidP="007E2FA6">
      <w:pPr>
        <w:shd w:val="clear" w:color="auto" w:fill="E8E8E8" w:themeFill="background2"/>
        <w:rPr>
          <w:b/>
          <w:bCs/>
        </w:rPr>
      </w:pPr>
    </w:p>
    <w:p w14:paraId="01B29068" w14:textId="6624FCA9" w:rsidR="007E2FA6" w:rsidRPr="00495838" w:rsidRDefault="007E2FA6" w:rsidP="00495838">
      <w:pPr>
        <w:shd w:val="clear" w:color="auto" w:fill="E8E8E8" w:themeFill="background2"/>
        <w:rPr>
          <w:b/>
        </w:rPr>
      </w:pPr>
      <w:r w:rsidRPr="0000238D">
        <w:rPr>
          <w:b/>
          <w:bCs/>
        </w:rPr>
        <w:t xml:space="preserve">Dev Notes: </w:t>
      </w:r>
    </w:p>
    <w:p w14:paraId="3A5A930A" w14:textId="77777777" w:rsidR="007E2FA6" w:rsidRPr="000B64A4" w:rsidRDefault="007E2FA6" w:rsidP="007E2FA6">
      <w:pPr>
        <w:shd w:val="clear" w:color="auto" w:fill="E8E8E8" w:themeFill="background2"/>
      </w:pPr>
    </w:p>
    <w:p w14:paraId="3FC7CC62" w14:textId="77777777" w:rsidR="007E2FA6" w:rsidRDefault="007E2FA6" w:rsidP="007E2FA6">
      <w:pPr>
        <w:shd w:val="clear" w:color="auto" w:fill="E8E8E8" w:themeFill="background2"/>
        <w:rPr>
          <w:b/>
          <w:bCs/>
        </w:rPr>
      </w:pPr>
      <w:r w:rsidRPr="00F31035">
        <w:rPr>
          <w:b/>
          <w:bCs/>
        </w:rPr>
        <w:t>Objectives: patient will be able to</w:t>
      </w:r>
      <w:r>
        <w:rPr>
          <w:b/>
          <w:bCs/>
        </w:rPr>
        <w:t>…</w:t>
      </w:r>
    </w:p>
    <w:p w14:paraId="6EF8910F" w14:textId="77777777" w:rsidR="007E2FA6" w:rsidRDefault="007E2FA6" w:rsidP="007E2FA6">
      <w:pPr>
        <w:shd w:val="clear" w:color="auto" w:fill="E8E8E8" w:themeFill="background2"/>
        <w:rPr>
          <w:b/>
          <w:bCs/>
        </w:rPr>
      </w:pPr>
    </w:p>
    <w:p w14:paraId="50E1D4E6" w14:textId="77777777" w:rsidR="007E2FA6" w:rsidRDefault="007E2FA6" w:rsidP="007E2FA6">
      <w:pPr>
        <w:shd w:val="clear" w:color="auto" w:fill="E8E8E8" w:themeFill="background2"/>
        <w:rPr>
          <w:b/>
          <w:bCs/>
        </w:rPr>
      </w:pPr>
      <w:r>
        <w:rPr>
          <w:b/>
          <w:bCs/>
        </w:rPr>
        <w:t>Glossary Terms in this Page</w:t>
      </w:r>
    </w:p>
    <w:p w14:paraId="02B15D7D" w14:textId="77777777" w:rsidR="007E2FA6" w:rsidRDefault="007E2FA6" w:rsidP="007E2FA6">
      <w:pPr>
        <w:shd w:val="clear" w:color="auto" w:fill="E8E8E8" w:themeFill="background2"/>
      </w:pPr>
    </w:p>
    <w:p w14:paraId="695C4765" w14:textId="77777777" w:rsidR="007E2FA6" w:rsidRDefault="007E2FA6" w:rsidP="007E2FA6">
      <w:pPr>
        <w:shd w:val="clear" w:color="auto" w:fill="E8E8E8" w:themeFill="background2"/>
        <w:rPr>
          <w:b/>
          <w:bCs/>
        </w:rPr>
      </w:pPr>
      <w:r>
        <w:rPr>
          <w:b/>
          <w:bCs/>
        </w:rPr>
        <w:t>Date Page Content Sent for Review:</w:t>
      </w:r>
    </w:p>
    <w:p w14:paraId="142BD65F" w14:textId="77777777" w:rsidR="007E2FA6" w:rsidRDefault="007E2FA6" w:rsidP="007E2FA6">
      <w:pPr>
        <w:shd w:val="clear" w:color="auto" w:fill="E8E8E8" w:themeFill="background2"/>
        <w:rPr>
          <w:b/>
          <w:bCs/>
        </w:rPr>
      </w:pPr>
      <w:r>
        <w:rPr>
          <w:b/>
          <w:bCs/>
        </w:rPr>
        <w:t>Date Page Content Sent for Inclusion:</w:t>
      </w:r>
    </w:p>
    <w:p w14:paraId="1113DD3D" w14:textId="77777777" w:rsidR="00641957" w:rsidRDefault="00641957" w:rsidP="007E2FA6">
      <w:pPr>
        <w:shd w:val="clear" w:color="auto" w:fill="E8E8E8" w:themeFill="background2"/>
        <w:rPr>
          <w:b/>
          <w:bCs/>
        </w:rPr>
      </w:pPr>
    </w:p>
    <w:p w14:paraId="24754DC3" w14:textId="621CD582" w:rsidR="00641957" w:rsidRDefault="00641957" w:rsidP="007E2FA6">
      <w:pPr>
        <w:shd w:val="clear" w:color="auto" w:fill="E8E8E8" w:themeFill="background2"/>
        <w:rPr>
          <w:b/>
          <w:bCs/>
        </w:rPr>
      </w:pPr>
      <w:r>
        <w:rPr>
          <w:b/>
          <w:bCs/>
        </w:rPr>
        <w:t xml:space="preserve">Ready for Spanish Translation? </w:t>
      </w:r>
      <w:r w:rsidR="006A445B" w:rsidRPr="006A445B">
        <w:rPr>
          <w:b/>
          <w:bCs/>
          <w:color w:val="00B050"/>
        </w:rPr>
        <w:t>YES</w:t>
      </w:r>
      <w:r w:rsidR="006A445B">
        <w:rPr>
          <w:b/>
          <w:bCs/>
          <w:color w:val="FF0000"/>
        </w:rPr>
        <w:t xml:space="preserve"> </w:t>
      </w:r>
      <w:r w:rsidR="006A445B" w:rsidRPr="006A445B">
        <w:rPr>
          <w:b/>
          <w:bCs/>
          <w:color w:val="00B050"/>
        </w:rPr>
        <w:t>(7/</w:t>
      </w:r>
      <w:r w:rsidR="00794D7A">
        <w:rPr>
          <w:b/>
          <w:bCs/>
          <w:color w:val="00B050"/>
        </w:rPr>
        <w:t>3</w:t>
      </w:r>
      <w:r w:rsidR="006A445B" w:rsidRPr="006A445B">
        <w:rPr>
          <w:b/>
          <w:bCs/>
          <w:color w:val="00B050"/>
        </w:rPr>
        <w:t>/2025)</w:t>
      </w:r>
    </w:p>
    <w:p w14:paraId="70CBBB79" w14:textId="1FFA2F08" w:rsidR="007E2FA6" w:rsidRDefault="00CE6187" w:rsidP="007E2FA6">
      <w:pPr>
        <w:shd w:val="clear" w:color="auto" w:fill="E8E8E8" w:themeFill="background2"/>
        <w:rPr>
          <w:b/>
          <w:bCs/>
        </w:rPr>
      </w:pPr>
      <w:r>
        <w:rPr>
          <w:b/>
          <w:bCs/>
        </w:rPr>
        <w:t xml:space="preserve">Translations in Portal? </w:t>
      </w:r>
      <w:r w:rsidR="00A677E9" w:rsidRPr="001D1941">
        <w:rPr>
          <w:b/>
          <w:bCs/>
          <w:color w:val="00B050"/>
        </w:rPr>
        <w:t>Yes (</w:t>
      </w:r>
      <w:r w:rsidR="00A677E9">
        <w:rPr>
          <w:b/>
          <w:bCs/>
          <w:color w:val="00B050"/>
        </w:rPr>
        <w:t>8</w:t>
      </w:r>
      <w:r w:rsidR="00A677E9" w:rsidRPr="001D1941">
        <w:rPr>
          <w:b/>
          <w:bCs/>
          <w:color w:val="00B050"/>
        </w:rPr>
        <w:t>/1</w:t>
      </w:r>
      <w:r w:rsidR="00CF5E07" w:rsidRPr="001D1941">
        <w:rPr>
          <w:b/>
          <w:color w:val="00B050"/>
        </w:rPr>
        <w:t>/2025)</w:t>
      </w:r>
    </w:p>
    <w:p w14:paraId="52E3FD4D" w14:textId="77777777" w:rsidR="007E2FA6" w:rsidRPr="00D47359" w:rsidRDefault="007E2FA6" w:rsidP="007E2FA6">
      <w:pPr>
        <w:shd w:val="clear" w:color="auto" w:fill="E8E8E8" w:themeFill="background2"/>
        <w:rPr>
          <w:b/>
          <w:bCs/>
        </w:rPr>
      </w:pPr>
      <w:r>
        <w:rPr>
          <w:b/>
          <w:bCs/>
        </w:rPr>
        <w:t>General Notes:</w:t>
      </w:r>
    </w:p>
    <w:p w14:paraId="541EC230" w14:textId="77777777" w:rsidR="007E2FA6" w:rsidRPr="007E2FA6" w:rsidRDefault="007E2FA6" w:rsidP="007E2FA6"/>
    <w:p w14:paraId="25060EFA" w14:textId="3F819D0B" w:rsidR="0009204E" w:rsidRDefault="00CA69B4" w:rsidP="00CA69B4">
      <w:pPr>
        <w:pStyle w:val="Heading2"/>
      </w:pPr>
      <w:bookmarkStart w:id="234" w:name="_Toc200962916"/>
      <w:r>
        <w:t xml:space="preserve">Payment </w:t>
      </w:r>
      <w:commentRangeStart w:id="235"/>
      <w:r>
        <w:t>Plans</w:t>
      </w:r>
      <w:bookmarkEnd w:id="234"/>
      <w:commentRangeEnd w:id="235"/>
      <w:r>
        <w:rPr>
          <w:rStyle w:val="CommentReference"/>
          <w:rFonts w:hint="eastAsia"/>
          <w:sz w:val="32"/>
          <w:szCs w:val="32"/>
        </w:rPr>
        <w:commentReference w:id="235"/>
      </w:r>
    </w:p>
    <w:p w14:paraId="7EA1EE32" w14:textId="5CA42388" w:rsidR="004D3B86" w:rsidRPr="004D3B86" w:rsidRDefault="004D3B86" w:rsidP="004D3B86">
      <w:r>
        <w:t>[INSERT CLIENT-SPECIFIC INFORMATION HERE]</w:t>
      </w:r>
    </w:p>
    <w:p w14:paraId="0F102942" w14:textId="59CC7465" w:rsidR="00275E04" w:rsidRDefault="00275E04" w:rsidP="00275E04">
      <w:pPr>
        <w:pStyle w:val="Heading3"/>
      </w:pPr>
      <w:r>
        <w:t>Your Payment Plan</w:t>
      </w:r>
    </w:p>
    <w:tbl>
      <w:tblPr>
        <w:tblStyle w:val="TableGrid"/>
        <w:tblW w:w="0" w:type="auto"/>
        <w:tblLook w:val="04A0" w:firstRow="1" w:lastRow="0" w:firstColumn="1" w:lastColumn="0" w:noHBand="0" w:noVBand="1"/>
      </w:tblPr>
      <w:tblGrid>
        <w:gridCol w:w="4675"/>
        <w:gridCol w:w="4675"/>
      </w:tblGrid>
      <w:tr w:rsidR="00A43470" w14:paraId="463D5799" w14:textId="77777777" w:rsidTr="00B155FA">
        <w:tc>
          <w:tcPr>
            <w:tcW w:w="4675" w:type="dxa"/>
          </w:tcPr>
          <w:p w14:paraId="02985866" w14:textId="51B60B14" w:rsidR="00A43470" w:rsidRPr="005421BE" w:rsidRDefault="00AA4319" w:rsidP="008A06A0">
            <w:pPr>
              <w:rPr>
                <w:b/>
                <w:bCs/>
              </w:rPr>
            </w:pPr>
            <w:r>
              <w:rPr>
                <w:b/>
                <w:bCs/>
              </w:rPr>
              <w:t>English</w:t>
            </w:r>
          </w:p>
        </w:tc>
        <w:tc>
          <w:tcPr>
            <w:tcW w:w="4675" w:type="dxa"/>
          </w:tcPr>
          <w:p w14:paraId="2983F43B" w14:textId="3B287EE4" w:rsidR="00A43470" w:rsidRPr="00255650" w:rsidRDefault="006A445B" w:rsidP="008A06A0">
            <w:pPr>
              <w:rPr>
                <w:b/>
                <w:bCs/>
              </w:rPr>
            </w:pPr>
            <w:r>
              <w:rPr>
                <w:b/>
                <w:bCs/>
              </w:rPr>
              <w:t>Spanish</w:t>
            </w:r>
          </w:p>
        </w:tc>
      </w:tr>
      <w:tr w:rsidR="00A43470" w:rsidRPr="00AC1C19" w14:paraId="555F48B0" w14:textId="77777777" w:rsidTr="00B155FA">
        <w:tc>
          <w:tcPr>
            <w:tcW w:w="4675" w:type="dxa"/>
          </w:tcPr>
          <w:p w14:paraId="604B472A" w14:textId="4C3241AB" w:rsidR="00BE1525" w:rsidRPr="00BE1525" w:rsidRDefault="00BE1525" w:rsidP="008A06A0">
            <w:r>
              <w:t>Payment Plans</w:t>
            </w:r>
          </w:p>
          <w:p w14:paraId="740252F8" w14:textId="77777777" w:rsidR="00BE1525" w:rsidRDefault="00BE1525" w:rsidP="008A06A0">
            <w:pPr>
              <w:rPr>
                <w:b/>
                <w:bCs/>
              </w:rPr>
            </w:pPr>
          </w:p>
          <w:p w14:paraId="72AA259C" w14:textId="77777777" w:rsidR="00AA4319" w:rsidRPr="00AA4319" w:rsidRDefault="00AA4319" w:rsidP="008A06A0">
            <w:pPr>
              <w:rPr>
                <w:b/>
                <w:bCs/>
              </w:rPr>
            </w:pPr>
            <w:r w:rsidRPr="00AA4319">
              <w:rPr>
                <w:b/>
                <w:bCs/>
              </w:rPr>
              <w:t>[IF PAYMENT PLAN ON FILE]</w:t>
            </w:r>
          </w:p>
          <w:p w14:paraId="14BE22A8" w14:textId="77777777" w:rsidR="00890EBE" w:rsidRDefault="00890EBE" w:rsidP="008A06A0"/>
          <w:p w14:paraId="10A45616" w14:textId="0B8749E9" w:rsidR="002A10E9" w:rsidRDefault="00B42A78" w:rsidP="00D51F74">
            <w:pPr>
              <w:pStyle w:val="ListParagraph"/>
              <w:numPr>
                <w:ilvl w:val="0"/>
                <w:numId w:val="60"/>
              </w:numPr>
            </w:pPr>
            <w:r>
              <w:t>Next payment date: [</w:t>
            </w:r>
            <w:r w:rsidR="00AA4319">
              <w:t>MM</w:t>
            </w:r>
            <w:r>
              <w:t>/</w:t>
            </w:r>
            <w:r w:rsidR="00AA4319">
              <w:t>DD</w:t>
            </w:r>
            <w:r>
              <w:t>/</w:t>
            </w:r>
            <w:r w:rsidR="00AA4319">
              <w:t>YYYY</w:t>
            </w:r>
            <w:r>
              <w:t>]</w:t>
            </w:r>
            <w:r w:rsidR="00C404F8">
              <w:t xml:space="preserve"> </w:t>
            </w:r>
          </w:p>
          <w:p w14:paraId="08897F43" w14:textId="62C73E0D" w:rsidR="00A43470" w:rsidRDefault="00C404F8" w:rsidP="00D51F74">
            <w:pPr>
              <w:pStyle w:val="ListParagraph"/>
              <w:numPr>
                <w:ilvl w:val="0"/>
                <w:numId w:val="60"/>
              </w:numPr>
            </w:pPr>
            <w:r>
              <w:t>Next Payment Amount: $X Remaining Payment Plan Balance: $X</w:t>
            </w:r>
          </w:p>
          <w:p w14:paraId="5CFE4F06" w14:textId="77777777" w:rsidR="009700A1" w:rsidRDefault="009700A1" w:rsidP="008A06A0"/>
          <w:p w14:paraId="3151B5A1" w14:textId="77777777" w:rsidR="009700A1" w:rsidRDefault="009700A1" w:rsidP="008A06A0">
            <w:r>
              <w:t>Accounts on your payment plan:</w:t>
            </w:r>
          </w:p>
          <w:p w14:paraId="25475AB3" w14:textId="77777777" w:rsidR="00BF3145" w:rsidRDefault="00BF3145" w:rsidP="008A06A0"/>
          <w:p w14:paraId="1998DD14" w14:textId="61EEDB3F" w:rsidR="00EA1DDE" w:rsidRPr="002A10E9" w:rsidRDefault="00EA1DDE" w:rsidP="008A06A0">
            <w:r w:rsidRPr="002A10E9">
              <w:t>Accounts not on a payment plan</w:t>
            </w:r>
            <w:r w:rsidR="002A10E9">
              <w:t>:</w:t>
            </w:r>
          </w:p>
          <w:p w14:paraId="5FDB5410" w14:textId="77777777" w:rsidR="00EA1DDE" w:rsidRDefault="00EA1DDE" w:rsidP="008A06A0">
            <w:pPr>
              <w:rPr>
                <w:b/>
                <w:bCs/>
              </w:rPr>
            </w:pPr>
          </w:p>
          <w:p w14:paraId="14890EB7" w14:textId="1C7FF226" w:rsidR="00F336AB" w:rsidRDefault="006E3A5F" w:rsidP="008A06A0">
            <w:r>
              <w:t>Select the accounts you would like to add to your payment plan.</w:t>
            </w:r>
          </w:p>
          <w:p w14:paraId="3A566319" w14:textId="62BC958B" w:rsidR="006E3A5F" w:rsidRDefault="006E3A5F" w:rsidP="00D27504"/>
        </w:tc>
        <w:tc>
          <w:tcPr>
            <w:tcW w:w="4675" w:type="dxa"/>
          </w:tcPr>
          <w:p w14:paraId="0B506C2D" w14:textId="09EF78DC" w:rsidR="00DF2B1F" w:rsidRDefault="3A1CBC1C" w:rsidP="008A06A0">
            <w:r>
              <w:t>Planes de Pago</w:t>
            </w:r>
          </w:p>
          <w:p w14:paraId="1F0B72EB" w14:textId="7CBF1242" w:rsidR="00DF2B1F" w:rsidRDefault="00DF2B1F" w:rsidP="008A06A0"/>
          <w:p w14:paraId="66A42749" w14:textId="77777777" w:rsidR="00DF2B1F" w:rsidRDefault="3A1CBC1C" w:rsidP="44659029">
            <w:pPr>
              <w:rPr>
                <w:b/>
                <w:bCs/>
              </w:rPr>
            </w:pPr>
            <w:r w:rsidRPr="44659029">
              <w:rPr>
                <w:b/>
                <w:bCs/>
              </w:rPr>
              <w:t>[IF PAYMENT PLAN ON FILE]</w:t>
            </w:r>
          </w:p>
          <w:p w14:paraId="2F1CEEFB" w14:textId="792462EA" w:rsidR="00DF2B1F" w:rsidRDefault="00DF2B1F" w:rsidP="008A06A0"/>
          <w:p w14:paraId="0F74C638" w14:textId="3B6A78D8" w:rsidR="00DF2B1F" w:rsidRPr="009015A9" w:rsidRDefault="004D3E8D" w:rsidP="00D51F74">
            <w:pPr>
              <w:pStyle w:val="ListParagraph"/>
              <w:numPr>
                <w:ilvl w:val="0"/>
                <w:numId w:val="67"/>
              </w:numPr>
              <w:rPr>
                <w:rFonts w:ascii="Aptos" w:eastAsia="Aptos" w:hAnsi="Aptos" w:cs="Arial"/>
                <w:color w:val="000000" w:themeColor="text1"/>
                <w:lang w:val="es-US"/>
              </w:rPr>
            </w:pPr>
            <w:r w:rsidRPr="009015A9">
              <w:rPr>
                <w:rFonts w:ascii="Aptos" w:eastAsia="Aptos" w:hAnsi="Aptos" w:cs="Arial"/>
                <w:color w:val="000000" w:themeColor="text1"/>
                <w:lang w:val="es-US"/>
              </w:rPr>
              <w:t>Próxima fecha de pago: [MM/DD/AAAA]</w:t>
            </w:r>
          </w:p>
          <w:p w14:paraId="303462E8" w14:textId="1DC59479" w:rsidR="00DF2B1F" w:rsidRPr="009015A9" w:rsidRDefault="004D3E8D" w:rsidP="00D51F74">
            <w:pPr>
              <w:pStyle w:val="ListParagraph"/>
              <w:numPr>
                <w:ilvl w:val="0"/>
                <w:numId w:val="67"/>
              </w:numPr>
              <w:rPr>
                <w:rFonts w:ascii="Aptos" w:eastAsia="Aptos" w:hAnsi="Aptos" w:cs="Arial"/>
                <w:color w:val="000000" w:themeColor="text1"/>
                <w:lang w:val="es-US"/>
              </w:rPr>
            </w:pPr>
            <w:r w:rsidRPr="009015A9">
              <w:rPr>
                <w:rFonts w:ascii="Aptos" w:eastAsia="Aptos" w:hAnsi="Aptos" w:cs="Arial"/>
                <w:color w:val="000000" w:themeColor="text1"/>
                <w:lang w:val="es-US"/>
              </w:rPr>
              <w:t>Cantidad del próximo pago: $X Saldo Restante del Plan de Pago: $X</w:t>
            </w:r>
          </w:p>
          <w:p w14:paraId="63F3E763" w14:textId="5F2CC671" w:rsidR="00DF2B1F" w:rsidRPr="009015A9" w:rsidRDefault="004D3E8D" w:rsidP="30E089E1">
            <w:pPr>
              <w:rPr>
                <w:rFonts w:ascii="Aptos" w:eastAsia="Aptos" w:hAnsi="Aptos" w:cs="Arial"/>
                <w:color w:val="000000" w:themeColor="text1"/>
                <w:lang w:val="es-US"/>
              </w:rPr>
            </w:pPr>
            <w:r w:rsidRPr="009015A9">
              <w:rPr>
                <w:rFonts w:ascii="Aptos" w:eastAsia="Aptos" w:hAnsi="Aptos" w:cs="Arial"/>
                <w:color w:val="000000" w:themeColor="text1"/>
                <w:lang w:val="es-US"/>
              </w:rPr>
              <w:t>Cuentas en su plan de pago:</w:t>
            </w:r>
          </w:p>
          <w:p w14:paraId="6F1D8068" w14:textId="39E3F581" w:rsidR="00DF2B1F" w:rsidRPr="009015A9" w:rsidRDefault="00DF2B1F" w:rsidP="46F8A57B">
            <w:pPr>
              <w:rPr>
                <w:rFonts w:ascii="Aptos" w:eastAsia="Aptos" w:hAnsi="Aptos" w:cs="Arial"/>
                <w:color w:val="000000" w:themeColor="text1"/>
                <w:lang w:val="es-US"/>
              </w:rPr>
            </w:pPr>
          </w:p>
          <w:p w14:paraId="5377458F" w14:textId="715242C4" w:rsidR="00DF2B1F" w:rsidRPr="009015A9" w:rsidRDefault="004D3E8D" w:rsidP="30E089E1">
            <w:pPr>
              <w:rPr>
                <w:rFonts w:ascii="Aptos" w:eastAsia="Aptos" w:hAnsi="Aptos" w:cs="Arial"/>
                <w:color w:val="000000" w:themeColor="text1"/>
                <w:lang w:val="es-US"/>
              </w:rPr>
            </w:pPr>
            <w:r w:rsidRPr="009015A9">
              <w:rPr>
                <w:rFonts w:ascii="Aptos" w:eastAsia="Aptos" w:hAnsi="Aptos" w:cs="Arial"/>
                <w:color w:val="000000" w:themeColor="text1"/>
                <w:lang w:val="es-US"/>
              </w:rPr>
              <w:t>Cuentas que no están en un plan de pago:</w:t>
            </w:r>
          </w:p>
          <w:p w14:paraId="406882B1" w14:textId="0C628899" w:rsidR="00DF2B1F" w:rsidRPr="009015A9" w:rsidRDefault="00DF2B1F" w:rsidP="4B284B7E">
            <w:pPr>
              <w:rPr>
                <w:rFonts w:ascii="Aptos" w:eastAsia="Aptos" w:hAnsi="Aptos" w:cs="Arial"/>
                <w:color w:val="000000" w:themeColor="text1"/>
                <w:lang w:val="es-US"/>
              </w:rPr>
            </w:pPr>
          </w:p>
          <w:p w14:paraId="20BCEBAE" w14:textId="625F882F" w:rsidR="00DF2B1F" w:rsidRPr="009015A9" w:rsidRDefault="004D3E8D" w:rsidP="30E089E1">
            <w:pPr>
              <w:rPr>
                <w:rFonts w:ascii="Aptos" w:eastAsia="Aptos" w:hAnsi="Aptos" w:cs="Arial"/>
                <w:color w:val="000000" w:themeColor="text1"/>
                <w:lang w:val="es-US"/>
              </w:rPr>
            </w:pPr>
            <w:r w:rsidRPr="009015A9">
              <w:rPr>
                <w:rFonts w:ascii="Aptos" w:eastAsia="Aptos" w:hAnsi="Aptos" w:cs="Arial"/>
                <w:color w:val="000000" w:themeColor="text1"/>
                <w:lang w:val="es-US"/>
              </w:rPr>
              <w:t>Seleccione las cuentas que desea añadir a su plan de pago.</w:t>
            </w:r>
          </w:p>
          <w:p w14:paraId="1F2479BF" w14:textId="48F7C43B" w:rsidR="00DF2B1F" w:rsidRPr="009015A9" w:rsidRDefault="00DF2B1F" w:rsidP="008A06A0">
            <w:pPr>
              <w:rPr>
                <w:rFonts w:ascii="Aptos" w:eastAsia="Aptos" w:hAnsi="Aptos" w:cs="Arial"/>
                <w:lang w:val="es-US"/>
              </w:rPr>
            </w:pPr>
          </w:p>
        </w:tc>
      </w:tr>
      <w:tr w:rsidR="00AA4319" w:rsidRPr="00AC1C19" w14:paraId="2FAEAAAF" w14:textId="77777777" w:rsidTr="00B155FA">
        <w:tc>
          <w:tcPr>
            <w:tcW w:w="4675" w:type="dxa"/>
          </w:tcPr>
          <w:p w14:paraId="2D4046BD" w14:textId="77777777" w:rsidR="00BE1525" w:rsidRPr="009015A9" w:rsidRDefault="00BE1525" w:rsidP="00890EBE">
            <w:pPr>
              <w:rPr>
                <w:lang w:val="es-US"/>
              </w:rPr>
            </w:pPr>
          </w:p>
          <w:p w14:paraId="46A372D8" w14:textId="554E8910" w:rsidR="00890EBE" w:rsidRDefault="00BE1525" w:rsidP="00890EBE">
            <w:r>
              <w:t>You have no payment plan on file.</w:t>
            </w:r>
          </w:p>
          <w:p w14:paraId="0779B352" w14:textId="77777777" w:rsidR="00890EBE" w:rsidRDefault="00890EBE" w:rsidP="00890EBE"/>
          <w:p w14:paraId="1FA20A27" w14:textId="77777777" w:rsidR="00CA0661" w:rsidRPr="002A10E9" w:rsidRDefault="00CA0661" w:rsidP="00CA0661">
            <w:r w:rsidRPr="002A10E9">
              <w:t>Accounts not on a payment plan</w:t>
            </w:r>
            <w:r>
              <w:t>:</w:t>
            </w:r>
          </w:p>
          <w:p w14:paraId="266C4027" w14:textId="77777777" w:rsidR="00CA0661" w:rsidRDefault="00CA0661" w:rsidP="00CA0661">
            <w:pPr>
              <w:rPr>
                <w:b/>
                <w:bCs/>
              </w:rPr>
            </w:pPr>
          </w:p>
          <w:p w14:paraId="6CD31012" w14:textId="1C8EF191" w:rsidR="00890EBE" w:rsidRDefault="00CA0661" w:rsidP="00890EBE">
            <w:r>
              <w:t>Select the accounts you would like to add to your payment plan.</w:t>
            </w:r>
          </w:p>
          <w:p w14:paraId="7D42F5D4" w14:textId="2C2E3A3B" w:rsidR="00AA4319" w:rsidRPr="00AA4319" w:rsidRDefault="00AA4319" w:rsidP="00890EBE">
            <w:pPr>
              <w:rPr>
                <w:b/>
                <w:bCs/>
              </w:rPr>
            </w:pPr>
          </w:p>
        </w:tc>
        <w:tc>
          <w:tcPr>
            <w:tcW w:w="4675" w:type="dxa"/>
          </w:tcPr>
          <w:p w14:paraId="0B9CC330" w14:textId="4274ECC0" w:rsidR="00AA4319" w:rsidRPr="009015A9" w:rsidRDefault="6D82B679" w:rsidP="2D6010C3">
            <w:pPr>
              <w:rPr>
                <w:rFonts w:ascii="Aptos" w:eastAsia="Aptos" w:hAnsi="Aptos" w:cs="Arial"/>
                <w:color w:val="000000" w:themeColor="text1"/>
                <w:lang w:val="es-US"/>
              </w:rPr>
            </w:pPr>
            <w:r w:rsidRPr="009015A9">
              <w:rPr>
                <w:rFonts w:ascii="Aptos" w:eastAsia="Aptos" w:hAnsi="Aptos" w:cs="Arial"/>
                <w:color w:val="000000" w:themeColor="text1"/>
                <w:lang w:val="es-US"/>
              </w:rPr>
              <w:t>No tiene ningún plan de pago registrado.</w:t>
            </w:r>
          </w:p>
          <w:p w14:paraId="15B6E6D7" w14:textId="1E99C8A7" w:rsidR="00AA4319" w:rsidRPr="009015A9" w:rsidRDefault="00AA4319" w:rsidP="50828003">
            <w:pPr>
              <w:rPr>
                <w:rFonts w:ascii="Aptos" w:eastAsia="Aptos" w:hAnsi="Aptos" w:cs="Arial"/>
                <w:color w:val="000000" w:themeColor="text1"/>
                <w:lang w:val="es-US"/>
              </w:rPr>
            </w:pPr>
          </w:p>
          <w:p w14:paraId="24EB2E58" w14:textId="699D1EE2" w:rsidR="00AA4319" w:rsidRPr="009015A9" w:rsidRDefault="6D82B679" w:rsidP="2D6010C3">
            <w:pPr>
              <w:rPr>
                <w:rFonts w:ascii="Aptos" w:eastAsia="Aptos" w:hAnsi="Aptos" w:cs="Arial"/>
                <w:color w:val="000000" w:themeColor="text1"/>
                <w:lang w:val="es-US"/>
              </w:rPr>
            </w:pPr>
            <w:r w:rsidRPr="009015A9">
              <w:rPr>
                <w:rFonts w:ascii="Aptos" w:eastAsia="Aptos" w:hAnsi="Aptos" w:cs="Arial"/>
                <w:color w:val="000000" w:themeColor="text1"/>
                <w:lang w:val="es-US"/>
              </w:rPr>
              <w:t>Cuentas que no están dentro de un plan de pago:</w:t>
            </w:r>
          </w:p>
          <w:p w14:paraId="495138AF" w14:textId="73C80307" w:rsidR="00AA4319" w:rsidRPr="009015A9" w:rsidRDefault="00AA4319" w:rsidP="50828003">
            <w:pPr>
              <w:rPr>
                <w:rFonts w:ascii="Aptos" w:eastAsia="Aptos" w:hAnsi="Aptos" w:cs="Arial"/>
                <w:color w:val="000000" w:themeColor="text1"/>
                <w:lang w:val="es-US"/>
              </w:rPr>
            </w:pPr>
          </w:p>
          <w:p w14:paraId="3776150C" w14:textId="42728C08" w:rsidR="00AA4319" w:rsidRPr="009015A9" w:rsidRDefault="6D82B679" w:rsidP="2D6010C3">
            <w:pPr>
              <w:rPr>
                <w:rFonts w:ascii="Aptos" w:eastAsia="Aptos" w:hAnsi="Aptos" w:cs="Arial"/>
                <w:color w:val="000000" w:themeColor="text1"/>
                <w:lang w:val="es-US"/>
              </w:rPr>
            </w:pPr>
            <w:r w:rsidRPr="009015A9">
              <w:rPr>
                <w:rFonts w:ascii="Aptos" w:eastAsia="Aptos" w:hAnsi="Aptos" w:cs="Arial"/>
                <w:color w:val="000000" w:themeColor="text1"/>
                <w:lang w:val="es-US"/>
              </w:rPr>
              <w:t>Seleccione las cuentas que desea añadir a su plan de pago.</w:t>
            </w:r>
          </w:p>
          <w:p w14:paraId="5793200E" w14:textId="3D258F52" w:rsidR="00AA4319" w:rsidRPr="009015A9" w:rsidRDefault="00AA4319" w:rsidP="008A06A0">
            <w:pPr>
              <w:rPr>
                <w:rFonts w:ascii="Aptos" w:eastAsia="Aptos" w:hAnsi="Aptos" w:cs="Arial"/>
                <w:lang w:val="es-US"/>
              </w:rPr>
            </w:pPr>
          </w:p>
          <w:p w14:paraId="0CDDAFD1" w14:textId="2FE8C304" w:rsidR="00AA4319" w:rsidRPr="009015A9" w:rsidRDefault="00AA4319" w:rsidP="008A06A0">
            <w:pPr>
              <w:rPr>
                <w:lang w:val="es-US"/>
              </w:rPr>
            </w:pPr>
          </w:p>
        </w:tc>
      </w:tr>
      <w:tr w:rsidR="00CA0661" w:rsidRPr="00AC1C19" w14:paraId="5EA56772" w14:textId="77777777" w:rsidTr="00B155FA">
        <w:tc>
          <w:tcPr>
            <w:tcW w:w="4675" w:type="dxa"/>
          </w:tcPr>
          <w:p w14:paraId="5E989E56" w14:textId="7CFFCD5A" w:rsidR="00CA0661" w:rsidRDefault="00CA0661" w:rsidP="00CA0661">
            <w:pPr>
              <w:rPr>
                <w:b/>
                <w:bCs/>
              </w:rPr>
            </w:pPr>
            <w:r>
              <w:rPr>
                <w:b/>
                <w:bCs/>
              </w:rPr>
              <w:t>[IF CUSTOM PAYMENT PLAN ON FILE]</w:t>
            </w:r>
          </w:p>
          <w:p w14:paraId="539293DF" w14:textId="77777777" w:rsidR="00CA0661" w:rsidRDefault="00CA0661" w:rsidP="00CA0661">
            <w:pPr>
              <w:rPr>
                <w:b/>
                <w:bCs/>
              </w:rPr>
            </w:pPr>
          </w:p>
          <w:p w14:paraId="59FE01FE" w14:textId="77777777" w:rsidR="00CA0661" w:rsidRDefault="00CA0661" w:rsidP="00CA0661">
            <w:r>
              <w:t>You have a custom payment plan.  To make a change to your custom payment plan, contact us.</w:t>
            </w:r>
          </w:p>
          <w:p w14:paraId="3B7B43AB" w14:textId="68D556FE" w:rsidR="00D0424D" w:rsidRPr="00CA0661" w:rsidRDefault="00D0424D" w:rsidP="00CA0661"/>
        </w:tc>
        <w:tc>
          <w:tcPr>
            <w:tcW w:w="4675" w:type="dxa"/>
          </w:tcPr>
          <w:p w14:paraId="675B2956" w14:textId="7CFFCD5A" w:rsidR="00CA0661" w:rsidRDefault="3591842A" w:rsidP="5ADD886E">
            <w:pPr>
              <w:rPr>
                <w:b/>
                <w:bCs/>
              </w:rPr>
            </w:pPr>
            <w:r w:rsidRPr="5ADD886E">
              <w:rPr>
                <w:b/>
                <w:bCs/>
              </w:rPr>
              <w:t>[IF CUSTOM PAYMENT PLAN ON FILE]</w:t>
            </w:r>
          </w:p>
          <w:p w14:paraId="02DFCC18" w14:textId="36B6FA64" w:rsidR="00CA0661" w:rsidRPr="009015A9" w:rsidRDefault="497CB1C5" w:rsidP="008A06A0">
            <w:pPr>
              <w:rPr>
                <w:rFonts w:ascii="Aptos" w:eastAsia="Aptos" w:hAnsi="Aptos" w:cs="Arial"/>
                <w:lang w:val="es-US"/>
              </w:rPr>
            </w:pPr>
            <w:r w:rsidRPr="009015A9">
              <w:rPr>
                <w:rFonts w:ascii="Aptos" w:eastAsia="Aptos" w:hAnsi="Aptos" w:cs="Arial"/>
                <w:color w:val="000000" w:themeColor="text1"/>
                <w:lang w:val="es-US"/>
              </w:rPr>
              <w:t>Usted tiene un plan de pago personalizado. Para realizar algún cambio en su plan de pago personalizado, póngase en contacto con nosotros.</w:t>
            </w:r>
          </w:p>
        </w:tc>
      </w:tr>
      <w:tr w:rsidR="00CA0661" w:rsidRPr="00AC1C19" w14:paraId="7C57D578" w14:textId="77777777" w:rsidTr="00B155FA">
        <w:tc>
          <w:tcPr>
            <w:tcW w:w="4675" w:type="dxa"/>
          </w:tcPr>
          <w:p w14:paraId="492E5EC6" w14:textId="77777777" w:rsidR="00CA0661" w:rsidRDefault="00CA0661" w:rsidP="00CA0661">
            <w:r>
              <w:t>Adjust the length of your payment plan to see your monthly payment.</w:t>
            </w:r>
          </w:p>
          <w:p w14:paraId="12F6B5AA" w14:textId="77777777" w:rsidR="00CA0661" w:rsidRDefault="00CA0661" w:rsidP="00CA0661">
            <w:pPr>
              <w:rPr>
                <w:b/>
                <w:bCs/>
              </w:rPr>
            </w:pPr>
          </w:p>
          <w:p w14:paraId="1DA3E52B" w14:textId="77777777" w:rsidR="00CA0661" w:rsidRPr="00CA0661" w:rsidRDefault="00CA0661" w:rsidP="00CA0661">
            <w:r w:rsidRPr="00CA0661">
              <w:t>Payment plan total</w:t>
            </w:r>
          </w:p>
          <w:p w14:paraId="339B751E" w14:textId="77777777" w:rsidR="00CA0661" w:rsidRPr="00CA0661" w:rsidRDefault="00CA0661" w:rsidP="00CA0661">
            <w:r w:rsidRPr="00CA0661">
              <w:t>Number of months</w:t>
            </w:r>
          </w:p>
          <w:p w14:paraId="6DE8D936" w14:textId="77777777" w:rsidR="00CA0661" w:rsidRPr="00CA0661" w:rsidRDefault="00CA0661" w:rsidP="00CA0661">
            <w:r w:rsidRPr="00CA0661">
              <w:t>Your monthly payment</w:t>
            </w:r>
          </w:p>
          <w:p w14:paraId="18E1DA3D" w14:textId="77777777" w:rsidR="00CA0661" w:rsidRPr="00CA0661" w:rsidRDefault="00CA0661" w:rsidP="00CA0661"/>
          <w:p w14:paraId="0C036CCE" w14:textId="2B7E261C" w:rsidR="00CA0661" w:rsidRDefault="00CA0661" w:rsidP="00CA0661">
            <w:r w:rsidRPr="00CA0661">
              <w:t>Create my plan</w:t>
            </w:r>
          </w:p>
        </w:tc>
        <w:tc>
          <w:tcPr>
            <w:tcW w:w="4675" w:type="dxa"/>
          </w:tcPr>
          <w:p w14:paraId="735435BD" w14:textId="40921B8E" w:rsidR="00CA0661" w:rsidRPr="009015A9" w:rsidRDefault="67879EBD" w:rsidP="47F66540">
            <w:pPr>
              <w:rPr>
                <w:rFonts w:eastAsiaTheme="minorEastAsia"/>
                <w:color w:val="000000" w:themeColor="text1"/>
                <w:lang w:val="es-US"/>
              </w:rPr>
            </w:pPr>
            <w:r w:rsidRPr="009015A9">
              <w:rPr>
                <w:rFonts w:eastAsiaTheme="minorEastAsia"/>
                <w:color w:val="000000" w:themeColor="text1"/>
                <w:lang w:val="es-US"/>
              </w:rPr>
              <w:t xml:space="preserve">Ajuste </w:t>
            </w:r>
            <w:r w:rsidR="1F34C692" w:rsidRPr="009015A9">
              <w:rPr>
                <w:rFonts w:eastAsiaTheme="minorEastAsia"/>
                <w:color w:val="000000" w:themeColor="text1"/>
                <w:lang w:val="es-US"/>
              </w:rPr>
              <w:t>la duración de</w:t>
            </w:r>
            <w:r w:rsidRPr="009015A9">
              <w:rPr>
                <w:rFonts w:eastAsiaTheme="minorEastAsia"/>
                <w:color w:val="000000" w:themeColor="text1"/>
                <w:lang w:val="es-US"/>
              </w:rPr>
              <w:t xml:space="preserve"> su plan de pago para ver su pago mensual.</w:t>
            </w:r>
          </w:p>
          <w:p w14:paraId="5DCF0E29" w14:textId="07E343E5" w:rsidR="00CA0661" w:rsidRPr="009015A9" w:rsidRDefault="00CA0661" w:rsidP="3C21DAF4">
            <w:pPr>
              <w:rPr>
                <w:rFonts w:ascii="Aptos" w:eastAsia="Aptos" w:hAnsi="Aptos" w:cs="Arial"/>
                <w:color w:val="000000" w:themeColor="text1"/>
                <w:lang w:val="es-US"/>
              </w:rPr>
            </w:pPr>
          </w:p>
          <w:p w14:paraId="2B265063" w14:textId="2ED197B3" w:rsidR="00CA0661" w:rsidRPr="009015A9" w:rsidRDefault="67879EBD" w:rsidP="47F66540">
            <w:pPr>
              <w:rPr>
                <w:rFonts w:ascii="Aptos" w:eastAsia="Aptos" w:hAnsi="Aptos" w:cs="Arial"/>
                <w:color w:val="000000" w:themeColor="text1"/>
                <w:lang w:val="es-US"/>
              </w:rPr>
            </w:pPr>
            <w:r w:rsidRPr="009015A9">
              <w:rPr>
                <w:rFonts w:ascii="Aptos" w:eastAsia="Aptos" w:hAnsi="Aptos" w:cs="Arial"/>
                <w:color w:val="000000" w:themeColor="text1"/>
                <w:lang w:val="es-US"/>
              </w:rPr>
              <w:t>Total del plan de pago</w:t>
            </w:r>
          </w:p>
          <w:p w14:paraId="6806AE63" w14:textId="70FBAD81" w:rsidR="00CA0661" w:rsidRPr="009015A9" w:rsidRDefault="67879EBD" w:rsidP="47F66540">
            <w:pPr>
              <w:rPr>
                <w:rFonts w:ascii="Aptos" w:eastAsia="Aptos" w:hAnsi="Aptos" w:cs="Arial"/>
                <w:color w:val="000000" w:themeColor="text1"/>
                <w:lang w:val="es-US"/>
              </w:rPr>
            </w:pPr>
            <w:r w:rsidRPr="009015A9">
              <w:rPr>
                <w:rFonts w:ascii="Aptos" w:eastAsia="Aptos" w:hAnsi="Aptos" w:cs="Arial"/>
                <w:color w:val="000000" w:themeColor="text1"/>
                <w:lang w:val="es-US"/>
              </w:rPr>
              <w:t>Número de meses</w:t>
            </w:r>
          </w:p>
          <w:p w14:paraId="2F075487" w14:textId="392D7AAD" w:rsidR="00CA0661" w:rsidRPr="009015A9" w:rsidRDefault="67879EBD" w:rsidP="47F66540">
            <w:pPr>
              <w:rPr>
                <w:rFonts w:ascii="Aptos" w:eastAsia="Aptos" w:hAnsi="Aptos" w:cs="Arial"/>
                <w:color w:val="000000" w:themeColor="text1"/>
                <w:lang w:val="es-US"/>
              </w:rPr>
            </w:pPr>
            <w:r w:rsidRPr="009015A9">
              <w:rPr>
                <w:rFonts w:ascii="Aptos" w:eastAsia="Aptos" w:hAnsi="Aptos" w:cs="Arial"/>
                <w:color w:val="000000" w:themeColor="text1"/>
                <w:lang w:val="es-US"/>
              </w:rPr>
              <w:t>Su pago mensual</w:t>
            </w:r>
          </w:p>
          <w:p w14:paraId="7F611990" w14:textId="268A1D41" w:rsidR="00CA0661" w:rsidRPr="009015A9" w:rsidRDefault="00CA0661" w:rsidP="5024086E">
            <w:pPr>
              <w:rPr>
                <w:rFonts w:ascii="Aptos" w:eastAsia="Aptos" w:hAnsi="Aptos" w:cs="Arial"/>
                <w:color w:val="000000" w:themeColor="text1"/>
                <w:lang w:val="es-US"/>
              </w:rPr>
            </w:pPr>
          </w:p>
          <w:p w14:paraId="7A71D726" w14:textId="7EB5C2B1" w:rsidR="00CA0661" w:rsidRPr="009015A9" w:rsidRDefault="67879EBD" w:rsidP="008A06A0">
            <w:pPr>
              <w:rPr>
                <w:rFonts w:ascii="Aptos" w:eastAsia="Aptos" w:hAnsi="Aptos" w:cs="Arial"/>
                <w:color w:val="000000" w:themeColor="text1"/>
                <w:lang w:val="es-US"/>
              </w:rPr>
            </w:pPr>
            <w:r w:rsidRPr="009015A9">
              <w:rPr>
                <w:rFonts w:ascii="Aptos" w:eastAsia="Aptos" w:hAnsi="Aptos" w:cs="Arial"/>
                <w:color w:val="000000" w:themeColor="text1"/>
                <w:lang w:val="es-US"/>
              </w:rPr>
              <w:t>Crear mi plan</w:t>
            </w:r>
          </w:p>
        </w:tc>
      </w:tr>
      <w:tr w:rsidR="00D0424D" w:rsidRPr="00AC1C19" w14:paraId="0D5FCE27" w14:textId="77777777" w:rsidTr="00B155FA">
        <w:tc>
          <w:tcPr>
            <w:tcW w:w="4675" w:type="dxa"/>
          </w:tcPr>
          <w:p w14:paraId="0F7D3DA0" w14:textId="20397E7B" w:rsidR="00D0424D" w:rsidRDefault="003B0287" w:rsidP="00CA0661">
            <w:r w:rsidRPr="003B0287">
              <w:t xml:space="preserve">To review our payment plan policy, please visit </w:t>
            </w:r>
            <w:r w:rsidRPr="00C37554">
              <w:rPr>
                <w:color w:val="EE0000"/>
              </w:rPr>
              <w:t xml:space="preserve">[INSERT LINK TO POLICY].  </w:t>
            </w:r>
            <w:r w:rsidRPr="003B0287">
              <w:t xml:space="preserve">If you can’t afford to pay your medical bills, financial assistance options may be available to help.  Please visit </w:t>
            </w:r>
            <w:r w:rsidRPr="00C37554">
              <w:rPr>
                <w:highlight w:val="green"/>
              </w:rPr>
              <w:t>Learn About Financial Assistance Options</w:t>
            </w:r>
            <w:r w:rsidRPr="003B0287">
              <w:t xml:space="preserve"> or </w:t>
            </w:r>
            <w:r w:rsidRPr="00C37554">
              <w:rPr>
                <w:highlight w:val="green"/>
              </w:rPr>
              <w:t>contact us</w:t>
            </w:r>
            <w:r w:rsidRPr="003B0287">
              <w:t xml:space="preserve"> for more information.</w:t>
            </w:r>
          </w:p>
        </w:tc>
        <w:tc>
          <w:tcPr>
            <w:tcW w:w="4675" w:type="dxa"/>
          </w:tcPr>
          <w:p w14:paraId="52B1E30A" w14:textId="5089D3DF" w:rsidR="00D0424D" w:rsidRPr="009015A9" w:rsidRDefault="3FD64D06" w:rsidP="008A06A0">
            <w:pPr>
              <w:rPr>
                <w:rFonts w:eastAsiaTheme="minorEastAsia"/>
                <w:lang w:val="es-US"/>
              </w:rPr>
            </w:pPr>
            <w:r w:rsidRPr="009015A9">
              <w:rPr>
                <w:rFonts w:eastAsiaTheme="minorEastAsia"/>
                <w:color w:val="000000" w:themeColor="text1"/>
                <w:lang w:val="es-US"/>
              </w:rPr>
              <w:t>Para consultar nuestra política de planes de pago, visite</w:t>
            </w:r>
            <w:r w:rsidRPr="009015A9">
              <w:rPr>
                <w:rFonts w:eastAsiaTheme="minorEastAsia"/>
                <w:lang w:val="es-US"/>
              </w:rPr>
              <w:t xml:space="preserve"> </w:t>
            </w:r>
            <w:r w:rsidRPr="009015A9">
              <w:rPr>
                <w:rFonts w:eastAsiaTheme="minorEastAsia"/>
                <w:color w:val="EE0000"/>
                <w:lang w:val="es-US"/>
              </w:rPr>
              <w:t xml:space="preserve">[INSERT LINK TO POLICY]. </w:t>
            </w:r>
            <w:r w:rsidRPr="009015A9">
              <w:rPr>
                <w:rFonts w:eastAsiaTheme="minorEastAsia"/>
                <w:color w:val="000000" w:themeColor="text1"/>
                <w:lang w:val="es-US"/>
              </w:rPr>
              <w:t xml:space="preserve">Si no puede pagar sus cuentas médicas, es posible que haya opciones de asistencia financiera para ayudarle.  Por favor visite </w:t>
            </w:r>
            <w:r w:rsidRPr="009015A9">
              <w:rPr>
                <w:rFonts w:eastAsiaTheme="minorEastAsia"/>
                <w:color w:val="000000" w:themeColor="text1"/>
                <w:highlight w:val="green"/>
                <w:lang w:val="es-US"/>
              </w:rPr>
              <w:t>Conozca Sobre las Opciones de Ayuda Financiera</w:t>
            </w:r>
            <w:r w:rsidRPr="009015A9">
              <w:rPr>
                <w:rFonts w:eastAsiaTheme="minorEastAsia"/>
                <w:color w:val="000000" w:themeColor="text1"/>
                <w:lang w:val="es-US"/>
              </w:rPr>
              <w:t xml:space="preserve"> o </w:t>
            </w:r>
            <w:r w:rsidRPr="009015A9">
              <w:rPr>
                <w:rFonts w:eastAsiaTheme="minorEastAsia"/>
                <w:color w:val="000000" w:themeColor="text1"/>
                <w:highlight w:val="green"/>
                <w:lang w:val="es-US"/>
              </w:rPr>
              <w:t>contáctenos</w:t>
            </w:r>
            <w:r w:rsidRPr="009015A9">
              <w:rPr>
                <w:rFonts w:eastAsiaTheme="minorEastAsia"/>
                <w:color w:val="000000" w:themeColor="text1"/>
                <w:lang w:val="es-US"/>
              </w:rPr>
              <w:t xml:space="preserve"> para obtener más información.</w:t>
            </w:r>
          </w:p>
        </w:tc>
      </w:tr>
    </w:tbl>
    <w:p w14:paraId="1ACAC93C" w14:textId="77777777" w:rsidR="004E455B" w:rsidRPr="009015A9" w:rsidRDefault="004E455B" w:rsidP="008A06A0">
      <w:pPr>
        <w:rPr>
          <w:lang w:val="es-US"/>
        </w:rPr>
      </w:pPr>
    </w:p>
    <w:p w14:paraId="6D9823E1" w14:textId="77777777" w:rsidR="00D0513E" w:rsidRPr="009015A9" w:rsidRDefault="00D0513E" w:rsidP="008A06A0">
      <w:pPr>
        <w:rPr>
          <w:lang w:val="es-US"/>
        </w:rPr>
      </w:pPr>
    </w:p>
    <w:p w14:paraId="5ED0A083" w14:textId="6B34AB8A" w:rsidR="00197597" w:rsidRDefault="0060671F" w:rsidP="00197597">
      <w:pPr>
        <w:pStyle w:val="Heading3"/>
      </w:pPr>
      <w:r>
        <w:t>Payment Plan Confirmation</w:t>
      </w:r>
    </w:p>
    <w:tbl>
      <w:tblPr>
        <w:tblStyle w:val="TableGrid"/>
        <w:tblW w:w="0" w:type="auto"/>
        <w:tblLook w:val="04A0" w:firstRow="1" w:lastRow="0" w:firstColumn="1" w:lastColumn="0" w:noHBand="0" w:noVBand="1"/>
      </w:tblPr>
      <w:tblGrid>
        <w:gridCol w:w="4675"/>
        <w:gridCol w:w="4675"/>
      </w:tblGrid>
      <w:tr w:rsidR="006A445B" w:rsidRPr="00255650" w14:paraId="0CAB88B3" w14:textId="77777777" w:rsidTr="34290195">
        <w:tc>
          <w:tcPr>
            <w:tcW w:w="4675" w:type="dxa"/>
          </w:tcPr>
          <w:p w14:paraId="4E4F9EB5" w14:textId="77777777" w:rsidR="006A445B" w:rsidRPr="005421BE" w:rsidRDefault="006A445B">
            <w:pPr>
              <w:rPr>
                <w:b/>
                <w:bCs/>
              </w:rPr>
            </w:pPr>
            <w:r>
              <w:rPr>
                <w:b/>
                <w:bCs/>
              </w:rPr>
              <w:t>English</w:t>
            </w:r>
          </w:p>
        </w:tc>
        <w:tc>
          <w:tcPr>
            <w:tcW w:w="4675" w:type="dxa"/>
          </w:tcPr>
          <w:p w14:paraId="5F88582C" w14:textId="77777777" w:rsidR="006A445B" w:rsidRPr="00255650" w:rsidRDefault="006A445B">
            <w:pPr>
              <w:rPr>
                <w:b/>
                <w:bCs/>
              </w:rPr>
            </w:pPr>
            <w:r>
              <w:rPr>
                <w:b/>
                <w:bCs/>
              </w:rPr>
              <w:t>Spanish</w:t>
            </w:r>
          </w:p>
        </w:tc>
      </w:tr>
      <w:tr w:rsidR="006A445B" w14:paraId="3CFB8A13" w14:textId="77777777" w:rsidTr="34290195">
        <w:tc>
          <w:tcPr>
            <w:tcW w:w="4675" w:type="dxa"/>
          </w:tcPr>
          <w:p w14:paraId="2BA7E00B" w14:textId="26737453" w:rsidR="006A445B" w:rsidRPr="00BE1525" w:rsidRDefault="006A445B">
            <w:r>
              <w:t>Payment Plan Confirmation</w:t>
            </w:r>
          </w:p>
          <w:p w14:paraId="624AD57E" w14:textId="77777777" w:rsidR="006A445B" w:rsidRDefault="006A445B">
            <w:pPr>
              <w:rPr>
                <w:b/>
                <w:bCs/>
              </w:rPr>
            </w:pPr>
          </w:p>
          <w:p w14:paraId="61303E16" w14:textId="77777777" w:rsidR="006A445B" w:rsidRDefault="006A445B" w:rsidP="006A445B">
            <w:r>
              <w:t>Payment Plan Total Balance: $X.XX</w:t>
            </w:r>
          </w:p>
          <w:p w14:paraId="12CAC948" w14:textId="014FB573" w:rsidR="006A445B" w:rsidRDefault="006A445B" w:rsidP="006A445B">
            <w:r>
              <w:t xml:space="preserve">This payment plan applies to the following accounts </w:t>
            </w:r>
            <w:r w:rsidR="00566E60">
              <w:t>[</w:t>
            </w:r>
            <w:r>
              <w:t>list account numbers</w:t>
            </w:r>
            <w:r w:rsidR="00566E60">
              <w:t>]</w:t>
            </w:r>
          </w:p>
          <w:p w14:paraId="0898893B" w14:textId="77777777" w:rsidR="006A445B" w:rsidRDefault="006A445B" w:rsidP="006A445B">
            <w:r>
              <w:t>Monthly payment:</w:t>
            </w:r>
          </w:p>
          <w:p w14:paraId="5ED54724" w14:textId="77777777" w:rsidR="006A445B" w:rsidRDefault="006A445B" w:rsidP="006A445B">
            <w:r>
              <w:t>Number of monthly payments</w:t>
            </w:r>
          </w:p>
          <w:p w14:paraId="37171E73" w14:textId="77777777" w:rsidR="006A445B" w:rsidRDefault="006A445B" w:rsidP="006A445B">
            <w:r>
              <w:t>Select payment method.</w:t>
            </w:r>
          </w:p>
          <w:p w14:paraId="0CF7EA9C" w14:textId="77777777" w:rsidR="006A445B" w:rsidRDefault="006A445B" w:rsidP="006A445B">
            <w:r>
              <w:t>Select first payment date. [ADD INSTRUCTIONS FOR HOW THIS IMPACTS SUBSEQUENT PAYMENTS]</w:t>
            </w:r>
          </w:p>
          <w:p w14:paraId="1DF02B6E" w14:textId="77777777" w:rsidR="006A445B" w:rsidRDefault="006A445B" w:rsidP="006A445B">
            <w:r>
              <w:t>Authorization:</w:t>
            </w:r>
          </w:p>
          <w:p w14:paraId="7ACEBFC0" w14:textId="376FE986" w:rsidR="006A445B" w:rsidRDefault="006A445B" w:rsidP="006A445B">
            <w:commentRangeStart w:id="236"/>
            <w:r>
              <w:t>By creating a payment plan,</w:t>
            </w:r>
            <w:commentRangeEnd w:id="236"/>
            <w:r>
              <w:rPr>
                <w:rStyle w:val="CommentReference"/>
                <w:sz w:val="24"/>
                <w:szCs w:val="24"/>
              </w:rPr>
              <w:commentReference w:id="236"/>
            </w:r>
            <w:r>
              <w:t xml:space="preserve"> you authorize </w:t>
            </w:r>
            <w:r w:rsidR="00DD3898">
              <w:t>Salud EquityPay</w:t>
            </w:r>
            <w:r>
              <w:t xml:space="preserve"> to automatically charge your designated payment method on a recurring monthly basis for the amount shown above. You agree to ensure sufficient funds are available and to update your payment method as needed.  This authorization will remain in effect until you cancel</w:t>
            </w:r>
            <w:r w:rsidR="00794D7A">
              <w:t xml:space="preserve"> it</w:t>
            </w:r>
            <w:r>
              <w:t>, subject to applicable notice requirements.  Additional terms may apply.</w:t>
            </w:r>
          </w:p>
        </w:tc>
        <w:tc>
          <w:tcPr>
            <w:tcW w:w="4675" w:type="dxa"/>
          </w:tcPr>
          <w:p w14:paraId="23F350E5" w14:textId="534933EE" w:rsidR="006A445B" w:rsidRPr="00DC3DAE" w:rsidRDefault="64A9158D" w:rsidP="3B781D66">
            <w:pPr>
              <w:rPr>
                <w:rFonts w:ascii="Aptos" w:eastAsia="Aptos" w:hAnsi="Aptos" w:cs="Arial"/>
                <w:color w:val="000000" w:themeColor="text1"/>
                <w:lang w:val="es-US"/>
              </w:rPr>
            </w:pPr>
            <w:r w:rsidRPr="00DC3DAE">
              <w:rPr>
                <w:rFonts w:ascii="Aptos" w:eastAsia="Aptos" w:hAnsi="Aptos" w:cs="Arial"/>
                <w:color w:val="000000" w:themeColor="text1"/>
                <w:lang w:val="es-US"/>
              </w:rPr>
              <w:t>Confirmación del Plan de Pago</w:t>
            </w:r>
          </w:p>
          <w:p w14:paraId="62422CE0" w14:textId="1887C3B2" w:rsidR="006A445B" w:rsidRPr="00DC3DAE" w:rsidRDefault="006A445B" w:rsidP="4545FD7C">
            <w:pPr>
              <w:rPr>
                <w:rFonts w:ascii="Aptos" w:eastAsia="Aptos" w:hAnsi="Aptos" w:cs="Arial"/>
                <w:color w:val="000000" w:themeColor="text1"/>
                <w:lang w:val="es-US"/>
              </w:rPr>
            </w:pPr>
          </w:p>
          <w:p w14:paraId="71DE0B38" w14:textId="1C62C8A3" w:rsidR="006A445B" w:rsidRPr="003D7EC5" w:rsidRDefault="64A9158D" w:rsidP="3B781D66">
            <w:pPr>
              <w:rPr>
                <w:rFonts w:ascii="Aptos" w:eastAsia="Aptos" w:hAnsi="Aptos" w:cs="Arial"/>
                <w:color w:val="000000" w:themeColor="text1"/>
                <w:lang w:val="es-US"/>
              </w:rPr>
            </w:pPr>
            <w:r w:rsidRPr="003D7EC5">
              <w:rPr>
                <w:rFonts w:ascii="Aptos" w:eastAsia="Aptos" w:hAnsi="Aptos" w:cs="Arial"/>
                <w:color w:val="000000" w:themeColor="text1"/>
                <w:lang w:val="es-US"/>
              </w:rPr>
              <w:t>Saldo Total del Plan de Pago: $X.XX</w:t>
            </w:r>
          </w:p>
          <w:p w14:paraId="212A7CD2" w14:textId="2BA4469C" w:rsidR="006A445B" w:rsidRPr="009015A9" w:rsidRDefault="64A9158D" w:rsidP="3B781D66">
            <w:pPr>
              <w:rPr>
                <w:rFonts w:ascii="Aptos" w:eastAsia="Aptos" w:hAnsi="Aptos" w:cs="Arial"/>
                <w:color w:val="000000" w:themeColor="text1"/>
                <w:lang w:val="es-US"/>
              </w:rPr>
            </w:pPr>
            <w:r w:rsidRPr="009015A9">
              <w:rPr>
                <w:rFonts w:ascii="Aptos" w:eastAsia="Aptos" w:hAnsi="Aptos" w:cs="Arial"/>
                <w:color w:val="000000" w:themeColor="text1"/>
                <w:lang w:val="es-US"/>
              </w:rPr>
              <w:t>Este plan de pago se aplica a las siguientes cuentas [list account numbers].</w:t>
            </w:r>
          </w:p>
          <w:p w14:paraId="4225A834" w14:textId="0C874C21" w:rsidR="006A445B" w:rsidRPr="009015A9" w:rsidRDefault="64A9158D" w:rsidP="3B781D66">
            <w:pPr>
              <w:rPr>
                <w:rFonts w:ascii="Aptos" w:eastAsia="Aptos" w:hAnsi="Aptos" w:cs="Arial"/>
                <w:color w:val="000000" w:themeColor="text1"/>
                <w:lang w:val="es-US"/>
              </w:rPr>
            </w:pPr>
            <w:r w:rsidRPr="009015A9">
              <w:rPr>
                <w:rFonts w:ascii="Aptos" w:eastAsia="Aptos" w:hAnsi="Aptos" w:cs="Arial"/>
                <w:color w:val="000000" w:themeColor="text1"/>
                <w:lang w:val="es-US"/>
              </w:rPr>
              <w:t>Pago mensual:</w:t>
            </w:r>
          </w:p>
          <w:p w14:paraId="5DD7A99C" w14:textId="7F180617" w:rsidR="006A445B" w:rsidRPr="009015A9" w:rsidRDefault="64A9158D" w:rsidP="3B781D66">
            <w:pPr>
              <w:rPr>
                <w:rFonts w:ascii="Aptos" w:eastAsia="Aptos" w:hAnsi="Aptos" w:cs="Arial"/>
                <w:color w:val="000000" w:themeColor="text1"/>
                <w:lang w:val="es-US"/>
              </w:rPr>
            </w:pPr>
            <w:r w:rsidRPr="009015A9">
              <w:rPr>
                <w:rFonts w:ascii="Aptos" w:eastAsia="Aptos" w:hAnsi="Aptos" w:cs="Arial"/>
                <w:color w:val="000000" w:themeColor="text1"/>
                <w:lang w:val="es-US"/>
              </w:rPr>
              <w:t>Número de pagos mensuales</w:t>
            </w:r>
          </w:p>
          <w:p w14:paraId="3837EDD6" w14:textId="519DB49E" w:rsidR="006A445B" w:rsidRPr="009015A9" w:rsidRDefault="64A9158D" w:rsidP="3B781D66">
            <w:pPr>
              <w:rPr>
                <w:rFonts w:ascii="Aptos" w:eastAsia="Aptos" w:hAnsi="Aptos" w:cs="Arial"/>
                <w:color w:val="000000" w:themeColor="text1"/>
                <w:lang w:val="es-US"/>
              </w:rPr>
            </w:pPr>
            <w:r w:rsidRPr="009015A9">
              <w:rPr>
                <w:rFonts w:ascii="Aptos" w:eastAsia="Aptos" w:hAnsi="Aptos" w:cs="Arial"/>
                <w:color w:val="000000" w:themeColor="text1"/>
                <w:lang w:val="es-US"/>
              </w:rPr>
              <w:t>Seleccione el modo de pago.</w:t>
            </w:r>
          </w:p>
          <w:p w14:paraId="04A63EC8" w14:textId="68C4163A" w:rsidR="006A445B" w:rsidRDefault="64A9158D" w:rsidP="3B781D66">
            <w:pPr>
              <w:rPr>
                <w:rFonts w:ascii="Aptos" w:eastAsia="Aptos" w:hAnsi="Aptos" w:cs="Arial"/>
                <w:color w:val="000000" w:themeColor="text1"/>
              </w:rPr>
            </w:pPr>
            <w:r w:rsidRPr="009015A9">
              <w:rPr>
                <w:rFonts w:ascii="Aptos" w:eastAsia="Aptos" w:hAnsi="Aptos" w:cs="Arial"/>
                <w:color w:val="000000" w:themeColor="text1"/>
                <w:lang w:val="es-US"/>
              </w:rPr>
              <w:t>Seleccione la fecha del primer pago.</w:t>
            </w:r>
            <w:r w:rsidR="511CBFB8" w:rsidRPr="009015A9">
              <w:rPr>
                <w:rFonts w:ascii="Aptos" w:eastAsia="Aptos" w:hAnsi="Aptos" w:cs="Arial"/>
                <w:color w:val="000000" w:themeColor="text1"/>
                <w:lang w:val="es-US"/>
              </w:rPr>
              <w:t xml:space="preserve"> </w:t>
            </w:r>
            <w:r w:rsidR="511CBFB8">
              <w:t>[ADD INSTRUCTIONS FOR HOW THIS IMPACTS SUBSEQUENT PAYMENTS]</w:t>
            </w:r>
          </w:p>
          <w:p w14:paraId="608DF47C" w14:textId="2B1D645F" w:rsidR="006A445B" w:rsidRPr="00F72956" w:rsidRDefault="34A5447D" w:rsidP="2A2C997C">
            <w:pPr>
              <w:rPr>
                <w:rFonts w:ascii="Aptos" w:eastAsia="Aptos" w:hAnsi="Aptos" w:cs="Arial"/>
                <w:color w:val="000000" w:themeColor="text1"/>
                <w:lang w:val="es-US"/>
              </w:rPr>
            </w:pPr>
            <w:r w:rsidRPr="00F72956">
              <w:rPr>
                <w:rFonts w:ascii="Aptos" w:eastAsia="Aptos" w:hAnsi="Aptos" w:cs="Arial"/>
                <w:color w:val="000000" w:themeColor="text1"/>
                <w:lang w:val="es-US"/>
              </w:rPr>
              <w:t>Autorización:</w:t>
            </w:r>
          </w:p>
          <w:p w14:paraId="689F292D" w14:textId="1710ADFC" w:rsidR="006A445B" w:rsidRDefault="35960153">
            <w:pPr>
              <w:rPr>
                <w:rFonts w:ascii="Aptos" w:eastAsia="Aptos" w:hAnsi="Aptos" w:cs="Arial"/>
                <w:color w:val="000000" w:themeColor="text1"/>
              </w:rPr>
            </w:pPr>
            <w:r w:rsidRPr="34290195">
              <w:rPr>
                <w:rFonts w:ascii="Aptos" w:eastAsia="Aptos" w:hAnsi="Aptos" w:cs="Arial"/>
                <w:color w:val="000000" w:themeColor="text1"/>
                <w:lang w:val="es-US"/>
              </w:rPr>
              <w:t>Al crear un plan de pago, usted autoriza que Salud EquityPay le hago cargos de manera automática a través de su método de pago mensual seleccionado y por la cantidad indicada con a</w:t>
            </w:r>
            <w:r w:rsidR="377E8F0C" w:rsidRPr="34290195">
              <w:rPr>
                <w:rFonts w:ascii="Aptos" w:eastAsia="Aptos" w:hAnsi="Aptos" w:cs="Arial"/>
                <w:color w:val="000000" w:themeColor="text1"/>
                <w:lang w:val="es-US"/>
              </w:rPr>
              <w:t>n</w:t>
            </w:r>
            <w:r w:rsidRPr="34290195">
              <w:rPr>
                <w:rFonts w:ascii="Aptos" w:eastAsia="Aptos" w:hAnsi="Aptos" w:cs="Arial"/>
                <w:color w:val="000000" w:themeColor="text1"/>
                <w:lang w:val="es-US"/>
              </w:rPr>
              <w:t xml:space="preserve">terioridad. Usted se compromete a garantizar que haya fondos suficientes disponibles y a actualizar su método de pago si es necesario. Esta autorización permanecerá activa hasta que usted la cancele, y está sujeta a los requisitos de aviso que apliquen. </w:t>
            </w:r>
            <w:r w:rsidRPr="34290195">
              <w:rPr>
                <w:rFonts w:ascii="Aptos" w:eastAsia="Aptos" w:hAnsi="Aptos" w:cs="Arial"/>
                <w:color w:val="000000" w:themeColor="text1"/>
              </w:rPr>
              <w:t>Puede haber condiciones adicionales.</w:t>
            </w:r>
          </w:p>
        </w:tc>
      </w:tr>
    </w:tbl>
    <w:p w14:paraId="139B77CD" w14:textId="77777777" w:rsidR="006A445B" w:rsidRPr="006A445B" w:rsidRDefault="006A445B" w:rsidP="006A445B"/>
    <w:p w14:paraId="7137E0D3" w14:textId="77777777" w:rsidR="00185DE1" w:rsidRPr="0060671F" w:rsidRDefault="00185DE1" w:rsidP="006E40CD"/>
    <w:p w14:paraId="3DCFE369" w14:textId="77777777" w:rsidR="00CA69B4" w:rsidRPr="0009204E" w:rsidRDefault="00CA69B4" w:rsidP="0009204E"/>
    <w:p w14:paraId="15D5BFE8" w14:textId="6563CE9B" w:rsidR="00E110D0" w:rsidRPr="0009204E" w:rsidRDefault="0009204E" w:rsidP="0009204E">
      <w:pPr>
        <w:pStyle w:val="Heading1"/>
        <w:spacing w:before="0" w:after="0"/>
        <w:rPr>
          <w:rFonts w:asciiTheme="minorHAnsi" w:hAnsiTheme="minorHAnsi"/>
        </w:rPr>
      </w:pPr>
      <w:bookmarkStart w:id="237" w:name="_Toc200962917"/>
      <w:r w:rsidRPr="0009204E">
        <w:rPr>
          <w:rFonts w:asciiTheme="minorHAnsi" w:hAnsiTheme="minorHAnsi"/>
        </w:rPr>
        <w:t>CONTACT US PAGE</w:t>
      </w:r>
      <w:bookmarkEnd w:id="237"/>
    </w:p>
    <w:p w14:paraId="1D8675E7" w14:textId="77777777" w:rsidR="00495838" w:rsidRDefault="00495838" w:rsidP="00495838">
      <w:pPr>
        <w:shd w:val="clear" w:color="auto" w:fill="E8E8E8" w:themeFill="background2"/>
        <w:rPr>
          <w:b/>
          <w:bCs/>
        </w:rPr>
      </w:pPr>
      <w:r>
        <w:rPr>
          <w:b/>
          <w:bCs/>
        </w:rPr>
        <w:t>Page Outline</w:t>
      </w:r>
    </w:p>
    <w:p w14:paraId="4A65EF34" w14:textId="77777777" w:rsidR="00495838" w:rsidRDefault="00495838" w:rsidP="000B1916">
      <w:pPr>
        <w:pStyle w:val="ListParagraph"/>
        <w:numPr>
          <w:ilvl w:val="0"/>
          <w:numId w:val="18"/>
        </w:numPr>
        <w:shd w:val="clear" w:color="auto" w:fill="E8E8E8" w:themeFill="background2"/>
        <w:rPr>
          <w:b/>
          <w:bCs/>
        </w:rPr>
      </w:pPr>
    </w:p>
    <w:p w14:paraId="43967CA3" w14:textId="77777777" w:rsidR="00495838" w:rsidRDefault="00495838" w:rsidP="00495838">
      <w:pPr>
        <w:shd w:val="clear" w:color="auto" w:fill="E8E8E8" w:themeFill="background2"/>
        <w:rPr>
          <w:b/>
          <w:bCs/>
        </w:rPr>
      </w:pPr>
    </w:p>
    <w:p w14:paraId="7F385A2B" w14:textId="77777777" w:rsidR="00495838" w:rsidRPr="0000238D" w:rsidRDefault="00495838" w:rsidP="00495838">
      <w:pPr>
        <w:shd w:val="clear" w:color="auto" w:fill="E8E8E8" w:themeFill="background2"/>
        <w:rPr>
          <w:b/>
          <w:bCs/>
        </w:rPr>
      </w:pPr>
      <w:r w:rsidRPr="0000238D">
        <w:rPr>
          <w:b/>
          <w:bCs/>
        </w:rPr>
        <w:t xml:space="preserve">Dev Notes: </w:t>
      </w:r>
    </w:p>
    <w:p w14:paraId="2FE82579" w14:textId="77777777" w:rsidR="00495838" w:rsidRDefault="00495838" w:rsidP="000B1916">
      <w:pPr>
        <w:pStyle w:val="ListParagraph"/>
        <w:numPr>
          <w:ilvl w:val="0"/>
          <w:numId w:val="18"/>
        </w:numPr>
        <w:shd w:val="clear" w:color="auto" w:fill="E8E8E8" w:themeFill="background2"/>
      </w:pPr>
      <w:r>
        <w:t xml:space="preserve"> </w:t>
      </w:r>
    </w:p>
    <w:p w14:paraId="77F2648D" w14:textId="77777777" w:rsidR="00495838" w:rsidRPr="000B64A4" w:rsidRDefault="00495838" w:rsidP="00495838">
      <w:pPr>
        <w:shd w:val="clear" w:color="auto" w:fill="E8E8E8" w:themeFill="background2"/>
      </w:pPr>
    </w:p>
    <w:p w14:paraId="29086E02" w14:textId="77777777" w:rsidR="00495838" w:rsidRDefault="00495838" w:rsidP="00495838">
      <w:pPr>
        <w:shd w:val="clear" w:color="auto" w:fill="E8E8E8" w:themeFill="background2"/>
        <w:rPr>
          <w:b/>
          <w:bCs/>
        </w:rPr>
      </w:pPr>
      <w:r w:rsidRPr="00F31035">
        <w:rPr>
          <w:b/>
          <w:bCs/>
        </w:rPr>
        <w:t>Objectives: patient will be able to</w:t>
      </w:r>
      <w:r>
        <w:rPr>
          <w:b/>
          <w:bCs/>
        </w:rPr>
        <w:t>…</w:t>
      </w:r>
    </w:p>
    <w:p w14:paraId="43711513" w14:textId="77777777" w:rsidR="00495838" w:rsidRDefault="00495838" w:rsidP="00495838">
      <w:pPr>
        <w:shd w:val="clear" w:color="auto" w:fill="E8E8E8" w:themeFill="background2"/>
      </w:pPr>
    </w:p>
    <w:p w14:paraId="64424547" w14:textId="77777777" w:rsidR="00495838" w:rsidRDefault="00495838" w:rsidP="00495838">
      <w:pPr>
        <w:shd w:val="clear" w:color="auto" w:fill="E8E8E8" w:themeFill="background2"/>
        <w:rPr>
          <w:b/>
          <w:bCs/>
        </w:rPr>
      </w:pPr>
      <w:r>
        <w:rPr>
          <w:b/>
          <w:bCs/>
        </w:rPr>
        <w:t>Date Page Content Sent for Review:</w:t>
      </w:r>
    </w:p>
    <w:p w14:paraId="5D68AAA7" w14:textId="77777777" w:rsidR="00495838" w:rsidRDefault="00495838" w:rsidP="00495838">
      <w:pPr>
        <w:shd w:val="clear" w:color="auto" w:fill="E8E8E8" w:themeFill="background2"/>
        <w:rPr>
          <w:b/>
          <w:bCs/>
        </w:rPr>
      </w:pPr>
      <w:r>
        <w:rPr>
          <w:b/>
          <w:bCs/>
        </w:rPr>
        <w:t>Date Page Content Sent for Inclusion:</w:t>
      </w:r>
    </w:p>
    <w:p w14:paraId="6212A9B5" w14:textId="77777777" w:rsidR="00495838" w:rsidRDefault="00495838" w:rsidP="00495838">
      <w:pPr>
        <w:shd w:val="clear" w:color="auto" w:fill="E8E8E8" w:themeFill="background2"/>
        <w:rPr>
          <w:b/>
          <w:bCs/>
        </w:rPr>
      </w:pPr>
    </w:p>
    <w:p w14:paraId="47668F3E" w14:textId="670EC856" w:rsidR="00495838" w:rsidRDefault="00495838" w:rsidP="00495838">
      <w:pPr>
        <w:shd w:val="clear" w:color="auto" w:fill="E8E8E8" w:themeFill="background2"/>
        <w:rPr>
          <w:b/>
          <w:bCs/>
        </w:rPr>
      </w:pPr>
      <w:r>
        <w:rPr>
          <w:b/>
          <w:bCs/>
        </w:rPr>
        <w:t xml:space="preserve">Ready for Spanish Translation? </w:t>
      </w:r>
      <w:r w:rsidR="001D1941" w:rsidRPr="001D1941">
        <w:rPr>
          <w:b/>
          <w:bCs/>
          <w:color w:val="00B050"/>
        </w:rPr>
        <w:t>Yes (7/1/2025)</w:t>
      </w:r>
    </w:p>
    <w:p w14:paraId="0437471E" w14:textId="7E09A2BC" w:rsidR="00CE6187" w:rsidRDefault="00CE6187" w:rsidP="00CE6187">
      <w:pPr>
        <w:shd w:val="clear" w:color="auto" w:fill="E8E8E8" w:themeFill="background2"/>
        <w:rPr>
          <w:b/>
          <w:bCs/>
        </w:rPr>
      </w:pPr>
      <w:r>
        <w:rPr>
          <w:b/>
          <w:bCs/>
        </w:rPr>
        <w:t xml:space="preserve">Translations in Portal? </w:t>
      </w:r>
      <w:r w:rsidR="00A677E9" w:rsidRPr="001D1941">
        <w:rPr>
          <w:b/>
          <w:bCs/>
          <w:color w:val="00B050"/>
        </w:rPr>
        <w:t>Yes (</w:t>
      </w:r>
      <w:r w:rsidR="00A677E9">
        <w:rPr>
          <w:b/>
          <w:bCs/>
          <w:color w:val="00B050"/>
        </w:rPr>
        <w:t>8</w:t>
      </w:r>
      <w:r w:rsidR="00A677E9" w:rsidRPr="001D1941">
        <w:rPr>
          <w:b/>
          <w:bCs/>
          <w:color w:val="00B050"/>
        </w:rPr>
        <w:t>/1/2025)</w:t>
      </w:r>
    </w:p>
    <w:p w14:paraId="1367BE29" w14:textId="77777777" w:rsidR="00495838" w:rsidRDefault="00495838" w:rsidP="00495838">
      <w:pPr>
        <w:shd w:val="clear" w:color="auto" w:fill="E8E8E8" w:themeFill="background2"/>
        <w:rPr>
          <w:b/>
          <w:bCs/>
        </w:rPr>
      </w:pPr>
    </w:p>
    <w:p w14:paraId="0DF6D72E" w14:textId="77777777" w:rsidR="00495838" w:rsidRDefault="00495838" w:rsidP="00495838">
      <w:pPr>
        <w:shd w:val="clear" w:color="auto" w:fill="E8E8E8" w:themeFill="background2"/>
        <w:rPr>
          <w:b/>
          <w:bCs/>
        </w:rPr>
      </w:pPr>
      <w:r>
        <w:rPr>
          <w:b/>
          <w:bCs/>
        </w:rPr>
        <w:t>General Notes:</w:t>
      </w:r>
    </w:p>
    <w:p w14:paraId="3E907D20" w14:textId="77777777" w:rsidR="00753A52" w:rsidRDefault="00753A52" w:rsidP="00FA0487">
      <w:pPr>
        <w:rPr>
          <w:b/>
          <w:bCs/>
        </w:rPr>
      </w:pPr>
    </w:p>
    <w:tbl>
      <w:tblPr>
        <w:tblStyle w:val="TableGrid"/>
        <w:tblW w:w="0" w:type="auto"/>
        <w:tblLook w:val="04A0" w:firstRow="1" w:lastRow="0" w:firstColumn="1" w:lastColumn="0" w:noHBand="0" w:noVBand="1"/>
      </w:tblPr>
      <w:tblGrid>
        <w:gridCol w:w="4675"/>
        <w:gridCol w:w="4675"/>
      </w:tblGrid>
      <w:tr w:rsidR="00753A52" w:rsidRPr="00255650" w14:paraId="74D637AC" w14:textId="77777777" w:rsidTr="34290195">
        <w:tc>
          <w:tcPr>
            <w:tcW w:w="4675" w:type="dxa"/>
          </w:tcPr>
          <w:p w14:paraId="63BBE14D" w14:textId="77777777" w:rsidR="00753A52" w:rsidRPr="005421BE" w:rsidRDefault="00753A52">
            <w:pPr>
              <w:rPr>
                <w:b/>
                <w:bCs/>
              </w:rPr>
            </w:pPr>
            <w:r>
              <w:rPr>
                <w:b/>
                <w:bCs/>
              </w:rPr>
              <w:t>English</w:t>
            </w:r>
          </w:p>
        </w:tc>
        <w:tc>
          <w:tcPr>
            <w:tcW w:w="4675" w:type="dxa"/>
          </w:tcPr>
          <w:p w14:paraId="39BF2409" w14:textId="77777777" w:rsidR="00753A52" w:rsidRPr="00255650" w:rsidRDefault="00753A52">
            <w:pPr>
              <w:rPr>
                <w:b/>
                <w:bCs/>
              </w:rPr>
            </w:pPr>
            <w:r>
              <w:rPr>
                <w:b/>
                <w:bCs/>
              </w:rPr>
              <w:t>Spanish</w:t>
            </w:r>
          </w:p>
        </w:tc>
      </w:tr>
      <w:tr w:rsidR="00753A52" w:rsidRPr="00AC1C19" w14:paraId="2866F79B" w14:textId="77777777" w:rsidTr="34290195">
        <w:tc>
          <w:tcPr>
            <w:tcW w:w="4675" w:type="dxa"/>
          </w:tcPr>
          <w:p w14:paraId="398C26EC" w14:textId="735ECFD8" w:rsidR="00753A52" w:rsidRDefault="00753A52">
            <w:r>
              <w:t xml:space="preserve">Contact Us </w:t>
            </w:r>
          </w:p>
          <w:p w14:paraId="3D157701" w14:textId="77777777" w:rsidR="00753A52" w:rsidRDefault="00753A52"/>
          <w:p w14:paraId="768B5427" w14:textId="5768D8ED" w:rsidR="00753A52" w:rsidRDefault="00753A52">
            <w:r>
              <w:t>I have a question about my bill</w:t>
            </w:r>
          </w:p>
          <w:p w14:paraId="45452F01" w14:textId="7CB9F887" w:rsidR="00753A52" w:rsidRDefault="00753A52">
            <w:r>
              <w:t>I have a question about financial assistance</w:t>
            </w:r>
          </w:p>
          <w:p w14:paraId="256E3C00" w14:textId="1780D19C" w:rsidR="00753A52" w:rsidRDefault="00753A52">
            <w:r>
              <w:t>I have a question about payment plans</w:t>
            </w:r>
          </w:p>
          <w:p w14:paraId="53E6AED1" w14:textId="2550F54D" w:rsidR="00753A52" w:rsidRDefault="00753A52">
            <w:r>
              <w:t>I’d like to request an itemized statement</w:t>
            </w:r>
          </w:p>
          <w:p w14:paraId="6A0C60B2" w14:textId="1AAC1FDE" w:rsidR="00753A52" w:rsidRDefault="00753A52">
            <w:r>
              <w:t>I have a different question/message</w:t>
            </w:r>
          </w:p>
          <w:p w14:paraId="74149B5A" w14:textId="77777777" w:rsidR="00753A52" w:rsidRDefault="00753A52"/>
          <w:p w14:paraId="61576DC9" w14:textId="1A72570A" w:rsidR="00753A52" w:rsidRPr="00753A52" w:rsidRDefault="004778C1">
            <w:r>
              <w:t>[INSERT CLIENT INFORMATION]</w:t>
            </w:r>
          </w:p>
          <w:p w14:paraId="6A97884F" w14:textId="77777777" w:rsidR="00753A52" w:rsidRDefault="00753A52"/>
        </w:tc>
        <w:tc>
          <w:tcPr>
            <w:tcW w:w="4675" w:type="dxa"/>
          </w:tcPr>
          <w:p w14:paraId="2D9014A7" w14:textId="597CD90C" w:rsidR="00753A52" w:rsidRPr="009015A9" w:rsidRDefault="42B6C827">
            <w:pPr>
              <w:rPr>
                <w:rFonts w:ascii="Aptos" w:eastAsia="Aptos" w:hAnsi="Aptos" w:cs="Arial"/>
                <w:lang w:val="es-US"/>
              </w:rPr>
            </w:pPr>
            <w:r w:rsidRPr="009015A9">
              <w:rPr>
                <w:rFonts w:ascii="Aptos" w:eastAsia="Aptos" w:hAnsi="Aptos" w:cs="Arial"/>
                <w:color w:val="000000" w:themeColor="text1"/>
                <w:lang w:val="es-US"/>
              </w:rPr>
              <w:t>Contáctenos</w:t>
            </w:r>
          </w:p>
          <w:p w14:paraId="7AE20E60" w14:textId="4B5D7A4A" w:rsidR="00753A52" w:rsidRPr="009015A9" w:rsidRDefault="00753A52">
            <w:pPr>
              <w:rPr>
                <w:lang w:val="es-US"/>
              </w:rPr>
            </w:pPr>
          </w:p>
          <w:p w14:paraId="6B8DD101" w14:textId="0C0D2211" w:rsidR="00753A52" w:rsidRPr="009015A9" w:rsidRDefault="33DBFB9F" w:rsidP="79B6CB73">
            <w:pPr>
              <w:rPr>
                <w:rFonts w:ascii="Aptos" w:eastAsia="Aptos" w:hAnsi="Aptos" w:cs="Arial"/>
                <w:color w:val="000000" w:themeColor="text1"/>
                <w:lang w:val="es-US"/>
              </w:rPr>
            </w:pPr>
            <w:r w:rsidRPr="009015A9">
              <w:rPr>
                <w:rFonts w:ascii="Aptos" w:eastAsia="Aptos" w:hAnsi="Aptos" w:cs="Arial"/>
                <w:color w:val="000000" w:themeColor="text1"/>
                <w:lang w:val="es-US"/>
              </w:rPr>
              <w:t>Tengo una pregunta sobre mi cuenta</w:t>
            </w:r>
          </w:p>
          <w:p w14:paraId="31D3A0BF" w14:textId="7DC0605C" w:rsidR="00753A52" w:rsidRPr="009015A9" w:rsidRDefault="33DBFB9F" w:rsidP="79B6CB73">
            <w:pPr>
              <w:rPr>
                <w:rFonts w:ascii="Aptos" w:eastAsia="Aptos" w:hAnsi="Aptos" w:cs="Arial"/>
                <w:color w:val="000000" w:themeColor="text1"/>
                <w:lang w:val="es-US"/>
              </w:rPr>
            </w:pPr>
            <w:r w:rsidRPr="009015A9">
              <w:rPr>
                <w:rFonts w:ascii="Aptos" w:eastAsia="Aptos" w:hAnsi="Aptos" w:cs="Arial"/>
                <w:color w:val="000000" w:themeColor="text1"/>
                <w:lang w:val="es-US"/>
              </w:rPr>
              <w:t>Tengo una pregunta sobre la ayuda financiera</w:t>
            </w:r>
          </w:p>
          <w:p w14:paraId="04168C3A" w14:textId="1E6F8B91" w:rsidR="00753A52" w:rsidRPr="009015A9" w:rsidRDefault="33DBFB9F" w:rsidP="79B6CB73">
            <w:pPr>
              <w:rPr>
                <w:rFonts w:ascii="Aptos" w:eastAsia="Aptos" w:hAnsi="Aptos" w:cs="Arial"/>
                <w:color w:val="000000" w:themeColor="text1"/>
                <w:lang w:val="es-US"/>
              </w:rPr>
            </w:pPr>
            <w:r w:rsidRPr="009015A9">
              <w:rPr>
                <w:rFonts w:ascii="Aptos" w:eastAsia="Aptos" w:hAnsi="Aptos" w:cs="Arial"/>
                <w:color w:val="000000" w:themeColor="text1"/>
                <w:lang w:val="es-US"/>
              </w:rPr>
              <w:t>Tengo una pregunta sobre los planes de pago</w:t>
            </w:r>
          </w:p>
          <w:p w14:paraId="5F5ECC4A" w14:textId="3EB606A5" w:rsidR="00753A52" w:rsidRPr="009015A9" w:rsidRDefault="3F296C2D" w:rsidP="79B6CB73">
            <w:pPr>
              <w:rPr>
                <w:rFonts w:ascii="Aptos" w:eastAsia="Aptos" w:hAnsi="Aptos" w:cs="Arial"/>
                <w:color w:val="000000" w:themeColor="text1"/>
                <w:lang w:val="es-US"/>
              </w:rPr>
            </w:pPr>
            <w:r w:rsidRPr="34290195">
              <w:rPr>
                <w:rFonts w:ascii="Aptos" w:eastAsia="Aptos" w:hAnsi="Aptos" w:cs="Arial"/>
                <w:color w:val="000000" w:themeColor="text1"/>
                <w:lang w:val="es-US"/>
              </w:rPr>
              <w:t xml:space="preserve">Me gustaría solicitar un estado de cuenta </w:t>
            </w:r>
            <w:r w:rsidR="225EB41C" w:rsidRPr="34290195">
              <w:rPr>
                <w:rFonts w:ascii="Aptos" w:eastAsia="Aptos" w:hAnsi="Aptos" w:cs="Arial"/>
                <w:color w:val="000000" w:themeColor="text1"/>
                <w:lang w:val="es-US"/>
              </w:rPr>
              <w:t>desglosado</w:t>
            </w:r>
          </w:p>
          <w:p w14:paraId="23F5DF47" w14:textId="0654AEE2" w:rsidR="00753A52" w:rsidRPr="009015A9" w:rsidRDefault="33DBFB9F" w:rsidP="79B6CB73">
            <w:pPr>
              <w:rPr>
                <w:rFonts w:ascii="Aptos" w:eastAsia="Aptos" w:hAnsi="Aptos" w:cs="Arial"/>
                <w:color w:val="000000" w:themeColor="text1"/>
                <w:lang w:val="es-US"/>
              </w:rPr>
            </w:pPr>
            <w:r w:rsidRPr="009015A9">
              <w:rPr>
                <w:rFonts w:ascii="Aptos" w:eastAsia="Aptos" w:hAnsi="Aptos" w:cs="Arial"/>
                <w:color w:val="000000" w:themeColor="text1"/>
                <w:lang w:val="es-US"/>
              </w:rPr>
              <w:t xml:space="preserve">Tengo </w:t>
            </w:r>
            <w:r w:rsidR="537470E7" w:rsidRPr="009015A9">
              <w:rPr>
                <w:rFonts w:ascii="Aptos" w:eastAsia="Aptos" w:hAnsi="Aptos" w:cs="Arial"/>
                <w:color w:val="000000" w:themeColor="text1"/>
                <w:lang w:val="es-US"/>
              </w:rPr>
              <w:t>una</w:t>
            </w:r>
            <w:r w:rsidRPr="009015A9">
              <w:rPr>
                <w:rFonts w:ascii="Aptos" w:eastAsia="Aptos" w:hAnsi="Aptos" w:cs="Arial"/>
                <w:color w:val="000000" w:themeColor="text1"/>
                <w:lang w:val="es-US"/>
              </w:rPr>
              <w:t xml:space="preserve"> pregunta</w:t>
            </w:r>
            <w:r w:rsidR="537470E7" w:rsidRPr="009015A9">
              <w:rPr>
                <w:rFonts w:ascii="Aptos" w:eastAsia="Aptos" w:hAnsi="Aptos" w:cs="Arial"/>
                <w:color w:val="000000" w:themeColor="text1"/>
                <w:lang w:val="es-US"/>
              </w:rPr>
              <w:t xml:space="preserve"> diferente</w:t>
            </w:r>
            <w:r w:rsidRPr="009015A9">
              <w:rPr>
                <w:rFonts w:ascii="Aptos" w:eastAsia="Aptos" w:hAnsi="Aptos" w:cs="Arial"/>
                <w:color w:val="000000" w:themeColor="text1"/>
                <w:lang w:val="es-US"/>
              </w:rPr>
              <w:t>/mensaje</w:t>
            </w:r>
          </w:p>
          <w:p w14:paraId="5F42D560" w14:textId="32FE0237" w:rsidR="00753A52" w:rsidRPr="009015A9" w:rsidRDefault="00753A52">
            <w:pPr>
              <w:rPr>
                <w:rFonts w:ascii="Aptos" w:eastAsia="Aptos" w:hAnsi="Aptos" w:cs="Arial"/>
                <w:lang w:val="es-US"/>
              </w:rPr>
            </w:pPr>
          </w:p>
          <w:p w14:paraId="4DBBFFEC" w14:textId="1A72570A" w:rsidR="00753A52" w:rsidRPr="009015A9" w:rsidRDefault="537470E7">
            <w:pPr>
              <w:rPr>
                <w:lang w:val="es-US"/>
              </w:rPr>
            </w:pPr>
            <w:r w:rsidRPr="009015A9">
              <w:rPr>
                <w:lang w:val="es-US"/>
              </w:rPr>
              <w:t>[INSERT CLIENT INFORMATION]</w:t>
            </w:r>
          </w:p>
          <w:p w14:paraId="52552B32" w14:textId="049387F0" w:rsidR="00753A52" w:rsidRPr="009015A9" w:rsidRDefault="00753A52">
            <w:pPr>
              <w:rPr>
                <w:lang w:val="es-US"/>
              </w:rPr>
            </w:pPr>
          </w:p>
        </w:tc>
      </w:tr>
      <w:tr w:rsidR="004778C1" w14:paraId="030C4A8A" w14:textId="77777777" w:rsidTr="34290195">
        <w:tc>
          <w:tcPr>
            <w:tcW w:w="4675" w:type="dxa"/>
          </w:tcPr>
          <w:p w14:paraId="6BBEC37A" w14:textId="1CF53080" w:rsidR="004778C1" w:rsidRDefault="00124462">
            <w:r>
              <w:t>Type your message here</w:t>
            </w:r>
          </w:p>
        </w:tc>
        <w:tc>
          <w:tcPr>
            <w:tcW w:w="4675" w:type="dxa"/>
          </w:tcPr>
          <w:p w14:paraId="105E0C58" w14:textId="6B89BCBE" w:rsidR="004778C1" w:rsidRPr="006A445B" w:rsidRDefault="50F82EDC">
            <w:r w:rsidRPr="79746602">
              <w:t xml:space="preserve">Escriba </w:t>
            </w:r>
            <w:r w:rsidRPr="13A6FF97">
              <w:t>aqu</w:t>
            </w:r>
            <w:r w:rsidRPr="13A6FF97">
              <w:rPr>
                <w:rFonts w:ascii="Arial" w:eastAsia="Arial" w:hAnsi="Arial" w:cs="Arial"/>
                <w:color w:val="000000" w:themeColor="text1"/>
                <w:sz w:val="22"/>
                <w:szCs w:val="22"/>
              </w:rPr>
              <w:t>í</w:t>
            </w:r>
            <w:r w:rsidRPr="3779ACB0">
              <w:t xml:space="preserve"> </w:t>
            </w:r>
            <w:r w:rsidRPr="79746602">
              <w:t>su mensaje</w:t>
            </w:r>
          </w:p>
        </w:tc>
      </w:tr>
      <w:tr w:rsidR="00124462" w:rsidRPr="00AC1C19" w14:paraId="596A8583" w14:textId="77777777" w:rsidTr="34290195">
        <w:tc>
          <w:tcPr>
            <w:tcW w:w="4675" w:type="dxa"/>
          </w:tcPr>
          <w:p w14:paraId="1025B079" w14:textId="00D6F804" w:rsidR="00124462" w:rsidRDefault="001D1941">
            <w:r w:rsidRPr="001D1941">
              <w:t>A representative will respond within two business days. Please check your messages in the portal. For faster service, please call</w:t>
            </w:r>
            <w:r>
              <w:t xml:space="preserve"> [INSERT CLIENT PHONE]</w:t>
            </w:r>
          </w:p>
        </w:tc>
        <w:tc>
          <w:tcPr>
            <w:tcW w:w="4675" w:type="dxa"/>
          </w:tcPr>
          <w:p w14:paraId="10EFC523" w14:textId="2F9ADD6A" w:rsidR="00124462" w:rsidRPr="009015A9" w:rsidRDefault="6B6453E2">
            <w:pPr>
              <w:rPr>
                <w:rFonts w:ascii="Aptos" w:eastAsia="Aptos" w:hAnsi="Aptos" w:cs="Arial"/>
                <w:lang w:val="es-US"/>
              </w:rPr>
            </w:pPr>
            <w:r w:rsidRPr="009015A9">
              <w:rPr>
                <w:rFonts w:ascii="Aptos" w:eastAsia="Aptos" w:hAnsi="Aptos" w:cs="Arial"/>
                <w:lang w:val="es-US"/>
              </w:rPr>
              <w:t>Un representante le responderá en un plazo de dos días laborables. Revise sus mensajes en el portal. Para un servicio más rápido, llame al siguiente número</w:t>
            </w:r>
            <w:r w:rsidR="66D71AFE" w:rsidRPr="009015A9">
              <w:rPr>
                <w:rFonts w:ascii="Aptos" w:eastAsia="Aptos" w:hAnsi="Aptos" w:cs="Arial"/>
                <w:lang w:val="es-US"/>
              </w:rPr>
              <w:t xml:space="preserve"> </w:t>
            </w:r>
            <w:r w:rsidR="66D71AFE" w:rsidRPr="009015A9">
              <w:rPr>
                <w:lang w:val="es-US"/>
              </w:rPr>
              <w:t>[INSERT CLIENT PHONE]</w:t>
            </w:r>
          </w:p>
        </w:tc>
      </w:tr>
    </w:tbl>
    <w:p w14:paraId="4FE5F679" w14:textId="77777777" w:rsidR="0009204E" w:rsidRPr="009015A9" w:rsidRDefault="0009204E" w:rsidP="00E110D0">
      <w:pPr>
        <w:rPr>
          <w:lang w:val="es-US"/>
        </w:rPr>
      </w:pPr>
    </w:p>
    <w:p w14:paraId="392108B8" w14:textId="51188D30" w:rsidR="00107A36" w:rsidRDefault="00107A36" w:rsidP="00E33ADC">
      <w:pPr>
        <w:pStyle w:val="Heading1"/>
        <w:spacing w:before="0" w:after="0"/>
        <w:rPr>
          <w:rFonts w:asciiTheme="minorHAnsi" w:hAnsiTheme="minorHAnsi"/>
        </w:rPr>
      </w:pPr>
      <w:bookmarkStart w:id="238" w:name="_Toc200962918"/>
      <w:r>
        <w:rPr>
          <w:rFonts w:asciiTheme="minorHAnsi" w:hAnsiTheme="minorHAnsi"/>
        </w:rPr>
        <w:t>GLOSSARY</w:t>
      </w:r>
      <w:bookmarkEnd w:id="238"/>
    </w:p>
    <w:p w14:paraId="64448163" w14:textId="77777777" w:rsidR="004D0AA1" w:rsidRDefault="004D0AA1" w:rsidP="004D0AA1">
      <w:pPr>
        <w:shd w:val="clear" w:color="auto" w:fill="E8E8E8" w:themeFill="background2"/>
        <w:rPr>
          <w:b/>
          <w:bCs/>
        </w:rPr>
      </w:pPr>
      <w:r>
        <w:rPr>
          <w:b/>
          <w:bCs/>
        </w:rPr>
        <w:t>Page Outline</w:t>
      </w:r>
    </w:p>
    <w:p w14:paraId="33248FCD" w14:textId="77777777" w:rsidR="004D0AA1" w:rsidRDefault="004D0AA1" w:rsidP="000B1916">
      <w:pPr>
        <w:pStyle w:val="ListParagraph"/>
        <w:numPr>
          <w:ilvl w:val="0"/>
          <w:numId w:val="18"/>
        </w:numPr>
        <w:shd w:val="clear" w:color="auto" w:fill="E8E8E8" w:themeFill="background2"/>
        <w:rPr>
          <w:b/>
          <w:bCs/>
        </w:rPr>
      </w:pPr>
    </w:p>
    <w:p w14:paraId="1CAD8756" w14:textId="77777777" w:rsidR="004D0AA1" w:rsidRDefault="004D0AA1" w:rsidP="004D0AA1">
      <w:pPr>
        <w:shd w:val="clear" w:color="auto" w:fill="E8E8E8" w:themeFill="background2"/>
        <w:rPr>
          <w:b/>
          <w:bCs/>
        </w:rPr>
      </w:pPr>
    </w:p>
    <w:p w14:paraId="482DBC3E" w14:textId="77777777" w:rsidR="004D0AA1" w:rsidRPr="0000238D" w:rsidRDefault="004D0AA1" w:rsidP="004D0AA1">
      <w:pPr>
        <w:shd w:val="clear" w:color="auto" w:fill="E8E8E8" w:themeFill="background2"/>
        <w:rPr>
          <w:b/>
          <w:bCs/>
        </w:rPr>
      </w:pPr>
      <w:r w:rsidRPr="0000238D">
        <w:rPr>
          <w:b/>
          <w:bCs/>
        </w:rPr>
        <w:t xml:space="preserve">Dev Notes: </w:t>
      </w:r>
    </w:p>
    <w:p w14:paraId="1D9B73BD" w14:textId="77777777" w:rsidR="004D0AA1" w:rsidRDefault="004D0AA1" w:rsidP="000B1916">
      <w:pPr>
        <w:pStyle w:val="ListParagraph"/>
        <w:numPr>
          <w:ilvl w:val="0"/>
          <w:numId w:val="18"/>
        </w:numPr>
        <w:shd w:val="clear" w:color="auto" w:fill="E8E8E8" w:themeFill="background2"/>
      </w:pPr>
      <w:r>
        <w:t xml:space="preserve"> </w:t>
      </w:r>
    </w:p>
    <w:p w14:paraId="6FB3CBA2" w14:textId="77777777" w:rsidR="004D0AA1" w:rsidRPr="000B64A4" w:rsidRDefault="004D0AA1" w:rsidP="004D0AA1">
      <w:pPr>
        <w:shd w:val="clear" w:color="auto" w:fill="E8E8E8" w:themeFill="background2"/>
      </w:pPr>
    </w:p>
    <w:p w14:paraId="5F980BF9" w14:textId="77777777" w:rsidR="004D0AA1" w:rsidRDefault="004D0AA1" w:rsidP="004D0AA1">
      <w:pPr>
        <w:shd w:val="clear" w:color="auto" w:fill="E8E8E8" w:themeFill="background2"/>
        <w:rPr>
          <w:b/>
          <w:bCs/>
        </w:rPr>
      </w:pPr>
      <w:r w:rsidRPr="00F31035">
        <w:rPr>
          <w:b/>
          <w:bCs/>
        </w:rPr>
        <w:t>Objectives: patient will be able to</w:t>
      </w:r>
      <w:r>
        <w:rPr>
          <w:b/>
          <w:bCs/>
        </w:rPr>
        <w:t>…</w:t>
      </w:r>
    </w:p>
    <w:p w14:paraId="67102EB0" w14:textId="77777777" w:rsidR="004D0AA1" w:rsidRDefault="004D0AA1" w:rsidP="004D0AA1">
      <w:pPr>
        <w:shd w:val="clear" w:color="auto" w:fill="E8E8E8" w:themeFill="background2"/>
      </w:pPr>
    </w:p>
    <w:p w14:paraId="72DC10F8" w14:textId="77777777" w:rsidR="004D0AA1" w:rsidRDefault="004D0AA1" w:rsidP="004D0AA1">
      <w:pPr>
        <w:shd w:val="clear" w:color="auto" w:fill="E8E8E8" w:themeFill="background2"/>
        <w:rPr>
          <w:b/>
          <w:bCs/>
        </w:rPr>
      </w:pPr>
      <w:r>
        <w:rPr>
          <w:b/>
          <w:bCs/>
        </w:rPr>
        <w:t>Date Page Content Sent for Review:</w:t>
      </w:r>
    </w:p>
    <w:p w14:paraId="7F83DDAB" w14:textId="77777777" w:rsidR="004D0AA1" w:rsidRDefault="004D0AA1" w:rsidP="004D0AA1">
      <w:pPr>
        <w:shd w:val="clear" w:color="auto" w:fill="E8E8E8" w:themeFill="background2"/>
        <w:rPr>
          <w:b/>
          <w:bCs/>
        </w:rPr>
      </w:pPr>
      <w:r>
        <w:rPr>
          <w:b/>
          <w:bCs/>
        </w:rPr>
        <w:t>Date Page Content Sent for Inclusion:</w:t>
      </w:r>
    </w:p>
    <w:p w14:paraId="309250AF" w14:textId="77777777" w:rsidR="00495838" w:rsidRDefault="00495838" w:rsidP="004D0AA1">
      <w:pPr>
        <w:shd w:val="clear" w:color="auto" w:fill="E8E8E8" w:themeFill="background2"/>
        <w:rPr>
          <w:b/>
          <w:bCs/>
        </w:rPr>
      </w:pPr>
    </w:p>
    <w:p w14:paraId="1BDDD905" w14:textId="4CFA2B20" w:rsidR="00495838" w:rsidRDefault="00495838" w:rsidP="004D0AA1">
      <w:pPr>
        <w:shd w:val="clear" w:color="auto" w:fill="E8E8E8" w:themeFill="background2"/>
        <w:rPr>
          <w:b/>
          <w:bCs/>
        </w:rPr>
      </w:pPr>
      <w:r>
        <w:rPr>
          <w:b/>
          <w:bCs/>
        </w:rPr>
        <w:t xml:space="preserve">Ready for Spanish Translation? </w:t>
      </w:r>
      <w:r w:rsidR="007B4F25" w:rsidRPr="007B4F25">
        <w:rPr>
          <w:b/>
          <w:bCs/>
          <w:color w:val="00B050"/>
        </w:rPr>
        <w:t>Yes (7/1/2025)</w:t>
      </w:r>
    </w:p>
    <w:p w14:paraId="1838BF4A" w14:textId="49B7C102" w:rsidR="00CE6187" w:rsidRPr="007C6D54" w:rsidRDefault="00CE6187" w:rsidP="00CE6187">
      <w:pPr>
        <w:shd w:val="clear" w:color="auto" w:fill="E8E8E8" w:themeFill="background2"/>
        <w:rPr>
          <w:b/>
          <w:bCs/>
          <w:color w:val="00B050"/>
        </w:rPr>
      </w:pPr>
      <w:r>
        <w:rPr>
          <w:b/>
          <w:bCs/>
        </w:rPr>
        <w:t xml:space="preserve">Translations in Portal? </w:t>
      </w:r>
      <w:r w:rsidR="007C6D54" w:rsidRPr="007C6D54">
        <w:rPr>
          <w:b/>
          <w:bCs/>
          <w:color w:val="00B050"/>
        </w:rPr>
        <w:t>Yes (9/9/2025)</w:t>
      </w:r>
    </w:p>
    <w:p w14:paraId="00DBF8C3" w14:textId="77777777" w:rsidR="004D0AA1" w:rsidRDefault="004D0AA1" w:rsidP="004D0AA1">
      <w:pPr>
        <w:shd w:val="clear" w:color="auto" w:fill="E8E8E8" w:themeFill="background2"/>
        <w:rPr>
          <w:b/>
          <w:bCs/>
        </w:rPr>
      </w:pPr>
    </w:p>
    <w:p w14:paraId="11E30C43" w14:textId="77777777" w:rsidR="004D0AA1" w:rsidRDefault="004D0AA1" w:rsidP="004D0AA1">
      <w:pPr>
        <w:shd w:val="clear" w:color="auto" w:fill="E8E8E8" w:themeFill="background2"/>
        <w:rPr>
          <w:b/>
          <w:bCs/>
        </w:rPr>
      </w:pPr>
      <w:r>
        <w:rPr>
          <w:b/>
          <w:bCs/>
        </w:rPr>
        <w:t>General Notes:</w:t>
      </w:r>
    </w:p>
    <w:p w14:paraId="67B4E81E" w14:textId="34553794" w:rsidR="009B3F1E" w:rsidRPr="001D089F" w:rsidRDefault="001D089F" w:rsidP="000B1916">
      <w:pPr>
        <w:pStyle w:val="ListParagraph"/>
        <w:numPr>
          <w:ilvl w:val="0"/>
          <w:numId w:val="18"/>
        </w:numPr>
        <w:shd w:val="clear" w:color="auto" w:fill="E8E8E8" w:themeFill="background2"/>
      </w:pPr>
      <w:r>
        <w:t xml:space="preserve">See original comments/changes from original version in </w:t>
      </w:r>
      <w:hyperlink r:id="rId26" w:history="1">
        <w:r w:rsidRPr="00275244">
          <w:rPr>
            <w:rStyle w:val="Hyperlink"/>
          </w:rPr>
          <w:t>Glossary – OLD DO NOT USE</w:t>
        </w:r>
      </w:hyperlink>
    </w:p>
    <w:p w14:paraId="74634F32" w14:textId="77777777" w:rsidR="009B3F1E" w:rsidRDefault="009B3F1E" w:rsidP="00947473">
      <w:pPr>
        <w:rPr>
          <w:u w:val="single"/>
        </w:rPr>
      </w:pPr>
    </w:p>
    <w:tbl>
      <w:tblPr>
        <w:tblStyle w:val="TableGrid"/>
        <w:tblW w:w="5000" w:type="pct"/>
        <w:tblLook w:val="04A0" w:firstRow="1" w:lastRow="0" w:firstColumn="1" w:lastColumn="0" w:noHBand="0" w:noVBand="1"/>
      </w:tblPr>
      <w:tblGrid>
        <w:gridCol w:w="5395"/>
        <w:gridCol w:w="5395"/>
      </w:tblGrid>
      <w:tr w:rsidR="001D63AB" w:rsidRPr="00255650" w14:paraId="77FA24AE" w14:textId="77777777" w:rsidTr="0122057B">
        <w:tc>
          <w:tcPr>
            <w:tcW w:w="2500" w:type="pct"/>
          </w:tcPr>
          <w:p w14:paraId="15208BC1" w14:textId="77777777" w:rsidR="001D63AB" w:rsidRPr="005421BE" w:rsidRDefault="001D63AB">
            <w:pPr>
              <w:rPr>
                <w:b/>
                <w:bCs/>
              </w:rPr>
            </w:pPr>
            <w:r>
              <w:rPr>
                <w:b/>
                <w:bCs/>
              </w:rPr>
              <w:t>English</w:t>
            </w:r>
          </w:p>
        </w:tc>
        <w:tc>
          <w:tcPr>
            <w:tcW w:w="2500" w:type="pct"/>
          </w:tcPr>
          <w:p w14:paraId="35EED331" w14:textId="483F07C2" w:rsidR="001D63AB" w:rsidRDefault="001D63AB">
            <w:pPr>
              <w:rPr>
                <w:b/>
                <w:bCs/>
              </w:rPr>
            </w:pPr>
            <w:r>
              <w:rPr>
                <w:b/>
                <w:bCs/>
              </w:rPr>
              <w:t>Spanish</w:t>
            </w:r>
          </w:p>
        </w:tc>
      </w:tr>
      <w:tr w:rsidR="001D63AB" w14:paraId="7F22A425" w14:textId="77777777" w:rsidTr="0122057B">
        <w:tc>
          <w:tcPr>
            <w:tcW w:w="2500" w:type="pct"/>
          </w:tcPr>
          <w:p w14:paraId="38CEA21C" w14:textId="170856AE" w:rsidR="001D63AB" w:rsidRPr="001D63AB" w:rsidRDefault="001D63AB" w:rsidP="00A94816">
            <w:r w:rsidRPr="001D63AB">
              <w:rPr>
                <w:u w:val="single"/>
              </w:rPr>
              <w:t>Allowed Amount:</w:t>
            </w:r>
            <w:r w:rsidRPr="001D63AB">
              <w:t xml:space="preserve">  The total amount an insurance company agrees a provider should be paid for a service.   </w:t>
            </w:r>
          </w:p>
        </w:tc>
        <w:tc>
          <w:tcPr>
            <w:tcW w:w="2500" w:type="pct"/>
          </w:tcPr>
          <w:p w14:paraId="460A1799" w14:textId="15C7428C" w:rsidR="001D63AB" w:rsidRDefault="6B201CBC" w:rsidP="0122057B">
            <w:pPr>
              <w:rPr>
                <w:rFonts w:eastAsiaTheme="minorEastAsia"/>
                <w:color w:val="000000" w:themeColor="text1"/>
              </w:rPr>
            </w:pPr>
            <w:r w:rsidRPr="0122057B">
              <w:rPr>
                <w:rFonts w:eastAsiaTheme="minorEastAsia"/>
                <w:color w:val="000000" w:themeColor="text1"/>
                <w:u w:val="single"/>
              </w:rPr>
              <w:t>Cantidad Permitida: </w:t>
            </w:r>
            <w:r w:rsidRPr="0122057B">
              <w:rPr>
                <w:rFonts w:eastAsiaTheme="minorEastAsia"/>
                <w:color w:val="000000" w:themeColor="text1"/>
              </w:rPr>
              <w:t> </w:t>
            </w:r>
            <w:r w:rsidR="76BC82F9" w:rsidRPr="0122057B">
              <w:rPr>
                <w:rFonts w:eastAsiaTheme="minorEastAsia"/>
                <w:color w:val="000000" w:themeColor="text1"/>
              </w:rPr>
              <w:t xml:space="preserve">es </w:t>
            </w:r>
            <w:r w:rsidRPr="0122057B">
              <w:rPr>
                <w:rFonts w:eastAsiaTheme="minorEastAsia"/>
                <w:color w:val="000000" w:themeColor="text1"/>
              </w:rPr>
              <w:t>la cantidad total que una compañía de seguros acepta que se pague a un proveedor por un servicio prestado.</w:t>
            </w:r>
          </w:p>
        </w:tc>
      </w:tr>
      <w:tr w:rsidR="001D63AB" w14:paraId="4CE7DE31" w14:textId="77777777" w:rsidTr="0122057B">
        <w:tc>
          <w:tcPr>
            <w:tcW w:w="2500" w:type="pct"/>
          </w:tcPr>
          <w:p w14:paraId="166D6791" w14:textId="5B7E00B0" w:rsidR="001D63AB" w:rsidRPr="001D63AB" w:rsidRDefault="001D63AB" w:rsidP="00A94816">
            <w:pPr>
              <w:rPr>
                <w:i/>
                <w:iCs/>
              </w:rPr>
            </w:pPr>
            <w:r w:rsidRPr="001D63AB">
              <w:rPr>
                <w:u w:val="single"/>
              </w:rPr>
              <w:t>Authorization:</w:t>
            </w:r>
            <w:r w:rsidRPr="001D63AB">
              <w:t> In some cases, insurance will only pay for a service if they approve it first.  This approval is called authorization.  Coverage may be denied if a patient sees a provider for the service without the approval of the insurance company.</w:t>
            </w:r>
            <w:r w:rsidRPr="001D63AB">
              <w:rPr>
                <w:i/>
                <w:iCs/>
              </w:rPr>
              <w:t>   Authorization is sometimes called “</w:t>
            </w:r>
            <w:commentRangeStart w:id="239"/>
            <w:r w:rsidRPr="001D63AB">
              <w:rPr>
                <w:i/>
                <w:iCs/>
              </w:rPr>
              <w:t>precertification</w:t>
            </w:r>
            <w:commentRangeEnd w:id="239"/>
            <w:r w:rsidRPr="001D63AB">
              <w:rPr>
                <w:rStyle w:val="CommentReference"/>
                <w:i/>
                <w:iCs/>
                <w:sz w:val="24"/>
                <w:szCs w:val="24"/>
              </w:rPr>
              <w:commentReference w:id="239"/>
            </w:r>
            <w:r w:rsidRPr="001D63AB">
              <w:rPr>
                <w:i/>
                <w:iCs/>
              </w:rPr>
              <w:t>” or “preauthorization.”</w:t>
            </w:r>
          </w:p>
        </w:tc>
        <w:tc>
          <w:tcPr>
            <w:tcW w:w="2500" w:type="pct"/>
          </w:tcPr>
          <w:p w14:paraId="31D935D5" w14:textId="34851C19" w:rsidR="001D63AB" w:rsidRDefault="07F15242" w:rsidP="0122057B">
            <w:pPr>
              <w:rPr>
                <w:rFonts w:eastAsiaTheme="minorEastAsia"/>
                <w:lang w:val="es-ES"/>
              </w:rPr>
            </w:pPr>
            <w:r w:rsidRPr="0122057B">
              <w:rPr>
                <w:rFonts w:eastAsiaTheme="minorEastAsia"/>
                <w:color w:val="000000" w:themeColor="text1"/>
                <w:u w:val="single"/>
                <w:lang w:val="es-ES"/>
              </w:rPr>
              <w:t>Autorización:</w:t>
            </w:r>
            <w:r w:rsidR="6B83AE18" w:rsidRPr="0122057B">
              <w:rPr>
                <w:rFonts w:eastAsiaTheme="minorEastAsia"/>
                <w:color w:val="000000" w:themeColor="text1"/>
                <w:lang w:val="es-ES"/>
              </w:rPr>
              <w:t xml:space="preserve"> </w:t>
            </w:r>
            <w:r w:rsidRPr="0122057B">
              <w:rPr>
                <w:rFonts w:eastAsiaTheme="minorEastAsia"/>
                <w:color w:val="000000" w:themeColor="text1"/>
                <w:lang w:val="es-ES"/>
              </w:rPr>
              <w:t xml:space="preserve">hay ciertos casos en los que el seguro sólo pagará un servicio si lo aprueba con anticipación. A esta aprobación se le </w:t>
            </w:r>
            <w:r w:rsidR="721F3742" w:rsidRPr="0122057B">
              <w:rPr>
                <w:rFonts w:eastAsiaTheme="minorEastAsia"/>
                <w:color w:val="000000" w:themeColor="text1"/>
                <w:lang w:val="es-ES"/>
              </w:rPr>
              <w:t>conoce como</w:t>
            </w:r>
            <w:r w:rsidRPr="0122057B">
              <w:rPr>
                <w:rFonts w:eastAsiaTheme="minorEastAsia"/>
                <w:color w:val="000000" w:themeColor="text1"/>
                <w:lang w:val="es-ES"/>
              </w:rPr>
              <w:t xml:space="preserve"> autorización. La cobertura puede negarse si un paciente recibe el servicio sin contar antes con la aprobación de la compañía de seguros.  </w:t>
            </w:r>
            <w:r w:rsidR="129CC565" w:rsidRPr="0122057B">
              <w:rPr>
                <w:rFonts w:eastAsiaTheme="minorEastAsia"/>
                <w:color w:val="000000" w:themeColor="text1"/>
                <w:lang w:val="es-ES"/>
              </w:rPr>
              <w:t>A l</w:t>
            </w:r>
            <w:r w:rsidRPr="0122057B">
              <w:rPr>
                <w:rFonts w:eastAsiaTheme="minorEastAsia"/>
                <w:color w:val="000000" w:themeColor="text1"/>
                <w:lang w:val="es-ES"/>
              </w:rPr>
              <w:t>a autorización a veces se</w:t>
            </w:r>
            <w:r w:rsidR="05E514DA" w:rsidRPr="0122057B">
              <w:rPr>
                <w:rFonts w:eastAsiaTheme="minorEastAsia"/>
                <w:color w:val="000000" w:themeColor="text1"/>
                <w:lang w:val="es-ES"/>
              </w:rPr>
              <w:t xml:space="preserve"> le</w:t>
            </w:r>
            <w:r w:rsidRPr="0122057B">
              <w:rPr>
                <w:rFonts w:eastAsiaTheme="minorEastAsia"/>
                <w:color w:val="000000" w:themeColor="text1"/>
                <w:lang w:val="es-ES"/>
              </w:rPr>
              <w:t xml:space="preserve"> llama “precertificación” o “preautorización”.</w:t>
            </w:r>
          </w:p>
        </w:tc>
      </w:tr>
      <w:tr w:rsidR="001D63AB" w14:paraId="5E98D036" w14:textId="77777777" w:rsidTr="0122057B">
        <w:tc>
          <w:tcPr>
            <w:tcW w:w="2500" w:type="pct"/>
          </w:tcPr>
          <w:p w14:paraId="630485FE" w14:textId="591BF784" w:rsidR="001D63AB" w:rsidRPr="001D63AB" w:rsidRDefault="001D63AB" w:rsidP="00A94816">
            <w:r w:rsidRPr="001D63AB">
              <w:rPr>
                <w:u w:val="single"/>
              </w:rPr>
              <w:t>Billing statement (or Bill):</w:t>
            </w:r>
            <w:r w:rsidRPr="001D63AB">
              <w:t> Billing statements are documents sent to patients by the medical provider that explains what you are being charged for and how much you owe. </w:t>
            </w:r>
          </w:p>
        </w:tc>
        <w:tc>
          <w:tcPr>
            <w:tcW w:w="2500" w:type="pct"/>
          </w:tcPr>
          <w:p w14:paraId="0E1A292F" w14:textId="6264EEB2" w:rsidR="001D63AB" w:rsidRDefault="682C49CD" w:rsidP="0122057B">
            <w:pPr>
              <w:rPr>
                <w:rFonts w:eastAsiaTheme="minorEastAsia"/>
                <w:color w:val="000000" w:themeColor="text1"/>
              </w:rPr>
            </w:pPr>
            <w:r w:rsidRPr="0122057B">
              <w:rPr>
                <w:rFonts w:eastAsiaTheme="minorEastAsia"/>
                <w:color w:val="000000" w:themeColor="text1"/>
                <w:u w:val="single"/>
              </w:rPr>
              <w:t>Estado de Cuenta (</w:t>
            </w:r>
            <w:r w:rsidR="70B21E87" w:rsidRPr="0122057B">
              <w:rPr>
                <w:rFonts w:eastAsiaTheme="minorEastAsia"/>
                <w:color w:val="000000" w:themeColor="text1"/>
                <w:u w:val="single"/>
              </w:rPr>
              <w:t xml:space="preserve">La </w:t>
            </w:r>
            <w:r w:rsidRPr="0122057B">
              <w:rPr>
                <w:rFonts w:eastAsiaTheme="minorEastAsia"/>
                <w:color w:val="000000" w:themeColor="text1"/>
                <w:u w:val="single"/>
              </w:rPr>
              <w:t>Cuenta):</w:t>
            </w:r>
            <w:r w:rsidRPr="0122057B">
              <w:rPr>
                <w:rFonts w:eastAsiaTheme="minorEastAsia"/>
                <w:color w:val="000000" w:themeColor="text1"/>
              </w:rPr>
              <w:t> </w:t>
            </w:r>
            <w:r w:rsidR="3FAE9FB9" w:rsidRPr="0122057B">
              <w:rPr>
                <w:rFonts w:eastAsiaTheme="minorEastAsia"/>
                <w:color w:val="000000" w:themeColor="text1"/>
              </w:rPr>
              <w:t xml:space="preserve"> el proveedor médico env</w:t>
            </w:r>
            <w:r w:rsidR="24565A1C" w:rsidRPr="0122057B">
              <w:rPr>
                <w:rFonts w:ascii="Aptos" w:eastAsia="Aptos" w:hAnsi="Aptos" w:cs="Aptos"/>
              </w:rPr>
              <w:t>í</w:t>
            </w:r>
            <w:r w:rsidR="3FAE9FB9" w:rsidRPr="0122057B">
              <w:rPr>
                <w:rFonts w:eastAsiaTheme="minorEastAsia"/>
                <w:color w:val="000000" w:themeColor="text1"/>
              </w:rPr>
              <w:t xml:space="preserve">a </w:t>
            </w:r>
            <w:r w:rsidRPr="0122057B">
              <w:rPr>
                <w:rFonts w:eastAsiaTheme="minorEastAsia"/>
                <w:color w:val="000000" w:themeColor="text1"/>
              </w:rPr>
              <w:t xml:space="preserve">los estados </w:t>
            </w:r>
            <w:r w:rsidR="0080ED29" w:rsidRPr="0122057B">
              <w:rPr>
                <w:rFonts w:eastAsiaTheme="minorEastAsia"/>
                <w:color w:val="000000" w:themeColor="text1"/>
              </w:rPr>
              <w:t xml:space="preserve">de cuenta </w:t>
            </w:r>
            <w:r w:rsidRPr="0122057B">
              <w:rPr>
                <w:rFonts w:eastAsiaTheme="minorEastAsia"/>
                <w:color w:val="000000" w:themeColor="text1"/>
              </w:rPr>
              <w:t xml:space="preserve">a los pacientes en </w:t>
            </w:r>
            <w:r w:rsidR="4B7CA747" w:rsidRPr="0122057B">
              <w:rPr>
                <w:rFonts w:eastAsiaTheme="minorEastAsia"/>
                <w:color w:val="000000" w:themeColor="text1"/>
              </w:rPr>
              <w:t>los</w:t>
            </w:r>
            <w:r w:rsidRPr="0122057B">
              <w:rPr>
                <w:rFonts w:eastAsiaTheme="minorEastAsia"/>
                <w:color w:val="000000" w:themeColor="text1"/>
              </w:rPr>
              <w:t xml:space="preserve"> que se explica los cargos y cuánto debe</w:t>
            </w:r>
            <w:r w:rsidR="5CCA3760" w:rsidRPr="0122057B">
              <w:rPr>
                <w:rFonts w:eastAsiaTheme="minorEastAsia"/>
                <w:color w:val="000000" w:themeColor="text1"/>
              </w:rPr>
              <w:t xml:space="preserve"> </w:t>
            </w:r>
            <w:r w:rsidRPr="0122057B">
              <w:rPr>
                <w:rFonts w:eastAsiaTheme="minorEastAsia"/>
                <w:color w:val="000000" w:themeColor="text1"/>
              </w:rPr>
              <w:t>pagar</w:t>
            </w:r>
            <w:r w:rsidR="70AC0FEB" w:rsidRPr="0122057B">
              <w:rPr>
                <w:rFonts w:eastAsiaTheme="minorEastAsia"/>
                <w:color w:val="000000" w:themeColor="text1"/>
              </w:rPr>
              <w:t xml:space="preserve"> usted</w:t>
            </w:r>
            <w:r w:rsidRPr="0122057B">
              <w:rPr>
                <w:rFonts w:eastAsiaTheme="minorEastAsia"/>
                <w:color w:val="000000" w:themeColor="text1"/>
              </w:rPr>
              <w:t>.</w:t>
            </w:r>
          </w:p>
        </w:tc>
      </w:tr>
      <w:tr w:rsidR="001D63AB" w14:paraId="7D5E513A" w14:textId="77777777" w:rsidTr="0122057B">
        <w:tc>
          <w:tcPr>
            <w:tcW w:w="2500" w:type="pct"/>
          </w:tcPr>
          <w:p w14:paraId="47515AF2" w14:textId="43E77807" w:rsidR="001D63AB" w:rsidRPr="001D63AB" w:rsidRDefault="001D63AB" w:rsidP="00A94816">
            <w:r w:rsidRPr="001D63AB">
              <w:rPr>
                <w:u w:val="single"/>
              </w:rPr>
              <w:t>Charity Care</w:t>
            </w:r>
            <w:r w:rsidRPr="001D63AB">
              <w:t>: Free or discounted health services for people unable to pay their medical bills. It is often given to uninsured or underinsured people. </w:t>
            </w:r>
          </w:p>
        </w:tc>
        <w:tc>
          <w:tcPr>
            <w:tcW w:w="2500" w:type="pct"/>
          </w:tcPr>
          <w:p w14:paraId="262D6CEA" w14:textId="328D9789" w:rsidR="001D63AB" w:rsidRDefault="27521FED" w:rsidP="0122057B">
            <w:pPr>
              <w:rPr>
                <w:rFonts w:eastAsiaTheme="minorEastAsia"/>
                <w:color w:val="000000" w:themeColor="text1"/>
                <w:lang w:val="es-ES"/>
              </w:rPr>
            </w:pPr>
            <w:r w:rsidRPr="0122057B">
              <w:rPr>
                <w:rFonts w:eastAsiaTheme="minorEastAsia"/>
                <w:color w:val="000000" w:themeColor="text1"/>
                <w:u w:val="single"/>
                <w:lang w:val="es-ES"/>
              </w:rPr>
              <w:t>Atención Caritativa:</w:t>
            </w:r>
            <w:r w:rsidR="037A99D0" w:rsidRPr="0122057B">
              <w:rPr>
                <w:rFonts w:eastAsiaTheme="minorEastAsia"/>
                <w:color w:val="000000" w:themeColor="text1"/>
                <w:lang w:val="es-ES"/>
              </w:rPr>
              <w:t xml:space="preserve"> son </w:t>
            </w:r>
            <w:r w:rsidRPr="0122057B">
              <w:rPr>
                <w:rFonts w:eastAsiaTheme="minorEastAsia"/>
                <w:color w:val="000000" w:themeColor="text1"/>
                <w:lang w:val="es-ES"/>
              </w:rPr>
              <w:t xml:space="preserve">servicios de salud gratuitos o con descuento para personas que no </w:t>
            </w:r>
            <w:r w:rsidR="2F383986" w:rsidRPr="0122057B">
              <w:rPr>
                <w:rFonts w:eastAsiaTheme="minorEastAsia"/>
                <w:color w:val="000000" w:themeColor="text1"/>
                <w:lang w:val="es-ES"/>
              </w:rPr>
              <w:t xml:space="preserve">tienen los medios económicos para </w:t>
            </w:r>
            <w:r w:rsidRPr="0122057B">
              <w:rPr>
                <w:rFonts w:eastAsiaTheme="minorEastAsia"/>
                <w:color w:val="000000" w:themeColor="text1"/>
                <w:lang w:val="es-ES"/>
              </w:rPr>
              <w:t xml:space="preserve">pagar sus cuentas médicas. Se ofrece frecuentemente a personas sin seguro o con cobertura </w:t>
            </w:r>
            <w:r w:rsidR="01647A58" w:rsidRPr="0122057B">
              <w:rPr>
                <w:rFonts w:eastAsiaTheme="minorEastAsia"/>
                <w:color w:val="000000" w:themeColor="text1"/>
                <w:lang w:val="es-ES"/>
              </w:rPr>
              <w:t>limitada</w:t>
            </w:r>
            <w:r w:rsidRPr="0122057B">
              <w:rPr>
                <w:rFonts w:eastAsiaTheme="minorEastAsia"/>
                <w:color w:val="000000" w:themeColor="text1"/>
                <w:lang w:val="es-ES"/>
              </w:rPr>
              <w:t>.</w:t>
            </w:r>
          </w:p>
        </w:tc>
      </w:tr>
      <w:tr w:rsidR="001D63AB" w14:paraId="0C118FF4" w14:textId="77777777" w:rsidTr="0122057B">
        <w:tc>
          <w:tcPr>
            <w:tcW w:w="2500" w:type="pct"/>
          </w:tcPr>
          <w:p w14:paraId="33FD5C62" w14:textId="2188CF75" w:rsidR="001D63AB" w:rsidRPr="001D63AB" w:rsidRDefault="001D63AB" w:rsidP="001D63AB">
            <w:pPr>
              <w:rPr>
                <w:u w:val="single"/>
              </w:rPr>
            </w:pPr>
            <w:r w:rsidRPr="001D63AB">
              <w:rPr>
                <w:rFonts w:ascii="Aptos" w:eastAsia="Times New Roman" w:hAnsi="Aptos" w:cs="Times New Roman"/>
                <w:color w:val="000000"/>
                <w:kern w:val="0"/>
                <w:u w:val="single"/>
                <w14:ligatures w14:val="none"/>
              </w:rPr>
              <w:t>Claim:</w:t>
            </w:r>
            <w:r w:rsidRPr="001D63AB">
              <w:rPr>
                <w:rFonts w:ascii="Aptos" w:eastAsia="Times New Roman" w:hAnsi="Aptos" w:cs="Times New Roman"/>
                <w:color w:val="000000"/>
                <w:kern w:val="0"/>
                <w14:ligatures w14:val="none"/>
              </w:rPr>
              <w:t> A statement sent from the provider to a patient's insurance that explains medical services provided and requests payment for them. </w:t>
            </w:r>
          </w:p>
        </w:tc>
        <w:tc>
          <w:tcPr>
            <w:tcW w:w="2500" w:type="pct"/>
          </w:tcPr>
          <w:p w14:paraId="0EAF2FE8" w14:textId="6FFB4E1C" w:rsidR="001D63AB" w:rsidRDefault="6476F3DF" w:rsidP="0122057B">
            <w:pPr>
              <w:rPr>
                <w:rFonts w:eastAsiaTheme="minorEastAsia"/>
                <w:color w:val="000000" w:themeColor="text1"/>
              </w:rPr>
            </w:pPr>
            <w:r w:rsidRPr="0122057B">
              <w:rPr>
                <w:rFonts w:eastAsiaTheme="minorEastAsia"/>
                <w:color w:val="000000" w:themeColor="text1"/>
                <w:u w:val="single"/>
              </w:rPr>
              <w:t>Reclamo:</w:t>
            </w:r>
            <w:r w:rsidRPr="0122057B">
              <w:rPr>
                <w:rFonts w:eastAsiaTheme="minorEastAsia"/>
                <w:color w:val="000000" w:themeColor="text1"/>
              </w:rPr>
              <w:t xml:space="preserve"> </w:t>
            </w:r>
            <w:r w:rsidR="5CA0F3DC" w:rsidRPr="0122057B">
              <w:rPr>
                <w:rFonts w:eastAsiaTheme="minorEastAsia"/>
                <w:color w:val="000000" w:themeColor="text1"/>
              </w:rPr>
              <w:t xml:space="preserve">es un </w:t>
            </w:r>
            <w:r w:rsidRPr="0122057B">
              <w:rPr>
                <w:rFonts w:eastAsiaTheme="minorEastAsia"/>
                <w:color w:val="000000" w:themeColor="text1"/>
              </w:rPr>
              <w:t>informe enviado por el proveedor al seguro del paciente en la que se explican los servicios médicos que se le dieron al paciente y se solicita el pago de los mismos.</w:t>
            </w:r>
          </w:p>
        </w:tc>
      </w:tr>
      <w:tr w:rsidR="001D63AB" w:rsidRPr="001D63AB" w14:paraId="3B481C85" w14:textId="738C7A59" w:rsidTr="0122057B">
        <w:trPr>
          <w:trHeight w:val="315"/>
        </w:trPr>
        <w:tc>
          <w:tcPr>
            <w:tcW w:w="2500" w:type="pct"/>
          </w:tcPr>
          <w:p w14:paraId="7B16F87F" w14:textId="4E1161E7"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COBRA:</w:t>
            </w:r>
            <w:r w:rsidRPr="001D63AB">
              <w:rPr>
                <w:rFonts w:ascii="Aptos" w:eastAsia="Times New Roman" w:hAnsi="Aptos" w:cs="Times New Roman"/>
                <w:color w:val="000000"/>
                <w:kern w:val="0"/>
                <w14:ligatures w14:val="none"/>
              </w:rPr>
              <w:t> A federal law that allows someone to keep their health insurance for up to 18</w:t>
            </w:r>
            <w:r w:rsidRPr="001D63AB">
              <w:rPr>
                <w:rFonts w:ascii="Aptos" w:eastAsia="Times New Roman" w:hAnsi="Aptos" w:cs="Times New Roman"/>
                <w:color w:val="000000"/>
                <w:kern w:val="0"/>
                <w:sz w:val="16"/>
                <w:szCs w:val="16"/>
                <w14:ligatures w14:val="none"/>
              </w:rPr>
              <w:t> </w:t>
            </w:r>
            <w:r w:rsidRPr="001D63AB">
              <w:rPr>
                <w:rFonts w:ascii="Aptos" w:eastAsia="Times New Roman" w:hAnsi="Aptos" w:cs="Times New Roman"/>
                <w:color w:val="000000"/>
                <w:kern w:val="0"/>
                <w14:ligatures w14:val="none"/>
              </w:rPr>
              <w:t> months after leaving their job. </w:t>
            </w:r>
          </w:p>
        </w:tc>
        <w:tc>
          <w:tcPr>
            <w:tcW w:w="2500" w:type="pct"/>
          </w:tcPr>
          <w:p w14:paraId="6F3EA6BC" w14:textId="12943195" w:rsidR="001D63AB" w:rsidRPr="001D63AB" w:rsidRDefault="200F8292" w:rsidP="0122057B">
            <w:pPr>
              <w:rPr>
                <w:rFonts w:eastAsiaTheme="minorEastAsia"/>
                <w:kern w:val="0"/>
                <w:u w:val="single"/>
                <w14:ligatures w14:val="none"/>
              </w:rPr>
            </w:pPr>
            <w:r w:rsidRPr="0122057B">
              <w:rPr>
                <w:rFonts w:eastAsiaTheme="minorEastAsia"/>
                <w:color w:val="000000" w:themeColor="text1"/>
                <w:u w:val="single"/>
              </w:rPr>
              <w:t>COBRA:</w:t>
            </w:r>
            <w:r w:rsidRPr="0122057B">
              <w:rPr>
                <w:rFonts w:eastAsiaTheme="minorEastAsia"/>
                <w:color w:val="000000" w:themeColor="text1"/>
              </w:rPr>
              <w:t xml:space="preserve"> es una ley federal que permite a las personas conservar su seguro médico por 18 meses después de dejar un trabajo.</w:t>
            </w:r>
          </w:p>
        </w:tc>
      </w:tr>
      <w:tr w:rsidR="001D63AB" w:rsidRPr="001D63AB" w14:paraId="7D3813C1" w14:textId="6A1E532B" w:rsidTr="0122057B">
        <w:trPr>
          <w:trHeight w:val="315"/>
        </w:trPr>
        <w:tc>
          <w:tcPr>
            <w:tcW w:w="2500" w:type="pct"/>
          </w:tcPr>
          <w:p w14:paraId="587AE1DF" w14:textId="3CB9907B"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Coinsurance</w:t>
            </w:r>
            <w:r w:rsidRPr="001D63AB">
              <w:rPr>
                <w:rFonts w:ascii="Aptos" w:eastAsia="Times New Roman" w:hAnsi="Aptos" w:cs="Times New Roman"/>
                <w:color w:val="000000"/>
                <w:kern w:val="0"/>
                <w14:ligatures w14:val="none"/>
              </w:rPr>
              <w:t xml:space="preserve">: </w:t>
            </w:r>
            <w:r w:rsidRPr="001D63AB">
              <w:rPr>
                <w:rFonts w:ascii="Calibri" w:eastAsia="Times New Roman" w:hAnsi="Calibri" w:cs="Calibri"/>
                <w:color w:val="000000"/>
                <w:kern w:val="0"/>
                <w:sz w:val="22"/>
                <w:szCs w:val="22"/>
                <w14:ligatures w14:val="none"/>
              </w:rPr>
              <w:t xml:space="preserve">Coinsurance is the part of medical costs </w:t>
            </w:r>
            <w:r w:rsidRPr="001D63AB">
              <w:rPr>
                <w:rFonts w:ascii="Calibri" w:eastAsia="Times New Roman" w:hAnsi="Calibri" w:cs="Calibri"/>
                <w:kern w:val="0"/>
                <w:sz w:val="22"/>
                <w:szCs w:val="22"/>
                <w14:ligatures w14:val="none"/>
              </w:rPr>
              <w:t xml:space="preserve">that you have to pay after you have met your deductible. Think of it as splitting the cost with your insurance company. For example, if your coinsurance is 20%, you would pay 20% of the bill and your insurance company would pay the other 80%.  </w:t>
            </w:r>
            <w:r w:rsidRPr="001D63AB">
              <w:rPr>
                <w:rFonts w:ascii="Aptos" w:eastAsia="Times New Roman" w:hAnsi="Aptos" w:cs="Times New Roman"/>
                <w:kern w:val="0"/>
                <w14:ligatures w14:val="none"/>
              </w:rPr>
              <w:t xml:space="preserve">To learn more, login </w:t>
            </w:r>
            <w:r w:rsidRPr="001D63AB">
              <w:rPr>
                <w:rFonts w:ascii="Aptos" w:eastAsia="Times New Roman" w:hAnsi="Aptos" w:cs="Times New Roman"/>
                <w:kern w:val="0"/>
                <w:sz w:val="16"/>
                <w:szCs w:val="16"/>
                <w14:ligatures w14:val="none"/>
              </w:rPr>
              <w:t> </w:t>
            </w:r>
            <w:r w:rsidRPr="001D63AB">
              <w:rPr>
                <w:rFonts w:ascii="Aptos" w:eastAsia="Times New Roman" w:hAnsi="Aptos" w:cs="Times New Roman"/>
                <w:kern w:val="0"/>
                <w14:ligatures w14:val="none"/>
              </w:rPr>
              <w:t xml:space="preserve"> visit </w:t>
            </w:r>
            <w:r w:rsidRPr="001D63AB">
              <w:rPr>
                <w:rFonts w:ascii="Aptos" w:eastAsia="Times New Roman" w:hAnsi="Aptos" w:cs="Times New Roman"/>
                <w:kern w:val="0"/>
                <w:highlight w:val="green"/>
                <w:u w:val="single"/>
                <w14:ligatures w14:val="none"/>
              </w:rPr>
              <w:t>Copayments, Deductibles, Coinsurance, and Out-of-Pocket Maximums</w:t>
            </w:r>
            <w:r w:rsidRPr="001D63AB">
              <w:rPr>
                <w:rFonts w:ascii="Aptos" w:eastAsia="Times New Roman" w:hAnsi="Aptos" w:cs="Times New Roman"/>
                <w:kern w:val="0"/>
                <w:highlight w:val="green"/>
                <w14:ligatures w14:val="none"/>
              </w:rPr>
              <w:t>.</w:t>
            </w:r>
          </w:p>
        </w:tc>
        <w:tc>
          <w:tcPr>
            <w:tcW w:w="2500" w:type="pct"/>
          </w:tcPr>
          <w:p w14:paraId="28698EC9" w14:textId="07875560" w:rsidR="001D63AB" w:rsidRPr="001D63AB" w:rsidRDefault="11125BFB" w:rsidP="0122057B">
            <w:pPr>
              <w:rPr>
                <w:rFonts w:eastAsiaTheme="minorEastAsia"/>
                <w:kern w:val="0"/>
                <w14:ligatures w14:val="none"/>
              </w:rPr>
            </w:pPr>
            <w:r w:rsidRPr="0122057B">
              <w:rPr>
                <w:rFonts w:eastAsiaTheme="minorEastAsia"/>
                <w:color w:val="000000" w:themeColor="text1"/>
                <w:u w:val="single"/>
              </w:rPr>
              <w:t>Coseguro</w:t>
            </w:r>
            <w:r w:rsidRPr="0122057B">
              <w:rPr>
                <w:rFonts w:eastAsiaTheme="minorEastAsia"/>
                <w:color w:val="000000" w:themeColor="text1"/>
              </w:rPr>
              <w:t xml:space="preserve">: el coseguro es la parte de los </w:t>
            </w:r>
            <w:r w:rsidR="56269698" w:rsidRPr="0122057B">
              <w:rPr>
                <w:rFonts w:eastAsiaTheme="minorEastAsia"/>
                <w:color w:val="000000" w:themeColor="text1"/>
              </w:rPr>
              <w:t>co</w:t>
            </w:r>
            <w:r w:rsidRPr="0122057B">
              <w:rPr>
                <w:rFonts w:eastAsiaTheme="minorEastAsia"/>
                <w:color w:val="000000" w:themeColor="text1"/>
              </w:rPr>
              <w:t xml:space="preserve">stos médicos que tiene que pagar después de haber alcanzado el deducible. Puede verlo como dividir el costo con su compañía de seguros. Por ejemplo, si su coseguro es del 20%, usted pagaría el 20% de la cuenta y su compañía de seguros el 80% restante. Para más información, ingrese a su cuenta y visite </w:t>
            </w:r>
            <w:r w:rsidRPr="0122057B">
              <w:rPr>
                <w:rFonts w:eastAsiaTheme="minorEastAsia"/>
                <w:color w:val="000000" w:themeColor="text1"/>
                <w:highlight w:val="green"/>
                <w:u w:val="single"/>
              </w:rPr>
              <w:t>Copagos, Deducibles, Coseguros y Pagos Máximos de Bolsillo.</w:t>
            </w:r>
          </w:p>
        </w:tc>
      </w:tr>
      <w:tr w:rsidR="001D63AB" w:rsidRPr="001D63AB" w14:paraId="178ECEFC" w14:textId="3F9914A0" w:rsidTr="0122057B">
        <w:trPr>
          <w:trHeight w:val="945"/>
        </w:trPr>
        <w:tc>
          <w:tcPr>
            <w:tcW w:w="2500" w:type="pct"/>
          </w:tcPr>
          <w:p w14:paraId="6B5ADAF5" w14:textId="35E884AB"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Adjustment</w:t>
            </w:r>
            <w:r w:rsidRPr="001D63AB">
              <w:rPr>
                <w:rFonts w:ascii="Aptos" w:eastAsia="Times New Roman" w:hAnsi="Aptos" w:cs="Times New Roman"/>
                <w:color w:val="000000"/>
                <w:kern w:val="0"/>
                <w:sz w:val="16"/>
                <w:szCs w:val="16"/>
                <w:u w:val="single"/>
                <w14:ligatures w14:val="none"/>
              </w:rPr>
              <w:t> </w:t>
            </w:r>
            <w:r w:rsidRPr="001D63AB">
              <w:rPr>
                <w:rFonts w:ascii="Aptos" w:eastAsia="Times New Roman" w:hAnsi="Aptos" w:cs="Times New Roman"/>
                <w:color w:val="000000"/>
                <w:kern w:val="0"/>
                <w:u w:val="single"/>
                <w14:ligatures w14:val="none"/>
              </w:rPr>
              <w:t>:</w:t>
            </w:r>
            <w:r w:rsidRPr="001D63AB">
              <w:rPr>
                <w:rFonts w:ascii="Aptos" w:eastAsia="Times New Roman" w:hAnsi="Aptos" w:cs="Times New Roman"/>
                <w:color w:val="000000"/>
                <w:kern w:val="0"/>
                <w14:ligatures w14:val="none"/>
              </w:rPr>
              <w:t> An adjustment is the amount that a provider subtracts from a bill.  Often called “contractual adjustments,” these write-offs are based on contracts between providers and insurance companies. They often occur when a provider charges more than an insurance plan has agreed to pay.</w:t>
            </w:r>
          </w:p>
        </w:tc>
        <w:tc>
          <w:tcPr>
            <w:tcW w:w="2500" w:type="pct"/>
          </w:tcPr>
          <w:p w14:paraId="6EB91C75" w14:textId="0593D5C2" w:rsidR="001D63AB" w:rsidRPr="001D63AB" w:rsidRDefault="29E05F9B" w:rsidP="0122057B">
            <w:pPr>
              <w:rPr>
                <w:rFonts w:eastAsiaTheme="minorEastAsia"/>
                <w:color w:val="000000"/>
                <w:kern w:val="0"/>
                <w:lang w:val="es-ES"/>
                <w14:ligatures w14:val="none"/>
              </w:rPr>
            </w:pPr>
            <w:r w:rsidRPr="0122057B">
              <w:rPr>
                <w:rFonts w:eastAsiaTheme="minorEastAsia"/>
                <w:color w:val="000000" w:themeColor="text1"/>
                <w:u w:val="single"/>
                <w:lang w:val="es-ES"/>
              </w:rPr>
              <w:t>Ajuste:</w:t>
            </w:r>
            <w:r w:rsidRPr="0122057B">
              <w:rPr>
                <w:rFonts w:eastAsiaTheme="minorEastAsia"/>
                <w:color w:val="000000" w:themeColor="text1"/>
                <w:lang w:val="es-ES"/>
              </w:rPr>
              <w:t> </w:t>
            </w:r>
            <w:r w:rsidR="2F0E10E4" w:rsidRPr="0122057B">
              <w:rPr>
                <w:rFonts w:eastAsiaTheme="minorEastAsia"/>
                <w:color w:val="000000" w:themeColor="text1"/>
                <w:lang w:val="es-ES"/>
              </w:rPr>
              <w:t>u</w:t>
            </w:r>
            <w:r w:rsidRPr="0122057B">
              <w:rPr>
                <w:rFonts w:eastAsiaTheme="minorEastAsia"/>
                <w:color w:val="000000" w:themeColor="text1"/>
                <w:lang w:val="es-ES"/>
              </w:rPr>
              <w:t xml:space="preserve">n ajuste es la cantidad que un proveedor resta de una cuenta. A menudo se </w:t>
            </w:r>
            <w:r w:rsidR="3BDE3D48" w:rsidRPr="0122057B">
              <w:rPr>
                <w:rFonts w:eastAsiaTheme="minorEastAsia"/>
                <w:color w:val="000000" w:themeColor="text1"/>
                <w:lang w:val="es-ES"/>
              </w:rPr>
              <w:t>les llama</w:t>
            </w:r>
            <w:r w:rsidRPr="0122057B">
              <w:rPr>
                <w:rFonts w:eastAsiaTheme="minorEastAsia"/>
                <w:color w:val="000000" w:themeColor="text1"/>
                <w:lang w:val="es-ES"/>
              </w:rPr>
              <w:t xml:space="preserve"> “ajustes de contrato”</w:t>
            </w:r>
            <w:r w:rsidR="6B2441A3" w:rsidRPr="0122057B">
              <w:rPr>
                <w:rFonts w:eastAsiaTheme="minorEastAsia"/>
                <w:color w:val="000000" w:themeColor="text1"/>
                <w:lang w:val="es-ES"/>
              </w:rPr>
              <w:t>, e</w:t>
            </w:r>
            <w:r w:rsidRPr="0122057B">
              <w:rPr>
                <w:rFonts w:eastAsiaTheme="minorEastAsia"/>
                <w:color w:val="000000" w:themeColor="text1"/>
                <w:lang w:val="es-ES"/>
              </w:rPr>
              <w:t xml:space="preserve">stas amortizaciones se basan en contratos entre proveedores y compañías de seguros. Suelen ocurrir cuando un proveedor cobra más de lo que un plan de seguros </w:t>
            </w:r>
            <w:r w:rsidR="20FC605D" w:rsidRPr="0122057B">
              <w:rPr>
                <w:rFonts w:eastAsiaTheme="minorEastAsia"/>
                <w:color w:val="000000" w:themeColor="text1"/>
                <w:lang w:val="es-ES"/>
              </w:rPr>
              <w:t xml:space="preserve">ya </w:t>
            </w:r>
            <w:r w:rsidRPr="0122057B">
              <w:rPr>
                <w:rFonts w:eastAsiaTheme="minorEastAsia"/>
                <w:color w:val="000000" w:themeColor="text1"/>
                <w:lang w:val="es-ES"/>
              </w:rPr>
              <w:t>ha</w:t>
            </w:r>
            <w:r w:rsidR="11FEEDF2" w:rsidRPr="0122057B">
              <w:rPr>
                <w:rFonts w:eastAsiaTheme="minorEastAsia"/>
                <w:color w:val="000000" w:themeColor="text1"/>
                <w:lang w:val="es-ES"/>
              </w:rPr>
              <w:t>b</w:t>
            </w:r>
            <w:r w:rsidR="4B036289" w:rsidRPr="0122057B">
              <w:rPr>
                <w:rFonts w:ascii="Arial" w:eastAsia="Arial" w:hAnsi="Arial" w:cs="Arial"/>
                <w:color w:val="000000" w:themeColor="text1"/>
                <w:lang w:val="es-ES"/>
              </w:rPr>
              <w:t>í</w:t>
            </w:r>
            <w:r w:rsidR="11FEEDF2" w:rsidRPr="0122057B">
              <w:rPr>
                <w:rFonts w:eastAsiaTheme="minorEastAsia"/>
                <w:color w:val="000000" w:themeColor="text1"/>
                <w:lang w:val="es-ES"/>
              </w:rPr>
              <w:t>a</w:t>
            </w:r>
            <w:r w:rsidRPr="0122057B">
              <w:rPr>
                <w:rFonts w:eastAsiaTheme="minorEastAsia"/>
                <w:color w:val="000000" w:themeColor="text1"/>
                <w:lang w:val="es-ES"/>
              </w:rPr>
              <w:t xml:space="preserve"> acordado en pagar.</w:t>
            </w:r>
          </w:p>
        </w:tc>
      </w:tr>
      <w:tr w:rsidR="001D63AB" w:rsidRPr="001D63AB" w14:paraId="1A7EE2A1" w14:textId="35013755" w:rsidTr="0122057B">
        <w:trPr>
          <w:trHeight w:val="945"/>
        </w:trPr>
        <w:tc>
          <w:tcPr>
            <w:tcW w:w="2500" w:type="pct"/>
          </w:tcPr>
          <w:p w14:paraId="5CA75543" w14:textId="343660A0"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Coordination of Benefits (COB)</w:t>
            </w:r>
            <w:r w:rsidRPr="001D63AB">
              <w:rPr>
                <w:rFonts w:ascii="Aptos" w:eastAsia="Times New Roman" w:hAnsi="Aptos" w:cs="Times New Roman"/>
                <w:color w:val="000000"/>
                <w:kern w:val="0"/>
                <w14:ligatures w14:val="none"/>
              </w:rPr>
              <w:t xml:space="preserve">:  Coordination of Benefits is the process used by insurance companies to determine who is responsible for paying a medical bill when a person is covered by more than one health insurance plan. To learn more, visit </w:t>
            </w:r>
            <w:r w:rsidRPr="001D63AB">
              <w:rPr>
                <w:rFonts w:ascii="Aptos" w:eastAsia="Times New Roman" w:hAnsi="Aptos" w:cs="Times New Roman"/>
                <w:color w:val="000000"/>
                <w:kern w:val="0"/>
                <w:highlight w:val="green"/>
                <w:u w:val="single"/>
                <w14:ligatures w14:val="none"/>
              </w:rPr>
              <w:t>Coordination of Benefits</w:t>
            </w:r>
            <w:r w:rsidRPr="001D63AB">
              <w:rPr>
                <w:rFonts w:ascii="Aptos" w:eastAsia="Times New Roman" w:hAnsi="Aptos" w:cs="Times New Roman"/>
                <w:color w:val="000000"/>
                <w:kern w:val="0"/>
                <w:highlight w:val="green"/>
                <w14:ligatures w14:val="none"/>
              </w:rPr>
              <w:t>.</w:t>
            </w:r>
          </w:p>
        </w:tc>
        <w:tc>
          <w:tcPr>
            <w:tcW w:w="2500" w:type="pct"/>
          </w:tcPr>
          <w:p w14:paraId="0AB48E6D" w14:textId="249BB9C9" w:rsidR="001D63AB" w:rsidRPr="001D63AB" w:rsidRDefault="46F0DBDB" w:rsidP="0122057B">
            <w:pPr>
              <w:rPr>
                <w:rFonts w:eastAsiaTheme="minorEastAsia"/>
                <w:kern w:val="0"/>
                <w14:ligatures w14:val="none"/>
              </w:rPr>
            </w:pPr>
            <w:r w:rsidRPr="0122057B">
              <w:rPr>
                <w:rFonts w:eastAsiaTheme="minorEastAsia"/>
                <w:color w:val="000000" w:themeColor="text1"/>
                <w:u w:val="single"/>
              </w:rPr>
              <w:t>Coordinación de Beneficios (COB</w:t>
            </w:r>
            <w:r w:rsidR="0BCCF531" w:rsidRPr="0122057B">
              <w:rPr>
                <w:rFonts w:eastAsiaTheme="minorEastAsia"/>
                <w:color w:val="000000" w:themeColor="text1"/>
                <w:u w:val="single"/>
              </w:rPr>
              <w:t>, por sus siglas en ingl</w:t>
            </w:r>
            <w:r w:rsidR="68CAB4FD" w:rsidRPr="0122057B">
              <w:rPr>
                <w:rFonts w:eastAsiaTheme="minorEastAsia"/>
                <w:color w:val="000000" w:themeColor="text1"/>
                <w:u w:val="single"/>
              </w:rPr>
              <w:t>é</w:t>
            </w:r>
            <w:r w:rsidR="0BCCF531" w:rsidRPr="0122057B">
              <w:rPr>
                <w:rFonts w:eastAsiaTheme="minorEastAsia"/>
                <w:color w:val="000000" w:themeColor="text1"/>
                <w:u w:val="single"/>
              </w:rPr>
              <w:t>s</w:t>
            </w:r>
            <w:r w:rsidRPr="0122057B">
              <w:rPr>
                <w:rFonts w:eastAsiaTheme="minorEastAsia"/>
                <w:color w:val="000000" w:themeColor="text1"/>
                <w:u w:val="single"/>
              </w:rPr>
              <w:t>)</w:t>
            </w:r>
            <w:r w:rsidRPr="0122057B">
              <w:rPr>
                <w:rFonts w:eastAsiaTheme="minorEastAsia"/>
                <w:color w:val="000000" w:themeColor="text1"/>
              </w:rPr>
              <w:t>:  </w:t>
            </w:r>
            <w:r w:rsidR="09497A9C" w:rsidRPr="0122057B">
              <w:rPr>
                <w:rFonts w:eastAsiaTheme="minorEastAsia"/>
                <w:color w:val="000000" w:themeColor="text1"/>
              </w:rPr>
              <w:t>l</w:t>
            </w:r>
            <w:r w:rsidRPr="0122057B">
              <w:rPr>
                <w:rFonts w:eastAsiaTheme="minorEastAsia"/>
                <w:color w:val="000000" w:themeColor="text1"/>
              </w:rPr>
              <w:t xml:space="preserve">a </w:t>
            </w:r>
            <w:r w:rsidR="563FE538" w:rsidRPr="0122057B">
              <w:rPr>
                <w:rFonts w:eastAsiaTheme="minorEastAsia"/>
                <w:color w:val="000000" w:themeColor="text1"/>
              </w:rPr>
              <w:t>C</w:t>
            </w:r>
            <w:r w:rsidRPr="0122057B">
              <w:rPr>
                <w:rFonts w:eastAsiaTheme="minorEastAsia"/>
                <w:color w:val="000000" w:themeColor="text1"/>
              </w:rPr>
              <w:t xml:space="preserve">oordinación de </w:t>
            </w:r>
            <w:r w:rsidR="7929C9F0" w:rsidRPr="0122057B">
              <w:rPr>
                <w:rFonts w:eastAsiaTheme="minorEastAsia"/>
                <w:color w:val="000000" w:themeColor="text1"/>
              </w:rPr>
              <w:t>B</w:t>
            </w:r>
            <w:r w:rsidRPr="0122057B">
              <w:rPr>
                <w:rFonts w:eastAsiaTheme="minorEastAsia"/>
                <w:color w:val="000000" w:themeColor="text1"/>
              </w:rPr>
              <w:t xml:space="preserve">eneficios es el proceso utilizado por las compañías de seguros para determinar quién es responsable de pagar una cuenta médica cuando una persona está cubierta por más de un plan de seguro médico. Para más información, visite </w:t>
            </w:r>
            <w:r w:rsidRPr="0122057B">
              <w:rPr>
                <w:rFonts w:eastAsiaTheme="minorEastAsia"/>
                <w:color w:val="000000" w:themeColor="text1"/>
                <w:highlight w:val="green"/>
                <w:u w:val="single"/>
              </w:rPr>
              <w:t>Coordinación de Beneficios</w:t>
            </w:r>
            <w:r w:rsidRPr="0122057B">
              <w:rPr>
                <w:rFonts w:eastAsiaTheme="minorEastAsia"/>
                <w:color w:val="000000" w:themeColor="text1"/>
              </w:rPr>
              <w:t>.</w:t>
            </w:r>
          </w:p>
        </w:tc>
      </w:tr>
      <w:tr w:rsidR="001D63AB" w:rsidRPr="001D63AB" w14:paraId="085AE306" w14:textId="47160B46" w:rsidTr="0122057B">
        <w:trPr>
          <w:trHeight w:val="630"/>
        </w:trPr>
        <w:tc>
          <w:tcPr>
            <w:tcW w:w="2500" w:type="pct"/>
          </w:tcPr>
          <w:p w14:paraId="10C8F490" w14:textId="25259F10"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Copayment</w:t>
            </w:r>
            <w:r w:rsidRPr="001D63AB">
              <w:rPr>
                <w:rFonts w:ascii="Aptos" w:eastAsia="Times New Roman" w:hAnsi="Aptos" w:cs="Times New Roman"/>
                <w:color w:val="000000"/>
                <w:kern w:val="0"/>
                <w14:ligatures w14:val="none"/>
              </w:rPr>
              <w:t>: </w:t>
            </w:r>
            <w:r w:rsidRPr="001D63AB">
              <w:rPr>
                <w:rFonts w:ascii="Calibri" w:eastAsia="Times New Roman" w:hAnsi="Calibri" w:cs="Calibri"/>
                <w:color w:val="000000"/>
                <w:kern w:val="0"/>
                <w:sz w:val="22"/>
                <w:szCs w:val="22"/>
                <w14:ligatures w14:val="none"/>
              </w:rPr>
              <w:t>A copayment (or copay) is a flat fee that you pay each time you go to the doctor or fill a prescription.  Copayments, and when they are due, vary depending on the plan.  </w:t>
            </w:r>
            <w:r w:rsidRPr="001D63AB">
              <w:rPr>
                <w:rFonts w:ascii="Aptos" w:eastAsia="Times New Roman" w:hAnsi="Aptos" w:cs="Times New Roman"/>
                <w:color w:val="000000"/>
                <w:kern w:val="0"/>
                <w14:ligatures w14:val="none"/>
              </w:rPr>
              <w:t xml:space="preserve">To learn more, visit </w:t>
            </w:r>
            <w:r w:rsidRPr="001D63AB">
              <w:rPr>
                <w:rFonts w:ascii="Aptos" w:eastAsia="Times New Roman" w:hAnsi="Aptos" w:cs="Times New Roman"/>
                <w:color w:val="000000"/>
                <w:kern w:val="0"/>
                <w:u w:val="single"/>
                <w14:ligatures w14:val="none"/>
              </w:rPr>
              <w:t xml:space="preserve">Copayments, </w:t>
            </w:r>
            <w:r w:rsidRPr="001D63AB">
              <w:rPr>
                <w:rFonts w:ascii="Aptos" w:eastAsia="Times New Roman" w:hAnsi="Aptos" w:cs="Times New Roman"/>
                <w:color w:val="000000"/>
                <w:kern w:val="0"/>
                <w:highlight w:val="green"/>
                <w:u w:val="single"/>
                <w14:ligatures w14:val="none"/>
              </w:rPr>
              <w:t>Deductibles, Coinsurance, and Out-of-Pocket Maximums</w:t>
            </w:r>
            <w:r w:rsidRPr="001D63AB">
              <w:rPr>
                <w:rFonts w:ascii="Aptos" w:eastAsia="Times New Roman" w:hAnsi="Aptos" w:cs="Times New Roman"/>
                <w:color w:val="000000"/>
                <w:kern w:val="0"/>
                <w:highlight w:val="green"/>
                <w14:ligatures w14:val="none"/>
              </w:rPr>
              <w:t>.</w:t>
            </w:r>
          </w:p>
        </w:tc>
        <w:tc>
          <w:tcPr>
            <w:tcW w:w="2500" w:type="pct"/>
          </w:tcPr>
          <w:p w14:paraId="33BB49AF" w14:textId="29977780" w:rsidR="001D63AB" w:rsidRPr="001D63AB" w:rsidRDefault="734F6BB8" w:rsidP="0122057B">
            <w:pPr>
              <w:rPr>
                <w:rFonts w:eastAsiaTheme="minorEastAsia"/>
                <w:kern w:val="0"/>
                <w14:ligatures w14:val="none"/>
              </w:rPr>
            </w:pPr>
            <w:r w:rsidRPr="0122057B">
              <w:rPr>
                <w:rFonts w:eastAsiaTheme="minorEastAsia"/>
                <w:color w:val="000000" w:themeColor="text1"/>
                <w:u w:val="single"/>
              </w:rPr>
              <w:t>Copago:</w:t>
            </w:r>
            <w:r w:rsidRPr="0122057B">
              <w:rPr>
                <w:rFonts w:eastAsiaTheme="minorEastAsia"/>
                <w:color w:val="000000" w:themeColor="text1"/>
              </w:rPr>
              <w:t xml:space="preserve"> un copago es una cantidad fija que usted paga cada vez que va al médico, o cuanto </w:t>
            </w:r>
            <w:r w:rsidR="63A1882F" w:rsidRPr="0122057B">
              <w:rPr>
                <w:rFonts w:eastAsiaTheme="minorEastAsia"/>
                <w:color w:val="000000" w:themeColor="text1"/>
              </w:rPr>
              <w:t>compra</w:t>
            </w:r>
            <w:r w:rsidRPr="0122057B">
              <w:rPr>
                <w:rFonts w:eastAsiaTheme="minorEastAsia"/>
                <w:color w:val="000000" w:themeColor="text1"/>
              </w:rPr>
              <w:t xml:space="preserve"> un medicamento</w:t>
            </w:r>
            <w:r w:rsidR="7456B916" w:rsidRPr="0122057B">
              <w:rPr>
                <w:rFonts w:eastAsiaTheme="minorEastAsia"/>
                <w:color w:val="000000" w:themeColor="text1"/>
              </w:rPr>
              <w:t xml:space="preserve"> recetado</w:t>
            </w:r>
            <w:r w:rsidRPr="0122057B">
              <w:rPr>
                <w:rFonts w:eastAsiaTheme="minorEastAsia"/>
                <w:color w:val="000000" w:themeColor="text1"/>
              </w:rPr>
              <w:t xml:space="preserve">. Los copagos y cuándo deben pagarse varían según el plan.  Para más información, consulte </w:t>
            </w:r>
            <w:r w:rsidRPr="0122057B">
              <w:rPr>
                <w:rFonts w:eastAsiaTheme="minorEastAsia"/>
                <w:color w:val="000000" w:themeColor="text1"/>
                <w:highlight w:val="green"/>
                <w:u w:val="single"/>
              </w:rPr>
              <w:t>Copagos, Deducibles, Coseguros y Pagos Máximos de Bolsillo.</w:t>
            </w:r>
          </w:p>
        </w:tc>
      </w:tr>
      <w:tr w:rsidR="001D63AB" w:rsidRPr="001D63AB" w14:paraId="7CD36B44" w14:textId="610630E2" w:rsidTr="0122057B">
        <w:trPr>
          <w:trHeight w:val="630"/>
        </w:trPr>
        <w:tc>
          <w:tcPr>
            <w:tcW w:w="2500" w:type="pct"/>
          </w:tcPr>
          <w:p w14:paraId="21C42530" w14:textId="2F53E07C"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Covered person:</w:t>
            </w:r>
            <w:r w:rsidRPr="001D63AB">
              <w:rPr>
                <w:rFonts w:ascii="Aptos" w:eastAsia="Times New Roman" w:hAnsi="Aptos" w:cs="Times New Roman"/>
                <w:color w:val="000000"/>
                <w:kern w:val="0"/>
                <w14:ligatures w14:val="none"/>
              </w:rPr>
              <w:t> A covered person is anyone who has insurance. This includes the policyholder, subscribers, and dependents. </w:t>
            </w:r>
          </w:p>
        </w:tc>
        <w:tc>
          <w:tcPr>
            <w:tcW w:w="2500" w:type="pct"/>
          </w:tcPr>
          <w:p w14:paraId="458E2A0A" w14:textId="04C62974" w:rsidR="001D63AB" w:rsidRPr="001D63AB" w:rsidRDefault="353DC87D" w:rsidP="0122057B">
            <w:pPr>
              <w:rPr>
                <w:rFonts w:eastAsiaTheme="minorEastAsia"/>
                <w:kern w:val="0"/>
                <w14:ligatures w14:val="none"/>
              </w:rPr>
            </w:pPr>
            <w:r w:rsidRPr="0122057B">
              <w:rPr>
                <w:rFonts w:eastAsiaTheme="minorEastAsia"/>
                <w:color w:val="000000" w:themeColor="text1"/>
                <w:u w:val="single"/>
              </w:rPr>
              <w:t>Persona Asegurada (cubierta):</w:t>
            </w:r>
            <w:r w:rsidRPr="0122057B">
              <w:rPr>
                <w:rFonts w:eastAsiaTheme="minorEastAsia"/>
                <w:color w:val="000000" w:themeColor="text1"/>
              </w:rPr>
              <w:t xml:space="preserve"> una persona cubierta es cualquier persona que tenga un seguro. Esto incluye al </w:t>
            </w:r>
            <w:r w:rsidRPr="0122057B">
              <w:rPr>
                <w:rFonts w:eastAsiaTheme="minorEastAsia"/>
                <w:color w:val="292929"/>
              </w:rPr>
              <w:t>titular de la póliza</w:t>
            </w:r>
            <w:r w:rsidRPr="0122057B">
              <w:rPr>
                <w:rFonts w:eastAsiaTheme="minorEastAsia"/>
                <w:color w:val="000000" w:themeColor="text1"/>
              </w:rPr>
              <w:t xml:space="preserve"> del seguro, los suscritores y las personas dependientes.</w:t>
            </w:r>
          </w:p>
        </w:tc>
      </w:tr>
      <w:tr w:rsidR="001D63AB" w:rsidRPr="001D63AB" w14:paraId="4E2AA684" w14:textId="5524110F" w:rsidTr="0122057B">
        <w:trPr>
          <w:trHeight w:val="315"/>
        </w:trPr>
        <w:tc>
          <w:tcPr>
            <w:tcW w:w="2500" w:type="pct"/>
          </w:tcPr>
          <w:p w14:paraId="55C6FED2" w14:textId="3FD7CD50"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Covered service:</w:t>
            </w:r>
            <w:r w:rsidRPr="001D63AB">
              <w:rPr>
                <w:rFonts w:ascii="Aptos" w:eastAsia="Times New Roman" w:hAnsi="Aptos" w:cs="Times New Roman"/>
                <w:color w:val="000000"/>
                <w:kern w:val="0"/>
                <w14:ligatures w14:val="none"/>
              </w:rPr>
              <w:t xml:space="preserve"> Covered services are those that are included in your plan and for which insurance may help pay.  </w:t>
            </w:r>
          </w:p>
        </w:tc>
        <w:tc>
          <w:tcPr>
            <w:tcW w:w="2500" w:type="pct"/>
          </w:tcPr>
          <w:p w14:paraId="63AF4FBA" w14:textId="537D362B" w:rsidR="001D63AB" w:rsidRPr="001D63AB" w:rsidRDefault="258B5910" w:rsidP="0122057B">
            <w:pPr>
              <w:rPr>
                <w:rFonts w:eastAsiaTheme="minorEastAsia"/>
                <w:color w:val="000000"/>
                <w:kern w:val="0"/>
                <w14:ligatures w14:val="none"/>
              </w:rPr>
            </w:pPr>
            <w:r w:rsidRPr="0122057B">
              <w:rPr>
                <w:rFonts w:eastAsiaTheme="minorEastAsia"/>
                <w:color w:val="000000" w:themeColor="text1"/>
                <w:u w:val="single"/>
              </w:rPr>
              <w:t>Servicio Cubierto:</w:t>
            </w:r>
            <w:r w:rsidRPr="0122057B">
              <w:rPr>
                <w:rFonts w:eastAsiaTheme="minorEastAsia"/>
                <w:color w:val="000000" w:themeColor="text1"/>
              </w:rPr>
              <w:t> los servicios cubiertos son aquellos que están incluidos en su plan y que el seguro puede ayudar</w:t>
            </w:r>
            <w:r w:rsidR="1D7FD11E" w:rsidRPr="0122057B">
              <w:rPr>
                <w:rFonts w:eastAsiaTheme="minorEastAsia"/>
                <w:color w:val="000000" w:themeColor="text1"/>
              </w:rPr>
              <w:t>le</w:t>
            </w:r>
            <w:r w:rsidRPr="0122057B">
              <w:rPr>
                <w:rFonts w:eastAsiaTheme="minorEastAsia"/>
                <w:color w:val="000000" w:themeColor="text1"/>
              </w:rPr>
              <w:t xml:space="preserve"> a pagar.</w:t>
            </w:r>
          </w:p>
        </w:tc>
      </w:tr>
      <w:tr w:rsidR="001D63AB" w:rsidRPr="001D63AB" w14:paraId="0204C6CC" w14:textId="3E10E498" w:rsidTr="0122057B">
        <w:trPr>
          <w:trHeight w:val="315"/>
        </w:trPr>
        <w:tc>
          <w:tcPr>
            <w:tcW w:w="2500" w:type="pct"/>
          </w:tcPr>
          <w:p w14:paraId="5542E2D4" w14:textId="54EC4EDA"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Deductible</w:t>
            </w:r>
            <w:r w:rsidRPr="001D63AB">
              <w:rPr>
                <w:rFonts w:ascii="Aptos" w:eastAsia="Times New Roman" w:hAnsi="Aptos" w:cs="Times New Roman"/>
                <w:color w:val="000000"/>
                <w:kern w:val="0"/>
                <w14:ligatures w14:val="none"/>
              </w:rPr>
              <w:t xml:space="preserve">: A deductible is the amount of money you have to pay toward medical costs each year before insurance will help pay. This amount is determined by your insurance plan and resets each year.  To learn more, visit </w:t>
            </w:r>
            <w:r w:rsidRPr="001D63AB">
              <w:rPr>
                <w:rFonts w:ascii="Aptos" w:eastAsia="Times New Roman" w:hAnsi="Aptos" w:cs="Times New Roman"/>
                <w:color w:val="000000"/>
                <w:kern w:val="0"/>
                <w:highlight w:val="green"/>
                <w:u w:val="single"/>
                <w14:ligatures w14:val="none"/>
              </w:rPr>
              <w:t>Copayments, Deductibles, Coinsurance, and Out-of-Pocket Maximums</w:t>
            </w:r>
            <w:r w:rsidRPr="001D63AB">
              <w:rPr>
                <w:rFonts w:ascii="Aptos" w:eastAsia="Times New Roman" w:hAnsi="Aptos" w:cs="Times New Roman"/>
                <w:color w:val="000000"/>
                <w:kern w:val="0"/>
                <w:highlight w:val="green"/>
                <w14:ligatures w14:val="none"/>
              </w:rPr>
              <w:t>.</w:t>
            </w:r>
          </w:p>
        </w:tc>
        <w:tc>
          <w:tcPr>
            <w:tcW w:w="2500" w:type="pct"/>
          </w:tcPr>
          <w:p w14:paraId="291E779B" w14:textId="2A9D3A98" w:rsidR="001D63AB" w:rsidRPr="001D63AB" w:rsidRDefault="42E00173" w:rsidP="0122057B">
            <w:pPr>
              <w:rPr>
                <w:rFonts w:eastAsiaTheme="minorEastAsia"/>
                <w:kern w:val="0"/>
                <w14:ligatures w14:val="none"/>
              </w:rPr>
            </w:pPr>
            <w:r w:rsidRPr="0122057B">
              <w:rPr>
                <w:rFonts w:eastAsiaTheme="minorEastAsia"/>
                <w:color w:val="000000" w:themeColor="text1"/>
                <w:u w:val="single"/>
              </w:rPr>
              <w:t>Deducible</w:t>
            </w:r>
            <w:r w:rsidRPr="0122057B">
              <w:rPr>
                <w:rFonts w:eastAsiaTheme="minorEastAsia"/>
                <w:color w:val="000000" w:themeColor="text1"/>
              </w:rPr>
              <w:t xml:space="preserve">: el deducible es la cantidad de dinero  de gastos médicos </w:t>
            </w:r>
            <w:r w:rsidR="0A642225" w:rsidRPr="0122057B">
              <w:rPr>
                <w:rFonts w:eastAsiaTheme="minorEastAsia"/>
                <w:color w:val="000000" w:themeColor="text1"/>
              </w:rPr>
              <w:t xml:space="preserve">que usted tiene que pagar cada año, </w:t>
            </w:r>
            <w:r w:rsidRPr="0122057B">
              <w:rPr>
                <w:rFonts w:eastAsiaTheme="minorEastAsia"/>
                <w:color w:val="000000" w:themeColor="text1"/>
              </w:rPr>
              <w:t xml:space="preserve">antes de que el seguro empiece a ayudarle a pagar. Esta cantidad la determina su plan de seguro y se reinicia cada año. Para obtener más información, visite </w:t>
            </w:r>
            <w:r w:rsidRPr="0122057B">
              <w:rPr>
                <w:rFonts w:eastAsiaTheme="minorEastAsia"/>
                <w:color w:val="000000" w:themeColor="text1"/>
                <w:highlight w:val="green"/>
                <w:u w:val="single"/>
              </w:rPr>
              <w:t>Copagos, Deducibles, Coseguros y Pagos Máximos de Bolsillo.</w:t>
            </w:r>
          </w:p>
        </w:tc>
      </w:tr>
      <w:tr w:rsidR="001D63AB" w:rsidRPr="001D63AB" w14:paraId="39914F7D" w14:textId="0EB8E3CA" w:rsidTr="0122057B">
        <w:trPr>
          <w:trHeight w:val="945"/>
        </w:trPr>
        <w:tc>
          <w:tcPr>
            <w:tcW w:w="2500" w:type="pct"/>
          </w:tcPr>
          <w:p w14:paraId="0C4B232E" w14:textId="0899E467"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Denial</w:t>
            </w:r>
            <w:r w:rsidRPr="001D63AB">
              <w:rPr>
                <w:rFonts w:ascii="Aptos" w:eastAsia="Times New Roman" w:hAnsi="Aptos" w:cs="Times New Roman"/>
                <w:color w:val="000000"/>
                <w:kern w:val="0"/>
                <w14:ligatures w14:val="none"/>
              </w:rPr>
              <w:t xml:space="preserve">: A denial occurs when an insurance company refuses to pay for medical services.  To learn more about denials and ways you can prevent them, visit </w:t>
            </w:r>
            <w:r w:rsidRPr="001D63AB">
              <w:rPr>
                <w:rFonts w:ascii="Aptos" w:eastAsia="Times New Roman" w:hAnsi="Aptos" w:cs="Times New Roman"/>
                <w:color w:val="000000"/>
                <w:kern w:val="0"/>
                <w:highlight w:val="green"/>
                <w:u w:val="single"/>
                <w14:ligatures w14:val="none"/>
              </w:rPr>
              <w:t>Tips for Reading Your Bill</w:t>
            </w:r>
            <w:r w:rsidRPr="001D63AB">
              <w:rPr>
                <w:rFonts w:ascii="Aptos" w:eastAsia="Times New Roman" w:hAnsi="Aptos" w:cs="Times New Roman"/>
                <w:color w:val="000000"/>
                <w:kern w:val="0"/>
                <w:u w:val="single"/>
                <w14:ligatures w14:val="none"/>
              </w:rPr>
              <w:t>.</w:t>
            </w:r>
          </w:p>
        </w:tc>
        <w:tc>
          <w:tcPr>
            <w:tcW w:w="2500" w:type="pct"/>
          </w:tcPr>
          <w:p w14:paraId="6607837D" w14:textId="178669FD" w:rsidR="001D63AB" w:rsidRPr="001D63AB" w:rsidRDefault="38F7AA84" w:rsidP="0122057B">
            <w:pPr>
              <w:rPr>
                <w:rFonts w:eastAsiaTheme="minorEastAsia"/>
                <w:kern w:val="0"/>
                <w14:ligatures w14:val="none"/>
              </w:rPr>
            </w:pPr>
            <w:r w:rsidRPr="0122057B">
              <w:rPr>
                <w:rFonts w:eastAsiaTheme="minorEastAsia"/>
                <w:color w:val="000000" w:themeColor="text1"/>
                <w:u w:val="single"/>
              </w:rPr>
              <w:t>Negación:</w:t>
            </w:r>
            <w:r w:rsidRPr="0122057B">
              <w:rPr>
                <w:rFonts w:eastAsiaTheme="minorEastAsia"/>
                <w:color w:val="000000" w:themeColor="text1"/>
              </w:rPr>
              <w:t xml:space="preserve"> una negación sucede cuando una compañía de seguros se niega a pagar los servicios médicos. Para saber más sobre las negaciones y cómo evitarlas, visite </w:t>
            </w:r>
            <w:r w:rsidRPr="0122057B">
              <w:rPr>
                <w:rFonts w:eastAsiaTheme="minorEastAsia"/>
                <w:color w:val="000000" w:themeColor="text1"/>
                <w:highlight w:val="green"/>
                <w:u w:val="single"/>
              </w:rPr>
              <w:t>Consejos para Leer su Cuenta</w:t>
            </w:r>
            <w:r w:rsidRPr="0122057B">
              <w:rPr>
                <w:rFonts w:eastAsiaTheme="minorEastAsia"/>
                <w:color w:val="000000" w:themeColor="text1"/>
              </w:rPr>
              <w:t>.</w:t>
            </w:r>
          </w:p>
        </w:tc>
      </w:tr>
      <w:tr w:rsidR="001D63AB" w:rsidRPr="001D63AB" w14:paraId="11BDED6A" w14:textId="06246007" w:rsidTr="0122057B">
        <w:trPr>
          <w:trHeight w:val="630"/>
        </w:trPr>
        <w:tc>
          <w:tcPr>
            <w:tcW w:w="2500" w:type="pct"/>
          </w:tcPr>
          <w:p w14:paraId="16A34C97" w14:textId="3C9D05EA"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Explanation of Benefits</w:t>
            </w:r>
            <w:r w:rsidRPr="001D63AB">
              <w:rPr>
                <w:rFonts w:ascii="Aptos" w:eastAsia="Times New Roman" w:hAnsi="Aptos" w:cs="Times New Roman"/>
                <w:color w:val="000000"/>
                <w:kern w:val="0"/>
                <w14:ligatures w14:val="none"/>
              </w:rPr>
              <w:t> </w:t>
            </w:r>
            <w:r w:rsidRPr="001D63AB">
              <w:rPr>
                <w:rFonts w:ascii="Aptos" w:eastAsia="Times New Roman" w:hAnsi="Aptos" w:cs="Times New Roman"/>
                <w:color w:val="000000"/>
                <w:kern w:val="0"/>
                <w:u w:val="single"/>
                <w14:ligatures w14:val="none"/>
              </w:rPr>
              <w:t>(EOB)</w:t>
            </w:r>
            <w:r w:rsidRPr="001D63AB">
              <w:rPr>
                <w:rFonts w:ascii="Aptos" w:eastAsia="Times New Roman" w:hAnsi="Aptos" w:cs="Times New Roman"/>
                <w:color w:val="000000"/>
                <w:kern w:val="0"/>
                <w14:ligatures w14:val="none"/>
              </w:rPr>
              <w:t>:  An explanation of benefits, or EOB, is a paper or online statement your insurance company sends you after they look at a medical bill. It shows how much of the bill your insurance paid and explains why they might not have paid the full amount. An EOB is not a bill.  </w:t>
            </w:r>
            <w:r w:rsidR="004552EF">
              <w:rPr>
                <w:rFonts w:ascii="Aptos" w:eastAsia="Times New Roman" w:hAnsi="Aptos" w:cs="Times New Roman"/>
                <w:color w:val="000000"/>
                <w:kern w:val="0"/>
                <w14:ligatures w14:val="none"/>
              </w:rPr>
              <w:t xml:space="preserve">To learn more, visit </w:t>
            </w:r>
            <w:r w:rsidR="004552EF" w:rsidRPr="00A83B05">
              <w:rPr>
                <w:rFonts w:ascii="Aptos" w:eastAsia="Times New Roman" w:hAnsi="Aptos" w:cs="Times New Roman"/>
                <w:color w:val="000000"/>
                <w:kern w:val="0"/>
                <w:highlight w:val="green"/>
                <w:u w:val="single"/>
                <w14:ligatures w14:val="none"/>
              </w:rPr>
              <w:t>How to Read an EOB</w:t>
            </w:r>
            <w:r w:rsidR="00A83B05">
              <w:rPr>
                <w:rFonts w:ascii="Aptos" w:eastAsia="Times New Roman" w:hAnsi="Aptos" w:cs="Times New Roman"/>
                <w:color w:val="000000"/>
                <w:kern w:val="0"/>
                <w:u w:val="single"/>
                <w14:ligatures w14:val="none"/>
              </w:rPr>
              <w:t>.</w:t>
            </w:r>
          </w:p>
        </w:tc>
        <w:tc>
          <w:tcPr>
            <w:tcW w:w="2500" w:type="pct"/>
          </w:tcPr>
          <w:p w14:paraId="3C848FFC" w14:textId="5C30783B" w:rsidR="001D63AB" w:rsidRPr="001D63AB" w:rsidRDefault="0CFF781D" w:rsidP="0122057B">
            <w:pPr>
              <w:rPr>
                <w:rFonts w:eastAsiaTheme="minorEastAsia"/>
                <w:kern w:val="0"/>
                <w14:ligatures w14:val="none"/>
              </w:rPr>
            </w:pPr>
            <w:r w:rsidRPr="0122057B">
              <w:rPr>
                <w:rFonts w:eastAsiaTheme="minorEastAsia"/>
                <w:color w:val="000000" w:themeColor="text1"/>
                <w:u w:val="single"/>
              </w:rPr>
              <w:t>Explicación de Beneficios (EOB</w:t>
            </w:r>
            <w:r w:rsidR="611E1878" w:rsidRPr="0122057B">
              <w:rPr>
                <w:rFonts w:eastAsiaTheme="minorEastAsia"/>
                <w:color w:val="000000" w:themeColor="text1"/>
                <w:u w:val="single"/>
              </w:rPr>
              <w:t>, por sus siglas en inglés</w:t>
            </w:r>
            <w:r w:rsidRPr="0122057B">
              <w:rPr>
                <w:rFonts w:eastAsiaTheme="minorEastAsia"/>
                <w:color w:val="000000" w:themeColor="text1"/>
                <w:u w:val="single"/>
              </w:rPr>
              <w:t>)</w:t>
            </w:r>
            <w:r w:rsidRPr="0122057B">
              <w:rPr>
                <w:rFonts w:eastAsiaTheme="minorEastAsia"/>
                <w:color w:val="000000" w:themeColor="text1"/>
              </w:rPr>
              <w:t xml:space="preserve">: una explicación de beneficios, o EOB, es un informe en papel o en línea que su compañía de seguros le envía después de revisar una cuenta médica. En este informe se le explica qué parte de la cuenta ya ha sido pagada por su seguro y explica el por qué pudo no haber pagado el costo total. Una EOB no es una cuenta.  Para más informacion, visite </w:t>
            </w:r>
            <w:r w:rsidRPr="0122057B">
              <w:rPr>
                <w:rFonts w:eastAsiaTheme="minorEastAsia"/>
                <w:color w:val="000000" w:themeColor="text1"/>
                <w:highlight w:val="green"/>
                <w:u w:val="single"/>
              </w:rPr>
              <w:t>Cómo Leer una EOB.</w:t>
            </w:r>
          </w:p>
        </w:tc>
      </w:tr>
      <w:tr w:rsidR="001D63AB" w:rsidRPr="001D63AB" w14:paraId="2A15DEE1" w14:textId="001C384F" w:rsidTr="0122057B">
        <w:trPr>
          <w:trHeight w:val="315"/>
        </w:trPr>
        <w:tc>
          <w:tcPr>
            <w:tcW w:w="2500" w:type="pct"/>
          </w:tcPr>
          <w:p w14:paraId="3E49A398" w14:textId="2E6F7526" w:rsidR="001D63AB" w:rsidRPr="001D63AB" w:rsidRDefault="001D63AB" w:rsidP="001D63AB">
            <w:pPr>
              <w:rPr>
                <w:rFonts w:ascii="Aptos" w:eastAsia="Times New Roman" w:hAnsi="Aptos" w:cs="Times New Roman"/>
                <w:color w:val="000000"/>
                <w:kern w:val="0"/>
                <w:sz w:val="16"/>
                <w:szCs w:val="16"/>
                <w:u w:val="single"/>
                <w14:ligatures w14:val="none"/>
              </w:rPr>
            </w:pPr>
            <w:r w:rsidRPr="001D63AB">
              <w:rPr>
                <w:rFonts w:ascii="Aptos" w:eastAsia="Times New Roman" w:hAnsi="Aptos" w:cs="Times New Roman"/>
                <w:color w:val="000000"/>
                <w:kern w:val="0"/>
                <w:u w:val="single"/>
                <w14:ligatures w14:val="none"/>
              </w:rPr>
              <w:t>Guarantor</w:t>
            </w:r>
            <w:r w:rsidRPr="001D63AB">
              <w:rPr>
                <w:rFonts w:ascii="Aptos" w:eastAsia="Times New Roman" w:hAnsi="Aptos" w:cs="Times New Roman"/>
                <w:color w:val="000000"/>
                <w:kern w:val="0"/>
                <w14:ligatures w14:val="none"/>
              </w:rPr>
              <w:t>: A guarantor is the person who is responsible for paying a medical bill. A patient is often the guarantor.  However, a guarantor may also be another person, such as a spouse or caregiver, who takes financial responsibility for the patient’s bills.  A parent, for example, is usually the guarantor for a child’s medical bill.  The guarantor accepts responsibility when they sign a consent for treatment for the patient.</w:t>
            </w:r>
          </w:p>
        </w:tc>
        <w:tc>
          <w:tcPr>
            <w:tcW w:w="2500" w:type="pct"/>
          </w:tcPr>
          <w:p w14:paraId="55A8ECD0" w14:textId="69AE92D2" w:rsidR="001D63AB" w:rsidRPr="001D63AB" w:rsidRDefault="2396A0F7" w:rsidP="0122057B">
            <w:pPr>
              <w:rPr>
                <w:rFonts w:eastAsiaTheme="minorEastAsia"/>
                <w:color w:val="000000"/>
                <w:kern w:val="0"/>
                <w14:ligatures w14:val="none"/>
              </w:rPr>
            </w:pPr>
            <w:r w:rsidRPr="0122057B">
              <w:rPr>
                <w:rFonts w:eastAsiaTheme="minorEastAsia"/>
                <w:color w:val="000000" w:themeColor="text1"/>
                <w:u w:val="single"/>
              </w:rPr>
              <w:t>Avalista:</w:t>
            </w:r>
            <w:r w:rsidRPr="0122057B">
              <w:rPr>
                <w:rFonts w:eastAsiaTheme="minorEastAsia"/>
                <w:color w:val="000000" w:themeColor="text1"/>
              </w:rPr>
              <w:t xml:space="preserve"> un avalista es la persona responsable del pago de una cuenta médica. El paciente suele ser el avalista. Sin embargo, un avalista también puede ser otra persona, como un cónyuge o guardián, que asume la responsabilidad financiera de las cuentas del paciente. Un padre</w:t>
            </w:r>
            <w:r w:rsidR="37DAAA87" w:rsidRPr="0122057B">
              <w:rPr>
                <w:rFonts w:eastAsiaTheme="minorEastAsia"/>
                <w:color w:val="000000" w:themeColor="text1"/>
              </w:rPr>
              <w:t>/madre</w:t>
            </w:r>
            <w:r w:rsidR="43A37175" w:rsidRPr="0122057B">
              <w:rPr>
                <w:rFonts w:eastAsiaTheme="minorEastAsia"/>
                <w:color w:val="000000" w:themeColor="text1"/>
              </w:rPr>
              <w:t xml:space="preserve"> de familia</w:t>
            </w:r>
            <w:r w:rsidRPr="0122057B">
              <w:rPr>
                <w:rFonts w:eastAsiaTheme="minorEastAsia"/>
                <w:color w:val="000000" w:themeColor="text1"/>
              </w:rPr>
              <w:t>, por ejemplo, suele ser el avalista de la cuenta médica de un hijo</w:t>
            </w:r>
            <w:r w:rsidR="27BE4D68" w:rsidRPr="0122057B">
              <w:rPr>
                <w:rFonts w:eastAsiaTheme="minorEastAsia"/>
                <w:color w:val="000000" w:themeColor="text1"/>
              </w:rPr>
              <w:t>(a)</w:t>
            </w:r>
            <w:r w:rsidRPr="0122057B">
              <w:rPr>
                <w:rFonts w:eastAsiaTheme="minorEastAsia"/>
                <w:color w:val="000000" w:themeColor="text1"/>
              </w:rPr>
              <w:t xml:space="preserve">. El avalista acepta </w:t>
            </w:r>
            <w:r w:rsidR="45A2A955" w:rsidRPr="0122057B">
              <w:rPr>
                <w:rFonts w:eastAsiaTheme="minorEastAsia"/>
                <w:color w:val="000000" w:themeColor="text1"/>
              </w:rPr>
              <w:t>esta</w:t>
            </w:r>
            <w:r w:rsidRPr="0122057B">
              <w:rPr>
                <w:rFonts w:eastAsiaTheme="minorEastAsia"/>
                <w:color w:val="000000" w:themeColor="text1"/>
              </w:rPr>
              <w:t xml:space="preserve"> responsabilidad cuando firma el consentimiento para el tratamiento del paciente.</w:t>
            </w:r>
          </w:p>
        </w:tc>
      </w:tr>
      <w:tr w:rsidR="001D63AB" w:rsidRPr="001D63AB" w14:paraId="32B6E7B4" w14:textId="50C03271" w:rsidTr="0122057B">
        <w:trPr>
          <w:trHeight w:val="945"/>
        </w:trPr>
        <w:tc>
          <w:tcPr>
            <w:tcW w:w="2500" w:type="pct"/>
          </w:tcPr>
          <w:p w14:paraId="24141D5B" w14:textId="393D2093"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 xml:space="preserve">Guarantor number: </w:t>
            </w:r>
            <w:r w:rsidRPr="001D63AB">
              <w:rPr>
                <w:rFonts w:ascii="Aptos" w:eastAsia="Times New Roman" w:hAnsi="Aptos" w:cs="Times New Roman"/>
                <w:color w:val="000000"/>
                <w:kern w:val="0"/>
                <w14:ligatures w14:val="none"/>
              </w:rPr>
              <w:t>A guarantor number is an identifier used by a provider to make sure bills go to the person who is responsible for paying.  This number appears on each bill the provider sends.  </w:t>
            </w:r>
          </w:p>
        </w:tc>
        <w:tc>
          <w:tcPr>
            <w:tcW w:w="2500" w:type="pct"/>
          </w:tcPr>
          <w:p w14:paraId="785BF1D6" w14:textId="1C833B7F" w:rsidR="001D63AB" w:rsidRPr="001D63AB" w:rsidRDefault="048289F5" w:rsidP="0122057B">
            <w:pPr>
              <w:rPr>
                <w:rFonts w:eastAsiaTheme="minorEastAsia"/>
                <w:color w:val="000000"/>
                <w:kern w:val="0"/>
                <w14:ligatures w14:val="none"/>
              </w:rPr>
            </w:pPr>
            <w:r w:rsidRPr="0122057B">
              <w:rPr>
                <w:rFonts w:eastAsiaTheme="minorEastAsia"/>
                <w:color w:val="000000" w:themeColor="text1"/>
                <w:u w:val="single"/>
              </w:rPr>
              <w:t>Número de Avalista</w:t>
            </w:r>
            <w:r w:rsidRPr="0122057B">
              <w:rPr>
                <w:rFonts w:eastAsiaTheme="minorEastAsia"/>
                <w:color w:val="000000" w:themeColor="text1"/>
              </w:rPr>
              <w:t xml:space="preserve">: un número de avalista es un identificador utilizado por un proveedor para asegurarse de que las cuentas </w:t>
            </w:r>
            <w:r w:rsidR="299F5B14" w:rsidRPr="0122057B">
              <w:rPr>
                <w:rFonts w:eastAsiaTheme="minorEastAsia"/>
                <w:color w:val="000000" w:themeColor="text1"/>
              </w:rPr>
              <w:t>m</w:t>
            </w:r>
            <w:r w:rsidR="4474B9FF" w:rsidRPr="0122057B">
              <w:rPr>
                <w:rFonts w:eastAsiaTheme="minorEastAsia"/>
                <w:color w:val="000000" w:themeColor="text1"/>
              </w:rPr>
              <w:t xml:space="preserve">édicas </w:t>
            </w:r>
            <w:r w:rsidRPr="0122057B">
              <w:rPr>
                <w:rFonts w:eastAsiaTheme="minorEastAsia"/>
                <w:color w:val="000000" w:themeColor="text1"/>
              </w:rPr>
              <w:t>lleg</w:t>
            </w:r>
            <w:r w:rsidR="682FE2B4" w:rsidRPr="0122057B">
              <w:rPr>
                <w:rFonts w:eastAsiaTheme="minorEastAsia"/>
                <w:color w:val="000000" w:themeColor="text1"/>
              </w:rPr>
              <w:t>ue</w:t>
            </w:r>
            <w:r w:rsidRPr="0122057B">
              <w:rPr>
                <w:rFonts w:eastAsiaTheme="minorEastAsia"/>
                <w:color w:val="000000" w:themeColor="text1"/>
              </w:rPr>
              <w:t>n a la persona responsable del pago.  Este número aparece en cada cuenta que envía el proveedor.</w:t>
            </w:r>
          </w:p>
        </w:tc>
      </w:tr>
      <w:tr w:rsidR="001D63AB" w:rsidRPr="001D63AB" w14:paraId="12A44A87" w14:textId="397AB74A" w:rsidTr="0122057B">
        <w:trPr>
          <w:trHeight w:val="945"/>
        </w:trPr>
        <w:tc>
          <w:tcPr>
            <w:tcW w:w="2500" w:type="pct"/>
          </w:tcPr>
          <w:p w14:paraId="2DE3AE59" w14:textId="142AEBB1"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HIPAA:</w:t>
            </w:r>
            <w:r w:rsidRPr="001D63AB">
              <w:rPr>
                <w:rFonts w:ascii="Aptos" w:eastAsia="Times New Roman" w:hAnsi="Aptos" w:cs="Times New Roman"/>
                <w:color w:val="000000"/>
                <w:kern w:val="0"/>
                <w14:ligatures w14:val="none"/>
              </w:rPr>
              <w:t> The Health Insurance Portability and Accountability Act (HIPAA) protects patients from the unauthorized sharing of their private health information. Violations can result in criminal and civil penalties.  </w:t>
            </w:r>
          </w:p>
        </w:tc>
        <w:tc>
          <w:tcPr>
            <w:tcW w:w="2500" w:type="pct"/>
          </w:tcPr>
          <w:p w14:paraId="33D66F8B" w14:textId="18B8AB5B" w:rsidR="001D63AB" w:rsidRPr="001D63AB" w:rsidRDefault="0F67D493" w:rsidP="0122057B">
            <w:pPr>
              <w:rPr>
                <w:rFonts w:eastAsiaTheme="minorEastAsia"/>
                <w:color w:val="000000"/>
                <w:kern w:val="0"/>
                <w14:ligatures w14:val="none"/>
              </w:rPr>
            </w:pPr>
            <w:r w:rsidRPr="0122057B">
              <w:rPr>
                <w:rFonts w:eastAsiaTheme="minorEastAsia"/>
                <w:color w:val="000000" w:themeColor="text1"/>
                <w:u w:val="single"/>
              </w:rPr>
              <w:t xml:space="preserve">Reglamento de Privacidad de la Ley de Portabilidad y Responsabilidad de Seguro de Salud </w:t>
            </w:r>
            <w:r w:rsidR="6562B1F7" w:rsidRPr="0122057B">
              <w:rPr>
                <w:rFonts w:eastAsiaTheme="minorEastAsia"/>
                <w:color w:val="000000" w:themeColor="text1"/>
                <w:u w:val="single"/>
              </w:rPr>
              <w:t>(HIPAA, por sus siglas en inglés)</w:t>
            </w:r>
            <w:r w:rsidR="6562B1F7" w:rsidRPr="0122057B">
              <w:rPr>
                <w:rFonts w:eastAsiaTheme="minorEastAsia"/>
                <w:color w:val="000000" w:themeColor="text1"/>
              </w:rPr>
              <w:t>: e</w:t>
            </w:r>
            <w:r w:rsidR="0CEE43A6" w:rsidRPr="0122057B">
              <w:rPr>
                <w:rFonts w:eastAsiaTheme="minorEastAsia"/>
                <w:color w:val="000000" w:themeColor="text1"/>
              </w:rPr>
              <w:t>ste reglamento</w:t>
            </w:r>
            <w:r w:rsidR="6562B1F7" w:rsidRPr="0122057B">
              <w:rPr>
                <w:rFonts w:eastAsiaTheme="minorEastAsia"/>
                <w:color w:val="000000" w:themeColor="text1"/>
              </w:rPr>
              <w:t xml:space="preserve"> protege a los pacientes contra la divulgación no autorizada de su información</w:t>
            </w:r>
            <w:r w:rsidR="6D4D26A8" w:rsidRPr="0122057B">
              <w:rPr>
                <w:rFonts w:eastAsiaTheme="minorEastAsia"/>
                <w:color w:val="000000" w:themeColor="text1"/>
              </w:rPr>
              <w:t xml:space="preserve"> privada</w:t>
            </w:r>
            <w:r w:rsidR="6562B1F7" w:rsidRPr="0122057B">
              <w:rPr>
                <w:rFonts w:eastAsiaTheme="minorEastAsia"/>
                <w:color w:val="000000" w:themeColor="text1"/>
              </w:rPr>
              <w:t xml:space="preserve"> </w:t>
            </w:r>
            <w:r w:rsidR="560824AE" w:rsidRPr="0122057B">
              <w:rPr>
                <w:rFonts w:eastAsiaTheme="minorEastAsia"/>
                <w:color w:val="000000" w:themeColor="text1"/>
              </w:rPr>
              <w:t xml:space="preserve">de </w:t>
            </w:r>
            <w:r w:rsidR="6562B1F7" w:rsidRPr="0122057B">
              <w:rPr>
                <w:rFonts w:eastAsiaTheme="minorEastAsia"/>
                <w:color w:val="000000" w:themeColor="text1"/>
              </w:rPr>
              <w:t>salud. Las infracciones pueden resultar en sanciones penales y civiles.</w:t>
            </w:r>
          </w:p>
        </w:tc>
      </w:tr>
      <w:tr w:rsidR="001D63AB" w:rsidRPr="001D63AB" w14:paraId="7BAC9FC3" w14:textId="7B34D88D" w:rsidTr="0122057B">
        <w:trPr>
          <w:trHeight w:val="630"/>
        </w:trPr>
        <w:tc>
          <w:tcPr>
            <w:tcW w:w="2500" w:type="pct"/>
          </w:tcPr>
          <w:p w14:paraId="43CBC761" w14:textId="271744B0"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Hospital bill</w:t>
            </w:r>
            <w:r w:rsidRPr="001D63AB">
              <w:rPr>
                <w:rFonts w:ascii="Aptos" w:eastAsia="Times New Roman" w:hAnsi="Aptos" w:cs="Times New Roman"/>
                <w:color w:val="000000"/>
                <w:kern w:val="0"/>
                <w14:ligatures w14:val="none"/>
              </w:rPr>
              <w:t>: A hospital bill includes charges for staying in a room and having a nurse</w:t>
            </w:r>
            <w:r w:rsidRPr="001D63AB">
              <w:rPr>
                <w:rFonts w:ascii="Aptos" w:eastAsia="Times New Roman" w:hAnsi="Aptos" w:cs="Times New Roman"/>
                <w:color w:val="000000"/>
                <w:kern w:val="0"/>
                <w:sz w:val="16"/>
                <w:szCs w:val="16"/>
                <w14:ligatures w14:val="none"/>
              </w:rPr>
              <w:t> </w:t>
            </w:r>
            <w:r w:rsidRPr="001D63AB">
              <w:rPr>
                <w:rFonts w:ascii="Aptos" w:eastAsia="Times New Roman" w:hAnsi="Aptos" w:cs="Times New Roman"/>
                <w:color w:val="000000"/>
                <w:kern w:val="0"/>
                <w14:ligatures w14:val="none"/>
              </w:rPr>
              <w:t>  take care of you.  It also includes charges for tests and procedures, medications, and any supplies or equipment used during your stay.  </w:t>
            </w:r>
          </w:p>
        </w:tc>
        <w:tc>
          <w:tcPr>
            <w:tcW w:w="2500" w:type="pct"/>
          </w:tcPr>
          <w:p w14:paraId="3564978E" w14:textId="4E675EB8" w:rsidR="001D63AB" w:rsidRPr="001D63AB" w:rsidRDefault="37B16927" w:rsidP="0122057B">
            <w:pPr>
              <w:rPr>
                <w:rFonts w:eastAsiaTheme="minorEastAsia"/>
                <w:color w:val="000000"/>
                <w:kern w:val="0"/>
                <w14:ligatures w14:val="none"/>
              </w:rPr>
            </w:pPr>
            <w:r w:rsidRPr="0122057B">
              <w:rPr>
                <w:rFonts w:eastAsiaTheme="minorEastAsia"/>
                <w:color w:val="000000" w:themeColor="text1"/>
                <w:u w:val="single"/>
              </w:rPr>
              <w:t>Cuenta de Hospital:</w:t>
            </w:r>
            <w:r w:rsidRPr="0122057B">
              <w:rPr>
                <w:rFonts w:eastAsiaTheme="minorEastAsia"/>
                <w:color w:val="000000" w:themeColor="text1"/>
              </w:rPr>
              <w:t xml:space="preserve"> una cuenta de hospital incluye los gastos de estancia en una habitación y los cuidados </w:t>
            </w:r>
            <w:r w:rsidR="62343C54" w:rsidRPr="0122057B">
              <w:rPr>
                <w:rFonts w:eastAsiaTheme="minorEastAsia"/>
                <w:color w:val="000000" w:themeColor="text1"/>
              </w:rPr>
              <w:t>que</w:t>
            </w:r>
            <w:r w:rsidRPr="0122057B">
              <w:rPr>
                <w:rFonts w:eastAsiaTheme="minorEastAsia"/>
                <w:color w:val="000000" w:themeColor="text1"/>
              </w:rPr>
              <w:t xml:space="preserve"> una enfermera </w:t>
            </w:r>
            <w:r w:rsidR="3B82F247" w:rsidRPr="0122057B">
              <w:rPr>
                <w:rFonts w:eastAsiaTheme="minorEastAsia"/>
                <w:color w:val="000000" w:themeColor="text1"/>
              </w:rPr>
              <w:t xml:space="preserve">le da </w:t>
            </w:r>
            <w:r w:rsidRPr="0122057B">
              <w:rPr>
                <w:rFonts w:eastAsiaTheme="minorEastAsia"/>
                <w:color w:val="000000" w:themeColor="text1"/>
              </w:rPr>
              <w:t>dentro del hospital. También incluye los gastos de exámenes médicos y procedimientos, medicamentos y cualquier material o equipo utilizado durante su estancia.</w:t>
            </w:r>
          </w:p>
        </w:tc>
      </w:tr>
      <w:tr w:rsidR="001D63AB" w:rsidRPr="001D63AB" w14:paraId="6B50FD88" w14:textId="13F16198" w:rsidTr="0122057B">
        <w:trPr>
          <w:trHeight w:val="630"/>
        </w:trPr>
        <w:tc>
          <w:tcPr>
            <w:tcW w:w="2500" w:type="pct"/>
          </w:tcPr>
          <w:p w14:paraId="2879FFA4" w14:textId="635913FC"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In-network</w:t>
            </w:r>
            <w:r w:rsidRPr="001D63AB">
              <w:rPr>
                <w:rFonts w:ascii="Aptos" w:eastAsia="Times New Roman" w:hAnsi="Aptos" w:cs="Times New Roman"/>
                <w:color w:val="000000"/>
                <w:kern w:val="0"/>
                <w14:ligatures w14:val="none"/>
              </w:rPr>
              <w:t>: When a healthcare provider is “in-network,” they have a contract with your insurance company and have agreed to be paid a certain amount for their services. Typically, you pay less when you visit in-network providers because your insurance covers a higher portion of the cost.</w:t>
            </w:r>
          </w:p>
        </w:tc>
        <w:tc>
          <w:tcPr>
            <w:tcW w:w="2500" w:type="pct"/>
          </w:tcPr>
          <w:p w14:paraId="2E39C39C" w14:textId="54641C40" w:rsidR="001D63AB" w:rsidRPr="001D63AB" w:rsidRDefault="1B43088D" w:rsidP="0122057B">
            <w:pPr>
              <w:rPr>
                <w:rFonts w:eastAsiaTheme="minorEastAsia"/>
                <w:kern w:val="0"/>
                <w14:ligatures w14:val="none"/>
              </w:rPr>
            </w:pPr>
            <w:r w:rsidRPr="0122057B">
              <w:rPr>
                <w:rFonts w:eastAsiaTheme="minorEastAsia"/>
                <w:color w:val="000000" w:themeColor="text1"/>
                <w:u w:val="single"/>
              </w:rPr>
              <w:t>Dentro de la Red</w:t>
            </w:r>
            <w:r w:rsidRPr="0122057B">
              <w:rPr>
                <w:rFonts w:eastAsiaTheme="minorEastAsia"/>
                <w:color w:val="000000" w:themeColor="text1"/>
              </w:rPr>
              <w:t>: cuando un proveedor de atención médica está “dentro de la red”, quiere decir que tiene un contrato con su compañía de seguros y han acordado que se le pague una determinada cantidad por sus servicios. Por lo general, usted paga menos cuando visita a proveedores de la red porque su seguro cubre una mayor parte del costo.</w:t>
            </w:r>
          </w:p>
        </w:tc>
      </w:tr>
      <w:tr w:rsidR="001D63AB" w:rsidRPr="001D63AB" w14:paraId="3B1E3397" w14:textId="20ECB252" w:rsidTr="0122057B">
        <w:trPr>
          <w:trHeight w:val="630"/>
        </w:trPr>
        <w:tc>
          <w:tcPr>
            <w:tcW w:w="2500" w:type="pct"/>
          </w:tcPr>
          <w:p w14:paraId="1D1B4B23" w14:textId="71649464"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Inpatient:</w:t>
            </w:r>
            <w:r w:rsidRPr="001D63AB">
              <w:rPr>
                <w:rFonts w:ascii="Aptos" w:eastAsia="Times New Roman" w:hAnsi="Aptos" w:cs="Times New Roman"/>
                <w:color w:val="000000"/>
                <w:kern w:val="0"/>
                <w14:ligatures w14:val="none"/>
              </w:rPr>
              <w:t xml:space="preserve"> Medical care that requires an overnight or extended stay in a medical facility.  </w:t>
            </w:r>
          </w:p>
        </w:tc>
        <w:tc>
          <w:tcPr>
            <w:tcW w:w="2500" w:type="pct"/>
          </w:tcPr>
          <w:p w14:paraId="3381A8B1" w14:textId="15B6E7E9" w:rsidR="001D63AB" w:rsidRPr="001D63AB" w:rsidRDefault="32F5E90C" w:rsidP="0122057B">
            <w:pPr>
              <w:rPr>
                <w:rFonts w:eastAsiaTheme="minorEastAsia"/>
                <w:kern w:val="0"/>
                <w14:ligatures w14:val="none"/>
              </w:rPr>
            </w:pPr>
            <w:r w:rsidRPr="0122057B">
              <w:rPr>
                <w:rFonts w:eastAsiaTheme="minorEastAsia"/>
                <w:color w:val="000000" w:themeColor="text1"/>
                <w:u w:val="single"/>
              </w:rPr>
              <w:t>Paciente Hospitalizado:</w:t>
            </w:r>
            <w:r w:rsidRPr="0122057B">
              <w:rPr>
                <w:rFonts w:eastAsiaTheme="minorEastAsia"/>
                <w:color w:val="000000" w:themeColor="text1"/>
              </w:rPr>
              <w:t> es la atención médica que requiere una noche o una estancia prolongada en un centro médico.</w:t>
            </w:r>
          </w:p>
        </w:tc>
      </w:tr>
      <w:tr w:rsidR="001D63AB" w:rsidRPr="001D63AB" w14:paraId="7C3695D8" w14:textId="6E1893C7" w:rsidTr="0122057B">
        <w:trPr>
          <w:trHeight w:val="945"/>
        </w:trPr>
        <w:tc>
          <w:tcPr>
            <w:tcW w:w="2500" w:type="pct"/>
          </w:tcPr>
          <w:p w14:paraId="10ADF256" w14:textId="50CD74B4"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 xml:space="preserve">Insurance Eligibility: </w:t>
            </w:r>
            <w:r w:rsidRPr="001D63AB">
              <w:rPr>
                <w:rFonts w:ascii="Aptos" w:eastAsia="Times New Roman" w:hAnsi="Aptos" w:cs="Times New Roman"/>
                <w:color w:val="000000"/>
                <w:kern w:val="0"/>
                <w14:ligatures w14:val="none"/>
              </w:rPr>
              <w:t>Insurance “eligibility” refers to whether a patient is allowed to be covered by an insurance plan based on the plan’s rules.  If a patient is “eligible,” it means they meet the requirements of the plan, and insurance may help pay for covered services.</w:t>
            </w:r>
          </w:p>
        </w:tc>
        <w:tc>
          <w:tcPr>
            <w:tcW w:w="2500" w:type="pct"/>
          </w:tcPr>
          <w:p w14:paraId="3FEA353A" w14:textId="39D660D5" w:rsidR="001D63AB" w:rsidRPr="001D63AB" w:rsidRDefault="25627A55" w:rsidP="0122057B">
            <w:pPr>
              <w:rPr>
                <w:rFonts w:eastAsiaTheme="minorEastAsia"/>
                <w:color w:val="000000"/>
                <w:kern w:val="0"/>
                <w14:ligatures w14:val="none"/>
              </w:rPr>
            </w:pPr>
            <w:r w:rsidRPr="0122057B">
              <w:rPr>
                <w:rFonts w:eastAsiaTheme="minorEastAsia"/>
                <w:color w:val="000000" w:themeColor="text1"/>
                <w:u w:val="single"/>
              </w:rPr>
              <w:t xml:space="preserve">Calificar para la Cobertura del Seguro: </w:t>
            </w:r>
            <w:r w:rsidRPr="0122057B">
              <w:rPr>
                <w:rFonts w:eastAsiaTheme="minorEastAsia"/>
                <w:color w:val="000000" w:themeColor="text1"/>
              </w:rPr>
              <w:t xml:space="preserve">de acuerdo a </w:t>
            </w:r>
            <w:r w:rsidR="1154B038" w:rsidRPr="0122057B">
              <w:rPr>
                <w:rFonts w:eastAsiaTheme="minorEastAsia"/>
                <w:color w:val="000000" w:themeColor="text1"/>
              </w:rPr>
              <w:t xml:space="preserve">las </w:t>
            </w:r>
            <w:r w:rsidRPr="0122057B">
              <w:rPr>
                <w:rFonts w:eastAsiaTheme="minorEastAsia"/>
                <w:color w:val="000000" w:themeColor="text1"/>
              </w:rPr>
              <w:t>normas de</w:t>
            </w:r>
            <w:r w:rsidR="44B5F43B" w:rsidRPr="0122057B">
              <w:rPr>
                <w:rFonts w:eastAsiaTheme="minorEastAsia"/>
                <w:color w:val="000000" w:themeColor="text1"/>
              </w:rPr>
              <w:t xml:space="preserve"> su</w:t>
            </w:r>
            <w:r w:rsidRPr="0122057B">
              <w:rPr>
                <w:rFonts w:eastAsiaTheme="minorEastAsia"/>
                <w:color w:val="000000" w:themeColor="text1"/>
              </w:rPr>
              <w:t xml:space="preserve"> plan, el calificar para un seguro se refiere a si un paciente puede</w:t>
            </w:r>
            <w:r w:rsidR="6D7DDA4A" w:rsidRPr="0122057B">
              <w:rPr>
                <w:rFonts w:eastAsiaTheme="minorEastAsia"/>
                <w:color w:val="000000" w:themeColor="text1"/>
              </w:rPr>
              <w:t xml:space="preserve"> o no puede</w:t>
            </w:r>
            <w:r w:rsidRPr="0122057B">
              <w:rPr>
                <w:rFonts w:eastAsiaTheme="minorEastAsia"/>
                <w:color w:val="000000" w:themeColor="text1"/>
              </w:rPr>
              <w:t xml:space="preserve"> estar cubierto</w:t>
            </w:r>
            <w:r w:rsidR="7CEE1E84" w:rsidRPr="0122057B">
              <w:rPr>
                <w:rFonts w:eastAsiaTheme="minorEastAsia"/>
                <w:color w:val="000000" w:themeColor="text1"/>
              </w:rPr>
              <w:t xml:space="preserve"> </w:t>
            </w:r>
            <w:r w:rsidRPr="0122057B">
              <w:rPr>
                <w:rFonts w:eastAsiaTheme="minorEastAsia"/>
                <w:color w:val="000000" w:themeColor="text1"/>
              </w:rPr>
              <w:t>por el seguro. Si un paciente “califica”, significa que cumple los requisitos del plan y que el seguro puede ayudarle a pagar los servicios cubiertos.</w:t>
            </w:r>
          </w:p>
        </w:tc>
      </w:tr>
      <w:tr w:rsidR="001D63AB" w:rsidRPr="001D63AB" w14:paraId="34801A83" w14:textId="0AE78B4F" w:rsidTr="0122057B">
        <w:trPr>
          <w:trHeight w:val="315"/>
        </w:trPr>
        <w:tc>
          <w:tcPr>
            <w:tcW w:w="2500" w:type="pct"/>
          </w:tcPr>
          <w:p w14:paraId="551F800B" w14:textId="1076E5B8"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Medicaid</w:t>
            </w:r>
            <w:r w:rsidRPr="001D63AB">
              <w:rPr>
                <w:rFonts w:ascii="Aptos" w:eastAsia="Times New Roman" w:hAnsi="Aptos" w:cs="Times New Roman"/>
                <w:color w:val="000000"/>
                <w:kern w:val="0"/>
                <w:sz w:val="16"/>
                <w:szCs w:val="16"/>
                <w:u w:val="single"/>
                <w14:ligatures w14:val="none"/>
              </w:rPr>
              <w:t> </w:t>
            </w:r>
            <w:r w:rsidRPr="001D63AB">
              <w:rPr>
                <w:rFonts w:ascii="Aptos" w:eastAsia="Times New Roman" w:hAnsi="Aptos" w:cs="Times New Roman"/>
                <w:color w:val="000000"/>
                <w:kern w:val="0"/>
                <w:u w:val="single"/>
                <w14:ligatures w14:val="none"/>
              </w:rPr>
              <w:t> :</w:t>
            </w:r>
            <w:r w:rsidRPr="001D63AB">
              <w:rPr>
                <w:rFonts w:ascii="Aptos" w:eastAsia="Times New Roman" w:hAnsi="Aptos" w:cs="Times New Roman"/>
                <w:color w:val="000000"/>
                <w:kern w:val="0"/>
                <w14:ligatures w14:val="none"/>
              </w:rPr>
              <w:t> A joint state and federal insurance program for low-income people and families who meet specific income-based criteria. </w:t>
            </w:r>
          </w:p>
        </w:tc>
        <w:tc>
          <w:tcPr>
            <w:tcW w:w="2500" w:type="pct"/>
          </w:tcPr>
          <w:p w14:paraId="6FD804C0" w14:textId="2FE9B351" w:rsidR="001D63AB" w:rsidRPr="001D63AB" w:rsidRDefault="19DA35DC" w:rsidP="0122057B">
            <w:pPr>
              <w:rPr>
                <w:rFonts w:eastAsiaTheme="minorEastAsia"/>
                <w:kern w:val="0"/>
                <w14:ligatures w14:val="none"/>
              </w:rPr>
            </w:pPr>
            <w:r w:rsidRPr="0122057B">
              <w:rPr>
                <w:rFonts w:eastAsiaTheme="minorEastAsia"/>
                <w:color w:val="000000" w:themeColor="text1"/>
                <w:u w:val="single"/>
              </w:rPr>
              <w:t>Medicaid:</w:t>
            </w:r>
            <w:r w:rsidRPr="0122057B">
              <w:rPr>
                <w:rFonts w:eastAsiaTheme="minorEastAsia"/>
                <w:color w:val="000000" w:themeColor="text1"/>
              </w:rPr>
              <w:t> es un programa de seguro médico estatal y federal, dedicado a personas y familias de bajos ingresos que cumplen determinados criterios para calificar.</w:t>
            </w:r>
          </w:p>
        </w:tc>
      </w:tr>
      <w:tr w:rsidR="001D63AB" w:rsidRPr="001D63AB" w14:paraId="2A2EC5C6" w14:textId="7F5FD9F1" w:rsidTr="0122057B">
        <w:trPr>
          <w:trHeight w:val="315"/>
        </w:trPr>
        <w:tc>
          <w:tcPr>
            <w:tcW w:w="2500" w:type="pct"/>
          </w:tcPr>
          <w:p w14:paraId="580DF2F7" w14:textId="5CEFE5D7"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 xml:space="preserve">Medical Necessity: </w:t>
            </w:r>
            <w:r w:rsidRPr="001D63AB">
              <w:rPr>
                <w:rFonts w:ascii="Aptos" w:eastAsia="Times New Roman" w:hAnsi="Aptos" w:cs="Times New Roman"/>
                <w:color w:val="000000"/>
                <w:kern w:val="0"/>
                <w14:ligatures w14:val="none"/>
              </w:rPr>
              <w:t>Medical necessity is the determination of whether a service is essential and appropriate for the patient’s condition.  Insurance won’t cover services they decide are unnecessary.</w:t>
            </w:r>
          </w:p>
        </w:tc>
        <w:tc>
          <w:tcPr>
            <w:tcW w:w="2500" w:type="pct"/>
          </w:tcPr>
          <w:p w14:paraId="1B38FA8C" w14:textId="0EF74222" w:rsidR="001D63AB" w:rsidRPr="001D63AB" w:rsidRDefault="100FBA14" w:rsidP="0122057B">
            <w:pPr>
              <w:rPr>
                <w:rFonts w:eastAsiaTheme="minorEastAsia"/>
                <w:kern w:val="0"/>
                <w14:ligatures w14:val="none"/>
              </w:rPr>
            </w:pPr>
            <w:r w:rsidRPr="0122057B">
              <w:rPr>
                <w:rFonts w:eastAsiaTheme="minorEastAsia"/>
                <w:color w:val="000000" w:themeColor="text1"/>
                <w:u w:val="single"/>
              </w:rPr>
              <w:t>Necesidad Médica o Necesidad de Atenci</w:t>
            </w:r>
            <w:r w:rsidR="10FA79C9" w:rsidRPr="0122057B">
              <w:rPr>
                <w:rFonts w:eastAsiaTheme="minorEastAsia"/>
                <w:color w:val="000000" w:themeColor="text1"/>
                <w:u w:val="single"/>
              </w:rPr>
              <w:t>ó</w:t>
            </w:r>
            <w:r w:rsidRPr="0122057B">
              <w:rPr>
                <w:rFonts w:eastAsiaTheme="minorEastAsia"/>
                <w:color w:val="000000" w:themeColor="text1"/>
                <w:u w:val="single"/>
              </w:rPr>
              <w:t xml:space="preserve">n Médica: </w:t>
            </w:r>
            <w:r w:rsidRPr="0122057B">
              <w:rPr>
                <w:rFonts w:eastAsiaTheme="minorEastAsia"/>
                <w:color w:val="000000" w:themeColor="text1"/>
              </w:rPr>
              <w:t>la necesidad médica es la determinación de si un servicio es esencial y apropiado para el estado del paciente. El seguro no cubrirá los servicios que decida que no son necesarios.</w:t>
            </w:r>
          </w:p>
        </w:tc>
      </w:tr>
      <w:tr w:rsidR="001D63AB" w:rsidRPr="001D63AB" w14:paraId="673A1B21" w14:textId="424AC080" w:rsidTr="0122057B">
        <w:trPr>
          <w:trHeight w:val="945"/>
        </w:trPr>
        <w:tc>
          <w:tcPr>
            <w:tcW w:w="2500" w:type="pct"/>
          </w:tcPr>
          <w:p w14:paraId="5F6600D0" w14:textId="1F7B764C"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Medicare</w:t>
            </w:r>
            <w:r w:rsidRPr="001D63AB">
              <w:rPr>
                <w:rFonts w:ascii="Aptos" w:eastAsia="Times New Roman" w:hAnsi="Aptos" w:cs="Times New Roman"/>
                <w:color w:val="000000"/>
                <w:kern w:val="0"/>
                <w:sz w:val="16"/>
                <w:szCs w:val="16"/>
                <w:u w:val="single"/>
                <w14:ligatures w14:val="none"/>
              </w:rPr>
              <w:t> </w:t>
            </w:r>
            <w:r w:rsidRPr="001D63AB">
              <w:rPr>
                <w:rFonts w:ascii="Aptos" w:eastAsia="Times New Roman" w:hAnsi="Aptos" w:cs="Times New Roman"/>
                <w:color w:val="000000"/>
                <w:kern w:val="0"/>
                <w:u w:val="single"/>
                <w14:ligatures w14:val="none"/>
              </w:rPr>
              <w:t>  :</w:t>
            </w:r>
            <w:r w:rsidRPr="001D63AB">
              <w:rPr>
                <w:rFonts w:ascii="Aptos" w:eastAsia="Times New Roman" w:hAnsi="Aptos" w:cs="Times New Roman"/>
                <w:color w:val="000000"/>
                <w:kern w:val="0"/>
                <w14:ligatures w14:val="none"/>
              </w:rPr>
              <w:t> A government sponsored insurance program for people aged 65 and older, and people with certain disabilities, such as end-stage renal disease (ESRD). </w:t>
            </w:r>
          </w:p>
        </w:tc>
        <w:tc>
          <w:tcPr>
            <w:tcW w:w="2500" w:type="pct"/>
          </w:tcPr>
          <w:p w14:paraId="48C7B3A9" w14:textId="65A0E2D9" w:rsidR="001D63AB" w:rsidRPr="001D63AB" w:rsidRDefault="5518E9E3" w:rsidP="0122057B">
            <w:pPr>
              <w:rPr>
                <w:rFonts w:eastAsiaTheme="minorEastAsia"/>
                <w:color w:val="000000"/>
                <w:kern w:val="0"/>
                <w14:ligatures w14:val="none"/>
              </w:rPr>
            </w:pPr>
            <w:r w:rsidRPr="0122057B">
              <w:rPr>
                <w:rFonts w:eastAsiaTheme="minorEastAsia"/>
                <w:color w:val="000000" w:themeColor="text1"/>
                <w:u w:val="single"/>
              </w:rPr>
              <w:t>Medicare:</w:t>
            </w:r>
            <w:r w:rsidRPr="0122057B">
              <w:rPr>
                <w:rFonts w:eastAsiaTheme="minorEastAsia"/>
                <w:color w:val="000000" w:themeColor="text1"/>
              </w:rPr>
              <w:t> es un programa de seguro médico patrocinado por el gobierno para personas mayores de 65 años y personas con ciertas discapacidades, como la Enfermedad Renal en Etapa Final (ESRD</w:t>
            </w:r>
            <w:r w:rsidR="6256FEC8" w:rsidRPr="0122057B">
              <w:rPr>
                <w:rFonts w:eastAsiaTheme="minorEastAsia"/>
                <w:color w:val="000000" w:themeColor="text1"/>
              </w:rPr>
              <w:t>, por sus siglas en inglés</w:t>
            </w:r>
            <w:r w:rsidRPr="0122057B">
              <w:rPr>
                <w:rFonts w:eastAsiaTheme="minorEastAsia"/>
                <w:color w:val="000000" w:themeColor="text1"/>
              </w:rPr>
              <w:t>).</w:t>
            </w:r>
          </w:p>
        </w:tc>
      </w:tr>
      <w:tr w:rsidR="001D63AB" w:rsidRPr="001D63AB" w14:paraId="2EFCCA0A" w14:textId="7C06A555" w:rsidTr="0122057B">
        <w:trPr>
          <w:trHeight w:val="630"/>
        </w:trPr>
        <w:tc>
          <w:tcPr>
            <w:tcW w:w="2500" w:type="pct"/>
          </w:tcPr>
          <w:p w14:paraId="3B2FAC96" w14:textId="70984405" w:rsidR="001D63AB" w:rsidRPr="001D63AB" w:rsidRDefault="001D63AB" w:rsidP="001D63AB">
            <w:pPr>
              <w:rPr>
                <w:rFonts w:ascii="Aptos" w:eastAsia="Times New Roman" w:hAnsi="Aptos" w:cs="Times New Roman"/>
                <w:color w:val="000000"/>
                <w:kern w:val="0"/>
                <w:u w:val="single"/>
                <w14:ligatures w14:val="none"/>
              </w:rPr>
            </w:pPr>
            <w:hyperlink r:id="rId27" w:tgtFrame="_blank" w:history="1">
              <w:r w:rsidRPr="001D63AB">
                <w:rPr>
                  <w:rFonts w:ascii="Aptos" w:eastAsia="Times New Roman" w:hAnsi="Aptos" w:cs="Times New Roman"/>
                  <w:color w:val="000000"/>
                  <w:kern w:val="0"/>
                  <w14:ligatures w14:val="none"/>
                </w:rPr>
                <w:t>No Surprises Act: The No Surprises Act protects patients from surprise bills. Surprise billing occurs when you cannot control who provided you care in an emergency or when you are treated by an out-of-network provider at an in-network-facility. In these situations, you cannot be given the surprise bill unless you give written consent to give up protections.  For more information, visit </w:t>
              </w:r>
              <w:r w:rsidRPr="001D63AB">
                <w:rPr>
                  <w:rFonts w:ascii="Aptos" w:eastAsia="Times New Roman" w:hAnsi="Aptos" w:cs="Times New Roman"/>
                  <w:b/>
                  <w:bCs/>
                  <w:color w:val="000000"/>
                  <w:kern w:val="0"/>
                  <w:u w:val="single"/>
                  <w14:ligatures w14:val="none"/>
                </w:rPr>
                <w:t>No Surprises: Understand your rights against surprise medical bills | CMS</w:t>
              </w:r>
              <w:r w:rsidRPr="001D63AB">
                <w:rPr>
                  <w:rFonts w:ascii="Aptos" w:eastAsia="Times New Roman" w:hAnsi="Aptos" w:cs="Times New Roman"/>
                  <w:color w:val="000000"/>
                  <w:kern w:val="0"/>
                  <w14:ligatures w14:val="none"/>
                </w:rPr>
                <w:t>. </w:t>
              </w:r>
            </w:hyperlink>
          </w:p>
        </w:tc>
        <w:tc>
          <w:tcPr>
            <w:tcW w:w="2500" w:type="pct"/>
          </w:tcPr>
          <w:p w14:paraId="2601ACE2" w14:textId="2987A249" w:rsidR="001D63AB" w:rsidRPr="001D63AB" w:rsidRDefault="79845808" w:rsidP="0122057B">
            <w:pPr>
              <w:rPr>
                <w:rFonts w:eastAsiaTheme="minorEastAsia"/>
                <w:kern w:val="0"/>
                <w14:ligatures w14:val="none"/>
              </w:rPr>
            </w:pPr>
            <w:r w:rsidRPr="0122057B">
              <w:rPr>
                <w:rFonts w:eastAsiaTheme="minorEastAsia"/>
                <w:color w:val="000000" w:themeColor="text1"/>
                <w:u w:val="single"/>
              </w:rPr>
              <w:t>Ley de No-Sorpresas:</w:t>
            </w:r>
            <w:r w:rsidRPr="0122057B">
              <w:rPr>
                <w:rFonts w:eastAsiaTheme="minorEastAsia"/>
                <w:color w:val="000000" w:themeColor="text1"/>
              </w:rPr>
              <w:t> la Ley de No-Sorpresas protege a los pacientes de las cuentas inesperadas.</w:t>
            </w:r>
            <w:r w:rsidR="4FCAD74F" w:rsidRPr="0122057B">
              <w:rPr>
                <w:rFonts w:eastAsiaTheme="minorEastAsia"/>
                <w:color w:val="000000" w:themeColor="text1"/>
              </w:rPr>
              <w:t xml:space="preserve"> </w:t>
            </w:r>
            <w:r w:rsidRPr="0122057B">
              <w:rPr>
                <w:rFonts w:eastAsiaTheme="minorEastAsia"/>
                <w:color w:val="000000" w:themeColor="text1"/>
              </w:rPr>
              <w:t xml:space="preserve">Las cuentas sorpresa ocurren cuando usted no puede controlar quién le dió atencion médica en una urgencia o cuando le atiende un proveedor que esté fuera de la red dentro de un centro médico dentro de la red. En estas situaciones, no se le puede cobrar </w:t>
            </w:r>
            <w:r w:rsidR="75C3CDDE" w:rsidRPr="0122057B">
              <w:rPr>
                <w:rFonts w:eastAsiaTheme="minorEastAsia"/>
                <w:color w:val="000000" w:themeColor="text1"/>
              </w:rPr>
              <w:t xml:space="preserve">de </w:t>
            </w:r>
            <w:r w:rsidRPr="0122057B">
              <w:rPr>
                <w:rFonts w:eastAsiaTheme="minorEastAsia"/>
                <w:color w:val="000000" w:themeColor="text1"/>
              </w:rPr>
              <w:t>manera ine</w:t>
            </w:r>
            <w:r w:rsidR="353F45F0" w:rsidRPr="0122057B">
              <w:rPr>
                <w:rFonts w:eastAsiaTheme="minorEastAsia"/>
                <w:color w:val="000000" w:themeColor="text1"/>
              </w:rPr>
              <w:t>s</w:t>
            </w:r>
            <w:r w:rsidRPr="0122057B">
              <w:rPr>
                <w:rFonts w:eastAsiaTheme="minorEastAsia"/>
                <w:color w:val="000000" w:themeColor="text1"/>
              </w:rPr>
              <w:t>perada a menos que usted dé su consentimiento por escrito para renunciar a las protecciones que tiene.  Para más información, visite</w:t>
            </w:r>
            <w:hyperlink r:id="rId28">
              <w:r w:rsidRPr="0122057B">
                <w:rPr>
                  <w:rStyle w:val="Hyperlink"/>
                  <w:rFonts w:eastAsiaTheme="minorEastAsia"/>
                </w:rPr>
                <w:t xml:space="preserve"> </w:t>
              </w:r>
              <w:r w:rsidRPr="0122057B">
                <w:rPr>
                  <w:rStyle w:val="Hyperlink"/>
                  <w:rFonts w:eastAsiaTheme="minorEastAsia"/>
                  <w:b/>
                  <w:bCs/>
                  <w:color w:val="000000" w:themeColor="text1"/>
                </w:rPr>
                <w:t>No-Sorpresas: conozca sus derechos contra la cuentas médicas sorpresa | CMS.</w:t>
              </w:r>
            </w:hyperlink>
          </w:p>
        </w:tc>
      </w:tr>
      <w:tr w:rsidR="001D63AB" w:rsidRPr="001D63AB" w14:paraId="497321CC" w14:textId="150670A9" w:rsidTr="0122057B">
        <w:trPr>
          <w:trHeight w:val="630"/>
        </w:trPr>
        <w:tc>
          <w:tcPr>
            <w:tcW w:w="2500" w:type="pct"/>
          </w:tcPr>
          <w:p w14:paraId="32DFA96A" w14:textId="067EBEE1"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Non-covered service:</w:t>
            </w:r>
            <w:r w:rsidRPr="001D63AB">
              <w:rPr>
                <w:rFonts w:ascii="Aptos" w:eastAsia="Times New Roman" w:hAnsi="Aptos" w:cs="Times New Roman"/>
                <w:color w:val="000000"/>
                <w:kern w:val="0"/>
                <w14:ligatures w14:val="none"/>
              </w:rPr>
              <w:t> Non-covered services are those that are not included in your plan.  Insurance will not pay for non-covered services, so your provider will bill you for the full cost.</w:t>
            </w:r>
          </w:p>
        </w:tc>
        <w:tc>
          <w:tcPr>
            <w:tcW w:w="2500" w:type="pct"/>
          </w:tcPr>
          <w:p w14:paraId="331CBB24" w14:textId="0A029006" w:rsidR="001D63AB" w:rsidRPr="001D63AB" w:rsidRDefault="23AE53AB" w:rsidP="0122057B">
            <w:pPr>
              <w:rPr>
                <w:rFonts w:eastAsiaTheme="minorEastAsia"/>
                <w:kern w:val="0"/>
                <w14:ligatures w14:val="none"/>
              </w:rPr>
            </w:pPr>
            <w:r w:rsidRPr="0122057B">
              <w:rPr>
                <w:rFonts w:eastAsiaTheme="minorEastAsia"/>
                <w:color w:val="000000" w:themeColor="text1"/>
                <w:u w:val="single"/>
              </w:rPr>
              <w:t>Servicio No Cubierto:</w:t>
            </w:r>
            <w:r w:rsidRPr="0122057B">
              <w:rPr>
                <w:rFonts w:eastAsiaTheme="minorEastAsia"/>
                <w:color w:val="000000" w:themeColor="text1"/>
              </w:rPr>
              <w:t> </w:t>
            </w:r>
            <w:r w:rsidR="25EE955B" w:rsidRPr="0122057B">
              <w:rPr>
                <w:rFonts w:eastAsiaTheme="minorEastAsia"/>
                <w:color w:val="000000" w:themeColor="text1"/>
              </w:rPr>
              <w:t>l</w:t>
            </w:r>
            <w:r w:rsidRPr="0122057B">
              <w:rPr>
                <w:rFonts w:eastAsiaTheme="minorEastAsia"/>
                <w:color w:val="000000" w:themeColor="text1"/>
              </w:rPr>
              <w:t xml:space="preserve">os servicios no cubiertos son aquellos que no están incluidos en su plan. El seguro no pagará los servicios no cubiertos, por lo tanto, </w:t>
            </w:r>
            <w:r w:rsidR="6D4FCAC6" w:rsidRPr="0122057B">
              <w:rPr>
                <w:rFonts w:eastAsiaTheme="minorEastAsia"/>
                <w:color w:val="000000" w:themeColor="text1"/>
              </w:rPr>
              <w:t>s</w:t>
            </w:r>
            <w:r w:rsidRPr="0122057B">
              <w:rPr>
                <w:rFonts w:eastAsiaTheme="minorEastAsia"/>
                <w:color w:val="000000" w:themeColor="text1"/>
              </w:rPr>
              <w:t xml:space="preserve">u proveedor </w:t>
            </w:r>
            <w:r w:rsidR="542E9A3B" w:rsidRPr="0122057B">
              <w:rPr>
                <w:rFonts w:eastAsiaTheme="minorEastAsia"/>
                <w:color w:val="000000" w:themeColor="text1"/>
              </w:rPr>
              <w:t>l</w:t>
            </w:r>
            <w:r w:rsidRPr="0122057B">
              <w:rPr>
                <w:rFonts w:eastAsiaTheme="minorEastAsia"/>
                <w:color w:val="000000" w:themeColor="text1"/>
              </w:rPr>
              <w:t>e enviará la cuenta por el costo total.</w:t>
            </w:r>
          </w:p>
        </w:tc>
      </w:tr>
      <w:tr w:rsidR="001D63AB" w:rsidRPr="001D63AB" w14:paraId="34E5EC19" w14:textId="2E65E1AA" w:rsidTr="0122057B">
        <w:trPr>
          <w:trHeight w:val="900"/>
        </w:trPr>
        <w:tc>
          <w:tcPr>
            <w:tcW w:w="2500" w:type="pct"/>
          </w:tcPr>
          <w:p w14:paraId="60E4643A" w14:textId="4C1042FD" w:rsidR="001D63AB" w:rsidRPr="001D63AB" w:rsidRDefault="001D63AB" w:rsidP="001D63AB">
            <w:pPr>
              <w:rPr>
                <w:rFonts w:ascii="Aptos Narrow" w:eastAsia="Times New Roman" w:hAnsi="Aptos Narrow" w:cs="Times New Roman"/>
                <w:color w:val="467886"/>
                <w:kern w:val="0"/>
                <w:sz w:val="22"/>
                <w:szCs w:val="22"/>
                <w:u w:val="single"/>
                <w14:ligatures w14:val="none"/>
              </w:rPr>
            </w:pPr>
            <w:r w:rsidRPr="001D63AB">
              <w:rPr>
                <w:rFonts w:ascii="Aptos" w:eastAsia="Times New Roman" w:hAnsi="Aptos" w:cs="Times New Roman"/>
                <w:color w:val="000000"/>
                <w:kern w:val="0"/>
                <w:u w:val="single"/>
                <w14:ligatures w14:val="none"/>
              </w:rPr>
              <w:t>Out-of-network</w:t>
            </w:r>
            <w:r w:rsidRPr="001D63AB">
              <w:rPr>
                <w:rFonts w:ascii="Aptos" w:eastAsia="Times New Roman" w:hAnsi="Aptos" w:cs="Times New Roman"/>
                <w:color w:val="000000"/>
                <w:kern w:val="0"/>
                <w14:ligatures w14:val="none"/>
              </w:rPr>
              <w:t>: An “out-of-network” provider does not have a contract with your insurance company and has not agreed to a set rate.  If you receive care from an out-of-network provider, your insurance may cover a smaller portion of the costs or none at all.  You typically pay more out of pocket when you visit out-of-network providers.</w:t>
            </w:r>
          </w:p>
        </w:tc>
        <w:tc>
          <w:tcPr>
            <w:tcW w:w="2500" w:type="pct"/>
          </w:tcPr>
          <w:p w14:paraId="158F0789" w14:textId="794E906B" w:rsidR="001D63AB" w:rsidRPr="001D63AB" w:rsidRDefault="738286B4" w:rsidP="0122057B">
            <w:pPr>
              <w:rPr>
                <w:rFonts w:eastAsiaTheme="minorEastAsia"/>
                <w:color w:val="000000"/>
                <w:kern w:val="0"/>
                <w14:ligatures w14:val="none"/>
              </w:rPr>
            </w:pPr>
            <w:r w:rsidRPr="0122057B">
              <w:rPr>
                <w:rFonts w:eastAsiaTheme="minorEastAsia"/>
                <w:color w:val="000000" w:themeColor="text1"/>
                <w:u w:val="single"/>
              </w:rPr>
              <w:t>Fuera de la Red:</w:t>
            </w:r>
            <w:r w:rsidRPr="0122057B">
              <w:rPr>
                <w:rFonts w:eastAsiaTheme="minorEastAsia"/>
                <w:color w:val="000000" w:themeColor="text1"/>
              </w:rPr>
              <w:t xml:space="preserve"> un proveedor que está “fuera de la red” no tiene </w:t>
            </w:r>
            <w:r w:rsidR="0A4A96EB" w:rsidRPr="0122057B">
              <w:rPr>
                <w:rFonts w:eastAsiaTheme="minorEastAsia"/>
                <w:color w:val="000000" w:themeColor="text1"/>
              </w:rPr>
              <w:t xml:space="preserve">un </w:t>
            </w:r>
            <w:r w:rsidRPr="0122057B">
              <w:rPr>
                <w:rFonts w:eastAsiaTheme="minorEastAsia"/>
                <w:color w:val="000000" w:themeColor="text1"/>
              </w:rPr>
              <w:t>contrato con su compañía de seguros y no han acordado un costo fijo. Si recibe atención de un proveedor fuera de la red, es posible que su seguro cubra solamente una parte menor de los costos o que no cubra nada. Cuando usted visita a un proveedor fuera de la red, suele pagar más de su bolsillo.</w:t>
            </w:r>
          </w:p>
        </w:tc>
      </w:tr>
      <w:tr w:rsidR="001D63AB" w:rsidRPr="001D63AB" w14:paraId="41226392" w14:textId="51F92E0E" w:rsidTr="0122057B">
        <w:trPr>
          <w:trHeight w:val="630"/>
        </w:trPr>
        <w:tc>
          <w:tcPr>
            <w:tcW w:w="2500" w:type="pct"/>
          </w:tcPr>
          <w:p w14:paraId="739F4B8D" w14:textId="7E7D0FBC"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Out-of-pocket maximum</w:t>
            </w:r>
            <w:r w:rsidRPr="001D63AB">
              <w:rPr>
                <w:rFonts w:ascii="Aptos" w:eastAsia="Times New Roman" w:hAnsi="Aptos" w:cs="Times New Roman"/>
                <w:color w:val="000000"/>
                <w:kern w:val="0"/>
                <w14:ligatures w14:val="none"/>
              </w:rPr>
              <w:t xml:space="preserve">: </w:t>
            </w:r>
            <w:r w:rsidRPr="001D63AB">
              <w:rPr>
                <w:rFonts w:ascii="Calibri" w:eastAsia="Times New Roman" w:hAnsi="Calibri" w:cs="Calibri"/>
                <w:color w:val="000000"/>
                <w:kern w:val="0"/>
                <w:sz w:val="22"/>
                <w:szCs w:val="22"/>
                <w14:ligatures w14:val="none"/>
              </w:rPr>
              <w:t xml:space="preserve">Once you have paid a certain amount of money in a year, insurance will pay all remaining costs for covered services. This set amount is the out-of-pocket maximum.  </w:t>
            </w:r>
            <w:r w:rsidRPr="001D63AB">
              <w:rPr>
                <w:rFonts w:ascii="Aptos" w:eastAsia="Times New Roman" w:hAnsi="Aptos" w:cs="Times New Roman"/>
                <w:color w:val="000000"/>
                <w:kern w:val="0"/>
                <w14:ligatures w14:val="none"/>
              </w:rPr>
              <w:t xml:space="preserve">To learn more, visit </w:t>
            </w:r>
            <w:r w:rsidRPr="001D63AB">
              <w:rPr>
                <w:rFonts w:ascii="Aptos" w:eastAsia="Times New Roman" w:hAnsi="Aptos" w:cs="Times New Roman"/>
                <w:color w:val="000000"/>
                <w:kern w:val="0"/>
                <w:highlight w:val="green"/>
                <w:u w:val="single"/>
                <w14:ligatures w14:val="none"/>
              </w:rPr>
              <w:t>Copayments, Deductibles, Coinsurance, and Out-of-Pocket Maximums</w:t>
            </w:r>
            <w:r w:rsidRPr="001D63AB">
              <w:rPr>
                <w:rFonts w:ascii="Aptos" w:eastAsia="Times New Roman" w:hAnsi="Aptos" w:cs="Times New Roman"/>
                <w:color w:val="000000"/>
                <w:kern w:val="0"/>
                <w:highlight w:val="green"/>
                <w14:ligatures w14:val="none"/>
              </w:rPr>
              <w:t>.</w:t>
            </w:r>
          </w:p>
        </w:tc>
        <w:tc>
          <w:tcPr>
            <w:tcW w:w="2500" w:type="pct"/>
          </w:tcPr>
          <w:p w14:paraId="5F689EF5" w14:textId="2B69CAA3" w:rsidR="001D63AB" w:rsidRPr="001D63AB" w:rsidRDefault="2F608F41" w:rsidP="0122057B">
            <w:pPr>
              <w:rPr>
                <w:rFonts w:eastAsiaTheme="minorEastAsia"/>
                <w:kern w:val="0"/>
                <w14:ligatures w14:val="none"/>
              </w:rPr>
            </w:pPr>
            <w:r w:rsidRPr="0122057B">
              <w:rPr>
                <w:rFonts w:eastAsiaTheme="minorEastAsia"/>
                <w:color w:val="000000" w:themeColor="text1"/>
                <w:u w:val="single"/>
              </w:rPr>
              <w:t>Pago Máximo de Bolsillo</w:t>
            </w:r>
            <w:r w:rsidRPr="0122057B">
              <w:rPr>
                <w:rFonts w:eastAsiaTheme="minorEastAsia"/>
                <w:color w:val="000000" w:themeColor="text1"/>
              </w:rPr>
              <w:t xml:space="preserve">: una vez que haya pagado una determinada cantidad de dinero en un año, el seguro pagará todos los costos restantes de los servicios cubiertos. Esta cantidad fija es el pago o desembolso máximo de su bolsillo. Para saber más, visite </w:t>
            </w:r>
            <w:r w:rsidRPr="0122057B">
              <w:rPr>
                <w:rFonts w:eastAsiaTheme="minorEastAsia"/>
                <w:color w:val="000000" w:themeColor="text1"/>
                <w:highlight w:val="green"/>
                <w:u w:val="single"/>
              </w:rPr>
              <w:t>Copagos, Deducibles, Coseguro y Pagos Máximos de Bolsillo.</w:t>
            </w:r>
          </w:p>
        </w:tc>
      </w:tr>
      <w:tr w:rsidR="001D63AB" w:rsidRPr="001D63AB" w14:paraId="04E5FABD" w14:textId="17E30544" w:rsidTr="0122057B">
        <w:trPr>
          <w:trHeight w:val="945"/>
        </w:trPr>
        <w:tc>
          <w:tcPr>
            <w:tcW w:w="2500" w:type="pct"/>
          </w:tcPr>
          <w:p w14:paraId="5F52C1E9" w14:textId="6BA15AA8"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Outpatient</w:t>
            </w:r>
            <w:r w:rsidRPr="001D63AB">
              <w:rPr>
                <w:rFonts w:ascii="Aptos" w:eastAsia="Times New Roman" w:hAnsi="Aptos" w:cs="Times New Roman"/>
                <w:color w:val="000000"/>
                <w:kern w:val="0"/>
                <w:sz w:val="16"/>
                <w:szCs w:val="16"/>
                <w:u w:val="single"/>
                <w14:ligatures w14:val="none"/>
              </w:rPr>
              <w:t> </w:t>
            </w:r>
            <w:r w:rsidRPr="001D63AB">
              <w:rPr>
                <w:rFonts w:ascii="Aptos" w:eastAsia="Times New Roman" w:hAnsi="Aptos" w:cs="Times New Roman"/>
                <w:color w:val="000000"/>
                <w:kern w:val="0"/>
                <w:u w:val="single"/>
                <w14:ligatures w14:val="none"/>
              </w:rPr>
              <w:t>:</w:t>
            </w:r>
            <w:r w:rsidRPr="001D63AB">
              <w:rPr>
                <w:rFonts w:ascii="Aptos" w:eastAsia="Times New Roman" w:hAnsi="Aptos" w:cs="Times New Roman"/>
                <w:color w:val="000000"/>
                <w:kern w:val="0"/>
                <w14:ligatures w14:val="none"/>
              </w:rPr>
              <w:t> Medical care that does not require an overnight stay in a medical facility. </w:t>
            </w:r>
          </w:p>
        </w:tc>
        <w:tc>
          <w:tcPr>
            <w:tcW w:w="2500" w:type="pct"/>
          </w:tcPr>
          <w:p w14:paraId="7B4DAF1B" w14:textId="32577BBB" w:rsidR="001D63AB" w:rsidRPr="001D63AB" w:rsidRDefault="5F6AE6B2" w:rsidP="0122057B">
            <w:pPr>
              <w:rPr>
                <w:rFonts w:eastAsiaTheme="minorEastAsia"/>
                <w:kern w:val="0"/>
                <w14:ligatures w14:val="none"/>
              </w:rPr>
            </w:pPr>
            <w:r w:rsidRPr="0122057B">
              <w:rPr>
                <w:rFonts w:eastAsiaTheme="minorEastAsia"/>
                <w:color w:val="000000" w:themeColor="text1"/>
                <w:u w:val="single"/>
              </w:rPr>
              <w:t>Ambulatorio</w:t>
            </w:r>
            <w:r w:rsidRPr="0122057B">
              <w:rPr>
                <w:rFonts w:eastAsiaTheme="minorEastAsia"/>
                <w:color w:val="000000" w:themeColor="text1"/>
              </w:rPr>
              <w:t>: es la atención médica que no le requiere pasar la noche en un centro médico.</w:t>
            </w:r>
          </w:p>
        </w:tc>
      </w:tr>
      <w:tr w:rsidR="001D63AB" w:rsidRPr="001D63AB" w14:paraId="38008863" w14:textId="66053505" w:rsidTr="0122057B">
        <w:trPr>
          <w:trHeight w:val="630"/>
        </w:trPr>
        <w:tc>
          <w:tcPr>
            <w:tcW w:w="2500" w:type="pct"/>
          </w:tcPr>
          <w:p w14:paraId="05D0D824" w14:textId="64E72A9D"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PHI:</w:t>
            </w:r>
            <w:r w:rsidRPr="001D63AB">
              <w:rPr>
                <w:rFonts w:ascii="Aptos" w:eastAsia="Times New Roman" w:hAnsi="Aptos" w:cs="Times New Roman"/>
                <w:color w:val="000000"/>
                <w:kern w:val="0"/>
                <w14:ligatures w14:val="none"/>
              </w:rPr>
              <w:t> Protected Health Information (PHI) is classified as any individually identifiable health information, including demographics. This information is federally protected by HIPAA. </w:t>
            </w:r>
          </w:p>
        </w:tc>
        <w:tc>
          <w:tcPr>
            <w:tcW w:w="2500" w:type="pct"/>
          </w:tcPr>
          <w:p w14:paraId="70CFE01F" w14:textId="07E747D1" w:rsidR="001D63AB" w:rsidRPr="001D63AB" w:rsidRDefault="4553436C" w:rsidP="0122057B">
            <w:pPr>
              <w:rPr>
                <w:rFonts w:eastAsiaTheme="minorEastAsia"/>
                <w:color w:val="000000"/>
                <w:kern w:val="0"/>
                <w14:ligatures w14:val="none"/>
              </w:rPr>
            </w:pPr>
            <w:r w:rsidRPr="0122057B">
              <w:rPr>
                <w:rFonts w:eastAsiaTheme="minorEastAsia"/>
                <w:color w:val="000000" w:themeColor="text1"/>
                <w:u w:val="single"/>
              </w:rPr>
              <w:t>La Información de Salud Protegida (PHI, por sus siglas en inglés)</w:t>
            </w:r>
            <w:r w:rsidRPr="0122057B">
              <w:rPr>
                <w:rFonts w:eastAsiaTheme="minorEastAsia"/>
                <w:color w:val="000000" w:themeColor="text1"/>
              </w:rPr>
              <w:t xml:space="preserve">: se clasifica como cualquier información </w:t>
            </w:r>
            <w:r w:rsidR="6C5BA868" w:rsidRPr="0122057B">
              <w:rPr>
                <w:rFonts w:eastAsiaTheme="minorEastAsia"/>
                <w:color w:val="000000" w:themeColor="text1"/>
              </w:rPr>
              <w:t xml:space="preserve">individual </w:t>
            </w:r>
            <w:r w:rsidRPr="0122057B">
              <w:rPr>
                <w:rFonts w:eastAsiaTheme="minorEastAsia"/>
                <w:color w:val="000000" w:themeColor="text1"/>
              </w:rPr>
              <w:t xml:space="preserve">de salud </w:t>
            </w:r>
            <w:r w:rsidR="3F49EFD0" w:rsidRPr="0122057B">
              <w:rPr>
                <w:rFonts w:eastAsiaTheme="minorEastAsia"/>
                <w:color w:val="000000" w:themeColor="text1"/>
              </w:rPr>
              <w:t>que lo identifique</w:t>
            </w:r>
            <w:r w:rsidRPr="0122057B">
              <w:rPr>
                <w:rFonts w:eastAsiaTheme="minorEastAsia"/>
                <w:color w:val="000000" w:themeColor="text1"/>
              </w:rPr>
              <w:t>, incluidos los datos demográficos. Esta información está protegida a nivel federal por la HIPAA.</w:t>
            </w:r>
          </w:p>
        </w:tc>
      </w:tr>
      <w:tr w:rsidR="001D63AB" w:rsidRPr="001D63AB" w14:paraId="64F5CC48" w14:textId="764D7FA0" w:rsidTr="0122057B">
        <w:trPr>
          <w:trHeight w:val="315"/>
        </w:trPr>
        <w:tc>
          <w:tcPr>
            <w:tcW w:w="2500" w:type="pct"/>
          </w:tcPr>
          <w:p w14:paraId="077D175C" w14:textId="1C20A3C2"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Physician bill:</w:t>
            </w:r>
            <w:r w:rsidRPr="001D63AB">
              <w:rPr>
                <w:rFonts w:ascii="Aptos" w:eastAsia="Times New Roman" w:hAnsi="Aptos" w:cs="Times New Roman"/>
                <w:color w:val="000000"/>
                <w:kern w:val="0"/>
                <w14:ligatures w14:val="none"/>
              </w:rPr>
              <w:t> A physician’s bill includes charges for any work performed by trained professionals such as your doctor, surgeon, radiologist, anesthesiologist, therapist, and more.  </w:t>
            </w:r>
          </w:p>
        </w:tc>
        <w:tc>
          <w:tcPr>
            <w:tcW w:w="2500" w:type="pct"/>
          </w:tcPr>
          <w:p w14:paraId="16261D8E" w14:textId="6B295E45" w:rsidR="001D63AB" w:rsidRPr="001D63AB" w:rsidRDefault="2D98E51D" w:rsidP="0122057B">
            <w:pPr>
              <w:rPr>
                <w:rFonts w:eastAsiaTheme="minorEastAsia"/>
                <w:kern w:val="0"/>
                <w14:ligatures w14:val="none"/>
              </w:rPr>
            </w:pPr>
            <w:r w:rsidRPr="0122057B">
              <w:rPr>
                <w:rFonts w:eastAsiaTheme="minorEastAsia"/>
                <w:color w:val="000000" w:themeColor="text1"/>
                <w:u w:val="single"/>
              </w:rPr>
              <w:t>Cuenta del Médico</w:t>
            </w:r>
            <w:r w:rsidRPr="0122057B">
              <w:rPr>
                <w:rFonts w:eastAsiaTheme="minorEastAsia"/>
                <w:color w:val="000000" w:themeColor="text1"/>
              </w:rPr>
              <w:t>: la cuenta de un médico incluye los cargos por cualquier trabajo realizado por profesionales calificados, como su médico de cabecera, un(a) cirujano(a), un(a) radiólogo(a), un(a) anestesiólogo(a), un(a) terapeuta, etc.</w:t>
            </w:r>
          </w:p>
        </w:tc>
      </w:tr>
      <w:tr w:rsidR="001D63AB" w:rsidRPr="001D63AB" w14:paraId="6937C168" w14:textId="0E8332A2" w:rsidTr="0122057B">
        <w:trPr>
          <w:trHeight w:val="630"/>
        </w:trPr>
        <w:tc>
          <w:tcPr>
            <w:tcW w:w="2500" w:type="pct"/>
          </w:tcPr>
          <w:p w14:paraId="44AAD846" w14:textId="79E033CC"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Policyholder:</w:t>
            </w:r>
            <w:r w:rsidRPr="001D63AB">
              <w:rPr>
                <w:rFonts w:ascii="Aptos" w:eastAsia="Times New Roman" w:hAnsi="Aptos" w:cs="Times New Roman"/>
                <w:color w:val="000000"/>
                <w:kern w:val="0"/>
                <w14:ligatures w14:val="none"/>
              </w:rPr>
              <w:t> The person who holds and/or is responsible for the medical insurance policy.</w:t>
            </w:r>
          </w:p>
        </w:tc>
        <w:tc>
          <w:tcPr>
            <w:tcW w:w="2500" w:type="pct"/>
          </w:tcPr>
          <w:p w14:paraId="5A3A32CA" w14:textId="3EA19191" w:rsidR="001D63AB" w:rsidRPr="001D63AB" w:rsidRDefault="2539A863" w:rsidP="0122057B">
            <w:pPr>
              <w:rPr>
                <w:rFonts w:eastAsiaTheme="minorEastAsia"/>
                <w:kern w:val="0"/>
                <w14:ligatures w14:val="none"/>
              </w:rPr>
            </w:pPr>
            <w:r w:rsidRPr="0122057B">
              <w:rPr>
                <w:rFonts w:eastAsiaTheme="minorEastAsia"/>
                <w:color w:val="000000" w:themeColor="text1"/>
                <w:u w:val="single"/>
              </w:rPr>
              <w:t>Titular del Seguro</w:t>
            </w:r>
            <w:r w:rsidRPr="0122057B">
              <w:rPr>
                <w:rFonts w:eastAsiaTheme="minorEastAsia"/>
                <w:color w:val="000000" w:themeColor="text1"/>
              </w:rPr>
              <w:t>: es la persona asegurada y/o responsable de la póliza del seguro médico.</w:t>
            </w:r>
          </w:p>
        </w:tc>
      </w:tr>
      <w:tr w:rsidR="001D63AB" w:rsidRPr="001D63AB" w14:paraId="7344B546" w14:textId="6376085F" w:rsidTr="0122057B">
        <w:trPr>
          <w:trHeight w:val="630"/>
        </w:trPr>
        <w:tc>
          <w:tcPr>
            <w:tcW w:w="2500" w:type="pct"/>
          </w:tcPr>
          <w:p w14:paraId="1B0393AB" w14:textId="35170615"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Precertification: See authorizations.</w:t>
            </w:r>
          </w:p>
        </w:tc>
        <w:tc>
          <w:tcPr>
            <w:tcW w:w="2500" w:type="pct"/>
          </w:tcPr>
          <w:p w14:paraId="422C2191" w14:textId="55A4FF84" w:rsidR="001D63AB" w:rsidRPr="001D63AB" w:rsidRDefault="210719AE" w:rsidP="0122057B">
            <w:pPr>
              <w:rPr>
                <w:rFonts w:eastAsiaTheme="minorEastAsia"/>
                <w:color w:val="000000"/>
                <w:kern w:val="0"/>
                <w14:ligatures w14:val="none"/>
              </w:rPr>
            </w:pPr>
            <w:r w:rsidRPr="0122057B">
              <w:rPr>
                <w:rFonts w:eastAsiaTheme="minorEastAsia"/>
                <w:color w:val="000000" w:themeColor="text1"/>
                <w:u w:val="single"/>
              </w:rPr>
              <w:t>Precertificación:</w:t>
            </w:r>
            <w:r w:rsidRPr="0122057B">
              <w:rPr>
                <w:rFonts w:eastAsiaTheme="minorEastAsia"/>
                <w:color w:val="000000" w:themeColor="text1"/>
              </w:rPr>
              <w:t xml:space="preserve"> </w:t>
            </w:r>
            <w:r w:rsidR="46B8CB0E" w:rsidRPr="0122057B">
              <w:rPr>
                <w:rFonts w:eastAsiaTheme="minorEastAsia"/>
                <w:color w:val="000000" w:themeColor="text1"/>
              </w:rPr>
              <w:t>revise</w:t>
            </w:r>
            <w:r w:rsidRPr="0122057B">
              <w:rPr>
                <w:rFonts w:eastAsiaTheme="minorEastAsia"/>
                <w:color w:val="000000" w:themeColor="text1"/>
              </w:rPr>
              <w:t xml:space="preserve"> la parte de autorizaciones.</w:t>
            </w:r>
          </w:p>
        </w:tc>
      </w:tr>
      <w:tr w:rsidR="001D63AB" w:rsidRPr="001D63AB" w14:paraId="342DA5D7" w14:textId="6A08C2A8" w:rsidTr="0122057B">
        <w:trPr>
          <w:trHeight w:val="315"/>
        </w:trPr>
        <w:tc>
          <w:tcPr>
            <w:tcW w:w="2500" w:type="pct"/>
          </w:tcPr>
          <w:p w14:paraId="2DEB3A70" w14:textId="2B1F5FEB"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Premium:</w:t>
            </w:r>
            <w:r w:rsidRPr="001D63AB">
              <w:rPr>
                <w:rFonts w:ascii="Aptos" w:eastAsia="Times New Roman" w:hAnsi="Aptos" w:cs="Times New Roman"/>
                <w:color w:val="000000"/>
                <w:kern w:val="0"/>
                <w14:ligatures w14:val="none"/>
              </w:rPr>
              <w:t> The amount a policyholder pays for health insurance.</w:t>
            </w:r>
          </w:p>
        </w:tc>
        <w:tc>
          <w:tcPr>
            <w:tcW w:w="2500" w:type="pct"/>
          </w:tcPr>
          <w:p w14:paraId="6D20939A" w14:textId="5C4D416E" w:rsidR="001D63AB" w:rsidRPr="001D63AB" w:rsidRDefault="7867E2E8" w:rsidP="0122057B">
            <w:pPr>
              <w:rPr>
                <w:rFonts w:eastAsiaTheme="minorEastAsia"/>
                <w:kern w:val="0"/>
                <w14:ligatures w14:val="none"/>
              </w:rPr>
            </w:pPr>
            <w:r w:rsidRPr="0122057B">
              <w:rPr>
                <w:rFonts w:eastAsiaTheme="minorEastAsia"/>
                <w:color w:val="000000" w:themeColor="text1"/>
                <w:u w:val="single"/>
              </w:rPr>
              <w:t>Cuota del Seguro:</w:t>
            </w:r>
            <w:r w:rsidRPr="0122057B">
              <w:rPr>
                <w:rFonts w:eastAsiaTheme="minorEastAsia"/>
                <w:color w:val="000000" w:themeColor="text1"/>
              </w:rPr>
              <w:t> es el importe que paga el/la asegurado(a) por el seguro médico.</w:t>
            </w:r>
          </w:p>
        </w:tc>
      </w:tr>
      <w:tr w:rsidR="001D63AB" w:rsidRPr="001D63AB" w14:paraId="71CEE34C" w14:textId="40D14AA6" w:rsidTr="0122057B">
        <w:trPr>
          <w:trHeight w:val="315"/>
        </w:trPr>
        <w:tc>
          <w:tcPr>
            <w:tcW w:w="2500" w:type="pct"/>
          </w:tcPr>
          <w:p w14:paraId="56400A10" w14:textId="14516166"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Primary Insurance:</w:t>
            </w:r>
            <w:r w:rsidRPr="001D63AB">
              <w:rPr>
                <w:rFonts w:ascii="Aptos" w:eastAsia="Times New Roman" w:hAnsi="Aptos" w:cs="Times New Roman"/>
                <w:color w:val="000000"/>
                <w:kern w:val="0"/>
                <w14:ligatures w14:val="none"/>
              </w:rPr>
              <w:t xml:space="preserve"> If you have more than one insurance plan, your primary insurance is the plan that pays its share of the cost first. They typically pay the most. To learn more, visit </w:t>
            </w:r>
            <w:r w:rsidRPr="001D63AB">
              <w:rPr>
                <w:rFonts w:ascii="Aptos" w:eastAsia="Times New Roman" w:hAnsi="Aptos" w:cs="Times New Roman"/>
                <w:color w:val="000000"/>
                <w:kern w:val="0"/>
                <w:highlight w:val="green"/>
                <w:u w:val="single"/>
                <w14:ligatures w14:val="none"/>
              </w:rPr>
              <w:t>Coordination of Benefits</w:t>
            </w:r>
            <w:r w:rsidRPr="001D63AB">
              <w:rPr>
                <w:rFonts w:ascii="Aptos" w:eastAsia="Times New Roman" w:hAnsi="Aptos" w:cs="Times New Roman"/>
                <w:color w:val="000000"/>
                <w:kern w:val="0"/>
                <w:highlight w:val="green"/>
                <w14:ligatures w14:val="none"/>
              </w:rPr>
              <w:t>.</w:t>
            </w:r>
          </w:p>
        </w:tc>
        <w:tc>
          <w:tcPr>
            <w:tcW w:w="2500" w:type="pct"/>
          </w:tcPr>
          <w:p w14:paraId="38299002" w14:textId="78AB3BFB" w:rsidR="001D63AB" w:rsidRPr="001D63AB" w:rsidRDefault="77E79300" w:rsidP="0122057B">
            <w:pPr>
              <w:rPr>
                <w:rFonts w:eastAsiaTheme="minorEastAsia"/>
                <w:kern w:val="0"/>
                <w14:ligatures w14:val="none"/>
              </w:rPr>
            </w:pPr>
            <w:r w:rsidRPr="0122057B">
              <w:rPr>
                <w:rFonts w:eastAsiaTheme="minorEastAsia"/>
                <w:color w:val="000000" w:themeColor="text1"/>
                <w:u w:val="single"/>
              </w:rPr>
              <w:t>Seguro Principal: </w:t>
            </w:r>
            <w:r w:rsidRPr="0122057B">
              <w:rPr>
                <w:rFonts w:eastAsiaTheme="minorEastAsia"/>
                <w:color w:val="000000" w:themeColor="text1"/>
              </w:rPr>
              <w:t>si tiene más de un seguro, su seguro principal es el que paga primero su parte del costo</w:t>
            </w:r>
            <w:r w:rsidR="0E036874" w:rsidRPr="0122057B">
              <w:rPr>
                <w:rFonts w:eastAsiaTheme="minorEastAsia"/>
                <w:color w:val="000000" w:themeColor="text1"/>
              </w:rPr>
              <w:t>,</w:t>
            </w:r>
            <w:r w:rsidRPr="0122057B">
              <w:rPr>
                <w:rFonts w:eastAsiaTheme="minorEastAsia"/>
                <w:color w:val="000000" w:themeColor="text1"/>
              </w:rPr>
              <w:t xml:space="preserve"> y suele ser el que</w:t>
            </w:r>
            <w:r w:rsidR="51153995" w:rsidRPr="0122057B">
              <w:rPr>
                <w:rFonts w:eastAsiaTheme="minorEastAsia"/>
                <w:color w:val="000000" w:themeColor="text1"/>
              </w:rPr>
              <w:t xml:space="preserve"> paga la mayor parte</w:t>
            </w:r>
            <w:r w:rsidRPr="0122057B">
              <w:rPr>
                <w:rFonts w:eastAsiaTheme="minorEastAsia"/>
                <w:color w:val="000000" w:themeColor="text1"/>
              </w:rPr>
              <w:t xml:space="preserve">. Para más información, visite la parte de </w:t>
            </w:r>
            <w:r w:rsidRPr="0122057B">
              <w:rPr>
                <w:rFonts w:eastAsiaTheme="minorEastAsia"/>
                <w:color w:val="000000" w:themeColor="text1"/>
                <w:highlight w:val="green"/>
                <w:u w:val="single"/>
              </w:rPr>
              <w:t>Coordinación de Beneficios.</w:t>
            </w:r>
          </w:p>
        </w:tc>
      </w:tr>
      <w:tr w:rsidR="001D63AB" w:rsidRPr="001D63AB" w14:paraId="06821D98" w14:textId="492E6F79" w:rsidTr="0122057B">
        <w:trPr>
          <w:trHeight w:val="315"/>
        </w:trPr>
        <w:tc>
          <w:tcPr>
            <w:tcW w:w="2500" w:type="pct"/>
          </w:tcPr>
          <w:p w14:paraId="28F2D27F" w14:textId="04D10C97"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Provider:</w:t>
            </w:r>
            <w:r w:rsidRPr="001D63AB">
              <w:rPr>
                <w:rFonts w:ascii="Aptos" w:eastAsia="Times New Roman" w:hAnsi="Aptos" w:cs="Times New Roman"/>
                <w:color w:val="000000"/>
                <w:kern w:val="0"/>
                <w14:ligatures w14:val="none"/>
              </w:rPr>
              <w:t>  A provider is any physician, medical professional, hospital or other medical facility that is certified by state law to provide medical or health services.</w:t>
            </w:r>
          </w:p>
        </w:tc>
        <w:tc>
          <w:tcPr>
            <w:tcW w:w="2500" w:type="pct"/>
          </w:tcPr>
          <w:p w14:paraId="15776221" w14:textId="4D5E553F" w:rsidR="001D63AB" w:rsidRPr="001D63AB" w:rsidRDefault="05CC9B8E" w:rsidP="0122057B">
            <w:pPr>
              <w:rPr>
                <w:rFonts w:eastAsiaTheme="minorEastAsia"/>
                <w:color w:val="000000"/>
                <w:kern w:val="0"/>
                <w14:ligatures w14:val="none"/>
              </w:rPr>
            </w:pPr>
            <w:r w:rsidRPr="0122057B">
              <w:rPr>
                <w:rFonts w:eastAsiaTheme="minorEastAsia"/>
                <w:color w:val="000000" w:themeColor="text1"/>
                <w:u w:val="single"/>
              </w:rPr>
              <w:t>Proveedor</w:t>
            </w:r>
            <w:r w:rsidRPr="0122057B">
              <w:rPr>
                <w:rFonts w:eastAsiaTheme="minorEastAsia"/>
                <w:color w:val="000000" w:themeColor="text1"/>
              </w:rPr>
              <w:t>:  un proveedor es cualquier</w:t>
            </w:r>
            <w:r w:rsidR="511DE8FC" w:rsidRPr="0122057B">
              <w:rPr>
                <w:rFonts w:eastAsiaTheme="minorEastAsia"/>
                <w:color w:val="000000" w:themeColor="text1"/>
              </w:rPr>
              <w:t xml:space="preserve"> doctor</w:t>
            </w:r>
            <w:r w:rsidRPr="0122057B">
              <w:rPr>
                <w:rFonts w:eastAsiaTheme="minorEastAsia"/>
                <w:color w:val="000000" w:themeColor="text1"/>
              </w:rPr>
              <w:t>, profesional médico, hospital</w:t>
            </w:r>
            <w:r w:rsidR="2A16A142" w:rsidRPr="0122057B">
              <w:rPr>
                <w:rFonts w:eastAsiaTheme="minorEastAsia"/>
                <w:color w:val="000000" w:themeColor="text1"/>
              </w:rPr>
              <w:t>,</w:t>
            </w:r>
            <w:r w:rsidRPr="0122057B">
              <w:rPr>
                <w:rFonts w:eastAsiaTheme="minorEastAsia"/>
                <w:color w:val="000000" w:themeColor="text1"/>
              </w:rPr>
              <w:t xml:space="preserve"> u otro centro médico que esté certificado por la ley estatal para prestar servicios</w:t>
            </w:r>
            <w:r w:rsidR="65F749DF" w:rsidRPr="0122057B">
              <w:rPr>
                <w:rFonts w:eastAsiaTheme="minorEastAsia"/>
                <w:color w:val="000000" w:themeColor="text1"/>
              </w:rPr>
              <w:t xml:space="preserve"> </w:t>
            </w:r>
            <w:r w:rsidRPr="0122057B">
              <w:rPr>
                <w:rFonts w:eastAsiaTheme="minorEastAsia"/>
                <w:color w:val="000000" w:themeColor="text1"/>
              </w:rPr>
              <w:t>de salud.</w:t>
            </w:r>
          </w:p>
        </w:tc>
      </w:tr>
      <w:tr w:rsidR="001D63AB" w:rsidRPr="001D63AB" w14:paraId="09373B29" w14:textId="4C1DF9E6" w:rsidTr="0122057B">
        <w:trPr>
          <w:trHeight w:val="630"/>
        </w:trPr>
        <w:tc>
          <w:tcPr>
            <w:tcW w:w="2500" w:type="pct"/>
          </w:tcPr>
          <w:p w14:paraId="48B60053" w14:textId="49A464AF"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Referral:</w:t>
            </w:r>
            <w:r w:rsidRPr="001D63AB">
              <w:rPr>
                <w:rFonts w:ascii="Aptos" w:eastAsia="Times New Roman" w:hAnsi="Aptos" w:cs="Times New Roman"/>
                <w:color w:val="000000"/>
                <w:kern w:val="0"/>
                <w14:ligatures w14:val="none"/>
              </w:rPr>
              <w:t> A referral is a written order from your doctor for you to see another medical professional or specialist for further care</w:t>
            </w:r>
            <w:r w:rsidRPr="001D63AB">
              <w:rPr>
                <w:rFonts w:ascii="Aptos" w:eastAsia="Times New Roman" w:hAnsi="Aptos" w:cs="Times New Roman"/>
                <w:color w:val="000000"/>
                <w:kern w:val="0"/>
                <w:sz w:val="16"/>
                <w:szCs w:val="16"/>
                <w14:ligatures w14:val="none"/>
              </w:rPr>
              <w:t> </w:t>
            </w:r>
            <w:r w:rsidRPr="001D63AB">
              <w:rPr>
                <w:rFonts w:ascii="Aptos" w:eastAsia="Times New Roman" w:hAnsi="Aptos" w:cs="Times New Roman"/>
                <w:color w:val="000000"/>
                <w:kern w:val="0"/>
                <w14:ligatures w14:val="none"/>
              </w:rPr>
              <w:t>. Some insurances require you to get a referral before you can get care from someone besides your primary care doctor.</w:t>
            </w:r>
          </w:p>
        </w:tc>
        <w:tc>
          <w:tcPr>
            <w:tcW w:w="2500" w:type="pct"/>
          </w:tcPr>
          <w:p w14:paraId="3508C472" w14:textId="675A27AF" w:rsidR="001D63AB" w:rsidRPr="001D63AB" w:rsidRDefault="5985DA74" w:rsidP="0122057B">
            <w:pPr>
              <w:rPr>
                <w:rFonts w:eastAsiaTheme="minorEastAsia"/>
                <w:kern w:val="0"/>
                <w14:ligatures w14:val="none"/>
              </w:rPr>
            </w:pPr>
            <w:r w:rsidRPr="0122057B">
              <w:rPr>
                <w:rFonts w:eastAsiaTheme="minorEastAsia"/>
                <w:color w:val="000000" w:themeColor="text1"/>
                <w:u w:val="single"/>
              </w:rPr>
              <w:t>Referencia</w:t>
            </w:r>
            <w:r w:rsidRPr="0122057B">
              <w:rPr>
                <w:rFonts w:eastAsiaTheme="minorEastAsia"/>
                <w:color w:val="000000" w:themeColor="text1"/>
              </w:rPr>
              <w:t>: una referencia es una orden escrita de su médico de cabecera para que acuda a otro profesional médico</w:t>
            </w:r>
            <w:r w:rsidR="32302876" w:rsidRPr="0122057B">
              <w:rPr>
                <w:rFonts w:eastAsiaTheme="minorEastAsia"/>
                <w:color w:val="000000" w:themeColor="text1"/>
              </w:rPr>
              <w:t>,</w:t>
            </w:r>
            <w:r w:rsidRPr="0122057B">
              <w:rPr>
                <w:rFonts w:eastAsiaTheme="minorEastAsia"/>
                <w:color w:val="000000" w:themeColor="text1"/>
              </w:rPr>
              <w:t xml:space="preserve"> o especialista</w:t>
            </w:r>
            <w:r w:rsidR="4B3B1355" w:rsidRPr="0122057B">
              <w:rPr>
                <w:rFonts w:eastAsiaTheme="minorEastAsia"/>
                <w:color w:val="000000" w:themeColor="text1"/>
              </w:rPr>
              <w:t>,</w:t>
            </w:r>
            <w:r w:rsidRPr="0122057B">
              <w:rPr>
                <w:rFonts w:eastAsiaTheme="minorEastAsia"/>
                <w:color w:val="000000" w:themeColor="text1"/>
              </w:rPr>
              <w:t xml:space="preserve"> para recibir más atención necesaria. Algunos seguros le exigen esta referencia antes de que pueda recibir atención de alguien que no sea su médico de cabecera.</w:t>
            </w:r>
          </w:p>
        </w:tc>
      </w:tr>
      <w:tr w:rsidR="001D63AB" w:rsidRPr="001D63AB" w14:paraId="43EA44F4" w14:textId="25D6DE4E" w:rsidTr="0122057B">
        <w:trPr>
          <w:trHeight w:val="630"/>
        </w:trPr>
        <w:tc>
          <w:tcPr>
            <w:tcW w:w="2500" w:type="pct"/>
          </w:tcPr>
          <w:p w14:paraId="26E5408E" w14:textId="13ECBDD1"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Secondary Insurance:</w:t>
            </w:r>
            <w:r w:rsidRPr="001D63AB">
              <w:rPr>
                <w:rFonts w:ascii="Aptos" w:eastAsia="Times New Roman" w:hAnsi="Aptos" w:cs="Times New Roman"/>
                <w:color w:val="000000"/>
                <w:kern w:val="0"/>
                <w14:ligatures w14:val="none"/>
              </w:rPr>
              <w:t xml:space="preserve"> If you have more than one insurance plan, your secondary insurance is the plan billed after your primary insurance.  Once the primary insurance has paid their part, they will send the bill to the secondary insurer if there is still more to pay. To learn more, visit </w:t>
            </w:r>
            <w:r w:rsidRPr="001D63AB">
              <w:rPr>
                <w:rFonts w:ascii="Aptos" w:eastAsia="Times New Roman" w:hAnsi="Aptos" w:cs="Times New Roman"/>
                <w:color w:val="000000"/>
                <w:kern w:val="0"/>
                <w:highlight w:val="green"/>
                <w:u w:val="single"/>
                <w14:ligatures w14:val="none"/>
              </w:rPr>
              <w:t>Coordination of Benefits</w:t>
            </w:r>
            <w:r w:rsidRPr="001D63AB">
              <w:rPr>
                <w:rFonts w:ascii="Aptos" w:eastAsia="Times New Roman" w:hAnsi="Aptos" w:cs="Times New Roman"/>
                <w:color w:val="000000"/>
                <w:kern w:val="0"/>
                <w14:ligatures w14:val="none"/>
              </w:rPr>
              <w:t>.</w:t>
            </w:r>
          </w:p>
        </w:tc>
        <w:tc>
          <w:tcPr>
            <w:tcW w:w="2500" w:type="pct"/>
          </w:tcPr>
          <w:p w14:paraId="3F1B0A90" w14:textId="40EE9B7B" w:rsidR="001D63AB" w:rsidRPr="001D63AB" w:rsidRDefault="0943C536" w:rsidP="0122057B">
            <w:pPr>
              <w:rPr>
                <w:rFonts w:eastAsiaTheme="minorEastAsia"/>
                <w:kern w:val="0"/>
                <w14:ligatures w14:val="none"/>
              </w:rPr>
            </w:pPr>
            <w:r w:rsidRPr="0122057B">
              <w:rPr>
                <w:rFonts w:eastAsiaTheme="minorEastAsia"/>
                <w:color w:val="000000" w:themeColor="text1"/>
                <w:u w:val="single"/>
              </w:rPr>
              <w:t>Seguro Secundario</w:t>
            </w:r>
            <w:r w:rsidRPr="0122057B">
              <w:rPr>
                <w:rFonts w:eastAsiaTheme="minorEastAsia"/>
                <w:color w:val="000000" w:themeColor="text1"/>
              </w:rPr>
              <w:t xml:space="preserve">: si usted tiene más de un plan de seguro, su seguro secundario es el plan al que </w:t>
            </w:r>
            <w:r w:rsidR="1BF3CA6B" w:rsidRPr="0122057B">
              <w:rPr>
                <w:rFonts w:eastAsiaTheme="minorEastAsia"/>
                <w:color w:val="000000" w:themeColor="text1"/>
              </w:rPr>
              <w:t>se l</w:t>
            </w:r>
            <w:r w:rsidRPr="0122057B">
              <w:rPr>
                <w:rFonts w:eastAsiaTheme="minorEastAsia"/>
                <w:color w:val="000000" w:themeColor="text1"/>
              </w:rPr>
              <w:t xml:space="preserve">e manda su cuenta después de su seguro primario. Una vez que el seguro primario ha pagado su parte, enviará la </w:t>
            </w:r>
            <w:r w:rsidR="37177E6D" w:rsidRPr="0122057B">
              <w:rPr>
                <w:rFonts w:eastAsiaTheme="minorEastAsia"/>
                <w:color w:val="000000" w:themeColor="text1"/>
              </w:rPr>
              <w:t>cuent</w:t>
            </w:r>
            <w:r w:rsidRPr="0122057B">
              <w:rPr>
                <w:rFonts w:eastAsiaTheme="minorEastAsia"/>
                <w:color w:val="000000" w:themeColor="text1"/>
              </w:rPr>
              <w:t xml:space="preserve">a al seguro secundario si aún queda más por pagar. Para más información, visite la parte de </w:t>
            </w:r>
            <w:r w:rsidRPr="0122057B">
              <w:rPr>
                <w:rFonts w:eastAsiaTheme="minorEastAsia"/>
                <w:color w:val="000000" w:themeColor="text1"/>
                <w:highlight w:val="green"/>
                <w:u w:val="single"/>
              </w:rPr>
              <w:t>Coordinación de Beneficios.</w:t>
            </w:r>
          </w:p>
        </w:tc>
      </w:tr>
      <w:tr w:rsidR="001D63AB" w:rsidRPr="001D63AB" w14:paraId="53965601" w14:textId="28CA0EB1" w:rsidTr="0122057B">
        <w:trPr>
          <w:trHeight w:val="630"/>
        </w:trPr>
        <w:tc>
          <w:tcPr>
            <w:tcW w:w="2500" w:type="pct"/>
          </w:tcPr>
          <w:p w14:paraId="0D64156B" w14:textId="73D3E4FB"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Self-administered drugs (SADs):</w:t>
            </w:r>
            <w:r w:rsidRPr="001D63AB">
              <w:rPr>
                <w:rFonts w:ascii="Aptos" w:eastAsia="Times New Roman" w:hAnsi="Aptos" w:cs="Times New Roman"/>
                <w:color w:val="000000"/>
                <w:kern w:val="0"/>
                <w14:ligatures w14:val="none"/>
              </w:rPr>
              <w:t> Self-administered drugs are medications a person can take at home, without assistance.  They include drugs for controlling high blood pressure and diabetes, over-the-counter medications, and more. Many insurance plans do not cover self-administered drugs if they are provided in a hospital outpatient setting.  If you are given self-administered drugs in a hospital outpatient setting the hospital may bill you for them</w:t>
            </w:r>
          </w:p>
        </w:tc>
        <w:tc>
          <w:tcPr>
            <w:tcW w:w="2500" w:type="pct"/>
          </w:tcPr>
          <w:p w14:paraId="6AA26B33" w14:textId="148B8B77" w:rsidR="001D63AB" w:rsidRPr="001D63AB" w:rsidRDefault="59C2F32B" w:rsidP="0122057B">
            <w:pPr>
              <w:rPr>
                <w:rFonts w:eastAsiaTheme="minorEastAsia"/>
                <w:color w:val="000000"/>
                <w:kern w:val="0"/>
                <w14:ligatures w14:val="none"/>
              </w:rPr>
            </w:pPr>
            <w:r w:rsidRPr="0122057B">
              <w:rPr>
                <w:rFonts w:eastAsiaTheme="minorEastAsia"/>
                <w:color w:val="000000" w:themeColor="text1"/>
                <w:u w:val="single"/>
              </w:rPr>
              <w:t>Medicamentos Autoadministrados (SADs por sus siglas en inglés)</w:t>
            </w:r>
            <w:r w:rsidRPr="0122057B">
              <w:rPr>
                <w:rFonts w:eastAsiaTheme="minorEastAsia"/>
                <w:color w:val="000000" w:themeColor="text1"/>
              </w:rPr>
              <w:t>: los fármacos autoadministrados son medicamentos que una persona puede tomar en casa, sin necesitar ayuda. Estos incluyen fármacos para controlar la hipertensión y la diabetes, medicamentos de venta sin receta médica y otros. Muchos planes de seguros no cubren los medicamentos autoadministrados si se suministran en un entorno hospitalario ambulatorio. Si le administran medicamentos en un</w:t>
            </w:r>
            <w:r w:rsidR="471F5BFF" w:rsidRPr="0122057B">
              <w:rPr>
                <w:rFonts w:eastAsiaTheme="minorEastAsia"/>
                <w:color w:val="000000" w:themeColor="text1"/>
              </w:rPr>
              <w:t xml:space="preserve"> lugar de hospital</w:t>
            </w:r>
            <w:r w:rsidRPr="0122057B">
              <w:rPr>
                <w:rFonts w:eastAsiaTheme="minorEastAsia"/>
                <w:color w:val="000000" w:themeColor="text1"/>
              </w:rPr>
              <w:t xml:space="preserve"> ambulatorio, el hospital puede cobrárselos a usted.</w:t>
            </w:r>
          </w:p>
        </w:tc>
      </w:tr>
      <w:tr w:rsidR="001D63AB" w:rsidRPr="001D63AB" w14:paraId="25410378" w14:textId="05CBECC7" w:rsidTr="0122057B">
        <w:trPr>
          <w:trHeight w:val="945"/>
        </w:trPr>
        <w:tc>
          <w:tcPr>
            <w:tcW w:w="2500" w:type="pct"/>
          </w:tcPr>
          <w:p w14:paraId="496E3DAD" w14:textId="7C39B7D0" w:rsidR="001D63AB" w:rsidRPr="001D63AB" w:rsidRDefault="001D63AB" w:rsidP="001D63AB">
            <w:pPr>
              <w:rPr>
                <w:rFonts w:ascii="Aptos" w:eastAsia="Times New Roman" w:hAnsi="Aptos" w:cs="Times New Roman"/>
                <w:color w:val="000000"/>
                <w:kern w:val="0"/>
                <w:u w:val="single"/>
                <w14:ligatures w14:val="none"/>
              </w:rPr>
            </w:pPr>
            <w:r w:rsidRPr="001D63AB">
              <w:rPr>
                <w:rFonts w:ascii="Aptos" w:eastAsia="Times New Roman" w:hAnsi="Aptos" w:cs="Times New Roman"/>
                <w:color w:val="000000"/>
                <w:kern w:val="0"/>
                <w:u w:val="single"/>
                <w14:ligatures w14:val="none"/>
              </w:rPr>
              <w:t>Subscriber:</w:t>
            </w:r>
            <w:r w:rsidRPr="001D63AB">
              <w:rPr>
                <w:rFonts w:ascii="Aptos" w:eastAsia="Times New Roman" w:hAnsi="Aptos" w:cs="Times New Roman"/>
                <w:color w:val="000000"/>
                <w:kern w:val="0"/>
                <w14:ligatures w14:val="none"/>
              </w:rPr>
              <w:t>  The primary insurance policy holder is the subscriber.  One subscriber may have multiple people covered by the same plan.</w:t>
            </w:r>
          </w:p>
        </w:tc>
        <w:tc>
          <w:tcPr>
            <w:tcW w:w="2500" w:type="pct"/>
          </w:tcPr>
          <w:p w14:paraId="7B474A28" w14:textId="5887ED9D" w:rsidR="001D63AB" w:rsidRPr="001D63AB" w:rsidRDefault="3E34F097" w:rsidP="0122057B">
            <w:pPr>
              <w:rPr>
                <w:rFonts w:eastAsiaTheme="minorEastAsia"/>
                <w:kern w:val="0"/>
                <w14:ligatures w14:val="none"/>
              </w:rPr>
            </w:pPr>
            <w:r w:rsidRPr="0122057B">
              <w:rPr>
                <w:rFonts w:eastAsiaTheme="minorEastAsia"/>
                <w:color w:val="000000" w:themeColor="text1"/>
                <w:u w:val="single"/>
              </w:rPr>
              <w:t>Suscritor</w:t>
            </w:r>
            <w:r w:rsidRPr="0122057B">
              <w:rPr>
                <w:rFonts w:eastAsiaTheme="minorEastAsia"/>
                <w:color w:val="000000" w:themeColor="text1"/>
              </w:rPr>
              <w:t>:  el titular principal de la póliza de seguro es el suscritor. Un suscritor puede tener varias personas cubiertas bajo el mismo plan.</w:t>
            </w:r>
          </w:p>
        </w:tc>
      </w:tr>
    </w:tbl>
    <w:p w14:paraId="75088E35" w14:textId="77777777" w:rsidR="004D0AA1" w:rsidRPr="004D0AA1" w:rsidRDefault="004D0AA1" w:rsidP="004D0AA1"/>
    <w:p w14:paraId="712C56A1" w14:textId="77777777" w:rsidR="004D0AA1" w:rsidRPr="004D0AA1" w:rsidRDefault="004D0AA1" w:rsidP="004D0AA1"/>
    <w:p w14:paraId="04BBB089" w14:textId="77777777" w:rsidR="00107A36" w:rsidRDefault="00107A36" w:rsidP="00E33ADC">
      <w:pPr>
        <w:pStyle w:val="Heading1"/>
        <w:spacing w:before="0" w:after="0"/>
      </w:pPr>
      <w:bookmarkStart w:id="240" w:name="_Toc200962919"/>
      <w:r>
        <w:t>FAQs</w:t>
      </w:r>
      <w:bookmarkEnd w:id="240"/>
    </w:p>
    <w:p w14:paraId="2A0E0B80" w14:textId="77777777" w:rsidR="004D0AA1" w:rsidRDefault="004D0AA1" w:rsidP="004D0AA1">
      <w:pPr>
        <w:shd w:val="clear" w:color="auto" w:fill="E8E8E8" w:themeFill="background2"/>
        <w:rPr>
          <w:b/>
          <w:bCs/>
        </w:rPr>
      </w:pPr>
      <w:r>
        <w:rPr>
          <w:b/>
          <w:bCs/>
        </w:rPr>
        <w:t>Page Outline</w:t>
      </w:r>
    </w:p>
    <w:p w14:paraId="77DBF581" w14:textId="77777777" w:rsidR="004D0AA1" w:rsidRDefault="004D0AA1" w:rsidP="000B1916">
      <w:pPr>
        <w:pStyle w:val="ListParagraph"/>
        <w:numPr>
          <w:ilvl w:val="0"/>
          <w:numId w:val="18"/>
        </w:numPr>
        <w:shd w:val="clear" w:color="auto" w:fill="E8E8E8" w:themeFill="background2"/>
        <w:rPr>
          <w:b/>
          <w:bCs/>
        </w:rPr>
      </w:pPr>
    </w:p>
    <w:p w14:paraId="4C66450E" w14:textId="77777777" w:rsidR="004D0AA1" w:rsidRDefault="004D0AA1" w:rsidP="004D0AA1">
      <w:pPr>
        <w:shd w:val="clear" w:color="auto" w:fill="E8E8E8" w:themeFill="background2"/>
        <w:rPr>
          <w:b/>
          <w:bCs/>
        </w:rPr>
      </w:pPr>
    </w:p>
    <w:p w14:paraId="0A741935" w14:textId="77777777" w:rsidR="004D0AA1" w:rsidRPr="0000238D" w:rsidRDefault="004D0AA1" w:rsidP="004D0AA1">
      <w:pPr>
        <w:shd w:val="clear" w:color="auto" w:fill="E8E8E8" w:themeFill="background2"/>
        <w:rPr>
          <w:b/>
          <w:bCs/>
        </w:rPr>
      </w:pPr>
      <w:r w:rsidRPr="0000238D">
        <w:rPr>
          <w:b/>
          <w:bCs/>
        </w:rPr>
        <w:t xml:space="preserve">Dev Notes: </w:t>
      </w:r>
    </w:p>
    <w:p w14:paraId="22F7C80B" w14:textId="77777777" w:rsidR="004D0AA1" w:rsidRDefault="004D0AA1" w:rsidP="000B1916">
      <w:pPr>
        <w:pStyle w:val="ListParagraph"/>
        <w:numPr>
          <w:ilvl w:val="0"/>
          <w:numId w:val="18"/>
        </w:numPr>
        <w:shd w:val="clear" w:color="auto" w:fill="E8E8E8" w:themeFill="background2"/>
      </w:pPr>
      <w:r>
        <w:t xml:space="preserve"> </w:t>
      </w:r>
    </w:p>
    <w:p w14:paraId="16C213E8" w14:textId="77777777" w:rsidR="004D0AA1" w:rsidRPr="000B64A4" w:rsidRDefault="004D0AA1" w:rsidP="004D0AA1">
      <w:pPr>
        <w:shd w:val="clear" w:color="auto" w:fill="E8E8E8" w:themeFill="background2"/>
      </w:pPr>
    </w:p>
    <w:p w14:paraId="2E8270D1" w14:textId="77777777" w:rsidR="004D0AA1" w:rsidRDefault="004D0AA1" w:rsidP="004D0AA1">
      <w:pPr>
        <w:shd w:val="clear" w:color="auto" w:fill="E8E8E8" w:themeFill="background2"/>
        <w:rPr>
          <w:b/>
          <w:bCs/>
        </w:rPr>
      </w:pPr>
      <w:r w:rsidRPr="00F31035">
        <w:rPr>
          <w:b/>
          <w:bCs/>
        </w:rPr>
        <w:t>Objectives: patient will be able to</w:t>
      </w:r>
      <w:r>
        <w:rPr>
          <w:b/>
          <w:bCs/>
        </w:rPr>
        <w:t>…</w:t>
      </w:r>
    </w:p>
    <w:p w14:paraId="5D2ECAFB" w14:textId="77777777" w:rsidR="004D0AA1" w:rsidRDefault="004D0AA1" w:rsidP="004D0AA1">
      <w:pPr>
        <w:shd w:val="clear" w:color="auto" w:fill="E8E8E8" w:themeFill="background2"/>
      </w:pPr>
    </w:p>
    <w:p w14:paraId="672DDCD8" w14:textId="77777777" w:rsidR="004D0AA1" w:rsidRDefault="004D0AA1" w:rsidP="004D0AA1">
      <w:pPr>
        <w:shd w:val="clear" w:color="auto" w:fill="E8E8E8" w:themeFill="background2"/>
        <w:rPr>
          <w:b/>
          <w:bCs/>
        </w:rPr>
      </w:pPr>
      <w:r>
        <w:rPr>
          <w:b/>
          <w:bCs/>
        </w:rPr>
        <w:t>Date Page Content Sent for Review:</w:t>
      </w:r>
    </w:p>
    <w:p w14:paraId="657E2641" w14:textId="77777777" w:rsidR="004D0AA1" w:rsidRDefault="004D0AA1" w:rsidP="004D0AA1">
      <w:pPr>
        <w:shd w:val="clear" w:color="auto" w:fill="E8E8E8" w:themeFill="background2"/>
        <w:rPr>
          <w:b/>
          <w:bCs/>
        </w:rPr>
      </w:pPr>
      <w:r>
        <w:rPr>
          <w:b/>
          <w:bCs/>
        </w:rPr>
        <w:t>Date Page Content Sent for Inclusion:</w:t>
      </w:r>
    </w:p>
    <w:p w14:paraId="6F294FA7" w14:textId="77777777" w:rsidR="00FD2745" w:rsidRDefault="00FD2745" w:rsidP="004D0AA1">
      <w:pPr>
        <w:shd w:val="clear" w:color="auto" w:fill="E8E8E8" w:themeFill="background2"/>
        <w:rPr>
          <w:b/>
          <w:bCs/>
        </w:rPr>
      </w:pPr>
    </w:p>
    <w:p w14:paraId="5496127B" w14:textId="1946B4D9" w:rsidR="00FD2745" w:rsidRPr="00FD2745" w:rsidRDefault="00FD2745" w:rsidP="004D0AA1">
      <w:pPr>
        <w:shd w:val="clear" w:color="auto" w:fill="E8E8E8" w:themeFill="background2"/>
        <w:rPr>
          <w:b/>
          <w:bCs/>
          <w:color w:val="FF0000"/>
        </w:rPr>
      </w:pPr>
      <w:r>
        <w:rPr>
          <w:b/>
          <w:bCs/>
        </w:rPr>
        <w:t xml:space="preserve">Ready for Spanish Translation? </w:t>
      </w:r>
      <w:r w:rsidR="00976437" w:rsidRPr="00976437">
        <w:rPr>
          <w:b/>
          <w:bCs/>
          <w:color w:val="00B050"/>
        </w:rPr>
        <w:t>Yes (7/1/2025)</w:t>
      </w:r>
    </w:p>
    <w:p w14:paraId="64717DEC" w14:textId="5AE30FE2" w:rsidR="00CE6187" w:rsidRDefault="00CE6187" w:rsidP="00CE6187">
      <w:pPr>
        <w:shd w:val="clear" w:color="auto" w:fill="E8E8E8" w:themeFill="background2"/>
        <w:rPr>
          <w:b/>
          <w:bCs/>
        </w:rPr>
      </w:pPr>
      <w:r>
        <w:rPr>
          <w:b/>
          <w:bCs/>
        </w:rPr>
        <w:t xml:space="preserve">Translations in Portal? </w:t>
      </w:r>
      <w:r w:rsidR="009015A9" w:rsidRPr="00976437">
        <w:rPr>
          <w:b/>
          <w:bCs/>
          <w:color w:val="00B050"/>
        </w:rPr>
        <w:t>Yes (7/</w:t>
      </w:r>
      <w:r w:rsidR="009015A9">
        <w:rPr>
          <w:b/>
          <w:bCs/>
          <w:color w:val="00B050"/>
        </w:rPr>
        <w:t>21</w:t>
      </w:r>
      <w:r w:rsidR="009015A9" w:rsidRPr="00976437">
        <w:rPr>
          <w:b/>
          <w:bCs/>
          <w:color w:val="00B050"/>
        </w:rPr>
        <w:t>/2025)</w:t>
      </w:r>
    </w:p>
    <w:p w14:paraId="338E7902" w14:textId="77777777" w:rsidR="004D0AA1" w:rsidRDefault="004D0AA1" w:rsidP="004D0AA1">
      <w:pPr>
        <w:shd w:val="clear" w:color="auto" w:fill="E8E8E8" w:themeFill="background2"/>
        <w:rPr>
          <w:b/>
          <w:bCs/>
        </w:rPr>
      </w:pPr>
    </w:p>
    <w:p w14:paraId="7BC5230E" w14:textId="77777777" w:rsidR="004D0AA1" w:rsidRPr="00D47359" w:rsidRDefault="004D0AA1" w:rsidP="004D0AA1">
      <w:pPr>
        <w:shd w:val="clear" w:color="auto" w:fill="E8E8E8" w:themeFill="background2"/>
        <w:rPr>
          <w:b/>
          <w:bCs/>
        </w:rPr>
      </w:pPr>
      <w:r>
        <w:rPr>
          <w:b/>
          <w:bCs/>
        </w:rPr>
        <w:t>General Notes:</w:t>
      </w:r>
    </w:p>
    <w:p w14:paraId="3A52CDD3" w14:textId="77777777" w:rsidR="004D0AA1" w:rsidRDefault="004D0AA1" w:rsidP="004D0AA1"/>
    <w:p w14:paraId="780C3EA9" w14:textId="35D0BBB4" w:rsidR="5A800525" w:rsidRDefault="5A800525"/>
    <w:tbl>
      <w:tblPr>
        <w:tblStyle w:val="TableGrid"/>
        <w:tblW w:w="5000" w:type="pct"/>
        <w:tblLook w:val="04A0" w:firstRow="1" w:lastRow="0" w:firstColumn="1" w:lastColumn="0" w:noHBand="0" w:noVBand="1"/>
      </w:tblPr>
      <w:tblGrid>
        <w:gridCol w:w="5395"/>
        <w:gridCol w:w="5395"/>
      </w:tblGrid>
      <w:tr w:rsidR="00BA1F4A" w14:paraId="21B64DC3" w14:textId="77777777" w:rsidTr="00B155FA">
        <w:tc>
          <w:tcPr>
            <w:tcW w:w="2500" w:type="pct"/>
          </w:tcPr>
          <w:p w14:paraId="700767F5" w14:textId="77777777" w:rsidR="00BA1F4A" w:rsidRPr="005421BE" w:rsidRDefault="00BA1F4A">
            <w:pPr>
              <w:rPr>
                <w:b/>
                <w:bCs/>
              </w:rPr>
            </w:pPr>
            <w:r>
              <w:rPr>
                <w:b/>
                <w:bCs/>
              </w:rPr>
              <w:t>English</w:t>
            </w:r>
          </w:p>
        </w:tc>
        <w:tc>
          <w:tcPr>
            <w:tcW w:w="2500" w:type="pct"/>
          </w:tcPr>
          <w:p w14:paraId="672C188A" w14:textId="77777777" w:rsidR="00BA1F4A" w:rsidRDefault="00BA1F4A">
            <w:pPr>
              <w:rPr>
                <w:b/>
                <w:bCs/>
              </w:rPr>
            </w:pPr>
            <w:r>
              <w:rPr>
                <w:b/>
                <w:bCs/>
              </w:rPr>
              <w:t>Spanish</w:t>
            </w:r>
          </w:p>
        </w:tc>
      </w:tr>
      <w:tr w:rsidR="00BA1F4A" w:rsidRPr="00AC1C19" w14:paraId="25CBA8C6" w14:textId="77777777" w:rsidTr="00B155FA">
        <w:tc>
          <w:tcPr>
            <w:tcW w:w="2500" w:type="pct"/>
          </w:tcPr>
          <w:p w14:paraId="26562EEF" w14:textId="77777777" w:rsidR="0029725C" w:rsidRDefault="00FE3153">
            <w:r>
              <w:t>Frequently Asked Questions</w:t>
            </w:r>
          </w:p>
          <w:p w14:paraId="3DF2CAFC" w14:textId="77777777" w:rsidR="0029725C" w:rsidRDefault="0029725C"/>
          <w:p w14:paraId="69D1ED55" w14:textId="6EAAC01D" w:rsidR="00BA1F4A" w:rsidRPr="001D63AB" w:rsidRDefault="0029725C">
            <w:r>
              <w:t>FAQs</w:t>
            </w:r>
            <w:r w:rsidR="00BA1F4A" w:rsidRPr="001D63AB">
              <w:t xml:space="preserve">   </w:t>
            </w:r>
          </w:p>
        </w:tc>
        <w:tc>
          <w:tcPr>
            <w:tcW w:w="2500" w:type="pct"/>
          </w:tcPr>
          <w:p w14:paraId="358AB843" w14:textId="1395C61A" w:rsidR="00BA1F4A" w:rsidRPr="00C44C85" w:rsidRDefault="3999249C">
            <w:pPr>
              <w:rPr>
                <w:rFonts w:eastAsiaTheme="minorEastAsia"/>
                <w:lang w:val="es-US"/>
              </w:rPr>
            </w:pPr>
            <w:r w:rsidRPr="00C44C85">
              <w:rPr>
                <w:rFonts w:eastAsiaTheme="minorEastAsia"/>
                <w:lang w:val="es-US"/>
              </w:rPr>
              <w:t xml:space="preserve">Preguntas Frecuentes (FAQs, por sus siglas en </w:t>
            </w:r>
            <w:r w:rsidR="00FBBCF8" w:rsidRPr="00C44C85">
              <w:rPr>
                <w:rFonts w:eastAsiaTheme="minorEastAsia"/>
                <w:lang w:val="es-US"/>
              </w:rPr>
              <w:t>inglés</w:t>
            </w:r>
            <w:r w:rsidRPr="00C44C85">
              <w:rPr>
                <w:rFonts w:eastAsiaTheme="minorEastAsia"/>
                <w:lang w:val="es-US"/>
              </w:rPr>
              <w:t>)</w:t>
            </w:r>
          </w:p>
        </w:tc>
      </w:tr>
      <w:tr w:rsidR="0029725C" w:rsidRPr="00AC1C19" w14:paraId="29C9CA46" w14:textId="77777777" w:rsidTr="00B155FA">
        <w:tc>
          <w:tcPr>
            <w:tcW w:w="2500" w:type="pct"/>
          </w:tcPr>
          <w:p w14:paraId="1F679C2C" w14:textId="77777777" w:rsidR="0029725C" w:rsidRDefault="0029725C">
            <w:r>
              <w:t>Preferences and Personal Information</w:t>
            </w:r>
          </w:p>
          <w:p w14:paraId="54E779AA" w14:textId="77777777" w:rsidR="0029725C" w:rsidRDefault="0029725C"/>
          <w:p w14:paraId="6F6C0B4A" w14:textId="77777777" w:rsidR="0029725C" w:rsidRDefault="0029725C" w:rsidP="0029725C">
            <w:pPr>
              <w:pStyle w:val="Heading4"/>
              <w:spacing w:before="0" w:after="0"/>
            </w:pPr>
            <w:r>
              <w:t>How do I update my</w:t>
            </w:r>
            <w:r w:rsidRPr="001A6F14">
              <w:t xml:space="preserve"> contact</w:t>
            </w:r>
            <w:r>
              <w:t xml:space="preserve"> </w:t>
            </w:r>
            <w:r w:rsidRPr="001A6F14">
              <w:t>information</w:t>
            </w:r>
            <w:r>
              <w:t>?</w:t>
            </w:r>
          </w:p>
          <w:p w14:paraId="1EFA0408" w14:textId="77777777" w:rsidR="0029725C" w:rsidRPr="00D50B5C" w:rsidRDefault="0029725C" w:rsidP="0029725C">
            <w:r>
              <w:t>To update your contact information, please log in and visit your Profile.  Changes made in the EquityPay portal may take up to 4 business days to process.</w:t>
            </w:r>
          </w:p>
          <w:p w14:paraId="78795AFA" w14:textId="77777777" w:rsidR="0029725C" w:rsidRPr="009529CC" w:rsidRDefault="0029725C" w:rsidP="0029725C"/>
          <w:p w14:paraId="62A4323D" w14:textId="77777777" w:rsidR="0029725C" w:rsidRDefault="0029725C" w:rsidP="0029725C">
            <w:pPr>
              <w:pStyle w:val="Heading4"/>
              <w:spacing w:before="0" w:after="0"/>
            </w:pPr>
            <w:r>
              <w:t>How do I update my EquityPay</w:t>
            </w:r>
            <w:r w:rsidRPr="001A6F14">
              <w:t xml:space="preserve"> communication preferences</w:t>
            </w:r>
            <w:r>
              <w:t>?</w:t>
            </w:r>
          </w:p>
          <w:p w14:paraId="50282D18" w14:textId="77777777" w:rsidR="0029725C" w:rsidRDefault="0029725C" w:rsidP="0029725C">
            <w:r>
              <w:t xml:space="preserve">You may choose how you receive notifications from the EquityPay portal.  To change your communication preferences, log in and update </w:t>
            </w:r>
            <w:r w:rsidRPr="00AA0582">
              <w:rPr>
                <w:highlight w:val="green"/>
                <w:u w:val="single"/>
              </w:rPr>
              <w:t>your Communication Preferences</w:t>
            </w:r>
            <w:r>
              <w:rPr>
                <w:u w:val="single"/>
              </w:rPr>
              <w:t>.</w:t>
            </w:r>
          </w:p>
          <w:p w14:paraId="3056D0E1" w14:textId="77777777" w:rsidR="0029725C" w:rsidRDefault="0029725C" w:rsidP="0029725C"/>
          <w:p w14:paraId="0D981571" w14:textId="77777777" w:rsidR="0029725C" w:rsidRDefault="0029725C" w:rsidP="0029725C">
            <w:pPr>
              <w:pStyle w:val="Heading4"/>
              <w:spacing w:before="0" w:after="0"/>
            </w:pPr>
            <w:r>
              <w:t>How do I update my insurance information?</w:t>
            </w:r>
          </w:p>
          <w:p w14:paraId="1E7B5164" w14:textId="77777777" w:rsidR="0029725C" w:rsidRPr="00AD101F" w:rsidRDefault="0029725C" w:rsidP="0029725C">
            <w:r>
              <w:t xml:space="preserve">To update your insurance information, please </w:t>
            </w:r>
            <w:r w:rsidRPr="001D0759">
              <w:rPr>
                <w:highlight w:val="green"/>
              </w:rPr>
              <w:t>contact us.</w:t>
            </w:r>
          </w:p>
          <w:p w14:paraId="7BEE2BC9" w14:textId="77777777" w:rsidR="0029725C" w:rsidRPr="009529CC" w:rsidRDefault="0029725C" w:rsidP="0029725C"/>
          <w:p w14:paraId="7B12C2A4" w14:textId="77777777" w:rsidR="0029725C" w:rsidRDefault="0029725C" w:rsidP="0029725C">
            <w:pPr>
              <w:pStyle w:val="Heading4"/>
              <w:spacing w:before="0" w:after="0"/>
            </w:pPr>
            <w:r>
              <w:t xml:space="preserve">How do I update or change </w:t>
            </w:r>
            <w:r w:rsidRPr="001A6F14">
              <w:t>my payment method</w:t>
            </w:r>
            <w:r>
              <w:t>?</w:t>
            </w:r>
          </w:p>
          <w:p w14:paraId="59DC2F1F" w14:textId="004408E5" w:rsidR="0029725C" w:rsidRDefault="0029725C">
            <w:r w:rsidRPr="00B241E5">
              <w:t xml:space="preserve">To update your payment method, log in and visit </w:t>
            </w:r>
            <w:r w:rsidRPr="00B241E5">
              <w:rPr>
                <w:highlight w:val="green"/>
              </w:rPr>
              <w:t>My Payment Methods</w:t>
            </w:r>
            <w:r w:rsidRPr="00B241E5">
              <w:t xml:space="preserve">. You can add a new method or change the default </w:t>
            </w:r>
            <w:r>
              <w:t>method</w:t>
            </w:r>
            <w:r w:rsidRPr="00B241E5">
              <w:t xml:space="preserve"> </w:t>
            </w:r>
            <w:r>
              <w:t>at any time</w:t>
            </w:r>
            <w:r w:rsidRPr="00B241E5">
              <w:t xml:space="preserve">. </w:t>
            </w:r>
            <w:r>
              <w:t>If you have accounts on a payment plan</w:t>
            </w:r>
            <w:r w:rsidRPr="00B241E5">
              <w:t>,</w:t>
            </w:r>
            <w:r>
              <w:t xml:space="preserve"> you must</w:t>
            </w:r>
            <w:r w:rsidRPr="00B241E5">
              <w:t xml:space="preserve"> set a new default method before deleting an existing one.</w:t>
            </w:r>
            <w:r>
              <w:t xml:space="preserve">  </w:t>
            </w:r>
          </w:p>
          <w:p w14:paraId="3C9958F0" w14:textId="1CD51161" w:rsidR="0029725C" w:rsidRDefault="0029725C"/>
        </w:tc>
        <w:tc>
          <w:tcPr>
            <w:tcW w:w="2500" w:type="pct"/>
          </w:tcPr>
          <w:p w14:paraId="462D8F8A" w14:textId="2852FA2A" w:rsidR="0029725C" w:rsidRPr="00C44C85" w:rsidRDefault="00E007B6" w:rsidP="323A5805">
            <w:pPr>
              <w:rPr>
                <w:rFonts w:eastAsiaTheme="minorEastAsia"/>
                <w:color w:val="000000" w:themeColor="text1"/>
                <w:lang w:val="es-US"/>
              </w:rPr>
            </w:pPr>
            <w:r w:rsidRPr="00C44C85">
              <w:rPr>
                <w:rFonts w:eastAsiaTheme="minorEastAsia"/>
                <w:color w:val="000000" w:themeColor="text1"/>
                <w:lang w:val="es-US"/>
              </w:rPr>
              <w:t>Preferencias e Información Personal</w:t>
            </w:r>
          </w:p>
          <w:p w14:paraId="76FCF245" w14:textId="0580B7B0" w:rsidR="0029725C" w:rsidRPr="00C44C85" w:rsidRDefault="0029725C" w:rsidP="323A5805">
            <w:pPr>
              <w:rPr>
                <w:rFonts w:eastAsiaTheme="minorEastAsia"/>
                <w:color w:val="000000" w:themeColor="text1"/>
                <w:lang w:val="es-US"/>
              </w:rPr>
            </w:pPr>
          </w:p>
          <w:p w14:paraId="3297692F" w14:textId="0CB4F68C" w:rsidR="0029725C" w:rsidRPr="00C44C85" w:rsidRDefault="00E007B6" w:rsidP="323A5805">
            <w:pPr>
              <w:spacing w:before="240" w:after="240"/>
              <w:rPr>
                <w:rFonts w:eastAsiaTheme="minorEastAsia"/>
                <w:color w:val="000000" w:themeColor="text1"/>
                <w:lang w:val="es-US"/>
              </w:rPr>
            </w:pPr>
            <w:r w:rsidRPr="00C44C85">
              <w:rPr>
                <w:rFonts w:eastAsiaTheme="minorEastAsia"/>
                <w:i/>
                <w:iCs/>
                <w:color w:val="156082" w:themeColor="accent1"/>
                <w:lang w:val="es-US"/>
              </w:rPr>
              <w:t>¿Cómo puedo actualizar mi información de contacto?</w:t>
            </w:r>
          </w:p>
          <w:p w14:paraId="49C7A1AD" w14:textId="2510D2FD" w:rsidR="0029725C" w:rsidRPr="00C44C85" w:rsidRDefault="00E007B6" w:rsidP="323A5805">
            <w:pPr>
              <w:spacing w:before="240" w:after="240"/>
              <w:rPr>
                <w:rFonts w:eastAsiaTheme="minorEastAsia"/>
                <w:color w:val="000000" w:themeColor="text1"/>
                <w:lang w:val="es-US"/>
              </w:rPr>
            </w:pPr>
            <w:r w:rsidRPr="00C44C85">
              <w:rPr>
                <w:rFonts w:eastAsiaTheme="minorEastAsia"/>
                <w:color w:val="000000" w:themeColor="text1"/>
                <w:lang w:val="es-US"/>
              </w:rPr>
              <w:t>Para actualizar su información para contactarl</w:t>
            </w:r>
            <w:r w:rsidR="0BAE996E" w:rsidRPr="00C44C85">
              <w:rPr>
                <w:rFonts w:eastAsiaTheme="minorEastAsia"/>
                <w:color w:val="000000" w:themeColor="text1"/>
                <w:lang w:val="es-US"/>
              </w:rPr>
              <w:t>o(a)</w:t>
            </w:r>
            <w:r w:rsidRPr="00C44C85">
              <w:rPr>
                <w:rFonts w:eastAsiaTheme="minorEastAsia"/>
                <w:color w:val="000000" w:themeColor="text1"/>
                <w:lang w:val="es-US"/>
              </w:rPr>
              <w:t xml:space="preserve">, por favor ingrese </w:t>
            </w:r>
            <w:commentRangeStart w:id="241"/>
            <w:commentRangeStart w:id="242"/>
            <w:r w:rsidRPr="00C44C85">
              <w:rPr>
                <w:rFonts w:eastAsiaTheme="minorEastAsia"/>
                <w:color w:val="000000" w:themeColor="text1"/>
                <w:lang w:val="es-US"/>
              </w:rPr>
              <w:t xml:space="preserve">a su cuenta en nuestro </w:t>
            </w:r>
            <w:r w:rsidR="3E83A9D0" w:rsidRPr="00C44C85">
              <w:rPr>
                <w:rFonts w:eastAsiaTheme="minorEastAsia"/>
                <w:color w:val="000000" w:themeColor="text1"/>
                <w:lang w:val="es-US"/>
              </w:rPr>
              <w:t>sitio web</w:t>
            </w:r>
            <w:r w:rsidR="27604084" w:rsidRPr="00C44C85">
              <w:rPr>
                <w:rFonts w:eastAsiaTheme="minorEastAsia"/>
                <w:color w:val="000000" w:themeColor="text1"/>
                <w:lang w:val="es-US"/>
              </w:rPr>
              <w:t xml:space="preserve"> </w:t>
            </w:r>
            <w:commentRangeEnd w:id="241"/>
            <w:r w:rsidR="0029725C" w:rsidRPr="00C44C85">
              <w:rPr>
                <w:rStyle w:val="CommentReference"/>
                <w:rFonts w:eastAsiaTheme="minorEastAsia"/>
                <w:color w:val="000000" w:themeColor="text1"/>
                <w:sz w:val="24"/>
                <w:szCs w:val="24"/>
                <w:lang w:val="es-US"/>
              </w:rPr>
              <w:commentReference w:id="241"/>
            </w:r>
            <w:commentRangeEnd w:id="242"/>
            <w:r>
              <w:rPr>
                <w:rStyle w:val="CommentReference"/>
              </w:rPr>
              <w:commentReference w:id="242"/>
            </w:r>
            <w:r w:rsidRPr="00C44C85">
              <w:rPr>
                <w:rFonts w:eastAsiaTheme="minorEastAsia"/>
                <w:color w:val="000000" w:themeColor="text1"/>
                <w:lang w:val="es-US"/>
              </w:rPr>
              <w:t xml:space="preserve">y visite su Perfil. Los cambios realizados en el </w:t>
            </w:r>
            <w:r w:rsidR="2803BDF4" w:rsidRPr="00C44C85">
              <w:rPr>
                <w:rFonts w:eastAsiaTheme="minorEastAsia"/>
                <w:color w:val="000000" w:themeColor="text1"/>
                <w:lang w:val="es-US"/>
              </w:rPr>
              <w:t xml:space="preserve">sitio web de </w:t>
            </w:r>
            <w:r w:rsidRPr="00C44C85">
              <w:rPr>
                <w:rFonts w:eastAsiaTheme="minorEastAsia"/>
                <w:color w:val="000000" w:themeColor="text1"/>
                <w:lang w:val="es-US"/>
              </w:rPr>
              <w:t>EquityPay pueden tardar hasta 4 días laborables en procesarse.</w:t>
            </w:r>
          </w:p>
          <w:p w14:paraId="446788E1" w14:textId="22843DDE" w:rsidR="0029725C" w:rsidRPr="00C44C85" w:rsidRDefault="00E007B6" w:rsidP="323A5805">
            <w:pPr>
              <w:spacing w:before="240" w:after="240"/>
              <w:rPr>
                <w:rFonts w:eastAsiaTheme="minorEastAsia"/>
                <w:i/>
                <w:iCs/>
                <w:color w:val="156082" w:themeColor="accent1"/>
                <w:lang w:val="es-US"/>
              </w:rPr>
            </w:pPr>
            <w:r w:rsidRPr="00C44C85">
              <w:rPr>
                <w:rFonts w:eastAsiaTheme="minorEastAsia"/>
                <w:i/>
                <w:iCs/>
                <w:color w:val="156082" w:themeColor="accent1"/>
                <w:lang w:val="es-US"/>
              </w:rPr>
              <w:t xml:space="preserve">¿Cómo puedo actualizar mis preferencias </w:t>
            </w:r>
            <w:r w:rsidR="7C94CCCF" w:rsidRPr="00C44C85">
              <w:rPr>
                <w:rFonts w:eastAsiaTheme="minorEastAsia"/>
                <w:i/>
                <w:iCs/>
                <w:color w:val="156082" w:themeColor="accent1"/>
                <w:lang w:val="es-US"/>
              </w:rPr>
              <w:t>de</w:t>
            </w:r>
            <w:r w:rsidRPr="00C44C85">
              <w:rPr>
                <w:rFonts w:eastAsiaTheme="minorEastAsia"/>
                <w:i/>
                <w:iCs/>
                <w:color w:val="156082" w:themeColor="accent1"/>
                <w:lang w:val="es-US"/>
              </w:rPr>
              <w:t xml:space="preserve"> comunicación con EquityPay?</w:t>
            </w:r>
          </w:p>
          <w:p w14:paraId="4D247647" w14:textId="3359A494" w:rsidR="0029725C" w:rsidRDefault="00E007B6" w:rsidP="323A5805">
            <w:pPr>
              <w:rPr>
                <w:rFonts w:eastAsiaTheme="minorEastAsia"/>
                <w:color w:val="000000" w:themeColor="text1"/>
                <w:highlight w:val="green"/>
                <w:u w:val="single"/>
                <w:lang w:val="es-ES"/>
              </w:rPr>
            </w:pPr>
            <w:r w:rsidRPr="323A5805">
              <w:rPr>
                <w:rFonts w:eastAsiaTheme="minorEastAsia"/>
                <w:color w:val="000000" w:themeColor="text1"/>
                <w:lang w:val="es-ES"/>
              </w:rPr>
              <w:t xml:space="preserve">Puede escoger la manera en que desea recibir las notificaciones del </w:t>
            </w:r>
            <w:r w:rsidR="0101B0D3" w:rsidRPr="323A5805">
              <w:rPr>
                <w:rFonts w:eastAsiaTheme="minorEastAsia"/>
                <w:color w:val="000000" w:themeColor="text1"/>
                <w:lang w:val="es-ES"/>
              </w:rPr>
              <w:t>sitio web</w:t>
            </w:r>
            <w:r w:rsidRPr="323A5805">
              <w:rPr>
                <w:rFonts w:eastAsiaTheme="minorEastAsia"/>
                <w:color w:val="000000" w:themeColor="text1"/>
                <w:lang w:val="es-ES"/>
              </w:rPr>
              <w:t xml:space="preserve"> de EquityPay. Para cambiar sus preferencias de comunicación, ingrese a su cuenta en nuestro </w:t>
            </w:r>
            <w:r w:rsidR="119618F2" w:rsidRPr="323A5805">
              <w:rPr>
                <w:rFonts w:eastAsiaTheme="minorEastAsia"/>
                <w:color w:val="000000" w:themeColor="text1"/>
                <w:lang w:val="es-ES"/>
              </w:rPr>
              <w:t>sitio web</w:t>
            </w:r>
            <w:r w:rsidRPr="323A5805">
              <w:rPr>
                <w:rFonts w:eastAsiaTheme="minorEastAsia"/>
                <w:color w:val="000000" w:themeColor="text1"/>
                <w:lang w:val="es-ES"/>
              </w:rPr>
              <w:t xml:space="preserve"> y actualice </w:t>
            </w:r>
            <w:r w:rsidRPr="323A5805">
              <w:rPr>
                <w:rFonts w:eastAsiaTheme="minorEastAsia"/>
                <w:color w:val="000000" w:themeColor="text1"/>
                <w:highlight w:val="green"/>
                <w:u w:val="single"/>
                <w:lang w:val="es-ES"/>
              </w:rPr>
              <w:t>sus Preferencias Comunicación.</w:t>
            </w:r>
          </w:p>
          <w:p w14:paraId="39C6979B" w14:textId="7E0F1A15" w:rsidR="0029725C" w:rsidRDefault="0029725C" w:rsidP="323A5805">
            <w:pPr>
              <w:rPr>
                <w:rFonts w:eastAsiaTheme="minorEastAsia"/>
                <w:color w:val="000000" w:themeColor="text1"/>
                <w:highlight w:val="green"/>
                <w:u w:val="single"/>
                <w:lang w:val="es-ES"/>
              </w:rPr>
            </w:pPr>
          </w:p>
          <w:p w14:paraId="74A96F45" w14:textId="70F28DB2" w:rsidR="0029725C" w:rsidRDefault="7E0E6770" w:rsidP="323A5805">
            <w:pPr>
              <w:shd w:val="clear" w:color="auto" w:fill="FFFFFF" w:themeFill="background1"/>
              <w:spacing w:before="240"/>
              <w:rPr>
                <w:rFonts w:eastAsiaTheme="minorEastAsia"/>
                <w:i/>
                <w:iCs/>
                <w:color w:val="156082" w:themeColor="accent1"/>
                <w:lang w:val="es-ES"/>
              </w:rPr>
            </w:pPr>
            <w:r w:rsidRPr="323A5805">
              <w:rPr>
                <w:rFonts w:eastAsiaTheme="minorEastAsia"/>
                <w:i/>
                <w:iCs/>
                <w:color w:val="156082" w:themeColor="accent1"/>
                <w:lang w:val="es-ES"/>
              </w:rPr>
              <w:t>¿Cómo puedo actualizar los datos de mi seguro?</w:t>
            </w:r>
          </w:p>
          <w:p w14:paraId="09958DD3" w14:textId="777965AA" w:rsidR="0029725C" w:rsidRPr="00C44C85" w:rsidRDefault="7E0E6770" w:rsidP="323A5805">
            <w:pPr>
              <w:shd w:val="clear" w:color="auto" w:fill="FFFFFF" w:themeFill="background1"/>
              <w:rPr>
                <w:rFonts w:eastAsiaTheme="minorEastAsia"/>
                <w:color w:val="000000" w:themeColor="text1"/>
                <w:lang w:val="es-US"/>
              </w:rPr>
            </w:pPr>
            <w:r w:rsidRPr="323A5805">
              <w:rPr>
                <w:rFonts w:eastAsiaTheme="minorEastAsia"/>
                <w:color w:val="000000" w:themeColor="text1"/>
                <w:lang w:val="es-ES"/>
              </w:rPr>
              <w:t xml:space="preserve">Para actualizar los datos de su seguro, </w:t>
            </w:r>
            <w:r w:rsidR="4CEA2E74" w:rsidRPr="323A5805">
              <w:rPr>
                <w:rFonts w:eastAsiaTheme="minorEastAsia"/>
                <w:color w:val="000000" w:themeColor="text1"/>
                <w:highlight w:val="green"/>
                <w:lang w:val="es-ES"/>
              </w:rPr>
              <w:t>c</w:t>
            </w:r>
            <w:r w:rsidR="4CEA2E74" w:rsidRPr="00C44C85">
              <w:rPr>
                <w:rFonts w:eastAsiaTheme="minorEastAsia"/>
                <w:color w:val="000000" w:themeColor="text1"/>
                <w:highlight w:val="green"/>
                <w:lang w:val="es-US"/>
              </w:rPr>
              <w:t>ontáctenos</w:t>
            </w:r>
            <w:r w:rsidR="4CEA2E74" w:rsidRPr="00C44C85">
              <w:rPr>
                <w:rFonts w:eastAsiaTheme="minorEastAsia"/>
                <w:color w:val="000000" w:themeColor="text1"/>
                <w:lang w:val="es-US"/>
              </w:rPr>
              <w:t xml:space="preserve"> por favor.</w:t>
            </w:r>
          </w:p>
          <w:p w14:paraId="125431F3" w14:textId="572BDF17" w:rsidR="0029725C" w:rsidRPr="00C44C85" w:rsidRDefault="0029725C" w:rsidP="323A5805">
            <w:pPr>
              <w:shd w:val="clear" w:color="auto" w:fill="FFFFFF" w:themeFill="background1"/>
              <w:rPr>
                <w:rFonts w:eastAsiaTheme="minorEastAsia"/>
                <w:color w:val="000000" w:themeColor="text1"/>
                <w:lang w:val="es-US"/>
              </w:rPr>
            </w:pPr>
          </w:p>
          <w:p w14:paraId="331B6E8D" w14:textId="7831CF50" w:rsidR="0029725C" w:rsidRDefault="7E0E6770" w:rsidP="323A5805">
            <w:pPr>
              <w:shd w:val="clear" w:color="auto" w:fill="FFFFFF" w:themeFill="background1"/>
              <w:rPr>
                <w:rFonts w:eastAsiaTheme="minorEastAsia"/>
                <w:i/>
                <w:iCs/>
                <w:color w:val="156082" w:themeColor="accent1"/>
                <w:lang w:val="es-ES"/>
              </w:rPr>
            </w:pPr>
            <w:r w:rsidRPr="323A5805">
              <w:rPr>
                <w:rFonts w:eastAsiaTheme="minorEastAsia"/>
                <w:i/>
                <w:iCs/>
                <w:color w:val="156082" w:themeColor="accent1"/>
                <w:lang w:val="es-ES"/>
              </w:rPr>
              <w:t>¿Cómo actualizo o cambio mi forma de pago?</w:t>
            </w:r>
          </w:p>
          <w:p w14:paraId="61F5B265" w14:textId="22BB9D56" w:rsidR="0029725C" w:rsidRDefault="7E0E6770" w:rsidP="19607085">
            <w:pPr>
              <w:shd w:val="clear" w:color="auto" w:fill="FFFFFF" w:themeFill="background1"/>
              <w:spacing w:after="240"/>
              <w:rPr>
                <w:rFonts w:eastAsiaTheme="minorEastAsia"/>
                <w:color w:val="000000" w:themeColor="text1"/>
                <w:lang w:val="es-ES"/>
              </w:rPr>
            </w:pPr>
            <w:r w:rsidRPr="19607085">
              <w:rPr>
                <w:rFonts w:eastAsiaTheme="minorEastAsia"/>
                <w:color w:val="000000" w:themeColor="text1"/>
                <w:lang w:val="es-ES"/>
              </w:rPr>
              <w:t>Para actualizar su forma de pago, ingrese a su cuenta en nuestro sitio web y visite</w:t>
            </w:r>
            <w:r w:rsidR="61A0318C" w:rsidRPr="19607085">
              <w:rPr>
                <w:rFonts w:eastAsiaTheme="minorEastAsia"/>
                <w:color w:val="000000" w:themeColor="text1"/>
                <w:lang w:val="es-ES"/>
              </w:rPr>
              <w:t xml:space="preserve"> la </w:t>
            </w:r>
            <w:r w:rsidR="61A0318C" w:rsidRPr="19607085">
              <w:rPr>
                <w:rFonts w:ascii="Aptos" w:eastAsia="Yu Mincho" w:hAnsi="Aptos" w:cs="Arial"/>
                <w:lang w:val="es-ES"/>
              </w:rPr>
              <w:t>sección de</w:t>
            </w:r>
            <w:r w:rsidRPr="19607085">
              <w:rPr>
                <w:rFonts w:eastAsiaTheme="minorEastAsia"/>
                <w:color w:val="000000" w:themeColor="text1"/>
                <w:lang w:val="es-ES"/>
              </w:rPr>
              <w:t xml:space="preserve"> </w:t>
            </w:r>
            <w:r w:rsidRPr="19607085">
              <w:rPr>
                <w:rFonts w:eastAsiaTheme="minorEastAsia"/>
                <w:color w:val="000000" w:themeColor="text1"/>
                <w:highlight w:val="green"/>
                <w:lang w:val="es-ES"/>
              </w:rPr>
              <w:t xml:space="preserve">Mis </w:t>
            </w:r>
            <w:r w:rsidR="6BCB30CC" w:rsidRPr="19607085">
              <w:rPr>
                <w:rFonts w:eastAsiaTheme="minorEastAsia"/>
                <w:color w:val="000000" w:themeColor="text1"/>
                <w:highlight w:val="green"/>
                <w:lang w:val="es-ES"/>
              </w:rPr>
              <w:t>Formas</w:t>
            </w:r>
            <w:r w:rsidRPr="19607085">
              <w:rPr>
                <w:rFonts w:eastAsiaTheme="minorEastAsia"/>
                <w:color w:val="000000" w:themeColor="text1"/>
                <w:highlight w:val="green"/>
                <w:lang w:val="es-ES"/>
              </w:rPr>
              <w:t xml:space="preserve"> de Pago.</w:t>
            </w:r>
            <w:r w:rsidRPr="19607085">
              <w:rPr>
                <w:rFonts w:eastAsiaTheme="minorEastAsia"/>
                <w:color w:val="000000" w:themeColor="text1"/>
                <w:lang w:val="es-ES"/>
              </w:rPr>
              <w:t xml:space="preserve"> Puede añadir un nuevo método o cambiar el que ya tiene en cualquier momento. Si tiene cuentas bajo un plan de pago, debe establecer un nuevo método para los cargos </w:t>
            </w:r>
            <w:r w:rsidR="18F92BB0" w:rsidRPr="19607085">
              <w:rPr>
                <w:rFonts w:eastAsiaTheme="minorEastAsia"/>
                <w:color w:val="000000" w:themeColor="text1"/>
                <w:lang w:val="es-ES"/>
              </w:rPr>
              <w:t>automáticos</w:t>
            </w:r>
            <w:r w:rsidRPr="19607085">
              <w:rPr>
                <w:rFonts w:eastAsiaTheme="minorEastAsia"/>
                <w:color w:val="000000" w:themeColor="text1"/>
                <w:lang w:val="es-ES"/>
              </w:rPr>
              <w:t xml:space="preserve"> antes de eliminar </w:t>
            </w:r>
            <w:r w:rsidR="3E815900" w:rsidRPr="19607085">
              <w:rPr>
                <w:rFonts w:eastAsiaTheme="minorEastAsia"/>
                <w:color w:val="000000" w:themeColor="text1"/>
                <w:lang w:val="es-ES"/>
              </w:rPr>
              <w:t xml:space="preserve">el </w:t>
            </w:r>
            <w:r w:rsidRPr="19607085">
              <w:rPr>
                <w:rFonts w:eastAsiaTheme="minorEastAsia"/>
                <w:color w:val="000000" w:themeColor="text1"/>
                <w:lang w:val="es-ES"/>
              </w:rPr>
              <w:t>que ya tenía establecid</w:t>
            </w:r>
            <w:r w:rsidR="5AE1597F" w:rsidRPr="19607085">
              <w:rPr>
                <w:rFonts w:eastAsiaTheme="minorEastAsia"/>
                <w:color w:val="000000" w:themeColor="text1"/>
                <w:lang w:val="es-ES"/>
              </w:rPr>
              <w:t>o</w:t>
            </w:r>
            <w:r w:rsidRPr="19607085">
              <w:rPr>
                <w:rFonts w:eastAsiaTheme="minorEastAsia"/>
                <w:color w:val="000000" w:themeColor="text1"/>
                <w:lang w:val="es-ES"/>
              </w:rPr>
              <w:t>.</w:t>
            </w:r>
          </w:p>
        </w:tc>
      </w:tr>
      <w:tr w:rsidR="0029725C" w:rsidRPr="00AC1C19" w14:paraId="2712F800" w14:textId="77777777" w:rsidTr="00B155FA">
        <w:tc>
          <w:tcPr>
            <w:tcW w:w="2500" w:type="pct"/>
          </w:tcPr>
          <w:p w14:paraId="099282D3" w14:textId="77777777" w:rsidR="0029725C" w:rsidRDefault="0029725C">
            <w:r>
              <w:t>Billing</w:t>
            </w:r>
          </w:p>
          <w:p w14:paraId="40FA1E22" w14:textId="77777777" w:rsidR="0029725C" w:rsidRDefault="0029725C" w:rsidP="0029725C">
            <w:pPr>
              <w:pStyle w:val="Heading4"/>
              <w:spacing w:before="0" w:after="0"/>
            </w:pPr>
            <w:r>
              <w:t>How do I find my guarantor number?</w:t>
            </w:r>
          </w:p>
          <w:p w14:paraId="5662E5AD" w14:textId="77777777" w:rsidR="0029725C" w:rsidRPr="00F70786" w:rsidRDefault="0029725C" w:rsidP="0029725C">
            <w:r>
              <w:t xml:space="preserve">[May need to update terminology and instructions based on client.]  [For HPH: </w:t>
            </w:r>
            <w:r w:rsidRPr="00F70786">
              <w:t xml:space="preserve">Your guarantor ID number may be found in the “accounts summary” section of your statement.  To see a sample statement, visit </w:t>
            </w:r>
            <w:r w:rsidRPr="00F70786">
              <w:rPr>
                <w:b/>
                <w:bCs/>
                <w:u w:val="single"/>
              </w:rPr>
              <w:t>How to Read your Statement</w:t>
            </w:r>
            <w:r w:rsidRPr="00F70786">
              <w:t xml:space="preserve">. If you need help finding your guarantor number, please </w:t>
            </w:r>
            <w:hyperlink r:id="rId29" w:tgtFrame="_blank" w:history="1">
              <w:r w:rsidRPr="00F70786">
                <w:rPr>
                  <w:rStyle w:val="Hyperlink"/>
                  <w:b/>
                  <w:bCs/>
                </w:rPr>
                <w:t>Contact Us</w:t>
              </w:r>
            </w:hyperlink>
            <w:r w:rsidRPr="00F70786">
              <w:t>.</w:t>
            </w:r>
          </w:p>
          <w:p w14:paraId="2B120A32" w14:textId="77777777" w:rsidR="0029725C" w:rsidRPr="007E58A4" w:rsidRDefault="0029725C" w:rsidP="0029725C">
            <w:r>
              <w:t>.]</w:t>
            </w:r>
          </w:p>
          <w:p w14:paraId="6E1DECAA" w14:textId="77777777" w:rsidR="0029725C" w:rsidRPr="0046474E" w:rsidRDefault="0029725C" w:rsidP="0029725C"/>
          <w:p w14:paraId="0D0D210F" w14:textId="77777777" w:rsidR="0029725C" w:rsidRPr="00E05356" w:rsidRDefault="0029725C" w:rsidP="0029725C">
            <w:pPr>
              <w:pStyle w:val="Heading4"/>
            </w:pPr>
            <w:r w:rsidRPr="00E05356">
              <w:t>Who do I contact if I have a question about a bill?</w:t>
            </w:r>
          </w:p>
          <w:p w14:paraId="4BB9F41F" w14:textId="77777777" w:rsidR="0029725C" w:rsidRDefault="0029725C" w:rsidP="0029725C">
            <w:r w:rsidRPr="00E05356">
              <w:t xml:space="preserve">If you have a question about a bill, you </w:t>
            </w:r>
            <w:r>
              <w:t>login and visit Manage My Bills.  You can review your open accounts, learn about your balances, and/or print a current statement.</w:t>
            </w:r>
            <w:r w:rsidRPr="00E05356">
              <w:t xml:space="preserve"> If you still have a question, </w:t>
            </w:r>
            <w:r>
              <w:t xml:space="preserve">please </w:t>
            </w:r>
            <w:r w:rsidRPr="00AC3F68">
              <w:rPr>
                <w:highlight w:val="green"/>
              </w:rPr>
              <w:t>contact us.</w:t>
            </w:r>
          </w:p>
          <w:p w14:paraId="37D72187" w14:textId="77777777" w:rsidR="0029725C" w:rsidRPr="00E05356" w:rsidRDefault="0029725C" w:rsidP="0029725C"/>
          <w:p w14:paraId="532E10D5" w14:textId="77777777" w:rsidR="0029725C" w:rsidRDefault="0029725C" w:rsidP="0029725C">
            <w:pPr>
              <w:pStyle w:val="Heading4"/>
              <w:spacing w:before="0" w:after="0"/>
            </w:pPr>
            <w:r>
              <w:t>Where can I find more information about how billing and insurance work?</w:t>
            </w:r>
          </w:p>
          <w:p w14:paraId="29489E96" w14:textId="77777777" w:rsidR="0029725C" w:rsidRPr="00D6248A" w:rsidRDefault="0029725C" w:rsidP="0029725C">
            <w:r>
              <w:t xml:space="preserve">Our </w:t>
            </w:r>
            <w:r w:rsidRPr="001F34CC">
              <w:rPr>
                <w:highlight w:val="green"/>
              </w:rPr>
              <w:t>How Billing and Insurance Work</w:t>
            </w:r>
            <w:r>
              <w:t xml:space="preserve"> page offers information and answers to commonly asked questions about billing and insurance.  To learn more, log in to the EquityPay portal and explore the resources available in our </w:t>
            </w:r>
            <w:r w:rsidRPr="002C7567">
              <w:rPr>
                <w:highlight w:val="green"/>
              </w:rPr>
              <w:t>Learning Library</w:t>
            </w:r>
            <w:r>
              <w:t xml:space="preserve">.  You may also view a list of billing and insurance terms and definitions by visiting the </w:t>
            </w:r>
            <w:r w:rsidRPr="002C7567">
              <w:rPr>
                <w:highlight w:val="green"/>
              </w:rPr>
              <w:t>Glossary</w:t>
            </w:r>
            <w:r>
              <w:t>.</w:t>
            </w:r>
          </w:p>
          <w:p w14:paraId="394E4BB0" w14:textId="77777777" w:rsidR="0029725C" w:rsidRDefault="0029725C"/>
          <w:p w14:paraId="098B31D4" w14:textId="77777777" w:rsidR="008160E1" w:rsidRDefault="008160E1"/>
          <w:p w14:paraId="63C90D25" w14:textId="710AA915" w:rsidR="0029725C" w:rsidRDefault="0029725C"/>
        </w:tc>
        <w:tc>
          <w:tcPr>
            <w:tcW w:w="2500" w:type="pct"/>
          </w:tcPr>
          <w:p w14:paraId="68331A40" w14:textId="4C24BC16" w:rsidR="0029725C" w:rsidRPr="00C44C85" w:rsidRDefault="3BED4AAD" w:rsidP="323A5805">
            <w:pPr>
              <w:shd w:val="clear" w:color="auto" w:fill="FFFFFF" w:themeFill="background1"/>
              <w:rPr>
                <w:rFonts w:eastAsiaTheme="minorEastAsia"/>
                <w:color w:val="000000" w:themeColor="text1"/>
                <w:lang w:val="es-US"/>
              </w:rPr>
            </w:pPr>
            <w:r w:rsidRPr="00C44C85">
              <w:rPr>
                <w:rFonts w:eastAsiaTheme="minorEastAsia"/>
                <w:color w:val="000000" w:themeColor="text1"/>
                <w:lang w:val="es-US"/>
              </w:rPr>
              <w:t>Las Cuentas (Cobros)</w:t>
            </w:r>
          </w:p>
          <w:p w14:paraId="601A1532" w14:textId="71800888" w:rsidR="0029725C" w:rsidRPr="00C44C85" w:rsidRDefault="0029725C" w:rsidP="323A5805">
            <w:pPr>
              <w:shd w:val="clear" w:color="auto" w:fill="FFFFFF" w:themeFill="background1"/>
              <w:rPr>
                <w:rFonts w:eastAsiaTheme="minorEastAsia"/>
                <w:color w:val="000000" w:themeColor="text1"/>
                <w:lang w:val="es-US"/>
              </w:rPr>
            </w:pPr>
          </w:p>
          <w:p w14:paraId="6B255F1C" w14:textId="5049C6F1" w:rsidR="0029725C" w:rsidRPr="00C44C85" w:rsidRDefault="3BED4AAD" w:rsidP="323A5805">
            <w:pPr>
              <w:shd w:val="clear" w:color="auto" w:fill="FFFFFF" w:themeFill="background1"/>
              <w:rPr>
                <w:rFonts w:eastAsiaTheme="minorEastAsia"/>
                <w:i/>
                <w:iCs/>
                <w:color w:val="156082" w:themeColor="accent1"/>
                <w:lang w:val="es-US"/>
              </w:rPr>
            </w:pPr>
            <w:r w:rsidRPr="00C44C85">
              <w:rPr>
                <w:rFonts w:eastAsiaTheme="minorEastAsia"/>
                <w:i/>
                <w:iCs/>
                <w:color w:val="156082" w:themeColor="accent1"/>
                <w:lang w:val="es-US"/>
              </w:rPr>
              <w:t xml:space="preserve">¿Cómo encuentro </w:t>
            </w:r>
            <w:r w:rsidR="325545BB" w:rsidRPr="00C44C85">
              <w:rPr>
                <w:rFonts w:eastAsiaTheme="minorEastAsia"/>
                <w:i/>
                <w:iCs/>
                <w:color w:val="156082" w:themeColor="accent1"/>
                <w:lang w:val="es-US"/>
              </w:rPr>
              <w:t xml:space="preserve">el </w:t>
            </w:r>
            <w:r w:rsidRPr="00C44C85">
              <w:rPr>
                <w:rFonts w:eastAsiaTheme="minorEastAsia"/>
                <w:i/>
                <w:iCs/>
                <w:color w:val="156082" w:themeColor="accent1"/>
                <w:lang w:val="es-US"/>
              </w:rPr>
              <w:t xml:space="preserve">número de mi aval (aval: es persona física o moral, que asegura que la deuda será </w:t>
            </w:r>
            <w:r w:rsidR="71E74857" w:rsidRPr="00C44C85">
              <w:rPr>
                <w:rFonts w:eastAsiaTheme="minorEastAsia"/>
                <w:i/>
                <w:iCs/>
                <w:color w:val="156082" w:themeColor="accent1"/>
                <w:lang w:val="es-US"/>
              </w:rPr>
              <w:t>pagad</w:t>
            </w:r>
            <w:r w:rsidRPr="00C44C85">
              <w:rPr>
                <w:rFonts w:eastAsiaTheme="minorEastAsia"/>
                <w:i/>
                <w:iCs/>
                <w:color w:val="156082" w:themeColor="accent1"/>
                <w:lang w:val="es-US"/>
              </w:rPr>
              <w:t>a)?</w:t>
            </w:r>
          </w:p>
          <w:p w14:paraId="0970428D" w14:textId="57A2DC8C" w:rsidR="0029725C" w:rsidRPr="00C44C85" w:rsidRDefault="23438F66" w:rsidP="323A5805">
            <w:pPr>
              <w:shd w:val="clear" w:color="auto" w:fill="FFFFFF" w:themeFill="background1"/>
              <w:rPr>
                <w:rFonts w:eastAsiaTheme="minorEastAsia"/>
                <w:color w:val="000000" w:themeColor="text1"/>
                <w:lang w:val="es-US"/>
              </w:rPr>
            </w:pPr>
            <w:r w:rsidRPr="323A5805">
              <w:rPr>
                <w:rFonts w:eastAsiaTheme="minorEastAsia"/>
              </w:rPr>
              <w:t xml:space="preserve">[May need to update terminology and instructions based on client.] </w:t>
            </w:r>
            <w:r w:rsidR="3BED4AAD" w:rsidRPr="00C44C85">
              <w:rPr>
                <w:rFonts w:eastAsiaTheme="minorEastAsia"/>
                <w:color w:val="000000" w:themeColor="text1"/>
                <w:lang w:val="es-US"/>
              </w:rPr>
              <w:t>[</w:t>
            </w:r>
            <w:r w:rsidR="540B56FF" w:rsidRPr="00C44C85">
              <w:rPr>
                <w:rFonts w:eastAsiaTheme="minorEastAsia"/>
                <w:color w:val="000000" w:themeColor="text1"/>
                <w:lang w:val="es-US"/>
              </w:rPr>
              <w:t>For</w:t>
            </w:r>
            <w:r w:rsidR="3BED4AAD" w:rsidRPr="00C44C85">
              <w:rPr>
                <w:rFonts w:eastAsiaTheme="minorEastAsia"/>
                <w:color w:val="000000" w:themeColor="text1"/>
                <w:lang w:val="es-US"/>
              </w:rPr>
              <w:t xml:space="preserve"> HPH: Su número de identificación del aval puede encontrarse en la sección “resumen de las cuentas” de su estado de cuenta.  Para ver un ejemplo de un estado de cuenta, visite </w:t>
            </w:r>
            <w:r w:rsidR="3BED4AAD" w:rsidRPr="00C44C85">
              <w:rPr>
                <w:rFonts w:eastAsiaTheme="minorEastAsia"/>
                <w:b/>
                <w:bCs/>
                <w:color w:val="000000" w:themeColor="text1"/>
                <w:u w:val="single"/>
                <w:lang w:val="es-US"/>
              </w:rPr>
              <w:t>Cómo leer su Estado de Cuenta</w:t>
            </w:r>
            <w:r w:rsidR="3BED4AAD" w:rsidRPr="00C44C85">
              <w:rPr>
                <w:rFonts w:eastAsiaTheme="minorEastAsia"/>
                <w:color w:val="000000" w:themeColor="text1"/>
                <w:lang w:val="es-US"/>
              </w:rPr>
              <w:t xml:space="preserve">. Si necesita ayuda para encontrar su número del aval, </w:t>
            </w:r>
            <w:r w:rsidR="566A27DE" w:rsidRPr="00C44C85">
              <w:rPr>
                <w:rFonts w:eastAsiaTheme="minorEastAsia"/>
                <w:b/>
                <w:bCs/>
                <w:color w:val="000000" w:themeColor="text1"/>
                <w:u w:val="single"/>
                <w:lang w:val="es-US"/>
              </w:rPr>
              <w:t>Co</w:t>
            </w:r>
            <w:r w:rsidR="3BED4AAD" w:rsidRPr="00C44C85">
              <w:rPr>
                <w:rFonts w:eastAsiaTheme="minorEastAsia"/>
                <w:b/>
                <w:bCs/>
                <w:color w:val="000000" w:themeColor="text1"/>
                <w:u w:val="single"/>
                <w:lang w:val="es-US"/>
              </w:rPr>
              <w:t>ntáctenos</w:t>
            </w:r>
            <w:r w:rsidR="3BED4AAD" w:rsidRPr="00C44C85">
              <w:rPr>
                <w:rFonts w:eastAsiaTheme="minorEastAsia"/>
                <w:color w:val="000000" w:themeColor="text1"/>
                <w:lang w:val="es-US"/>
              </w:rPr>
              <w:t xml:space="preserve"> por favor.</w:t>
            </w:r>
            <w:r w:rsidR="296CA9DC" w:rsidRPr="00C44C85">
              <w:rPr>
                <w:rFonts w:eastAsiaTheme="minorEastAsia"/>
                <w:color w:val="000000" w:themeColor="text1"/>
                <w:lang w:val="es-US"/>
              </w:rPr>
              <w:t>]</w:t>
            </w:r>
          </w:p>
          <w:p w14:paraId="51179AF0" w14:textId="43B5443F" w:rsidR="0029725C" w:rsidRPr="00C44C85" w:rsidRDefault="0029725C" w:rsidP="323A5805">
            <w:pPr>
              <w:shd w:val="clear" w:color="auto" w:fill="FFFFFF" w:themeFill="background1"/>
              <w:rPr>
                <w:rFonts w:eastAsiaTheme="minorEastAsia"/>
                <w:lang w:val="es-US"/>
              </w:rPr>
            </w:pPr>
          </w:p>
          <w:p w14:paraId="489215A4" w14:textId="34EDB78A" w:rsidR="0029725C" w:rsidRPr="00C44C85" w:rsidRDefault="3BED4AAD" w:rsidP="323A5805">
            <w:pPr>
              <w:shd w:val="clear" w:color="auto" w:fill="FFFFFF" w:themeFill="background1"/>
              <w:rPr>
                <w:rFonts w:eastAsiaTheme="minorEastAsia"/>
                <w:i/>
                <w:iCs/>
                <w:color w:val="0F4761" w:themeColor="accent1" w:themeShade="BF"/>
                <w:lang w:val="es-US"/>
              </w:rPr>
            </w:pPr>
            <w:r w:rsidRPr="00C44C85">
              <w:rPr>
                <w:rFonts w:eastAsiaTheme="minorEastAsia"/>
                <w:i/>
                <w:iCs/>
                <w:color w:val="0F4761" w:themeColor="accent1" w:themeShade="BF"/>
                <w:lang w:val="es-US"/>
              </w:rPr>
              <w:t>¿Con quién debo ponerme en contacto si tengo una pregunta sobre una cuenta?</w:t>
            </w:r>
          </w:p>
          <w:p w14:paraId="3211F7CE" w14:textId="473EB2D8" w:rsidR="0029725C" w:rsidRPr="00C44C85" w:rsidRDefault="3BED4AAD" w:rsidP="19607085">
            <w:pPr>
              <w:rPr>
                <w:rFonts w:eastAsiaTheme="minorEastAsia"/>
                <w:lang w:val="es-US"/>
              </w:rPr>
            </w:pPr>
            <w:r w:rsidRPr="00C44C85">
              <w:rPr>
                <w:rFonts w:eastAsiaTheme="minorEastAsia"/>
                <w:lang w:val="es-US"/>
              </w:rPr>
              <w:t xml:space="preserve">Si tiene alguna pregunta sobre una cuenta, ingrese a su cuenta en nuestro </w:t>
            </w:r>
            <w:r w:rsidR="4F053A1B" w:rsidRPr="00C44C85">
              <w:rPr>
                <w:rFonts w:eastAsiaTheme="minorEastAsia"/>
                <w:lang w:val="es-US"/>
              </w:rPr>
              <w:t>sitio web</w:t>
            </w:r>
            <w:r w:rsidRPr="00C44C85">
              <w:rPr>
                <w:rFonts w:eastAsiaTheme="minorEastAsia"/>
                <w:lang w:val="es-US"/>
              </w:rPr>
              <w:t xml:space="preserve"> y visite</w:t>
            </w:r>
            <w:r w:rsidR="31438E93" w:rsidRPr="00C44C85">
              <w:rPr>
                <w:rFonts w:eastAsiaTheme="minorEastAsia"/>
                <w:lang w:val="es-US"/>
              </w:rPr>
              <w:t xml:space="preserve"> la </w:t>
            </w:r>
            <w:r w:rsidR="31438E93" w:rsidRPr="19607085">
              <w:rPr>
                <w:rFonts w:ascii="Aptos" w:eastAsia="Yu Mincho" w:hAnsi="Aptos" w:cs="Arial"/>
                <w:lang w:val="es-ES"/>
              </w:rPr>
              <w:t>sección de</w:t>
            </w:r>
            <w:r w:rsidRPr="00C44C85">
              <w:rPr>
                <w:rFonts w:eastAsiaTheme="minorEastAsia"/>
                <w:lang w:val="es-US"/>
              </w:rPr>
              <w:t xml:space="preserve"> </w:t>
            </w:r>
            <w:r w:rsidR="4EBCF386" w:rsidRPr="00C44C85">
              <w:rPr>
                <w:rFonts w:eastAsiaTheme="minorEastAsia"/>
                <w:lang w:val="es-US"/>
              </w:rPr>
              <w:t>Administr</w:t>
            </w:r>
            <w:r w:rsidRPr="00C44C85">
              <w:rPr>
                <w:rFonts w:eastAsiaTheme="minorEastAsia"/>
                <w:lang w:val="es-US"/>
              </w:rPr>
              <w:t xml:space="preserve">ar </w:t>
            </w:r>
            <w:r w:rsidR="158F5DAD" w:rsidRPr="00C44C85">
              <w:rPr>
                <w:rFonts w:eastAsiaTheme="minorEastAsia"/>
                <w:lang w:val="es-US"/>
              </w:rPr>
              <w:t>M</w:t>
            </w:r>
            <w:r w:rsidRPr="00C44C85">
              <w:rPr>
                <w:rFonts w:eastAsiaTheme="minorEastAsia"/>
                <w:lang w:val="es-US"/>
              </w:rPr>
              <w:t xml:space="preserve">is </w:t>
            </w:r>
            <w:r w:rsidR="74FA7C2E" w:rsidRPr="00C44C85">
              <w:rPr>
                <w:rFonts w:eastAsiaTheme="minorEastAsia"/>
                <w:lang w:val="es-US"/>
              </w:rPr>
              <w:t>Cuent</w:t>
            </w:r>
            <w:r w:rsidRPr="00C44C85">
              <w:rPr>
                <w:rFonts w:eastAsiaTheme="minorEastAsia"/>
                <w:lang w:val="es-US"/>
              </w:rPr>
              <w:t xml:space="preserve">as. </w:t>
            </w:r>
            <w:r w:rsidR="4FA3692B" w:rsidRPr="00C44C85">
              <w:rPr>
                <w:rFonts w:eastAsiaTheme="minorEastAsia"/>
                <w:lang w:val="es-US"/>
              </w:rPr>
              <w:t>A</w:t>
            </w:r>
            <w:r w:rsidR="4FA3692B" w:rsidRPr="00C44C85">
              <w:rPr>
                <w:rFonts w:ascii="Aptos" w:eastAsia="Yu Mincho" w:hAnsi="Aptos" w:cs="Arial"/>
                <w:lang w:val="es-US"/>
              </w:rPr>
              <w:t>hí</w:t>
            </w:r>
            <w:r w:rsidR="4FA3692B" w:rsidRPr="00C44C85">
              <w:rPr>
                <w:rFonts w:eastAsiaTheme="minorEastAsia"/>
                <w:lang w:val="es-US"/>
              </w:rPr>
              <w:t xml:space="preserve"> p</w:t>
            </w:r>
            <w:r w:rsidRPr="00C44C85">
              <w:rPr>
                <w:rFonts w:eastAsiaTheme="minorEastAsia"/>
                <w:lang w:val="es-US"/>
              </w:rPr>
              <w:t xml:space="preserve">uede revisar sus cuentas abiertas, conocer sus saldos y/o imprimir un </w:t>
            </w:r>
            <w:r w:rsidR="6D0E69A8" w:rsidRPr="00C44C85">
              <w:rPr>
                <w:rFonts w:eastAsiaTheme="minorEastAsia"/>
                <w:lang w:val="es-US"/>
              </w:rPr>
              <w:t>estado de cuenta</w:t>
            </w:r>
            <w:r w:rsidRPr="00C44C85">
              <w:rPr>
                <w:rFonts w:eastAsiaTheme="minorEastAsia"/>
                <w:lang w:val="es-US"/>
              </w:rPr>
              <w:t xml:space="preserve"> actual</w:t>
            </w:r>
            <w:r w:rsidR="789833FB" w:rsidRPr="00C44C85">
              <w:rPr>
                <w:rFonts w:eastAsiaTheme="minorEastAsia"/>
                <w:lang w:val="es-US"/>
              </w:rPr>
              <w:t>izado</w:t>
            </w:r>
            <w:r w:rsidRPr="00C44C85">
              <w:rPr>
                <w:rFonts w:eastAsiaTheme="minorEastAsia"/>
                <w:lang w:val="es-US"/>
              </w:rPr>
              <w:t xml:space="preserve">. Si sigue teniendo dudas, </w:t>
            </w:r>
            <w:r w:rsidR="7119DE97" w:rsidRPr="00C44C85">
              <w:rPr>
                <w:rFonts w:eastAsiaTheme="minorEastAsia"/>
                <w:highlight w:val="green"/>
                <w:lang w:val="es-US"/>
              </w:rPr>
              <w:t>contáctenos</w:t>
            </w:r>
            <w:r w:rsidR="7119DE97" w:rsidRPr="00C44C85">
              <w:rPr>
                <w:rFonts w:eastAsiaTheme="minorEastAsia"/>
                <w:lang w:val="es-US"/>
              </w:rPr>
              <w:t xml:space="preserve"> por favor</w:t>
            </w:r>
            <w:r w:rsidRPr="00C44C85">
              <w:rPr>
                <w:rFonts w:eastAsiaTheme="minorEastAsia"/>
                <w:lang w:val="es-US"/>
              </w:rPr>
              <w:t>.</w:t>
            </w:r>
          </w:p>
          <w:p w14:paraId="3176E4A5" w14:textId="4CFF4F85" w:rsidR="0029725C" w:rsidRPr="00C44C85" w:rsidRDefault="0029725C" w:rsidP="323A5805">
            <w:pPr>
              <w:rPr>
                <w:rFonts w:eastAsiaTheme="minorEastAsia"/>
                <w:color w:val="0F4761" w:themeColor="accent1" w:themeShade="BF"/>
                <w:lang w:val="es-US"/>
              </w:rPr>
            </w:pPr>
          </w:p>
          <w:p w14:paraId="41D49AAC" w14:textId="24B550DC" w:rsidR="0029725C" w:rsidRPr="00C44C85" w:rsidRDefault="05B5F85F" w:rsidP="323A5805">
            <w:pPr>
              <w:shd w:val="clear" w:color="auto" w:fill="FFFFFF" w:themeFill="background1"/>
              <w:spacing w:before="240"/>
              <w:rPr>
                <w:rFonts w:eastAsiaTheme="minorEastAsia"/>
                <w:i/>
                <w:iCs/>
                <w:color w:val="0F4761" w:themeColor="accent1" w:themeShade="BF"/>
                <w:lang w:val="es-US"/>
              </w:rPr>
            </w:pPr>
            <w:r w:rsidRPr="00C44C85">
              <w:rPr>
                <w:rFonts w:eastAsiaTheme="minorEastAsia"/>
                <w:i/>
                <w:iCs/>
                <w:color w:val="0F4761" w:themeColor="accent1" w:themeShade="BF"/>
                <w:lang w:val="es-US"/>
              </w:rPr>
              <w:t>¿En dónde puedo encontrar más información sobre cómo funcionan las cuentas y los seguros?</w:t>
            </w:r>
          </w:p>
          <w:p w14:paraId="330A23FA" w14:textId="438C8D7D" w:rsidR="0029725C" w:rsidRDefault="05B5F85F">
            <w:pPr>
              <w:rPr>
                <w:rFonts w:eastAsiaTheme="minorEastAsia"/>
                <w:lang w:val="es-ES"/>
              </w:rPr>
            </w:pPr>
            <w:r w:rsidRPr="19607085">
              <w:rPr>
                <w:rFonts w:eastAsiaTheme="minorEastAsia"/>
                <w:lang w:val="es-ES"/>
              </w:rPr>
              <w:t>En</w:t>
            </w:r>
            <w:r w:rsidR="518CD46B" w:rsidRPr="19607085">
              <w:rPr>
                <w:rFonts w:eastAsiaTheme="minorEastAsia"/>
                <w:lang w:val="es-ES"/>
              </w:rPr>
              <w:t xml:space="preserve"> la </w:t>
            </w:r>
            <w:r w:rsidR="518CD46B" w:rsidRPr="19607085">
              <w:rPr>
                <w:rFonts w:ascii="Aptos" w:eastAsia="Yu Mincho" w:hAnsi="Aptos" w:cs="Arial"/>
                <w:lang w:val="es-ES"/>
              </w:rPr>
              <w:t xml:space="preserve">sección de </w:t>
            </w:r>
            <w:r w:rsidR="518CD46B" w:rsidRPr="19607085">
              <w:rPr>
                <w:rFonts w:eastAsiaTheme="minorEastAsia"/>
                <w:highlight w:val="green"/>
                <w:lang w:val="es-ES"/>
              </w:rPr>
              <w:t>Cómo Funcionan las Cuentas y los Seguros</w:t>
            </w:r>
            <w:r w:rsidR="518CD46B" w:rsidRPr="19607085">
              <w:rPr>
                <w:rFonts w:ascii="Aptos" w:eastAsia="Yu Mincho" w:hAnsi="Aptos" w:cs="Arial"/>
                <w:lang w:val="es-ES"/>
              </w:rPr>
              <w:t xml:space="preserve"> de nuestro sitio web,</w:t>
            </w:r>
            <w:r w:rsidRPr="19607085">
              <w:rPr>
                <w:rFonts w:eastAsiaTheme="minorEastAsia"/>
                <w:lang w:val="es-ES"/>
              </w:rPr>
              <w:t xml:space="preserve"> le ofrecemos información y respuestas a las preguntas más frecuentes sobre cuentas y seguros. Para obtener más información, in</w:t>
            </w:r>
            <w:r w:rsidR="7357FBE1" w:rsidRPr="19607085">
              <w:rPr>
                <w:rFonts w:eastAsiaTheme="minorEastAsia"/>
                <w:lang w:val="es-ES"/>
              </w:rPr>
              <w:t>grese al sitio web de</w:t>
            </w:r>
            <w:r w:rsidRPr="19607085">
              <w:rPr>
                <w:rFonts w:eastAsiaTheme="minorEastAsia"/>
                <w:lang w:val="es-ES"/>
              </w:rPr>
              <w:t xml:space="preserve"> EquityPay y explore los recursos disponibles en nuestra </w:t>
            </w:r>
            <w:r w:rsidRPr="19607085">
              <w:rPr>
                <w:rFonts w:eastAsiaTheme="minorEastAsia"/>
                <w:highlight w:val="green"/>
                <w:lang w:val="es-ES"/>
              </w:rPr>
              <w:t>Biblioteca de Aprendizaje.</w:t>
            </w:r>
            <w:r w:rsidRPr="19607085">
              <w:rPr>
                <w:rFonts w:eastAsiaTheme="minorEastAsia"/>
                <w:lang w:val="es-ES"/>
              </w:rPr>
              <w:t xml:space="preserve"> También puede consultar una lista de términos y definiciones de cuentas y seguros visitando las </w:t>
            </w:r>
            <w:r w:rsidRPr="19607085">
              <w:rPr>
                <w:rFonts w:eastAsiaTheme="minorEastAsia"/>
                <w:highlight w:val="green"/>
                <w:lang w:val="es-ES"/>
              </w:rPr>
              <w:t>Palabras Clave</w:t>
            </w:r>
            <w:r w:rsidR="41D7E126" w:rsidRPr="19607085">
              <w:rPr>
                <w:rFonts w:eastAsiaTheme="minorEastAsia"/>
                <w:highlight w:val="green"/>
                <w:lang w:val="es-ES"/>
              </w:rPr>
              <w:t>.</w:t>
            </w:r>
          </w:p>
        </w:tc>
      </w:tr>
      <w:tr w:rsidR="008160E1" w:rsidRPr="00AC1C19" w14:paraId="22FCD632" w14:textId="77777777" w:rsidTr="00B155FA">
        <w:tc>
          <w:tcPr>
            <w:tcW w:w="2500" w:type="pct"/>
          </w:tcPr>
          <w:p w14:paraId="745ABF85" w14:textId="77777777" w:rsidR="008160E1" w:rsidRDefault="008160E1">
            <w:r>
              <w:t>Payments</w:t>
            </w:r>
          </w:p>
          <w:p w14:paraId="678BCE4D" w14:textId="77777777" w:rsidR="008160E1" w:rsidRPr="00615087" w:rsidRDefault="008160E1" w:rsidP="008160E1">
            <w:pPr>
              <w:pStyle w:val="Heading4"/>
            </w:pPr>
            <w:r w:rsidRPr="00615087">
              <w:t xml:space="preserve">What type of payment methods </w:t>
            </w:r>
            <w:r>
              <w:t>can I use in the EquityPay portal</w:t>
            </w:r>
            <w:r w:rsidRPr="00615087">
              <w:t>?</w:t>
            </w:r>
          </w:p>
          <w:p w14:paraId="7976432D" w14:textId="77777777" w:rsidR="008160E1" w:rsidRPr="00615087" w:rsidRDefault="008160E1" w:rsidP="008160E1">
            <w:r>
              <w:t xml:space="preserve">We accept major credit and debit cards, including </w:t>
            </w:r>
            <w:r w:rsidRPr="00615087">
              <w:t>HSA and FSA</w:t>
            </w:r>
            <w:r>
              <w:t xml:space="preserve"> cards. You may also make an ACH payment directly from a bank account.</w:t>
            </w:r>
          </w:p>
          <w:p w14:paraId="48FC0212" w14:textId="77777777" w:rsidR="008160E1" w:rsidRDefault="008160E1" w:rsidP="008160E1"/>
          <w:p w14:paraId="06E83599" w14:textId="77777777" w:rsidR="008160E1" w:rsidRPr="00AD6923" w:rsidRDefault="008160E1" w:rsidP="008160E1">
            <w:pPr>
              <w:pStyle w:val="Heading4"/>
            </w:pPr>
            <w:r w:rsidRPr="00AD6923">
              <w:t xml:space="preserve">Who do I contact if the </w:t>
            </w:r>
            <w:r>
              <w:t>EquityPay portal</w:t>
            </w:r>
            <w:r w:rsidRPr="00AD6923">
              <w:t xml:space="preserve"> is not working?</w:t>
            </w:r>
          </w:p>
          <w:p w14:paraId="155CE5E2" w14:textId="77777777" w:rsidR="008160E1" w:rsidRDefault="008160E1" w:rsidP="008160E1">
            <w:r>
              <w:t>If you suspect the EquityPay portal is not working correctly, you may report the issue via our Contact Us page or by calling XXX-XXX-XXXX.</w:t>
            </w:r>
          </w:p>
          <w:p w14:paraId="3467B7CB" w14:textId="72983DD2" w:rsidR="008160E1" w:rsidRDefault="008160E1"/>
        </w:tc>
        <w:tc>
          <w:tcPr>
            <w:tcW w:w="2500" w:type="pct"/>
          </w:tcPr>
          <w:p w14:paraId="4127A884" w14:textId="21252162" w:rsidR="008160E1" w:rsidRPr="00C44C85" w:rsidRDefault="3131F5B2" w:rsidP="323A5805">
            <w:pPr>
              <w:shd w:val="clear" w:color="auto" w:fill="FFFFFF" w:themeFill="background1"/>
              <w:spacing w:before="240"/>
              <w:rPr>
                <w:rFonts w:eastAsiaTheme="minorEastAsia"/>
                <w:lang w:val="es-US"/>
              </w:rPr>
            </w:pPr>
            <w:r w:rsidRPr="00C44C85">
              <w:rPr>
                <w:rFonts w:eastAsiaTheme="minorEastAsia"/>
                <w:lang w:val="es-US"/>
              </w:rPr>
              <w:t>Pagos</w:t>
            </w:r>
          </w:p>
          <w:p w14:paraId="65B1515E" w14:textId="4B3583BB" w:rsidR="008160E1" w:rsidRPr="00C44C85" w:rsidRDefault="3131F5B2" w:rsidP="323A5805">
            <w:pPr>
              <w:shd w:val="clear" w:color="auto" w:fill="FFFFFF" w:themeFill="background1"/>
              <w:rPr>
                <w:rFonts w:eastAsiaTheme="minorEastAsia"/>
                <w:i/>
                <w:iCs/>
                <w:color w:val="0F4761" w:themeColor="accent1" w:themeShade="BF"/>
                <w:lang w:val="es-US"/>
              </w:rPr>
            </w:pPr>
            <w:r w:rsidRPr="00C44C85">
              <w:rPr>
                <w:rFonts w:eastAsiaTheme="minorEastAsia"/>
                <w:i/>
                <w:iCs/>
                <w:color w:val="0F4761" w:themeColor="accent1" w:themeShade="BF"/>
                <w:lang w:val="es-US"/>
              </w:rPr>
              <w:t>¿Qué tipos de pago puedo utilizar en el sitio web de EquityPay?</w:t>
            </w:r>
          </w:p>
          <w:p w14:paraId="19CFC769" w14:textId="615E9266" w:rsidR="008160E1" w:rsidRPr="00C44C85" w:rsidRDefault="3131F5B2" w:rsidP="323A5805">
            <w:pPr>
              <w:rPr>
                <w:rFonts w:eastAsiaTheme="minorEastAsia"/>
                <w:lang w:val="es-US"/>
              </w:rPr>
            </w:pPr>
            <w:r w:rsidRPr="00C44C85">
              <w:rPr>
                <w:rFonts w:eastAsiaTheme="minorEastAsia"/>
                <w:lang w:val="es-US"/>
              </w:rPr>
              <w:t xml:space="preserve">Aceptamos las principales redes de tarjetas de crédito y débito, incluidas las tarjetas de Cuenta de Ahorro para Gastos Médicos (HSA, por sus siglas en inglés) y </w:t>
            </w:r>
            <w:r w:rsidR="342331FA" w:rsidRPr="00C44C85">
              <w:rPr>
                <w:rFonts w:eastAsiaTheme="minorEastAsia"/>
                <w:lang w:val="es-US"/>
              </w:rPr>
              <w:t xml:space="preserve"> la </w:t>
            </w:r>
            <w:r w:rsidRPr="00C44C85">
              <w:rPr>
                <w:rFonts w:eastAsiaTheme="minorEastAsia"/>
                <w:lang w:val="es-US"/>
              </w:rPr>
              <w:t>de Cuenta de Gastos Flexibles (FSA, por sus siglas en inglés). También puede realizar un pago mediante una Cámara de Compensación Automatizada (ACH,  por sus siglas en inglés) directamente desde una cuenta bancaria.</w:t>
            </w:r>
          </w:p>
          <w:p w14:paraId="07D332F5" w14:textId="6ACCB545" w:rsidR="008160E1" w:rsidRPr="00C44C85" w:rsidRDefault="008160E1" w:rsidP="323A5805">
            <w:pPr>
              <w:rPr>
                <w:rFonts w:eastAsiaTheme="minorEastAsia"/>
                <w:color w:val="0F4761" w:themeColor="accent1" w:themeShade="BF"/>
                <w:lang w:val="es-US"/>
              </w:rPr>
            </w:pPr>
          </w:p>
          <w:p w14:paraId="7B1BEB63" w14:textId="35245319" w:rsidR="008160E1" w:rsidRPr="00C44C85" w:rsidRDefault="3131F5B2" w:rsidP="323A5805">
            <w:pPr>
              <w:shd w:val="clear" w:color="auto" w:fill="FFFFFF" w:themeFill="background1"/>
              <w:spacing w:before="240"/>
              <w:rPr>
                <w:rFonts w:eastAsiaTheme="minorEastAsia"/>
                <w:i/>
                <w:iCs/>
                <w:color w:val="0F4761" w:themeColor="accent1" w:themeShade="BF"/>
                <w:lang w:val="es-US"/>
              </w:rPr>
            </w:pPr>
            <w:r w:rsidRPr="00C44C85">
              <w:rPr>
                <w:rFonts w:eastAsiaTheme="minorEastAsia"/>
                <w:i/>
                <w:iCs/>
                <w:color w:val="0F4761" w:themeColor="accent1" w:themeShade="BF"/>
                <w:lang w:val="es-US"/>
              </w:rPr>
              <w:t>¿Con quién debo ponerme en contacto si el sitio web de EquityPay no está funcionando?</w:t>
            </w:r>
          </w:p>
          <w:p w14:paraId="75F13730" w14:textId="17545F10" w:rsidR="008160E1" w:rsidRDefault="3131F5B2" w:rsidP="19607085">
            <w:pPr>
              <w:rPr>
                <w:rFonts w:eastAsiaTheme="minorEastAsia"/>
                <w:lang w:val="es-ES"/>
              </w:rPr>
            </w:pPr>
            <w:r w:rsidRPr="19607085">
              <w:rPr>
                <w:rFonts w:eastAsiaTheme="minorEastAsia"/>
                <w:lang w:val="es-ES"/>
              </w:rPr>
              <w:t xml:space="preserve">Si sospecha que el sitio web de EquityPay no está funcionando correctamente, puede reportar del problema a través </w:t>
            </w:r>
            <w:r w:rsidR="186F7DA3" w:rsidRPr="19607085">
              <w:rPr>
                <w:rFonts w:eastAsiaTheme="minorEastAsia"/>
                <w:lang w:val="es-ES"/>
              </w:rPr>
              <w:t xml:space="preserve">de la </w:t>
            </w:r>
            <w:r w:rsidR="186F7DA3" w:rsidRPr="19607085">
              <w:rPr>
                <w:rFonts w:ascii="Aptos" w:eastAsia="Yu Mincho" w:hAnsi="Aptos" w:cs="Arial"/>
                <w:lang w:val="es-ES"/>
              </w:rPr>
              <w:t>sección C</w:t>
            </w:r>
            <w:r w:rsidR="186F7DA3" w:rsidRPr="19607085">
              <w:rPr>
                <w:rFonts w:eastAsiaTheme="minorEastAsia"/>
                <w:lang w:val="es-ES"/>
              </w:rPr>
              <w:t>ontáctenos</w:t>
            </w:r>
            <w:r w:rsidR="186F7DA3" w:rsidRPr="19607085">
              <w:rPr>
                <w:rFonts w:ascii="Aptos" w:eastAsia="Yu Mincho" w:hAnsi="Aptos" w:cs="Arial"/>
                <w:lang w:val="es-ES"/>
              </w:rPr>
              <w:t xml:space="preserve"> de nuestro sitio web</w:t>
            </w:r>
            <w:r w:rsidR="457A8B20" w:rsidRPr="19607085">
              <w:rPr>
                <w:rFonts w:eastAsiaTheme="minorEastAsia"/>
                <w:lang w:val="es-ES"/>
              </w:rPr>
              <w:t>,</w:t>
            </w:r>
            <w:r w:rsidRPr="19607085">
              <w:rPr>
                <w:rFonts w:eastAsiaTheme="minorEastAsia"/>
                <w:lang w:val="es-ES"/>
              </w:rPr>
              <w:t xml:space="preserve"> o llamando al siguiente número de teléfono: XXX-XXX-XXXX.</w:t>
            </w:r>
          </w:p>
          <w:p w14:paraId="0A02A83D" w14:textId="1CE3C276" w:rsidR="008160E1" w:rsidRPr="00C44C85" w:rsidRDefault="008160E1">
            <w:pPr>
              <w:rPr>
                <w:rFonts w:eastAsiaTheme="minorEastAsia"/>
                <w:color w:val="0F4761" w:themeColor="accent1" w:themeShade="BF"/>
                <w:lang w:val="es-US"/>
              </w:rPr>
            </w:pPr>
          </w:p>
        </w:tc>
      </w:tr>
      <w:tr w:rsidR="00976437" w:rsidRPr="00AC1C19" w14:paraId="06AFFD9D" w14:textId="77777777" w:rsidTr="00B155FA">
        <w:tc>
          <w:tcPr>
            <w:tcW w:w="2500" w:type="pct"/>
          </w:tcPr>
          <w:p w14:paraId="4B7BB463" w14:textId="77777777" w:rsidR="00976437" w:rsidRDefault="00976437">
            <w:r>
              <w:t xml:space="preserve">Security </w:t>
            </w:r>
          </w:p>
          <w:p w14:paraId="63C41F45" w14:textId="77777777" w:rsidR="00976437" w:rsidRDefault="00976437" w:rsidP="00976437">
            <w:pPr>
              <w:pStyle w:val="Heading4"/>
            </w:pPr>
            <w:r w:rsidRPr="00ED5016">
              <w:t>Will my personal and banking information be secure/ who has access?</w:t>
            </w:r>
          </w:p>
          <w:p w14:paraId="75F07AB9" w14:textId="77777777" w:rsidR="00976437" w:rsidRPr="00C64256" w:rsidRDefault="00976437" w:rsidP="00976437">
            <w:r w:rsidRPr="00C64256">
              <w:t>We use a service called Spreedly, which handles our transactions and is PCI compliant. Card and banking information is not stored, and all payment information is encrypted through tokenization</w:t>
            </w:r>
            <w:r>
              <w:t>.</w:t>
            </w:r>
          </w:p>
          <w:p w14:paraId="7F690510" w14:textId="6482A32B" w:rsidR="00976437" w:rsidRDefault="00976437"/>
        </w:tc>
        <w:tc>
          <w:tcPr>
            <w:tcW w:w="2500" w:type="pct"/>
          </w:tcPr>
          <w:p w14:paraId="199A4A27" w14:textId="4323446F" w:rsidR="00976437" w:rsidRPr="00C44C85" w:rsidRDefault="7868F3C9" w:rsidP="323A5805">
            <w:pPr>
              <w:shd w:val="clear" w:color="auto" w:fill="FFFFFF" w:themeFill="background1"/>
              <w:spacing w:before="240"/>
              <w:rPr>
                <w:rFonts w:eastAsiaTheme="minorEastAsia"/>
                <w:lang w:val="es-US"/>
              </w:rPr>
            </w:pPr>
            <w:r w:rsidRPr="00C44C85">
              <w:rPr>
                <w:rFonts w:eastAsiaTheme="minorEastAsia"/>
                <w:lang w:val="es-US"/>
              </w:rPr>
              <w:t>Seguridad</w:t>
            </w:r>
          </w:p>
          <w:p w14:paraId="4F310F09" w14:textId="5D3EF1F0" w:rsidR="00976437" w:rsidRPr="00C44C85" w:rsidRDefault="7868F3C9" w:rsidP="323A5805">
            <w:pPr>
              <w:shd w:val="clear" w:color="auto" w:fill="FFFFFF" w:themeFill="background1"/>
              <w:rPr>
                <w:rFonts w:eastAsiaTheme="minorEastAsia"/>
                <w:color w:val="0F4761" w:themeColor="accent1" w:themeShade="BF"/>
                <w:lang w:val="es-US"/>
              </w:rPr>
            </w:pPr>
            <w:r w:rsidRPr="00C44C85">
              <w:rPr>
                <w:rFonts w:eastAsiaTheme="minorEastAsia"/>
                <w:i/>
                <w:iCs/>
                <w:color w:val="0F4761" w:themeColor="accent1" w:themeShade="BF"/>
                <w:lang w:val="es-US"/>
              </w:rPr>
              <w:t>¿Quién tiene acceso a mis datos personales y bancarios, y, están bien asegurados?</w:t>
            </w:r>
          </w:p>
          <w:p w14:paraId="7AF43C08" w14:textId="091D87E3" w:rsidR="00976437" w:rsidRPr="00C44C85" w:rsidRDefault="7868F3C9" w:rsidP="323A5805">
            <w:pPr>
              <w:shd w:val="clear" w:color="auto" w:fill="FFFFFF" w:themeFill="background1"/>
              <w:spacing w:after="240"/>
              <w:rPr>
                <w:rFonts w:eastAsiaTheme="minorEastAsia"/>
                <w:lang w:val="es-US"/>
              </w:rPr>
            </w:pPr>
            <w:r w:rsidRPr="00C44C85">
              <w:rPr>
                <w:rFonts w:eastAsiaTheme="minorEastAsia"/>
                <w:lang w:val="es-US"/>
              </w:rPr>
              <w:t>Utilizamos un servicio llamado Spreedly, que maneja nuestras transacciones y cumple con las normas del sector de tarjetas de pago (PCI, por sus siglas en inglés). Los datos bancarios y de la tarjeta no se almacenan, y toda la información de pagos es encriptada mediante tokenización.</w:t>
            </w:r>
          </w:p>
        </w:tc>
      </w:tr>
    </w:tbl>
    <w:p w14:paraId="162CD5D3" w14:textId="77777777" w:rsidR="000E001B" w:rsidRPr="00C44C85" w:rsidDel="00C71E99" w:rsidRDefault="000E001B">
      <w:pPr>
        <w:rPr>
          <w:del w:id="243" w:author="Jessica Varkonyi" w:date="2025-02-03T14:21:00Z" w16du:dateUtc="2025-02-03T19:21:00Z"/>
          <w:lang w:val="es-US"/>
        </w:rPr>
        <w:pPrChange w:id="244" w:author="Jessica Varkonyi" w:date="2025-01-16T14:33:00Z" w16du:dateUtc="2025-01-16T19:33:00Z">
          <w:pPr>
            <w:pStyle w:val="Heading4"/>
            <w:spacing w:before="0" w:after="0"/>
          </w:pPr>
        </w:pPrChange>
      </w:pPr>
    </w:p>
    <w:p w14:paraId="3AE5539A" w14:textId="5BF71F0C" w:rsidR="000C37A6" w:rsidRPr="00C44C85" w:rsidRDefault="000C37A6" w:rsidP="00E33ADC">
      <w:pPr>
        <w:pStyle w:val="Heading4"/>
        <w:spacing w:before="0" w:after="0"/>
        <w:rPr>
          <w:del w:id="245" w:author="Jessica Varkonyi" w:date="2025-01-16T14:38:00Z" w16du:dateUtc="2025-01-16T19:38:00Z"/>
          <w:lang w:val="es-US"/>
        </w:rPr>
      </w:pPr>
      <w:commentRangeStart w:id="246"/>
      <w:commentRangeStart w:id="247"/>
      <w:commentRangeStart w:id="248"/>
      <w:commentRangeStart w:id="249"/>
      <w:del w:id="250" w:author="Jessica Varkonyi" w:date="2025-01-16T14:38:00Z" w16du:dateUtc="2025-01-16T19:38:00Z">
        <w:r w:rsidRPr="00C44C85">
          <w:rPr>
            <w:lang w:val="es-US"/>
          </w:rPr>
          <w:delText xml:space="preserve">How </w:delText>
        </w:r>
      </w:del>
      <w:del w:id="251" w:author="Jessica Varkonyi" w:date="2025-01-16T14:37:00Z" w16du:dateUtc="2025-01-16T19:37:00Z">
        <w:r w:rsidRPr="00C44C85">
          <w:rPr>
            <w:lang w:val="es-US"/>
          </w:rPr>
          <w:delText xml:space="preserve">do I see </w:delText>
        </w:r>
      </w:del>
      <w:del w:id="252" w:author="Jessica Varkonyi" w:date="2025-01-16T14:38:00Z" w16du:dateUtc="2025-01-16T19:38:00Z">
        <w:r w:rsidRPr="00C44C85">
          <w:rPr>
            <w:lang w:val="es-US"/>
          </w:rPr>
          <w:delText>my itemized bill</w:delText>
        </w:r>
        <w:commentRangeEnd w:id="246"/>
        <w:r w:rsidRPr="00C44C85">
          <w:rPr>
            <w:rStyle w:val="CommentReference"/>
            <w:sz w:val="24"/>
            <w:szCs w:val="24"/>
            <w:lang w:val="es-US"/>
          </w:rPr>
          <w:commentReference w:id="246"/>
        </w:r>
        <w:commentRangeEnd w:id="247"/>
        <w:r>
          <w:rPr>
            <w:rStyle w:val="CommentReference"/>
          </w:rPr>
          <w:commentReference w:id="247"/>
        </w:r>
        <w:commentRangeEnd w:id="248"/>
        <w:r>
          <w:rPr>
            <w:rStyle w:val="CommentReference"/>
          </w:rPr>
          <w:commentReference w:id="248"/>
        </w:r>
        <w:commentRangeEnd w:id="249"/>
        <w:r>
          <w:rPr>
            <w:rStyle w:val="CommentReference"/>
          </w:rPr>
          <w:commentReference w:id="249"/>
        </w:r>
        <w:r w:rsidRPr="00C44C85">
          <w:rPr>
            <w:lang w:val="es-US"/>
          </w:rPr>
          <w:delText>?</w:delText>
        </w:r>
      </w:del>
    </w:p>
    <w:p w14:paraId="0AC50FEB" w14:textId="7B1AA815" w:rsidR="000C37A6" w:rsidRPr="00C44C85" w:rsidRDefault="000C37A6" w:rsidP="00E33ADC">
      <w:pPr>
        <w:rPr>
          <w:del w:id="253" w:author="Jessica Varkonyi" w:date="2025-01-16T14:38:00Z" w16du:dateUtc="2025-01-16T19:38:00Z"/>
          <w:lang w:val="es-US"/>
        </w:rPr>
      </w:pPr>
      <w:del w:id="254" w:author="Jessica Varkonyi" w:date="2025-01-16T14:38:00Z" w16du:dateUtc="2025-01-16T19:38:00Z">
        <w:r w:rsidRPr="00C44C85">
          <w:rPr>
            <w:lang w:val="es-US"/>
          </w:rPr>
          <w:delText xml:space="preserve">You can ask for an itemized bill online by submitting a request in your </w:delText>
        </w:r>
        <w:r w:rsidR="00154FB3" w:rsidRPr="00C44C85">
          <w:rPr>
            <w:lang w:val="es-US"/>
          </w:rPr>
          <w:delText>EquityPay</w:delText>
        </w:r>
        <w:r w:rsidRPr="00C44C85">
          <w:rPr>
            <w:lang w:val="es-US"/>
          </w:rPr>
          <w:delText xml:space="preserve"> dashboard.</w:delText>
        </w:r>
      </w:del>
    </w:p>
    <w:p w14:paraId="1E1F6FB0" w14:textId="77777777" w:rsidR="009529CC" w:rsidRPr="00C44C85" w:rsidRDefault="009529CC" w:rsidP="00E33ADC">
      <w:pPr>
        <w:rPr>
          <w:lang w:val="es-US"/>
        </w:rPr>
      </w:pPr>
    </w:p>
    <w:p w14:paraId="765DBB26" w14:textId="77777777" w:rsidR="000C37A6" w:rsidRPr="00C44C85" w:rsidRDefault="000C37A6" w:rsidP="00E33ADC">
      <w:pPr>
        <w:rPr>
          <w:lang w:val="es-US"/>
        </w:rPr>
      </w:pPr>
    </w:p>
    <w:p w14:paraId="747941A4" w14:textId="77777777" w:rsidR="0009204E" w:rsidRDefault="0009204E" w:rsidP="0009204E">
      <w:pPr>
        <w:pStyle w:val="Heading1"/>
        <w:spacing w:before="0" w:after="0"/>
        <w:rPr>
          <w:rFonts w:asciiTheme="minorHAnsi" w:hAnsiTheme="minorHAnsi"/>
        </w:rPr>
      </w:pPr>
      <w:bookmarkStart w:id="255" w:name="_Toc200962920"/>
      <w:commentRangeStart w:id="256"/>
      <w:r>
        <w:rPr>
          <w:rFonts w:asciiTheme="minorHAnsi" w:hAnsiTheme="minorHAnsi"/>
        </w:rPr>
        <w:t>FEEDBACK TAB CONTENT</w:t>
      </w:r>
      <w:bookmarkEnd w:id="255"/>
      <w:commentRangeEnd w:id="256"/>
      <w:r w:rsidR="00E27B38">
        <w:rPr>
          <w:rStyle w:val="CommentReference"/>
          <w:rFonts w:asciiTheme="minorHAnsi" w:hAnsiTheme="minorHAnsi" w:hint="eastAsia"/>
          <w:sz w:val="40"/>
          <w:szCs w:val="40"/>
        </w:rPr>
        <w:commentReference w:id="256"/>
      </w:r>
    </w:p>
    <w:p w14:paraId="46BF6791" w14:textId="60129905" w:rsidR="002847A0" w:rsidRDefault="002847A0" w:rsidP="002847A0">
      <w:pPr>
        <w:shd w:val="clear" w:color="auto" w:fill="E8E8E8" w:themeFill="background2"/>
        <w:rPr>
          <w:b/>
          <w:bCs/>
        </w:rPr>
      </w:pPr>
      <w:r>
        <w:rPr>
          <w:b/>
          <w:bCs/>
        </w:rPr>
        <w:t>Date Page Content Sent for Review: 1/16/2025</w:t>
      </w:r>
    </w:p>
    <w:p w14:paraId="37F509EE" w14:textId="5EDA69F4" w:rsidR="002847A0" w:rsidRDefault="002847A0" w:rsidP="002847A0">
      <w:pPr>
        <w:shd w:val="clear" w:color="auto" w:fill="E8E8E8" w:themeFill="background2"/>
        <w:rPr>
          <w:b/>
          <w:bCs/>
        </w:rPr>
      </w:pPr>
      <w:r>
        <w:rPr>
          <w:b/>
          <w:bCs/>
        </w:rPr>
        <w:t>Date Page Content Sent for Inclusion: 1/16/2025</w:t>
      </w:r>
    </w:p>
    <w:p w14:paraId="7D1ECCB3" w14:textId="77777777" w:rsidR="00FD2745" w:rsidRDefault="00FD2745" w:rsidP="002847A0">
      <w:pPr>
        <w:shd w:val="clear" w:color="auto" w:fill="E8E8E8" w:themeFill="background2"/>
        <w:rPr>
          <w:b/>
          <w:bCs/>
        </w:rPr>
      </w:pPr>
    </w:p>
    <w:p w14:paraId="1150093F" w14:textId="244325CB" w:rsidR="00FD2745" w:rsidRDefault="00FD2745" w:rsidP="002847A0">
      <w:pPr>
        <w:shd w:val="clear" w:color="auto" w:fill="E8E8E8" w:themeFill="background2"/>
        <w:rPr>
          <w:b/>
          <w:bCs/>
        </w:rPr>
      </w:pPr>
      <w:r>
        <w:rPr>
          <w:b/>
          <w:bCs/>
        </w:rPr>
        <w:t xml:space="preserve">Ready for Spanish Translation? </w:t>
      </w:r>
      <w:r w:rsidRPr="00FD2745">
        <w:rPr>
          <w:b/>
          <w:bCs/>
          <w:color w:val="4EA72E" w:themeColor="accent6"/>
        </w:rPr>
        <w:t>Yes 5/13/2025</w:t>
      </w:r>
    </w:p>
    <w:p w14:paraId="0E152EFD" w14:textId="758D4716" w:rsidR="00CE6187" w:rsidRPr="005E6384" w:rsidRDefault="00CE6187" w:rsidP="00CE6187">
      <w:pPr>
        <w:shd w:val="clear" w:color="auto" w:fill="E8E8E8" w:themeFill="background2"/>
        <w:rPr>
          <w:b/>
          <w:lang w:val="es-US"/>
        </w:rPr>
      </w:pPr>
      <w:r>
        <w:rPr>
          <w:b/>
          <w:bCs/>
        </w:rPr>
        <w:t xml:space="preserve">Translations in Portal? </w:t>
      </w:r>
      <w:r w:rsidR="005E6384" w:rsidRPr="005E6384">
        <w:rPr>
          <w:rStyle w:val="NormalSpanishChar"/>
          <w:b/>
          <w:bCs/>
        </w:rPr>
        <w:t>Yes (8/1/2025)</w:t>
      </w:r>
    </w:p>
    <w:p w14:paraId="4E8ACAA6" w14:textId="77777777" w:rsidR="002847A0" w:rsidRPr="005E6384" w:rsidRDefault="002847A0" w:rsidP="002847A0">
      <w:pPr>
        <w:shd w:val="clear" w:color="auto" w:fill="E8E8E8" w:themeFill="background2"/>
        <w:rPr>
          <w:b/>
          <w:lang w:val="es-US"/>
        </w:rPr>
      </w:pPr>
    </w:p>
    <w:p w14:paraId="3D8D1E51" w14:textId="77777777" w:rsidR="002847A0" w:rsidRPr="00D47359" w:rsidRDefault="002847A0" w:rsidP="002847A0">
      <w:pPr>
        <w:shd w:val="clear" w:color="auto" w:fill="E8E8E8" w:themeFill="background2"/>
        <w:rPr>
          <w:b/>
          <w:bCs/>
        </w:rPr>
      </w:pPr>
      <w:r>
        <w:rPr>
          <w:b/>
          <w:bCs/>
        </w:rPr>
        <w:t>General Notes:</w:t>
      </w:r>
    </w:p>
    <w:p w14:paraId="28A195C1" w14:textId="6A26ABF7" w:rsidR="006D43F0" w:rsidRPr="006D43F0" w:rsidRDefault="006D43F0" w:rsidP="00B115BE">
      <w:pPr>
        <w:rPr>
          <w:i/>
          <w:iCs/>
        </w:rPr>
      </w:pPr>
    </w:p>
    <w:tbl>
      <w:tblPr>
        <w:tblStyle w:val="TableGrid"/>
        <w:tblW w:w="0" w:type="auto"/>
        <w:tblLook w:val="04A0" w:firstRow="1" w:lastRow="0" w:firstColumn="1" w:lastColumn="0" w:noHBand="0" w:noVBand="1"/>
      </w:tblPr>
      <w:tblGrid>
        <w:gridCol w:w="5395"/>
        <w:gridCol w:w="5395"/>
      </w:tblGrid>
      <w:tr w:rsidR="00305E46" w14:paraId="06A8060E" w14:textId="77777777" w:rsidTr="00B155FA">
        <w:tc>
          <w:tcPr>
            <w:tcW w:w="5395" w:type="dxa"/>
          </w:tcPr>
          <w:p w14:paraId="1D1015D8" w14:textId="4E45E958" w:rsidR="00305E46" w:rsidRPr="00305E46" w:rsidRDefault="00305E46" w:rsidP="00B115BE">
            <w:r>
              <w:t>English</w:t>
            </w:r>
          </w:p>
        </w:tc>
        <w:tc>
          <w:tcPr>
            <w:tcW w:w="5395" w:type="dxa"/>
          </w:tcPr>
          <w:p w14:paraId="0D22AF34" w14:textId="7FCC6806" w:rsidR="00305E46" w:rsidRPr="00305E46" w:rsidRDefault="00305E46" w:rsidP="1AAE032A">
            <w:pPr>
              <w:rPr>
                <w:highlight w:val="cyan"/>
              </w:rPr>
            </w:pPr>
            <w:r w:rsidRPr="1AAE032A">
              <w:rPr>
                <w:highlight w:val="cyan"/>
              </w:rPr>
              <w:t>Spanish</w:t>
            </w:r>
          </w:p>
        </w:tc>
      </w:tr>
      <w:tr w:rsidR="00305E46" w14:paraId="0B7DB3F9" w14:textId="77777777" w:rsidTr="00B155FA">
        <w:tc>
          <w:tcPr>
            <w:tcW w:w="5395" w:type="dxa"/>
          </w:tcPr>
          <w:p w14:paraId="38E3B8BC" w14:textId="77777777" w:rsidR="00305E46" w:rsidRPr="001A7297" w:rsidRDefault="00305E46" w:rsidP="00305E46">
            <w:pPr>
              <w:pStyle w:val="ListParagraph"/>
              <w:rPr>
                <w:b/>
              </w:rPr>
            </w:pPr>
            <w:r>
              <w:rPr>
                <w:b/>
                <w:bCs/>
              </w:rPr>
              <w:t xml:space="preserve">Q1 </w:t>
            </w:r>
            <w:r w:rsidRPr="001A7297">
              <w:rPr>
                <w:b/>
              </w:rPr>
              <w:t>Overall, how satisfied are you with the EquityPay portal</w:t>
            </w:r>
            <w:r w:rsidRPr="001A7297">
              <w:rPr>
                <w:b/>
                <w:bCs/>
              </w:rPr>
              <w:t>?</w:t>
            </w:r>
            <w:r>
              <w:rPr>
                <w:b/>
                <w:bCs/>
              </w:rPr>
              <w:t>*</w:t>
            </w:r>
            <w:r>
              <w:rPr>
                <w:b/>
              </w:rPr>
              <w:t xml:space="preserve"> </w:t>
            </w:r>
            <w:r w:rsidRPr="006D43F0">
              <w:rPr>
                <w:i/>
                <w:iCs/>
              </w:rPr>
              <w:t>(Likert 1-5 – numbers or stars)</w:t>
            </w:r>
          </w:p>
          <w:p w14:paraId="1332D167" w14:textId="77777777" w:rsidR="00305E46" w:rsidRDefault="00305E46" w:rsidP="00305E46">
            <w:pPr>
              <w:pStyle w:val="ListParagraph"/>
            </w:pPr>
          </w:p>
          <w:p w14:paraId="1F980C60" w14:textId="77777777" w:rsidR="00305E46" w:rsidRPr="006D43F0" w:rsidRDefault="00305E46" w:rsidP="00305E46">
            <w:pPr>
              <w:pStyle w:val="ListParagraph"/>
              <w:rPr>
                <w:i/>
              </w:rPr>
            </w:pPr>
            <w:r w:rsidRPr="001A7297">
              <w:rPr>
                <w:b/>
              </w:rPr>
              <w:t xml:space="preserve">Q2 What was </w:t>
            </w:r>
            <w:r w:rsidRPr="001A7297">
              <w:rPr>
                <w:b/>
                <w:bCs/>
              </w:rPr>
              <w:t>the</w:t>
            </w:r>
            <w:r w:rsidRPr="001A7297">
              <w:rPr>
                <w:b/>
              </w:rPr>
              <w:t xml:space="preserve"> main reason </w:t>
            </w:r>
            <w:r w:rsidRPr="001A7297">
              <w:rPr>
                <w:b/>
                <w:bCs/>
              </w:rPr>
              <w:t>you visited</w:t>
            </w:r>
            <w:r w:rsidRPr="001A7297">
              <w:rPr>
                <w:b/>
              </w:rPr>
              <w:t xml:space="preserve"> the EquityPay portal today</w:t>
            </w:r>
            <w:r w:rsidRPr="001A7297">
              <w:rPr>
                <w:b/>
                <w:bCs/>
              </w:rPr>
              <w:t>?</w:t>
            </w:r>
            <w:r>
              <w:rPr>
                <w:b/>
                <w:bCs/>
              </w:rPr>
              <w:t>*</w:t>
            </w:r>
            <w:r>
              <w:rPr>
                <w:i/>
                <w:iCs/>
              </w:rPr>
              <w:t xml:space="preserve">  (Multiple choice)</w:t>
            </w:r>
          </w:p>
          <w:p w14:paraId="271F7BF2" w14:textId="77777777" w:rsidR="00305E46" w:rsidRDefault="00305E46" w:rsidP="00305E46">
            <w:pPr>
              <w:pStyle w:val="ListParagraph"/>
            </w:pPr>
            <w:r>
              <w:tab/>
              <w:t>To manage my bill</w:t>
            </w:r>
          </w:p>
          <w:p w14:paraId="7DE2A7CF" w14:textId="77777777" w:rsidR="00305E46" w:rsidRDefault="00305E46" w:rsidP="00305E46">
            <w:pPr>
              <w:pStyle w:val="ListParagraph"/>
            </w:pPr>
            <w:r>
              <w:tab/>
              <w:t>To learn about billing and insurance</w:t>
            </w:r>
          </w:p>
          <w:p w14:paraId="7B4CB98A" w14:textId="77777777" w:rsidR="00305E46" w:rsidRDefault="00305E46" w:rsidP="00305E46">
            <w:pPr>
              <w:pStyle w:val="ListParagraph"/>
            </w:pPr>
            <w:r>
              <w:tab/>
              <w:t xml:space="preserve">Something else </w:t>
            </w:r>
          </w:p>
          <w:p w14:paraId="4976E163" w14:textId="77777777" w:rsidR="00305E46" w:rsidRDefault="00305E46" w:rsidP="00305E46">
            <w:pPr>
              <w:pStyle w:val="ListParagraph"/>
            </w:pPr>
          </w:p>
          <w:p w14:paraId="70B16F59" w14:textId="77777777" w:rsidR="00305E46" w:rsidRPr="001A7297" w:rsidRDefault="00305E46" w:rsidP="00305E46">
            <w:pPr>
              <w:pStyle w:val="ListParagraph"/>
              <w:rPr>
                <w:i/>
              </w:rPr>
            </w:pPr>
            <w:r w:rsidRPr="001A7297">
              <w:rPr>
                <w:b/>
              </w:rPr>
              <w:t>Q3 Were you able to accomplish your purpose for visiting the EquityPay portal today</w:t>
            </w:r>
            <w:r w:rsidRPr="001A7297">
              <w:rPr>
                <w:b/>
                <w:bCs/>
              </w:rPr>
              <w:t>?</w:t>
            </w:r>
            <w:r>
              <w:rPr>
                <w:b/>
                <w:bCs/>
              </w:rPr>
              <w:t xml:space="preserve">* </w:t>
            </w:r>
            <w:r>
              <w:rPr>
                <w:i/>
                <w:iCs/>
              </w:rPr>
              <w:t>(Multiple choice)</w:t>
            </w:r>
          </w:p>
          <w:p w14:paraId="6209A81C" w14:textId="77777777" w:rsidR="00305E46" w:rsidRDefault="00305E46" w:rsidP="00305E46">
            <w:pPr>
              <w:pStyle w:val="ListParagraph"/>
            </w:pPr>
            <w:r>
              <w:tab/>
              <w:t>Yes</w:t>
            </w:r>
          </w:p>
          <w:p w14:paraId="278320E6" w14:textId="77777777" w:rsidR="00305E46" w:rsidRDefault="00305E46" w:rsidP="00305E46">
            <w:pPr>
              <w:pStyle w:val="ListParagraph"/>
            </w:pPr>
            <w:r>
              <w:tab/>
              <w:t>No</w:t>
            </w:r>
          </w:p>
          <w:p w14:paraId="6C91F284" w14:textId="77777777" w:rsidR="00305E46" w:rsidRDefault="00305E46" w:rsidP="00305E46">
            <w:pPr>
              <w:pStyle w:val="ListParagraph"/>
            </w:pPr>
            <w:r>
              <w:tab/>
              <w:t>I’m not done yet</w:t>
            </w:r>
          </w:p>
          <w:p w14:paraId="36119F6D" w14:textId="77777777" w:rsidR="00305E46" w:rsidRDefault="00305E46" w:rsidP="00305E46">
            <w:pPr>
              <w:pStyle w:val="ListParagraph"/>
            </w:pPr>
          </w:p>
          <w:p w14:paraId="5D1DDA9C" w14:textId="77777777" w:rsidR="00305E46" w:rsidRPr="001A7297" w:rsidRDefault="00305E46" w:rsidP="00305E46">
            <w:pPr>
              <w:pStyle w:val="ListParagraph"/>
              <w:rPr>
                <w:i/>
              </w:rPr>
            </w:pPr>
            <w:r w:rsidRPr="001A7297">
              <w:rPr>
                <w:b/>
              </w:rPr>
              <w:t>Q4 Please share your feedback</w:t>
            </w:r>
            <w:r>
              <w:rPr>
                <w:b/>
                <w:bCs/>
              </w:rPr>
              <w:t xml:space="preserve"> </w:t>
            </w:r>
            <w:r>
              <w:rPr>
                <w:i/>
                <w:iCs/>
              </w:rPr>
              <w:t>(</w:t>
            </w:r>
            <w:commentRangeStart w:id="257"/>
            <w:commentRangeStart w:id="258"/>
            <w:r>
              <w:rPr>
                <w:i/>
                <w:iCs/>
              </w:rPr>
              <w:t>Open text field- if text is added here, show Q5 and inactivate submit button until Q5 is answered)</w:t>
            </w:r>
            <w:commentRangeEnd w:id="257"/>
            <w:r w:rsidRPr="001A7297">
              <w:rPr>
                <w:rStyle w:val="CommentReference"/>
                <w:i/>
                <w:sz w:val="24"/>
                <w:szCs w:val="24"/>
              </w:rPr>
              <w:commentReference w:id="257"/>
            </w:r>
            <w:commentRangeEnd w:id="258"/>
            <w:r>
              <w:rPr>
                <w:rStyle w:val="CommentReference"/>
              </w:rPr>
              <w:commentReference w:id="258"/>
            </w:r>
          </w:p>
          <w:p w14:paraId="5D586D7C" w14:textId="77777777" w:rsidR="00305E46" w:rsidRDefault="00305E46" w:rsidP="00305E46">
            <w:pPr>
              <w:pStyle w:val="ListParagraph"/>
              <w:rPr>
                <w:i/>
                <w:iCs/>
              </w:rPr>
            </w:pPr>
          </w:p>
          <w:p w14:paraId="246D0D95" w14:textId="77777777" w:rsidR="00305E46" w:rsidRPr="00CB5FA6" w:rsidRDefault="00305E46" w:rsidP="00305E46">
            <w:pPr>
              <w:pStyle w:val="ListParagraph"/>
              <w:rPr>
                <w:i/>
              </w:rPr>
            </w:pPr>
            <w:r>
              <w:rPr>
                <w:b/>
                <w:bCs/>
              </w:rPr>
              <w:t xml:space="preserve">Q5 Would you like us to respond to your feedback?* </w:t>
            </w:r>
            <w:r>
              <w:rPr>
                <w:i/>
                <w:iCs/>
              </w:rPr>
              <w:t>(Multiple choice – appears and is required only if user inputs information in response to Q4)</w:t>
            </w:r>
          </w:p>
          <w:p w14:paraId="06AED750" w14:textId="77777777" w:rsidR="00305E46" w:rsidRDefault="00305E46" w:rsidP="00305E46">
            <w:pPr>
              <w:pStyle w:val="ListParagraph"/>
            </w:pPr>
            <w:r>
              <w:rPr>
                <w:b/>
                <w:bCs/>
              </w:rPr>
              <w:tab/>
            </w:r>
            <w:r>
              <w:t>Yes</w:t>
            </w:r>
          </w:p>
          <w:p w14:paraId="7C86C4CB" w14:textId="77777777" w:rsidR="00305E46" w:rsidRDefault="00305E46" w:rsidP="00305E46">
            <w:pPr>
              <w:pStyle w:val="ListParagraph"/>
            </w:pPr>
            <w:r>
              <w:tab/>
              <w:t>No</w:t>
            </w:r>
          </w:p>
          <w:p w14:paraId="59388A71" w14:textId="77777777" w:rsidR="00305E46" w:rsidRDefault="00305E46" w:rsidP="00305E46">
            <w:pPr>
              <w:pStyle w:val="ListParagraph"/>
            </w:pPr>
            <w:r>
              <w:tab/>
            </w:r>
          </w:p>
          <w:p w14:paraId="69240410" w14:textId="77777777" w:rsidR="00305E46" w:rsidRDefault="00305E46" w:rsidP="00305E46">
            <w:pPr>
              <w:pStyle w:val="ListParagraph"/>
            </w:pPr>
            <w:r>
              <w:tab/>
              <w:t>If input = Yes, show:</w:t>
            </w:r>
          </w:p>
          <w:p w14:paraId="25BCD30C" w14:textId="77777777" w:rsidR="00305E46" w:rsidRDefault="00305E46" w:rsidP="00305E46">
            <w:pPr>
              <w:pStyle w:val="ListParagraph"/>
            </w:pPr>
          </w:p>
          <w:p w14:paraId="57F94927" w14:textId="77777777" w:rsidR="00305E46" w:rsidRPr="00B115BE" w:rsidRDefault="00305E46" w:rsidP="00305E46">
            <w:pPr>
              <w:pStyle w:val="ListParagraph"/>
            </w:pPr>
            <w:r>
              <w:tab/>
            </w:r>
            <w:r>
              <w:tab/>
            </w:r>
            <w:r>
              <w:rPr>
                <w:b/>
                <w:bCs/>
              </w:rPr>
              <w:t xml:space="preserve">Q5.a. </w:t>
            </w:r>
            <w:r w:rsidRPr="002640C6">
              <w:rPr>
                <w:b/>
                <w:bCs/>
              </w:rPr>
              <w:t>Name</w:t>
            </w:r>
          </w:p>
          <w:p w14:paraId="11783630" w14:textId="77777777" w:rsidR="00305E46" w:rsidRPr="002640C6" w:rsidRDefault="00305E46" w:rsidP="00305E46">
            <w:pPr>
              <w:pStyle w:val="ListParagraph"/>
              <w:rPr>
                <w:b/>
                <w:bCs/>
              </w:rPr>
            </w:pPr>
            <w:r>
              <w:tab/>
            </w:r>
            <w:r>
              <w:tab/>
            </w:r>
            <w:r w:rsidRPr="0053216D">
              <w:rPr>
                <w:b/>
                <w:bCs/>
              </w:rPr>
              <w:t xml:space="preserve">Q5.b. </w:t>
            </w:r>
            <w:r w:rsidRPr="002640C6">
              <w:rPr>
                <w:b/>
                <w:bCs/>
              </w:rPr>
              <w:t>Email</w:t>
            </w:r>
          </w:p>
          <w:p w14:paraId="4BC37AD2" w14:textId="77777777" w:rsidR="00305E46" w:rsidRDefault="00305E46" w:rsidP="00305E46">
            <w:pPr>
              <w:pStyle w:val="ListParagraph"/>
              <w:rPr>
                <w:b/>
                <w:bCs/>
              </w:rPr>
            </w:pPr>
            <w:r>
              <w:rPr>
                <w:b/>
                <w:bCs/>
              </w:rPr>
              <w:tab/>
            </w:r>
            <w:r>
              <w:rPr>
                <w:b/>
                <w:bCs/>
              </w:rPr>
              <w:tab/>
            </w:r>
            <w:r>
              <w:rPr>
                <w:b/>
                <w:bCs/>
              </w:rPr>
              <w:tab/>
            </w:r>
          </w:p>
          <w:p w14:paraId="254BAAA6" w14:textId="22B06E75" w:rsidR="00305E46" w:rsidRPr="00C949B6" w:rsidRDefault="00305E46" w:rsidP="00305E46">
            <w:r>
              <w:t>When all fields complete, show submit button</w:t>
            </w:r>
          </w:p>
          <w:p w14:paraId="62DE6C68" w14:textId="77777777" w:rsidR="00305E46" w:rsidRDefault="00305E46" w:rsidP="00305E46">
            <w:r>
              <w:tab/>
            </w:r>
            <w:r>
              <w:tab/>
            </w:r>
          </w:p>
          <w:p w14:paraId="09F1C446" w14:textId="21C6B067" w:rsidR="00305E46" w:rsidRDefault="00305E46" w:rsidP="00305E46">
            <w:r>
              <w:t>If input = No, show submit button</w:t>
            </w:r>
          </w:p>
          <w:p w14:paraId="76FD0858" w14:textId="77777777" w:rsidR="00305E46" w:rsidRDefault="00305E46" w:rsidP="00B115BE">
            <w:pPr>
              <w:rPr>
                <w:i/>
                <w:iCs/>
              </w:rPr>
            </w:pPr>
          </w:p>
        </w:tc>
        <w:tc>
          <w:tcPr>
            <w:tcW w:w="5395" w:type="dxa"/>
          </w:tcPr>
          <w:p w14:paraId="10DCF01E" w14:textId="131853BA" w:rsidR="00305E46" w:rsidRPr="00630B91" w:rsidRDefault="22C28F76" w:rsidP="2534BA25">
            <w:pPr>
              <w:rPr>
                <w:b/>
                <w:lang w:val="es-US"/>
              </w:rPr>
            </w:pPr>
            <w:r w:rsidRPr="00C44C85">
              <w:rPr>
                <w:rFonts w:ascii="Arial" w:eastAsia="Arial" w:hAnsi="Arial" w:cs="Arial"/>
                <w:b/>
                <w:bCs/>
                <w:color w:val="000000" w:themeColor="text1"/>
                <w:lang w:val="es-US"/>
              </w:rPr>
              <w:t xml:space="preserve">P1 En general, ¿qué tan satisfecho está usted con el sitio web de EquityPay?* </w:t>
            </w:r>
            <w:r w:rsidR="452FFDE1" w:rsidRPr="00630B91">
              <w:rPr>
                <w:i/>
                <w:lang w:val="es-US"/>
              </w:rPr>
              <w:t>(Likert 1-5 – numbers or stars)</w:t>
            </w:r>
          </w:p>
          <w:p w14:paraId="71771CFB" w14:textId="5D52B013" w:rsidR="00305E46" w:rsidRPr="00630B91" w:rsidRDefault="00305E46" w:rsidP="2534BA25">
            <w:pPr>
              <w:rPr>
                <w:rFonts w:ascii="Arial" w:eastAsia="Arial" w:hAnsi="Arial" w:cs="Arial"/>
                <w:b/>
                <w:color w:val="000000" w:themeColor="text1"/>
                <w:lang w:val="es-US"/>
              </w:rPr>
            </w:pPr>
          </w:p>
          <w:p w14:paraId="69795B13" w14:textId="1ADD3E84" w:rsidR="00305E46" w:rsidRPr="00C44C85" w:rsidRDefault="452FFDE1" w:rsidP="2534BA25">
            <w:pPr>
              <w:rPr>
                <w:rFonts w:ascii="Aptos" w:eastAsia="Aptos" w:hAnsi="Aptos" w:cs="Arial"/>
                <w:b/>
                <w:bCs/>
                <w:i/>
                <w:iCs/>
                <w:color w:val="000000" w:themeColor="text1"/>
                <w:lang w:val="es-US"/>
              </w:rPr>
            </w:pPr>
            <w:r w:rsidRPr="00C44C85">
              <w:rPr>
                <w:rFonts w:ascii="Aptos" w:eastAsia="Aptos" w:hAnsi="Aptos" w:cs="Arial"/>
                <w:b/>
                <w:bCs/>
                <w:i/>
                <w:iCs/>
                <w:color w:val="000000" w:themeColor="text1"/>
                <w:lang w:val="es-US"/>
              </w:rPr>
              <w:t>P2 ¿Cuál fue la razón principal por la que visitó usted el sitio web de EquityPay el día de hoy?</w:t>
            </w:r>
          </w:p>
          <w:p w14:paraId="2F183304" w14:textId="6D603959" w:rsidR="00305E46" w:rsidRPr="00C44C85" w:rsidRDefault="452FFDE1" w:rsidP="2534BA25">
            <w:pPr>
              <w:rPr>
                <w:i/>
                <w:iCs/>
                <w:lang w:val="es-US"/>
              </w:rPr>
            </w:pPr>
            <w:r w:rsidRPr="00C44C85">
              <w:rPr>
                <w:i/>
                <w:iCs/>
                <w:lang w:val="es-US"/>
              </w:rPr>
              <w:t>(Multiple choice)</w:t>
            </w:r>
          </w:p>
          <w:p w14:paraId="7567AF9E" w14:textId="7CE5DF70" w:rsidR="00305E46" w:rsidRPr="00C44C85" w:rsidRDefault="452FFDE1" w:rsidP="2534BA25">
            <w:pPr>
              <w:rPr>
                <w:rFonts w:ascii="Aptos" w:eastAsia="Aptos" w:hAnsi="Aptos" w:cs="Arial"/>
                <w:i/>
                <w:iCs/>
                <w:color w:val="000000" w:themeColor="text1"/>
                <w:lang w:val="es-US"/>
              </w:rPr>
            </w:pPr>
            <w:r w:rsidRPr="00C44C85">
              <w:rPr>
                <w:rFonts w:ascii="Aptos" w:eastAsia="Aptos" w:hAnsi="Aptos" w:cs="Arial"/>
                <w:i/>
                <w:iCs/>
                <w:color w:val="000000" w:themeColor="text1"/>
                <w:lang w:val="es-US"/>
              </w:rPr>
              <w:t>Para manejar mi cuenta</w:t>
            </w:r>
          </w:p>
          <w:p w14:paraId="1FEC8425" w14:textId="14D4B3C5" w:rsidR="00305E46" w:rsidRPr="00C44C85" w:rsidRDefault="452FFDE1" w:rsidP="2534BA25">
            <w:pPr>
              <w:rPr>
                <w:rFonts w:ascii="Aptos" w:eastAsia="Aptos" w:hAnsi="Aptos" w:cs="Arial"/>
                <w:i/>
                <w:iCs/>
                <w:color w:val="000000" w:themeColor="text1"/>
                <w:lang w:val="es-US"/>
              </w:rPr>
            </w:pPr>
            <w:r w:rsidRPr="00C44C85">
              <w:rPr>
                <w:rFonts w:ascii="Aptos" w:eastAsia="Aptos" w:hAnsi="Aptos" w:cs="Arial"/>
                <w:i/>
                <w:iCs/>
                <w:color w:val="000000" w:themeColor="text1"/>
                <w:lang w:val="es-US"/>
              </w:rPr>
              <w:t>Para aprender sobre las cuentas y los seguros</w:t>
            </w:r>
          </w:p>
          <w:p w14:paraId="3A1A6C6A" w14:textId="4482DBC4" w:rsidR="00305E46" w:rsidRPr="00C44C85" w:rsidRDefault="452FFDE1" w:rsidP="2534BA25">
            <w:pPr>
              <w:rPr>
                <w:rFonts w:ascii="Aptos" w:eastAsia="Aptos" w:hAnsi="Aptos" w:cs="Arial"/>
                <w:i/>
                <w:iCs/>
                <w:color w:val="000000" w:themeColor="text1"/>
                <w:lang w:val="es-US"/>
              </w:rPr>
            </w:pPr>
            <w:r w:rsidRPr="00C44C85">
              <w:rPr>
                <w:rFonts w:ascii="Aptos" w:eastAsia="Aptos" w:hAnsi="Aptos" w:cs="Arial"/>
                <w:i/>
                <w:iCs/>
                <w:color w:val="000000" w:themeColor="text1"/>
                <w:lang w:val="es-US"/>
              </w:rPr>
              <w:t>Para algo más</w:t>
            </w:r>
          </w:p>
          <w:p w14:paraId="73B9195A" w14:textId="7703A180" w:rsidR="00305E46" w:rsidRPr="00C44C85" w:rsidRDefault="00305E46" w:rsidP="2534BA25">
            <w:pPr>
              <w:rPr>
                <w:rFonts w:ascii="Aptos" w:eastAsia="Aptos" w:hAnsi="Aptos" w:cs="Arial"/>
                <w:i/>
                <w:iCs/>
                <w:lang w:val="es-US"/>
              </w:rPr>
            </w:pPr>
          </w:p>
          <w:p w14:paraId="0FF7E3E0" w14:textId="341E7490" w:rsidR="00305E46" w:rsidRPr="00C44C85" w:rsidRDefault="00305E46" w:rsidP="2534BA25">
            <w:pPr>
              <w:rPr>
                <w:i/>
                <w:iCs/>
                <w:lang w:val="es-US"/>
              </w:rPr>
            </w:pPr>
          </w:p>
          <w:p w14:paraId="54AAE6CE" w14:textId="5B7BAE21" w:rsidR="00305E46" w:rsidRPr="00C44C85" w:rsidRDefault="452FFDE1" w:rsidP="2534BA25">
            <w:pPr>
              <w:rPr>
                <w:i/>
                <w:iCs/>
              </w:rPr>
            </w:pPr>
            <w:r w:rsidRPr="2534BA25">
              <w:rPr>
                <w:rFonts w:ascii="Aptos" w:eastAsia="Aptos" w:hAnsi="Aptos" w:cs="Arial"/>
                <w:b/>
                <w:bCs/>
                <w:i/>
                <w:iCs/>
                <w:color w:val="000000" w:themeColor="text1"/>
                <w:lang w:val="es-ES"/>
              </w:rPr>
              <w:t>P3 ¿</w:t>
            </w:r>
            <w:r w:rsidR="795B9B8B" w:rsidRPr="2534BA25">
              <w:rPr>
                <w:rFonts w:ascii="Aptos" w:eastAsia="Aptos" w:hAnsi="Aptos" w:cs="Arial"/>
                <w:b/>
                <w:bCs/>
                <w:i/>
                <w:iCs/>
                <w:color w:val="000000" w:themeColor="text1"/>
                <w:lang w:val="es-ES"/>
              </w:rPr>
              <w:t xml:space="preserve">Llogró </w:t>
            </w:r>
            <w:r w:rsidRPr="2534BA25">
              <w:rPr>
                <w:rFonts w:ascii="Aptos" w:eastAsia="Aptos" w:hAnsi="Aptos" w:cs="Arial"/>
                <w:b/>
                <w:bCs/>
                <w:i/>
                <w:iCs/>
                <w:color w:val="000000" w:themeColor="text1"/>
                <w:lang w:val="es-ES"/>
              </w:rPr>
              <w:t xml:space="preserve">usted el objetivo de su visita de hoy en el sitio web de EquityPay?* </w:t>
            </w:r>
            <w:r w:rsidRPr="00C44C85">
              <w:rPr>
                <w:i/>
                <w:iCs/>
              </w:rPr>
              <w:t>(Multiple choice)</w:t>
            </w:r>
          </w:p>
          <w:p w14:paraId="2BC540F9" w14:textId="3A8982DB" w:rsidR="00305E46" w:rsidRPr="00630B91" w:rsidRDefault="452FFDE1" w:rsidP="2534BA25">
            <w:pPr>
              <w:rPr>
                <w:rFonts w:ascii="Aptos" w:eastAsia="Aptos" w:hAnsi="Aptos" w:cs="Arial"/>
                <w:i/>
                <w:iCs/>
                <w:color w:val="000000" w:themeColor="text1"/>
              </w:rPr>
            </w:pPr>
            <w:r w:rsidRPr="00630B91">
              <w:rPr>
                <w:rFonts w:ascii="Aptos" w:eastAsia="Aptos" w:hAnsi="Aptos" w:cs="Arial"/>
                <w:i/>
                <w:iCs/>
                <w:color w:val="000000" w:themeColor="text1"/>
              </w:rPr>
              <w:t>Sí</w:t>
            </w:r>
          </w:p>
          <w:p w14:paraId="1FCD9CE4" w14:textId="45660CA1" w:rsidR="00305E46" w:rsidRPr="00630B91" w:rsidRDefault="452FFDE1" w:rsidP="2534BA25">
            <w:pPr>
              <w:rPr>
                <w:rFonts w:ascii="Aptos" w:eastAsia="Aptos" w:hAnsi="Aptos" w:cs="Arial"/>
                <w:i/>
                <w:iCs/>
                <w:color w:val="000000" w:themeColor="text1"/>
              </w:rPr>
            </w:pPr>
            <w:r w:rsidRPr="00630B91">
              <w:rPr>
                <w:rFonts w:ascii="Aptos" w:eastAsia="Aptos" w:hAnsi="Aptos" w:cs="Arial"/>
                <w:i/>
                <w:iCs/>
                <w:color w:val="000000" w:themeColor="text1"/>
              </w:rPr>
              <w:t>No</w:t>
            </w:r>
          </w:p>
          <w:p w14:paraId="3C7ECD45" w14:textId="3C46C45B" w:rsidR="00305E46" w:rsidRPr="00630B91" w:rsidRDefault="452FFDE1" w:rsidP="2534BA25">
            <w:pPr>
              <w:rPr>
                <w:rFonts w:ascii="Aptos" w:eastAsia="Aptos" w:hAnsi="Aptos" w:cs="Arial"/>
                <w:i/>
                <w:iCs/>
                <w:color w:val="000000" w:themeColor="text1"/>
              </w:rPr>
            </w:pPr>
            <w:r w:rsidRPr="00630B91">
              <w:rPr>
                <w:rFonts w:ascii="Aptos" w:eastAsia="Aptos" w:hAnsi="Aptos" w:cs="Arial"/>
                <w:i/>
                <w:iCs/>
                <w:color w:val="000000" w:themeColor="text1"/>
              </w:rPr>
              <w:t>Aún no he terminado</w:t>
            </w:r>
          </w:p>
          <w:p w14:paraId="1B8FFCE9" w14:textId="7C3FF1E6" w:rsidR="00305E46" w:rsidRPr="00630B91" w:rsidRDefault="00305E46" w:rsidP="2534BA25">
            <w:pPr>
              <w:rPr>
                <w:rFonts w:ascii="Aptos" w:eastAsia="Aptos" w:hAnsi="Aptos" w:cs="Arial"/>
                <w:i/>
                <w:iCs/>
                <w:color w:val="000000" w:themeColor="text1"/>
              </w:rPr>
            </w:pPr>
          </w:p>
          <w:p w14:paraId="192052EC" w14:textId="18964796" w:rsidR="00305E46" w:rsidRDefault="452FFDE1" w:rsidP="2534BA25">
            <w:pPr>
              <w:rPr>
                <w:i/>
                <w:iCs/>
              </w:rPr>
            </w:pPr>
            <w:r w:rsidRPr="2534BA25">
              <w:rPr>
                <w:rFonts w:ascii="Aptos" w:eastAsia="Aptos" w:hAnsi="Aptos" w:cs="Arial"/>
                <w:b/>
                <w:bCs/>
                <w:i/>
                <w:iCs/>
                <w:color w:val="000000" w:themeColor="text1"/>
              </w:rPr>
              <w:t xml:space="preserve">P4 Por favor, comparta su opinión/retroalimentación </w:t>
            </w:r>
            <w:r w:rsidRPr="2534BA25">
              <w:rPr>
                <w:i/>
                <w:iCs/>
              </w:rPr>
              <w:t>(</w:t>
            </w:r>
            <w:commentRangeStart w:id="259"/>
            <w:commentRangeStart w:id="260"/>
            <w:r w:rsidRPr="2534BA25">
              <w:rPr>
                <w:i/>
                <w:iCs/>
              </w:rPr>
              <w:t>Open text field- if text is added here, show Q5 and inactivate submit button until Q5 is answered)</w:t>
            </w:r>
            <w:commentRangeEnd w:id="259"/>
            <w:r w:rsidR="00305E46">
              <w:rPr>
                <w:rStyle w:val="CommentReference"/>
                <w:i/>
                <w:iCs/>
                <w:sz w:val="24"/>
                <w:szCs w:val="24"/>
              </w:rPr>
              <w:commentReference w:id="259"/>
            </w:r>
            <w:commentRangeEnd w:id="260"/>
            <w:r>
              <w:rPr>
                <w:rStyle w:val="CommentReference"/>
              </w:rPr>
              <w:commentReference w:id="260"/>
            </w:r>
          </w:p>
          <w:p w14:paraId="18D60897" w14:textId="3AE1EF75" w:rsidR="00305E46" w:rsidRDefault="00305E46" w:rsidP="2534BA25">
            <w:pPr>
              <w:rPr>
                <w:rFonts w:ascii="Aptos" w:eastAsia="Aptos" w:hAnsi="Aptos" w:cs="Arial"/>
                <w:i/>
                <w:iCs/>
                <w:color w:val="000000" w:themeColor="text1"/>
              </w:rPr>
            </w:pPr>
          </w:p>
          <w:p w14:paraId="6AF075BC" w14:textId="43C1CC31" w:rsidR="00305E46" w:rsidRDefault="4CF69835" w:rsidP="2534BA25">
            <w:pPr>
              <w:rPr>
                <w:i/>
                <w:iCs/>
              </w:rPr>
            </w:pPr>
            <w:r w:rsidRPr="00C44C85">
              <w:rPr>
                <w:rFonts w:ascii="Aptos" w:eastAsia="Aptos" w:hAnsi="Aptos" w:cs="Arial"/>
                <w:b/>
                <w:bCs/>
                <w:i/>
                <w:iCs/>
                <w:color w:val="000000" w:themeColor="text1"/>
                <w:lang w:val="es-US"/>
              </w:rPr>
              <w:t xml:space="preserve">P5 ¿Desea que le respondamos a su opinión/retroalimentación? </w:t>
            </w:r>
            <w:r w:rsidRPr="2534BA25">
              <w:rPr>
                <w:i/>
                <w:iCs/>
              </w:rPr>
              <w:t>(Multiple choice – appears and is required only if user inputs information in response to Q4)</w:t>
            </w:r>
          </w:p>
          <w:p w14:paraId="6F5BFA9A" w14:textId="4EA4A43D" w:rsidR="00305E46" w:rsidRDefault="4CF69835" w:rsidP="2534BA25">
            <w:pPr>
              <w:rPr>
                <w:rFonts w:ascii="Aptos" w:eastAsia="Aptos" w:hAnsi="Aptos" w:cs="Arial"/>
                <w:i/>
                <w:iCs/>
                <w:color w:val="000000" w:themeColor="text1"/>
              </w:rPr>
            </w:pPr>
            <w:r w:rsidRPr="2534BA25">
              <w:rPr>
                <w:rFonts w:ascii="Aptos" w:eastAsia="Aptos" w:hAnsi="Aptos" w:cs="Arial"/>
                <w:i/>
                <w:iCs/>
                <w:color w:val="000000" w:themeColor="text1"/>
              </w:rPr>
              <w:t>Sí</w:t>
            </w:r>
          </w:p>
          <w:p w14:paraId="378210C5" w14:textId="3ABC4084" w:rsidR="00305E46" w:rsidRDefault="4CF69835" w:rsidP="2534BA25">
            <w:pPr>
              <w:rPr>
                <w:rFonts w:ascii="Aptos" w:eastAsia="Aptos" w:hAnsi="Aptos" w:cs="Arial"/>
                <w:i/>
                <w:iCs/>
                <w:color w:val="000000" w:themeColor="text1"/>
              </w:rPr>
            </w:pPr>
            <w:r w:rsidRPr="2534BA25">
              <w:rPr>
                <w:rFonts w:ascii="Aptos" w:eastAsia="Aptos" w:hAnsi="Aptos" w:cs="Arial"/>
                <w:i/>
                <w:iCs/>
                <w:color w:val="000000" w:themeColor="text1"/>
              </w:rPr>
              <w:t>No</w:t>
            </w:r>
          </w:p>
          <w:p w14:paraId="59138AB8" w14:textId="5E250A47" w:rsidR="00305E46" w:rsidRDefault="00305E46" w:rsidP="2534BA25">
            <w:pPr>
              <w:rPr>
                <w:rFonts w:ascii="Aptos" w:eastAsia="Aptos" w:hAnsi="Aptos" w:cs="Arial"/>
                <w:i/>
                <w:iCs/>
                <w:color w:val="000000" w:themeColor="text1"/>
              </w:rPr>
            </w:pPr>
          </w:p>
          <w:p w14:paraId="286F0841" w14:textId="77777777" w:rsidR="00305E46" w:rsidRDefault="42479E3B" w:rsidP="2534BA25">
            <w:r>
              <w:t>If input = Yes, show:</w:t>
            </w:r>
          </w:p>
          <w:p w14:paraId="0F4724CE" w14:textId="5A56385F" w:rsidR="00305E46" w:rsidRDefault="00305E46" w:rsidP="2534BA25">
            <w:pPr>
              <w:rPr>
                <w:rFonts w:ascii="Aptos" w:eastAsia="Aptos" w:hAnsi="Aptos" w:cs="Arial"/>
                <w:i/>
                <w:iCs/>
                <w:color w:val="000000" w:themeColor="text1"/>
              </w:rPr>
            </w:pPr>
          </w:p>
          <w:p w14:paraId="46B56563" w14:textId="5C9DA0F1" w:rsidR="00305E46" w:rsidRDefault="00305E46" w:rsidP="2534BA25">
            <w:pPr>
              <w:rPr>
                <w:rFonts w:ascii="Aptos" w:eastAsia="Aptos" w:hAnsi="Aptos" w:cs="Arial"/>
                <w:i/>
                <w:iCs/>
                <w:color w:val="000000" w:themeColor="text1"/>
              </w:rPr>
            </w:pPr>
          </w:p>
          <w:p w14:paraId="2087D274" w14:textId="5007FC92" w:rsidR="00305E46" w:rsidRPr="00C44C85" w:rsidRDefault="4CF69835" w:rsidP="2534BA25">
            <w:pPr>
              <w:rPr>
                <w:rFonts w:ascii="Aptos" w:eastAsia="Aptos" w:hAnsi="Aptos" w:cs="Arial"/>
                <w:b/>
                <w:bCs/>
                <w:i/>
                <w:iCs/>
                <w:color w:val="000000" w:themeColor="text1"/>
                <w:lang w:val="es-US"/>
              </w:rPr>
            </w:pPr>
            <w:r w:rsidRPr="00C44C85">
              <w:rPr>
                <w:rFonts w:ascii="Aptos" w:eastAsia="Aptos" w:hAnsi="Aptos" w:cs="Arial"/>
                <w:b/>
                <w:bCs/>
                <w:i/>
                <w:iCs/>
                <w:color w:val="000000" w:themeColor="text1"/>
                <w:lang w:val="es-US"/>
              </w:rPr>
              <w:t>Q5.a. Nombre</w:t>
            </w:r>
          </w:p>
          <w:p w14:paraId="0ED5C5E9" w14:textId="6A5D7B21" w:rsidR="00305E46" w:rsidRPr="00C44C85" w:rsidRDefault="4CF69835" w:rsidP="2534BA25">
            <w:pPr>
              <w:rPr>
                <w:rFonts w:ascii="Aptos" w:eastAsia="Aptos" w:hAnsi="Aptos" w:cs="Arial"/>
                <w:b/>
                <w:bCs/>
                <w:i/>
                <w:iCs/>
                <w:color w:val="000000" w:themeColor="text1"/>
                <w:lang w:val="es-US"/>
              </w:rPr>
            </w:pPr>
            <w:r w:rsidRPr="00C44C85">
              <w:rPr>
                <w:rFonts w:ascii="Aptos" w:eastAsia="Aptos" w:hAnsi="Aptos" w:cs="Arial"/>
                <w:b/>
                <w:bCs/>
                <w:i/>
                <w:iCs/>
                <w:color w:val="000000" w:themeColor="text1"/>
                <w:lang w:val="es-US"/>
              </w:rPr>
              <w:t>Q5.b. Correo electrónico</w:t>
            </w:r>
          </w:p>
          <w:p w14:paraId="15F8C75F" w14:textId="1C4824C8" w:rsidR="00305E46" w:rsidRPr="00C44C85" w:rsidRDefault="00305E46" w:rsidP="2534BA25">
            <w:pPr>
              <w:rPr>
                <w:rFonts w:ascii="Aptos" w:eastAsia="Aptos" w:hAnsi="Aptos" w:cs="Arial"/>
                <w:i/>
                <w:iCs/>
                <w:lang w:val="es-US"/>
              </w:rPr>
            </w:pPr>
          </w:p>
          <w:p w14:paraId="4F07D415" w14:textId="22B06E75" w:rsidR="00305E46" w:rsidRDefault="4CF69835" w:rsidP="6226D9FE">
            <w:r>
              <w:t>When all fields complete, show submit button</w:t>
            </w:r>
          </w:p>
          <w:p w14:paraId="26E7E0AE" w14:textId="77777777" w:rsidR="00305E46" w:rsidRDefault="00305E46" w:rsidP="2534BA25">
            <w:pPr>
              <w:ind w:firstLine="1440"/>
            </w:pPr>
          </w:p>
          <w:p w14:paraId="3FD6AE80" w14:textId="21C6B067" w:rsidR="00305E46" w:rsidRDefault="4CF69835" w:rsidP="6226D9FE">
            <w:r>
              <w:t>If input = No, show submit button</w:t>
            </w:r>
          </w:p>
          <w:p w14:paraId="66191BF4" w14:textId="626EAC76" w:rsidR="00305E46" w:rsidRDefault="00305E46" w:rsidP="2534BA25">
            <w:pPr>
              <w:rPr>
                <w:i/>
                <w:iCs/>
              </w:rPr>
            </w:pPr>
          </w:p>
          <w:p w14:paraId="64362030" w14:textId="5FAD938F" w:rsidR="00305E46" w:rsidRDefault="00305E46" w:rsidP="00B115BE">
            <w:pPr>
              <w:rPr>
                <w:i/>
                <w:iCs/>
              </w:rPr>
            </w:pPr>
          </w:p>
        </w:tc>
      </w:tr>
    </w:tbl>
    <w:p w14:paraId="2BE6A9FF" w14:textId="77777777" w:rsidR="00305E46" w:rsidRPr="006D43F0" w:rsidRDefault="00305E46" w:rsidP="00B115BE">
      <w:pPr>
        <w:rPr>
          <w:i/>
          <w:iCs/>
        </w:rPr>
      </w:pPr>
    </w:p>
    <w:p w14:paraId="09E6DB18" w14:textId="77777777" w:rsidR="00BB6FBB" w:rsidRDefault="00BB6FBB" w:rsidP="00E33ADC"/>
    <w:p w14:paraId="7CCDC078" w14:textId="07A3EE10" w:rsidR="004F071B" w:rsidRDefault="004F071B" w:rsidP="004F071B">
      <w:pPr>
        <w:pStyle w:val="Heading1"/>
        <w:spacing w:before="0" w:after="0"/>
        <w:rPr>
          <w:ins w:id="261" w:author="Jessica Varkonyi" w:date="2025-05-07T11:45:00Z" w16du:dateUtc="2025-05-07T15:45:00Z"/>
          <w:rFonts w:asciiTheme="minorHAnsi" w:hAnsiTheme="minorHAnsi"/>
        </w:rPr>
      </w:pPr>
      <w:bookmarkStart w:id="262" w:name="_Toc200962921"/>
      <w:ins w:id="263" w:author="Jessica Varkonyi" w:date="2025-05-07T11:45:00Z" w16du:dateUtc="2025-05-07T15:45:00Z">
        <w:r>
          <w:rPr>
            <w:rFonts w:asciiTheme="minorHAnsi" w:hAnsiTheme="minorHAnsi"/>
          </w:rPr>
          <w:t>TERMS AND CONDITIONS</w:t>
        </w:r>
        <w:bookmarkEnd w:id="262"/>
      </w:ins>
    </w:p>
    <w:p w14:paraId="78D8F491" w14:textId="40B354C7" w:rsidR="004F071B" w:rsidRDefault="004F071B" w:rsidP="004F071B">
      <w:pPr>
        <w:shd w:val="clear" w:color="auto" w:fill="E8E8E8" w:themeFill="background2"/>
        <w:rPr>
          <w:ins w:id="264" w:author="Jessica Varkonyi" w:date="2025-05-07T11:45:00Z" w16du:dateUtc="2025-05-07T15:45:00Z"/>
          <w:b/>
          <w:bCs/>
        </w:rPr>
      </w:pPr>
      <w:ins w:id="265" w:author="Jessica Varkonyi" w:date="2025-05-07T11:45:00Z" w16du:dateUtc="2025-05-07T15:45:00Z">
        <w:r>
          <w:rPr>
            <w:b/>
            <w:bCs/>
          </w:rPr>
          <w:t xml:space="preserve">Date Page Content Sent for Review: </w:t>
        </w:r>
      </w:ins>
    </w:p>
    <w:p w14:paraId="362B6253" w14:textId="566B1EF2" w:rsidR="004F071B" w:rsidRDefault="004F071B" w:rsidP="004F071B">
      <w:pPr>
        <w:shd w:val="clear" w:color="auto" w:fill="E8E8E8" w:themeFill="background2"/>
        <w:rPr>
          <w:b/>
          <w:bCs/>
        </w:rPr>
      </w:pPr>
      <w:ins w:id="266" w:author="Jessica Varkonyi" w:date="2025-05-07T11:45:00Z" w16du:dateUtc="2025-05-07T15:45:00Z">
        <w:r>
          <w:rPr>
            <w:b/>
            <w:bCs/>
          </w:rPr>
          <w:t>Date Page Content Sent for Inclusion: 5/7/2025</w:t>
        </w:r>
      </w:ins>
    </w:p>
    <w:p w14:paraId="28DEF049" w14:textId="77777777" w:rsidR="00305E46" w:rsidRDefault="00305E46" w:rsidP="004F071B">
      <w:pPr>
        <w:shd w:val="clear" w:color="auto" w:fill="E8E8E8" w:themeFill="background2"/>
        <w:rPr>
          <w:b/>
          <w:bCs/>
        </w:rPr>
      </w:pPr>
    </w:p>
    <w:p w14:paraId="34A2BEE3" w14:textId="1E5010AE" w:rsidR="00305E46" w:rsidRPr="00535D94" w:rsidRDefault="00305E46" w:rsidP="004F071B">
      <w:pPr>
        <w:shd w:val="clear" w:color="auto" w:fill="E8E8E8" w:themeFill="background2"/>
        <w:rPr>
          <w:ins w:id="267" w:author="Jessica Varkonyi" w:date="2025-05-07T11:45:00Z" w16du:dateUtc="2025-05-07T15:45:00Z"/>
          <w:b/>
          <w:bCs/>
          <w:color w:val="00B050"/>
        </w:rPr>
      </w:pPr>
      <w:r>
        <w:rPr>
          <w:b/>
          <w:bCs/>
        </w:rPr>
        <w:t xml:space="preserve">Ready for Spanish Translation? </w:t>
      </w:r>
      <w:r w:rsidR="00535D94" w:rsidRPr="00535D94">
        <w:rPr>
          <w:b/>
          <w:bCs/>
          <w:color w:val="00B050"/>
        </w:rPr>
        <w:t>Yes (7/3/2025)</w:t>
      </w:r>
    </w:p>
    <w:p w14:paraId="530E04F9" w14:textId="77777777" w:rsidR="007C6D54" w:rsidRPr="007C6D54" w:rsidRDefault="00CE6187" w:rsidP="007C6D54">
      <w:pPr>
        <w:shd w:val="clear" w:color="auto" w:fill="E8E8E8" w:themeFill="background2"/>
        <w:rPr>
          <w:b/>
          <w:bCs/>
          <w:color w:val="00B050"/>
        </w:rPr>
      </w:pPr>
      <w:r>
        <w:rPr>
          <w:b/>
          <w:bCs/>
        </w:rPr>
        <w:t xml:space="preserve">Translations in Portal? </w:t>
      </w:r>
      <w:r w:rsidR="007C6D54" w:rsidRPr="007C6D54">
        <w:rPr>
          <w:b/>
          <w:bCs/>
          <w:color w:val="00B050"/>
        </w:rPr>
        <w:t>Yes (9/9/2025)</w:t>
      </w:r>
    </w:p>
    <w:p w14:paraId="06E4A64A" w14:textId="5BE1B213" w:rsidR="00CE6187" w:rsidRDefault="00CE6187" w:rsidP="00CE6187">
      <w:pPr>
        <w:shd w:val="clear" w:color="auto" w:fill="E8E8E8" w:themeFill="background2"/>
        <w:rPr>
          <w:b/>
          <w:bCs/>
        </w:rPr>
      </w:pPr>
    </w:p>
    <w:p w14:paraId="3967E989" w14:textId="77777777" w:rsidR="004F071B" w:rsidRDefault="004F071B" w:rsidP="004F071B">
      <w:pPr>
        <w:shd w:val="clear" w:color="auto" w:fill="E8E8E8" w:themeFill="background2"/>
        <w:rPr>
          <w:ins w:id="268" w:author="Jessica Varkonyi" w:date="2025-05-07T11:45:00Z" w16du:dateUtc="2025-05-07T15:45:00Z"/>
          <w:b/>
          <w:bCs/>
        </w:rPr>
      </w:pPr>
    </w:p>
    <w:p w14:paraId="62770F60" w14:textId="77777777" w:rsidR="004F071B" w:rsidRPr="00D47359" w:rsidRDefault="004F071B" w:rsidP="004F071B">
      <w:pPr>
        <w:shd w:val="clear" w:color="auto" w:fill="E8E8E8" w:themeFill="background2"/>
        <w:rPr>
          <w:ins w:id="269" w:author="Jessica Varkonyi" w:date="2025-05-07T11:45:00Z" w16du:dateUtc="2025-05-07T15:45:00Z"/>
          <w:b/>
          <w:bCs/>
        </w:rPr>
      </w:pPr>
      <w:ins w:id="270" w:author="Jessica Varkonyi" w:date="2025-05-07T11:45:00Z" w16du:dateUtc="2025-05-07T15:45:00Z">
        <w:r>
          <w:rPr>
            <w:b/>
            <w:bCs/>
          </w:rPr>
          <w:t>General Notes:</w:t>
        </w:r>
      </w:ins>
    </w:p>
    <w:p w14:paraId="02A35592" w14:textId="77777777" w:rsidR="00794D7A" w:rsidRDefault="00794D7A" w:rsidP="004F07BB">
      <w:pPr>
        <w:rPr>
          <w:b/>
          <w:bCs/>
          <w:u w:val="single"/>
        </w:rPr>
      </w:pPr>
    </w:p>
    <w:tbl>
      <w:tblPr>
        <w:tblStyle w:val="TableGrid"/>
        <w:tblW w:w="0" w:type="auto"/>
        <w:tblLook w:val="04A0" w:firstRow="1" w:lastRow="0" w:firstColumn="1" w:lastColumn="0" w:noHBand="0" w:noVBand="1"/>
      </w:tblPr>
      <w:tblGrid>
        <w:gridCol w:w="5395"/>
        <w:gridCol w:w="5395"/>
      </w:tblGrid>
      <w:tr w:rsidR="00794D7A" w:rsidRPr="00305E46" w14:paraId="6FB8192C" w14:textId="77777777" w:rsidTr="42DF97AC">
        <w:trPr>
          <w:trHeight w:val="300"/>
        </w:trPr>
        <w:tc>
          <w:tcPr>
            <w:tcW w:w="5395" w:type="dxa"/>
          </w:tcPr>
          <w:p w14:paraId="01DC3DB7" w14:textId="77777777" w:rsidR="00794D7A" w:rsidRDefault="00794D7A">
            <w:r>
              <w:t>English</w:t>
            </w:r>
          </w:p>
          <w:p w14:paraId="1ECC9F62" w14:textId="77777777" w:rsidR="00794D7A" w:rsidRDefault="00794D7A"/>
          <w:p w14:paraId="3E7F447F" w14:textId="77777777" w:rsidR="00794D7A" w:rsidRPr="004F07BB" w:rsidRDefault="00794D7A" w:rsidP="00794D7A">
            <w:pPr>
              <w:rPr>
                <w:ins w:id="271" w:author="Jessica Varkonyi" w:date="2025-05-07T15:52:00Z"/>
              </w:rPr>
            </w:pPr>
            <w:ins w:id="272" w:author="Jessica Varkonyi" w:date="2025-05-07T15:52:00Z">
              <w:r w:rsidRPr="004F07BB">
                <w:rPr>
                  <w:b/>
                  <w:bCs/>
                  <w:u w:val="single"/>
                </w:rPr>
                <w:t>TERMS OF SERVICE AGREEMENT</w:t>
              </w:r>
            </w:ins>
          </w:p>
          <w:p w14:paraId="33738305" w14:textId="2C59668B" w:rsidR="00794D7A" w:rsidRPr="004F07BB" w:rsidRDefault="00794D7A" w:rsidP="00794D7A">
            <w:pPr>
              <w:rPr>
                <w:ins w:id="273" w:author="Jessica Varkonyi" w:date="2025-05-07T15:52:00Z"/>
              </w:rPr>
            </w:pPr>
            <w:ins w:id="274" w:author="Jessica Varkonyi" w:date="2025-05-07T15:52:00Z">
              <w:r w:rsidRPr="004F07BB">
                <w:t>This Terms of Service Agreement (hereinafter, “Terms”) is made by and between </w:t>
              </w:r>
              <w:r w:rsidRPr="004F07BB">
                <w:rPr>
                  <w:i/>
                  <w:iCs/>
                </w:rPr>
                <w:t>Salud Revenue Partners, LLC.</w:t>
              </w:r>
              <w:r w:rsidRPr="004F07BB">
                <w:t> a limited liability company</w:t>
              </w:r>
              <w:r w:rsidRPr="004F07BB">
                <w:rPr>
                  <w:i/>
                  <w:iCs/>
                </w:rPr>
                <w:t> </w:t>
              </w:r>
              <w:r w:rsidRPr="004F07BB">
                <w:t>organized under the laws of the state of Indiana doing business online as </w:t>
              </w:r>
              <w:r w:rsidRPr="004F07BB">
                <w:fldChar w:fldCharType="begin"/>
              </w:r>
              <w:r w:rsidRPr="004F07BB">
                <w:instrText>HYPERLINK "http://saludequitypay.com/"</w:instrText>
              </w:r>
              <w:r w:rsidRPr="004F07BB">
                <w:fldChar w:fldCharType="separate"/>
              </w:r>
            </w:ins>
            <w:r w:rsidR="00DA2A1E">
              <w:rPr>
                <w:rStyle w:val="Hyperlink"/>
                <w:i/>
                <w:iCs/>
              </w:rPr>
              <w:t>SaludEquityPay</w:t>
            </w:r>
            <w:ins w:id="275" w:author="Jessica Varkonyi" w:date="2025-05-07T15:52:00Z">
              <w:r w:rsidRPr="004F07BB">
                <w:rPr>
                  <w:rStyle w:val="Hyperlink"/>
                  <w:i/>
                  <w:iCs/>
                </w:rPr>
                <w:t>.com</w:t>
              </w:r>
            </w:ins>
            <w:ins w:id="276" w:author="Jessica Varkonyi" w:date="2025-05-07T15:52:00Z" w16du:dateUtc="2025-05-07T19:52:00Z">
              <w:r w:rsidRPr="004F07BB">
                <w:fldChar w:fldCharType="end"/>
              </w:r>
            </w:ins>
            <w:ins w:id="277" w:author="Jessica Varkonyi" w:date="2025-05-07T15:52:00Z">
              <w:r w:rsidRPr="004F07BB">
                <w:t>, hereinafter referred to as “Salud,” and you, with respect to our patient payment application (“App”) and any other websites or mobile applications that link these Terms. </w:t>
              </w:r>
              <w:r w:rsidRPr="004F07BB">
                <w:fldChar w:fldCharType="begin"/>
              </w:r>
              <w:r w:rsidRPr="004F07BB">
                <w:instrText>HYPERLINK "http://saludequitypay.com/"</w:instrText>
              </w:r>
              <w:r w:rsidRPr="004F07BB">
                <w:fldChar w:fldCharType="separate"/>
              </w:r>
            </w:ins>
            <w:r w:rsidR="00DA2A1E">
              <w:rPr>
                <w:rStyle w:val="Hyperlink"/>
              </w:rPr>
              <w:t>SaludEquityPay</w:t>
            </w:r>
            <w:ins w:id="278" w:author="Jessica Varkonyi" w:date="2025-05-07T15:52:00Z">
              <w:r w:rsidRPr="004F07BB">
                <w:rPr>
                  <w:rStyle w:val="Hyperlink"/>
                </w:rPr>
                <w:t>.com</w:t>
              </w:r>
            </w:ins>
            <w:ins w:id="279" w:author="Jessica Varkonyi" w:date="2025-05-07T15:52:00Z" w16du:dateUtc="2025-05-07T19:52:00Z">
              <w:r w:rsidRPr="004F07BB">
                <w:fldChar w:fldCharType="end"/>
              </w:r>
            </w:ins>
            <w:ins w:id="280" w:author="Jessica Varkonyi" w:date="2025-05-07T15:52:00Z">
              <w:r w:rsidRPr="004F07BB">
                <w:t> may include branding or identification related to your healthcare provider. This branding is for convenience and recognition purposes only. Salud Revenue Partners, LLC provides the Services and is the party to these Terms—not your healthcare provider. By creating an account and indicating your acceptance of these Terms, or by otherwise indicating your acceptance (which may include checking a box or clicking a button associated with these Terms), you affirm that you are the legal age of majority in the jurisdiction in which you reside, and that you agree to and accept these Terms.</w:t>
              </w:r>
            </w:ins>
          </w:p>
          <w:p w14:paraId="71762A35" w14:textId="77777777" w:rsidR="00794D7A" w:rsidRPr="004F07BB" w:rsidRDefault="00794D7A" w:rsidP="00794D7A">
            <w:pPr>
              <w:rPr>
                <w:ins w:id="281" w:author="Jessica Varkonyi" w:date="2025-05-07T15:52:00Z"/>
              </w:rPr>
            </w:pPr>
            <w:ins w:id="282" w:author="Jessica Varkonyi" w:date="2025-05-07T15:52:00Z">
              <w:r w:rsidRPr="004F07BB">
                <w:t> </w:t>
              </w:r>
            </w:ins>
          </w:p>
          <w:p w14:paraId="5D3E39D3" w14:textId="77777777" w:rsidR="00794D7A" w:rsidRDefault="00794D7A" w:rsidP="00794D7A">
            <w:ins w:id="283" w:author="Jessica Varkonyi" w:date="2025-05-07T15:52:00Z">
              <w:r w:rsidRPr="004F07BB">
                <w:t>All parts and sub-parts of this Agreement are specifically incorporated by reference here. This Agreement shall govern the use of all pages and screens in and on the App and any services provided by or on this App (“Services”).</w:t>
              </w:r>
            </w:ins>
          </w:p>
          <w:p w14:paraId="452781C5" w14:textId="77777777" w:rsidR="000A69B9" w:rsidRPr="004F07BB" w:rsidRDefault="000A69B9" w:rsidP="00794D7A">
            <w:pPr>
              <w:rPr>
                <w:ins w:id="284" w:author="Jessica Varkonyi" w:date="2025-05-07T15:52:00Z"/>
              </w:rPr>
            </w:pPr>
          </w:p>
          <w:p w14:paraId="373D362F" w14:textId="77777777" w:rsidR="00794D7A" w:rsidRDefault="00794D7A" w:rsidP="00794D7A">
            <w:ins w:id="285" w:author="Jessica Varkonyi" w:date="2025-05-07T15:52:00Z">
              <w:r w:rsidRPr="004F07BB">
                <w:t>IF YOU DO NOT AGREE TO ALL OF THESE TERMS, DO NOT USE THE APP. YOUR USE OF OUR SERVICES REQUIRES YOUR ACCEPTANCE OF THESE TERMS AS THEY MAY BE AMENDED FROM TIME TO TIME, INCLUDING THE POLICIES INCORPORATED BY REFERENCE HEREIN.</w:t>
              </w:r>
            </w:ins>
          </w:p>
          <w:p w14:paraId="79A56A66" w14:textId="77777777" w:rsidR="000A69B9" w:rsidRPr="004F07BB" w:rsidRDefault="000A69B9" w:rsidP="00794D7A">
            <w:pPr>
              <w:rPr>
                <w:ins w:id="286" w:author="Jessica Varkonyi" w:date="2025-05-07T15:52:00Z"/>
              </w:rPr>
            </w:pPr>
          </w:p>
          <w:p w14:paraId="42547D72" w14:textId="77777777" w:rsidR="00794D7A" w:rsidRPr="004F07BB" w:rsidRDefault="00794D7A" w:rsidP="00794D7A">
            <w:pPr>
              <w:rPr>
                <w:ins w:id="287" w:author="Jessica Varkonyi" w:date="2025-05-07T15:52:00Z"/>
              </w:rPr>
            </w:pPr>
            <w:ins w:id="288" w:author="Jessica Varkonyi" w:date="2025-05-07T15:52:00Z">
              <w:r w:rsidRPr="004F07BB">
                <w:rPr>
                  <w:b/>
                  <w:bCs/>
                </w:rPr>
                <w:t>Article 1. DEFINITIONS:</w:t>
              </w:r>
            </w:ins>
          </w:p>
          <w:p w14:paraId="3E5D461F" w14:textId="77777777" w:rsidR="00794D7A" w:rsidRPr="004F07BB" w:rsidRDefault="00794D7A" w:rsidP="00794D7A">
            <w:pPr>
              <w:rPr>
                <w:ins w:id="289" w:author="Jessica Varkonyi" w:date="2025-05-07T15:52:00Z"/>
              </w:rPr>
            </w:pPr>
            <w:ins w:id="290" w:author="Jessica Varkonyi" w:date="2025-05-07T15:52:00Z">
              <w:r w:rsidRPr="004F07BB">
                <w:t>1. The parties referred to in this Agreement shall be defined as follows:</w:t>
              </w:r>
            </w:ins>
          </w:p>
          <w:p w14:paraId="1B57E696" w14:textId="7CBFA195" w:rsidR="00794D7A" w:rsidRPr="004F07BB" w:rsidRDefault="00794D7A" w:rsidP="00794D7A">
            <w:pPr>
              <w:rPr>
                <w:ins w:id="291" w:author="Jessica Varkonyi" w:date="2025-05-07T15:52:00Z"/>
              </w:rPr>
            </w:pPr>
            <w:ins w:id="292" w:author="Jessica Varkonyi" w:date="2025-05-07T15:52:00Z">
              <w:r w:rsidRPr="004F07BB">
                <w:t>(a) Salud, us, we: Salud Revenue Partners, as the creator, operator, and publisher of the App is responsible for providing the Services publicly. Salud, </w:t>
              </w:r>
              <w:r w:rsidRPr="004F07BB">
                <w:fldChar w:fldCharType="begin"/>
              </w:r>
              <w:r w:rsidRPr="004F07BB">
                <w:instrText>HYPERLINK "http://saludequitypay.com/"</w:instrText>
              </w:r>
              <w:r w:rsidRPr="004F07BB">
                <w:fldChar w:fldCharType="separate"/>
              </w:r>
            </w:ins>
            <w:r w:rsidR="00DA2A1E">
              <w:rPr>
                <w:rStyle w:val="Hyperlink"/>
              </w:rPr>
              <w:t>SaludEquityPay</w:t>
            </w:r>
            <w:ins w:id="293" w:author="Jessica Varkonyi" w:date="2025-05-07T15:52:00Z">
              <w:r w:rsidRPr="004F07BB">
                <w:rPr>
                  <w:rStyle w:val="Hyperlink"/>
                </w:rPr>
                <w:t>.com</w:t>
              </w:r>
            </w:ins>
            <w:ins w:id="294" w:author="Jessica Varkonyi" w:date="2025-05-07T15:52:00Z" w16du:dateUtc="2025-05-07T19:52:00Z">
              <w:r w:rsidRPr="004F07BB">
                <w:fldChar w:fldCharType="end"/>
              </w:r>
            </w:ins>
            <w:ins w:id="295" w:author="Jessica Varkonyi" w:date="2025-05-07T15:52:00Z">
              <w:r w:rsidRPr="004F07BB">
                <w:t>, us, we, our, ours and other first-person pronouns will refer to Salud, as well as, if applicable, all employees and affiliates of Salud.</w:t>
              </w:r>
            </w:ins>
          </w:p>
          <w:p w14:paraId="1635BB5F" w14:textId="77777777" w:rsidR="00794D7A" w:rsidRPr="004F07BB" w:rsidRDefault="00794D7A" w:rsidP="00794D7A">
            <w:pPr>
              <w:rPr>
                <w:ins w:id="296" w:author="Jessica Varkonyi" w:date="2025-05-07T15:52:00Z"/>
              </w:rPr>
            </w:pPr>
            <w:ins w:id="297" w:author="Jessica Varkonyi" w:date="2025-05-07T15:52:00Z">
              <w:r w:rsidRPr="004F07BB">
                <w:t>(b) You, the user, the participant: You, as the participant and user of the App, and Services, will be referred to throughout this Agreement with second-person pronouns such as you, your, yours, or as user.</w:t>
              </w:r>
            </w:ins>
          </w:p>
          <w:p w14:paraId="2661EBCD" w14:textId="77777777" w:rsidR="00794D7A" w:rsidRPr="004F07BB" w:rsidRDefault="00794D7A" w:rsidP="00794D7A">
            <w:pPr>
              <w:rPr>
                <w:ins w:id="298" w:author="Jessica Varkonyi" w:date="2025-05-07T15:52:00Z"/>
              </w:rPr>
            </w:pPr>
            <w:ins w:id="299" w:author="Jessica Varkonyi" w:date="2025-05-07T15:52:00Z">
              <w:r w:rsidRPr="004F07BB">
                <w:t>(c) Parties: Collectively, the parties to this Agreement (Salud and you) will be referred to as Parties.</w:t>
              </w:r>
            </w:ins>
          </w:p>
          <w:p w14:paraId="159FEB78" w14:textId="77777777" w:rsidR="00794D7A" w:rsidRPr="004F07BB" w:rsidRDefault="00794D7A" w:rsidP="00794D7A">
            <w:pPr>
              <w:rPr>
                <w:ins w:id="300" w:author="Jessica Varkonyi" w:date="2025-05-07T15:52:00Z"/>
              </w:rPr>
            </w:pPr>
            <w:ins w:id="301" w:author="Jessica Varkonyi" w:date="2025-05-07T15:52:00Z">
              <w:r w:rsidRPr="004F07BB">
                <w:t>(d) Provider(s): Any health plan, physician, health care professional, hospital, clinic, laboratory, pharmacy, medical facility, or other</w:t>
              </w:r>
            </w:ins>
          </w:p>
          <w:p w14:paraId="331925D3" w14:textId="77777777" w:rsidR="00794D7A" w:rsidRDefault="00794D7A" w:rsidP="00794D7A">
            <w:ins w:id="302" w:author="Jessica Varkonyi" w:date="2025-05-07T15:52:00Z">
              <w:r w:rsidRPr="004F07BB">
                <w:t>health care provider will be referred to as Provider(s).</w:t>
              </w:r>
            </w:ins>
          </w:p>
          <w:p w14:paraId="5C4797E6" w14:textId="77777777" w:rsidR="000A69B9" w:rsidRPr="004F07BB" w:rsidRDefault="000A69B9" w:rsidP="00794D7A">
            <w:pPr>
              <w:rPr>
                <w:ins w:id="303" w:author="Jessica Varkonyi" w:date="2025-05-07T15:52:00Z"/>
              </w:rPr>
            </w:pPr>
          </w:p>
          <w:p w14:paraId="66CCD136" w14:textId="77777777" w:rsidR="00794D7A" w:rsidRPr="004F07BB" w:rsidRDefault="00794D7A" w:rsidP="00794D7A">
            <w:pPr>
              <w:rPr>
                <w:ins w:id="304" w:author="Jessica Varkonyi" w:date="2025-05-07T15:52:00Z"/>
              </w:rPr>
            </w:pPr>
            <w:ins w:id="305" w:author="Jessica Varkonyi" w:date="2025-05-07T15:52:00Z">
              <w:r w:rsidRPr="004F07BB">
                <w:rPr>
                  <w:b/>
                  <w:bCs/>
                </w:rPr>
                <w:t>Article 2. ASSENT &amp; ACCEPTANCE:</w:t>
              </w:r>
            </w:ins>
          </w:p>
          <w:p w14:paraId="7B3EF6A0" w14:textId="77777777" w:rsidR="000A69B9" w:rsidRDefault="00794D7A" w:rsidP="00794D7A">
            <w:ins w:id="306" w:author="Jessica Varkonyi" w:date="2025-05-07T15:52:00Z">
              <w:r w:rsidRPr="004F07BB">
                <w:t>By using the App or Services, you agree to these Terms, which may be updated periodically. Continued use after updates means you accept the revised Terms.</w:t>
              </w:r>
            </w:ins>
          </w:p>
          <w:p w14:paraId="3C7559ED" w14:textId="77777777" w:rsidR="000A69B9" w:rsidRDefault="000A69B9" w:rsidP="00794D7A"/>
          <w:p w14:paraId="5A830258" w14:textId="3988496B" w:rsidR="00794D7A" w:rsidRPr="004F07BB" w:rsidRDefault="00794D7A" w:rsidP="00794D7A">
            <w:pPr>
              <w:rPr>
                <w:ins w:id="307" w:author="Jessica Varkonyi" w:date="2025-05-07T15:52:00Z"/>
              </w:rPr>
            </w:pPr>
            <w:ins w:id="308" w:author="Jessica Varkonyi" w:date="2025-05-07T15:52:00Z">
              <w:r w:rsidRPr="004F07BB">
                <w:rPr>
                  <w:b/>
                  <w:bCs/>
                </w:rPr>
                <w:t>Article 3. PRIVACY:</w:t>
              </w:r>
            </w:ins>
          </w:p>
          <w:p w14:paraId="6EFDE23A" w14:textId="77777777" w:rsidR="00794D7A" w:rsidRDefault="00794D7A" w:rsidP="00794D7A">
            <w:ins w:id="309" w:author="Jessica Varkonyi" w:date="2025-05-07T15:52:00Z">
              <w:r w:rsidRPr="004F07BB">
                <w:t>You consent to the collection and use of your information as set forth in the Privacy Policy. The Privacy Policy is incorporated into and made part of these Terms by this reference and governs our use and disclosure of information you submit or make available to us in connection with the Services. We may disclose information to law enforcement authorities in accordance with applicable laws, court orders, or valid legal requests.</w:t>
              </w:r>
            </w:ins>
          </w:p>
          <w:p w14:paraId="27C23CE4" w14:textId="77777777" w:rsidR="000A69B9" w:rsidRPr="004F07BB" w:rsidRDefault="000A69B9" w:rsidP="00794D7A">
            <w:pPr>
              <w:rPr>
                <w:ins w:id="310" w:author="Jessica Varkonyi" w:date="2025-05-07T15:52:00Z"/>
              </w:rPr>
            </w:pPr>
          </w:p>
          <w:p w14:paraId="1CDCB95E" w14:textId="77777777" w:rsidR="00794D7A" w:rsidRPr="004F07BB" w:rsidRDefault="00794D7A" w:rsidP="00794D7A">
            <w:pPr>
              <w:rPr>
                <w:ins w:id="311" w:author="Jessica Varkonyi" w:date="2025-05-07T15:52:00Z"/>
              </w:rPr>
            </w:pPr>
            <w:ins w:id="312" w:author="Jessica Varkonyi" w:date="2025-05-07T15:52:00Z">
              <w:r w:rsidRPr="004F07BB">
                <w:rPr>
                  <w:b/>
                  <w:bCs/>
                </w:rPr>
                <w:t>Article 4. PROTECTED HEALTH INFORMATION:</w:t>
              </w:r>
            </w:ins>
          </w:p>
          <w:p w14:paraId="5AC00D02" w14:textId="77777777" w:rsidR="00794D7A" w:rsidRPr="004F07BB" w:rsidRDefault="00794D7A" w:rsidP="00794D7A">
            <w:pPr>
              <w:rPr>
                <w:ins w:id="313" w:author="Jessica Varkonyi" w:date="2025-05-07T15:52:00Z"/>
              </w:rPr>
            </w:pPr>
            <w:ins w:id="314" w:author="Jessica Varkonyi" w:date="2025-05-07T15:52:00Z">
              <w:r w:rsidRPr="004F07BB">
                <w:t>You hereby authorize the receipt, use, and disclosure of your Protected Health Information, as defined in 45 CFR 160.103 (“PHI”), from any Provider that has provided payment, treatment, or services to you or on your behalf, by Salud in accordance with these Terms and our Privacy Policy and in compliance with the Health Insurance Portability and Accountability Act (HIPAA). In the event our relationship terminates with one or more Providers that you have a relationship with and which provides information to us relating to you, you authorize us to maintain such information on your behalf. You understand that the purpose of Salud’s use and disclosure of your health information is solely to provide you with the Services described in the Terms and Privacy Policy. You understand that your PHI may contain sensitive information. Unless you expressly revoke it, your authorization shall remain in effect for so long as you use our Services and for a period of six (6) months thereafter; provided, however, that we may retain your information after such date for so long as necessary to fulfill the purpose(s) for which it was collected and to comply with applicable laws. When your information is no longer needed or legally required, it will be permanently deleted or de-identified so that it can no longer be associated with you. You may revoke your authorization at any time by contacting us in writing, except to the extent we have already relied on it.</w:t>
              </w:r>
            </w:ins>
          </w:p>
          <w:p w14:paraId="14BFF8F8" w14:textId="77777777" w:rsidR="00794D7A" w:rsidRPr="004F07BB" w:rsidRDefault="00794D7A" w:rsidP="00794D7A">
            <w:pPr>
              <w:rPr>
                <w:ins w:id="315" w:author="Jessica Varkonyi" w:date="2025-05-07T15:52:00Z"/>
              </w:rPr>
            </w:pPr>
            <w:ins w:id="316" w:author="Jessica Varkonyi" w:date="2025-05-07T15:52:00Z">
              <w:r w:rsidRPr="004F07BB">
                <w:t> </w:t>
              </w:r>
            </w:ins>
          </w:p>
          <w:p w14:paraId="23BF0382" w14:textId="77777777" w:rsidR="00794D7A" w:rsidRPr="004F07BB" w:rsidRDefault="00794D7A" w:rsidP="00794D7A">
            <w:pPr>
              <w:rPr>
                <w:ins w:id="317" w:author="Jessica Varkonyi" w:date="2025-05-07T15:52:00Z"/>
              </w:rPr>
            </w:pPr>
            <w:ins w:id="318" w:author="Jessica Varkonyi" w:date="2025-05-07T15:52:00Z">
              <w:r w:rsidRPr="004F07BB">
                <w:rPr>
                  <w:b/>
                  <w:bCs/>
                </w:rPr>
                <w:t>Article 5. PAYMENTS.</w:t>
              </w:r>
            </w:ins>
          </w:p>
          <w:p w14:paraId="71F65BA7" w14:textId="77777777" w:rsidR="00794D7A" w:rsidRPr="004F07BB" w:rsidRDefault="00794D7A" w:rsidP="00794D7A">
            <w:pPr>
              <w:rPr>
                <w:ins w:id="319" w:author="Jessica Varkonyi" w:date="2025-05-07T15:52:00Z"/>
              </w:rPr>
            </w:pPr>
            <w:ins w:id="320" w:author="Jessica Varkonyi" w:date="2025-05-07T15:52:00Z">
              <w:r w:rsidRPr="004F07BB">
                <w:t>Each time you initiate a transaction, you authorize us, or your agent, to charge your credit/debit card or to initiate an automated clearing house (ACH) debit to your checking account at the specified financial institution for the specified amount on or after the scheduled date. You agree that submitting the payment constitutes an explicit authorization for us, or your agent, to complete the electronic charge/transfer. Once you have authorized a payment to your Provider, you will not be able to cancel the transaction on or after the scheduled date unless you contact your Provider and the Provider authorizes the cancellation. You acknowledge that this authorization shall remain in full force and effect until we have received written notification from your Provider of its termination. By choosing to pay with an eCheck, you give Salud the right to resubmit any ACH debit you authorized that is returned for any reason, including by not limited to insufficient or uncollected funds, and to collect a fee of up to $25.00 or the maximum amount allowed by lawfor any attempted but failed transactions. Any collection efforts may be completed internally or via a third-party collections agency. Salud reserves the right to refuse to process a transaction for any reason or without reason.</w:t>
              </w:r>
            </w:ins>
          </w:p>
          <w:p w14:paraId="1327162C" w14:textId="77777777" w:rsidR="00794D7A" w:rsidRPr="004F07BB" w:rsidRDefault="00794D7A" w:rsidP="00794D7A">
            <w:pPr>
              <w:rPr>
                <w:ins w:id="321" w:author="Jessica Varkonyi" w:date="2025-05-07T15:52:00Z"/>
              </w:rPr>
            </w:pPr>
            <w:ins w:id="322" w:author="Jessica Varkonyi" w:date="2025-05-07T15:52:00Z">
              <w:r w:rsidRPr="004F07BB">
                <w:t> </w:t>
              </w:r>
            </w:ins>
          </w:p>
          <w:p w14:paraId="5D8A5D3D" w14:textId="77777777" w:rsidR="00794D7A" w:rsidRPr="004F07BB" w:rsidRDefault="00794D7A" w:rsidP="00794D7A">
            <w:pPr>
              <w:rPr>
                <w:ins w:id="323" w:author="Jessica Varkonyi" w:date="2025-05-07T15:52:00Z"/>
              </w:rPr>
            </w:pPr>
            <w:ins w:id="324" w:author="Jessica Varkonyi" w:date="2025-05-07T15:52:00Z">
              <w:r w:rsidRPr="004F07BB">
                <w:rPr>
                  <w:b/>
                  <w:bCs/>
                </w:rPr>
                <w:t>Article 6. REFUND POLICY.</w:t>
              </w:r>
            </w:ins>
          </w:p>
          <w:p w14:paraId="2027E366" w14:textId="77777777" w:rsidR="00794D7A" w:rsidRPr="004F07BB" w:rsidRDefault="00794D7A" w:rsidP="00794D7A">
            <w:pPr>
              <w:rPr>
                <w:ins w:id="325" w:author="Jessica Varkonyi" w:date="2025-05-07T15:52:00Z"/>
              </w:rPr>
            </w:pPr>
            <w:ins w:id="326" w:author="Jessica Varkonyi" w:date="2025-05-07T15:52:00Z">
              <w:r w:rsidRPr="004F07BB">
                <w:t>If you dispute any amounts listed on your Provider bill, it will be your sole responsibility to contact your Provider directly to settle such dispute. Salud does not provide or handle patient refunds for any incorrect bills or disputed amounts between you and your Provider. Refunds will be handled solely by your Provider. Salud does not process or issue patient refunds, except in cases of proven payment processing errors.</w:t>
              </w:r>
            </w:ins>
          </w:p>
          <w:p w14:paraId="354B8BA9" w14:textId="77777777" w:rsidR="00794D7A" w:rsidRPr="004F07BB" w:rsidRDefault="00794D7A" w:rsidP="00794D7A">
            <w:pPr>
              <w:rPr>
                <w:ins w:id="327" w:author="Jessica Varkonyi" w:date="2025-05-07T15:52:00Z"/>
              </w:rPr>
            </w:pPr>
            <w:ins w:id="328" w:author="Jessica Varkonyi" w:date="2025-05-07T15:52:00Z">
              <w:r w:rsidRPr="004F07BB">
                <w:t> </w:t>
              </w:r>
            </w:ins>
          </w:p>
          <w:p w14:paraId="2E399070" w14:textId="77777777" w:rsidR="00794D7A" w:rsidRPr="004F07BB" w:rsidRDefault="00794D7A" w:rsidP="00794D7A">
            <w:pPr>
              <w:rPr>
                <w:ins w:id="329" w:author="Jessica Varkonyi" w:date="2025-05-07T15:52:00Z"/>
              </w:rPr>
            </w:pPr>
            <w:ins w:id="330" w:author="Jessica Varkonyi" w:date="2025-05-07T15:52:00Z">
              <w:r w:rsidRPr="004F07BB">
                <w:rPr>
                  <w:b/>
                  <w:bCs/>
                </w:rPr>
                <w:t>Article 7. THIRD PARTY CONTENT</w:t>
              </w:r>
            </w:ins>
          </w:p>
          <w:p w14:paraId="7166DB72" w14:textId="77777777" w:rsidR="00794D7A" w:rsidRDefault="00794D7A" w:rsidP="00794D7A">
            <w:ins w:id="331" w:author="Jessica Varkonyi" w:date="2025-05-07T15:52:00Z">
              <w:r w:rsidRPr="004F07BB">
                <w:t>The App may include various links to third-party websites. You may access these websites directly or through the App. You may also be subject to the terms of use and privacy policies of these third-party websites. Links from Salud to other websites are provided solely for your convenience. You understand that should you leave this App via a link, the content of that third-party site is not provided or endorsed by Salud, and Salud has not reviewed or approved the terms of use or other policies governing such sites. Salud does not monitor, make any representation with respect to or assume any liability for any third-party sites, including, without limitation, any products or services that are advertised or made available for purchase through such sites.</w:t>
              </w:r>
            </w:ins>
          </w:p>
          <w:p w14:paraId="70E30274" w14:textId="77777777" w:rsidR="00CC688B" w:rsidRPr="004F07BB" w:rsidRDefault="00CC688B" w:rsidP="00794D7A">
            <w:pPr>
              <w:rPr>
                <w:ins w:id="332" w:author="Jessica Varkonyi" w:date="2025-05-07T15:52:00Z"/>
              </w:rPr>
            </w:pPr>
          </w:p>
          <w:p w14:paraId="11FD9E8D" w14:textId="77777777" w:rsidR="00794D7A" w:rsidRPr="004F07BB" w:rsidRDefault="00794D7A" w:rsidP="00794D7A">
            <w:pPr>
              <w:rPr>
                <w:ins w:id="333" w:author="Jessica Varkonyi" w:date="2025-05-07T15:52:00Z"/>
              </w:rPr>
            </w:pPr>
            <w:ins w:id="334" w:author="Jessica Varkonyi" w:date="2025-05-07T15:52:00Z">
              <w:r w:rsidRPr="004F07BB">
                <w:rPr>
                  <w:b/>
                  <w:bCs/>
                </w:rPr>
                <w:t>Article 8. LICENSE &amp; ACCESS:</w:t>
              </w:r>
            </w:ins>
          </w:p>
          <w:p w14:paraId="49B83DB2" w14:textId="77777777" w:rsidR="00794D7A" w:rsidRPr="004F07BB" w:rsidRDefault="00794D7A" w:rsidP="00794D7A">
            <w:pPr>
              <w:rPr>
                <w:ins w:id="335" w:author="Jessica Varkonyi" w:date="2025-05-07T15:52:00Z"/>
              </w:rPr>
            </w:pPr>
            <w:ins w:id="336" w:author="Jessica Varkonyi" w:date="2025-05-07T15:52:00Z">
              <w:r w:rsidRPr="004F07BB">
                <w:t>Subject to your compliance with the Terms, Salud grants you a limited, revocable, non-exclusive, non-transferable, non-sublicensable right and license to access and use Salud Services through an internet web browser or mobile application to review, track, and pay your healthcare bills to certain Providers. This license is personal to you and any family members you add to your account, and you may not permit any unrelated users access to our Services through your account or use our Services to host content for any unrelated parties. You will remain fully responsible for any actions taken through your account that are in violation of the Terms. You agree you will not (i) sell, rent, lease, re-license, sub-license, operate, distribute, publicly perform or display, provide access to, copy, duplicate or give away all or any portion of the Services to or for any other party or entity, (ii) remove or alter any trademark, logo, copyright or other proprietary notices, legends, symbols or labels in or on the Services, or (iii) use the Services other than in accordance with the terms of these Terms, without prior written approval from Salud. Further, you agree not to modify, translate, reverse engineer, de-compile, or disassemble the Services, or from creating derivative works based on the Services, and you waive any right you may have to perform such activities. You may not frame or utilize framing techniques to enclose any trademark, logo, or other proprietary information (including images, text, page layout, or form) of Salud without express written consent. You may not use any meta tags or any other “hidden text” utilizing Salud’s name or trademarks without the express written consent of Salud. You may use the App only as permitted by law. Any unauthorized or improper use automatically terminates the permission or license granted by Salud.</w:t>
              </w:r>
            </w:ins>
          </w:p>
          <w:p w14:paraId="3C23B187" w14:textId="77777777" w:rsidR="00794D7A" w:rsidRPr="004F07BB" w:rsidRDefault="00794D7A" w:rsidP="00794D7A">
            <w:pPr>
              <w:rPr>
                <w:ins w:id="337" w:author="Jessica Varkonyi" w:date="2025-05-07T15:52:00Z"/>
              </w:rPr>
            </w:pPr>
            <w:ins w:id="338" w:author="Jessica Varkonyi" w:date="2025-05-07T15:52:00Z">
              <w:r w:rsidRPr="004F07BB">
                <w:t> </w:t>
              </w:r>
            </w:ins>
          </w:p>
          <w:p w14:paraId="405E560B" w14:textId="77777777" w:rsidR="00794D7A" w:rsidRDefault="00794D7A" w:rsidP="00794D7A">
            <w:ins w:id="339" w:author="Jessica Varkonyi" w:date="2025-05-07T15:52:00Z">
              <w:r w:rsidRPr="004F07BB">
                <w:t>Salud may at any time modify or discontinue, temporarily or permanently, all or any part of the Services or your account in our sole discretion, with or without notice, and you agree that Salud will not be liable to you or any third party for any such modification, suspension or discontinuance. Upon discontinuance or modification to the Services, Salud may notify you by posting a statement on or through the App. Your continued use of the App following any revision, amendment, or supplement is sufficient consideration for, and indicates agreement to, such revisions, amendments, or supplements. </w:t>
              </w:r>
            </w:ins>
          </w:p>
          <w:p w14:paraId="2CD9D696" w14:textId="77777777" w:rsidR="00CC688B" w:rsidRPr="004F07BB" w:rsidRDefault="00CC688B" w:rsidP="00794D7A">
            <w:pPr>
              <w:rPr>
                <w:ins w:id="340" w:author="Jessica Varkonyi" w:date="2025-05-07T15:52:00Z"/>
              </w:rPr>
            </w:pPr>
          </w:p>
          <w:p w14:paraId="7E17C134" w14:textId="77777777" w:rsidR="00794D7A" w:rsidRPr="004F07BB" w:rsidRDefault="00794D7A" w:rsidP="00794D7A">
            <w:pPr>
              <w:rPr>
                <w:ins w:id="341" w:author="Jessica Varkonyi" w:date="2025-05-07T15:52:00Z"/>
              </w:rPr>
            </w:pPr>
            <w:ins w:id="342" w:author="Jessica Varkonyi" w:date="2025-05-07T15:52:00Z">
              <w:r w:rsidRPr="004F07BB">
                <w:rPr>
                  <w:b/>
                  <w:bCs/>
                </w:rPr>
                <w:t>Article 9. ACKNOWLEDGEMENTS:</w:t>
              </w:r>
            </w:ins>
          </w:p>
          <w:p w14:paraId="705BE697" w14:textId="77777777" w:rsidR="00794D7A" w:rsidRPr="004F07BB" w:rsidRDefault="00794D7A" w:rsidP="00794D7A">
            <w:pPr>
              <w:rPr>
                <w:ins w:id="343" w:author="Jessica Varkonyi" w:date="2025-05-07T15:52:00Z"/>
              </w:rPr>
            </w:pPr>
            <w:ins w:id="344" w:author="Jessica Varkonyi" w:date="2025-05-07T15:52:00Z">
              <w:r w:rsidRPr="004F07BB">
                <w:t> You hereby acknowledge and agree:</w:t>
              </w:r>
            </w:ins>
          </w:p>
          <w:p w14:paraId="10AA350E" w14:textId="77777777" w:rsidR="00794D7A" w:rsidRPr="004F07BB" w:rsidRDefault="00794D7A" w:rsidP="00794D7A">
            <w:pPr>
              <w:rPr>
                <w:ins w:id="345" w:author="Jessica Varkonyi" w:date="2025-05-07T15:52:00Z"/>
              </w:rPr>
            </w:pPr>
            <w:ins w:id="346" w:author="Jessica Varkonyi" w:date="2025-05-07T15:52:00Z">
              <w:r w:rsidRPr="004F07BB">
                <w:t>A. You are solely and exclusively responsible for the choices that you make with regard to Salud, Salud’s Services, or the information contained within it, or any significant changes to your business or life;</w:t>
              </w:r>
            </w:ins>
          </w:p>
          <w:p w14:paraId="6CC219D9" w14:textId="77777777" w:rsidR="00794D7A" w:rsidRPr="004F07BB" w:rsidRDefault="00794D7A" w:rsidP="00794D7A">
            <w:pPr>
              <w:rPr>
                <w:ins w:id="347" w:author="Jessica Varkonyi" w:date="2025-05-07T15:52:00Z"/>
              </w:rPr>
            </w:pPr>
            <w:ins w:id="348" w:author="Jessica Varkonyi" w:date="2025-05-07T15:52:00Z">
              <w:r w:rsidRPr="004F07BB">
                <w:t>B. We are not liable for any result or non-result or any consequences which may come about due to your use of the App or Services.</w:t>
              </w:r>
            </w:ins>
          </w:p>
          <w:p w14:paraId="6D6689C6" w14:textId="77777777" w:rsidR="00794D7A" w:rsidRPr="004F07BB" w:rsidRDefault="00794D7A" w:rsidP="00794D7A">
            <w:pPr>
              <w:rPr>
                <w:ins w:id="349" w:author="Jessica Varkonyi" w:date="2025-05-07T15:52:00Z"/>
              </w:rPr>
            </w:pPr>
            <w:ins w:id="350" w:author="Jessica Varkonyi" w:date="2025-05-07T15:52:00Z">
              <w:r w:rsidRPr="004F07BB">
                <w:t>C. You agree that your use of this App by itself does not and will not create or establish a customer or client relationship between you and Salud or any of Salud’s affiliates.</w:t>
              </w:r>
            </w:ins>
          </w:p>
          <w:p w14:paraId="11C05928" w14:textId="40633F81" w:rsidR="00794D7A" w:rsidRPr="004F07BB" w:rsidRDefault="00794D7A" w:rsidP="00794D7A">
            <w:pPr>
              <w:rPr>
                <w:ins w:id="351" w:author="Jessica Varkonyi" w:date="2025-05-07T15:52:00Z"/>
              </w:rPr>
            </w:pPr>
            <w:ins w:id="352" w:author="Jessica Varkonyi" w:date="2025-05-07T15:52:00Z">
              <w:r w:rsidRPr="004F07BB">
                <w:t xml:space="preserve">D. Any invoices or billing statements that you may receive from entities (collectively, “Biller”) that refer to Salud but are payable to the Biller are solely between you and your Biller. We do not review, endorse, control or verify any information that a Biller adds to such invoices or </w:t>
              </w:r>
            </w:ins>
            <w:r w:rsidR="00DA2A1E" w:rsidRPr="2BBD2A1D">
              <w:rPr>
                <w:highlight w:val="yellow"/>
              </w:rPr>
              <w:t>statements</w:t>
            </w:r>
            <w:ins w:id="353" w:author="Jessica Varkonyi" w:date="2025-05-07T15:52:00Z">
              <w:r w:rsidRPr="004F07BB">
                <w:t xml:space="preserve"> or assume responsibility for their accuracy or legality.</w:t>
              </w:r>
            </w:ins>
          </w:p>
          <w:p w14:paraId="1B29207C" w14:textId="77777777" w:rsidR="00794D7A" w:rsidRPr="004F07BB" w:rsidRDefault="00794D7A" w:rsidP="00794D7A">
            <w:pPr>
              <w:rPr>
                <w:ins w:id="354" w:author="Jessica Varkonyi" w:date="2025-05-07T15:52:00Z"/>
              </w:rPr>
            </w:pPr>
            <w:ins w:id="355" w:author="Jessica Varkonyi" w:date="2025-05-07T15:52:00Z">
              <w:r w:rsidRPr="004F07BB">
                <w:t>E. We are not acting as your or your Biller’s agent or representative via the App and we have no duty or obligation to you with respect to your underlying agreement(s) with such Biller. We are not a party to your underlying agreement(s). We do not have any duties or responsibilities under your underlying agreement(s). We are not responsible for any aspect of your relationship with your Biller.</w:t>
              </w:r>
            </w:ins>
          </w:p>
          <w:p w14:paraId="13CFFD6E" w14:textId="77777777" w:rsidR="00794D7A" w:rsidRDefault="00794D7A" w:rsidP="00794D7A">
            <w:ins w:id="356" w:author="Jessica Varkonyi" w:date="2025-05-07T15:52:00Z">
              <w:r w:rsidRPr="004F07BB">
                <w:t>F. By providing us with your bank account information, you authorize us to share this information for purposes of validating (i) that the bank account that is to be enrolled for use in connection with future transactions exists and/or is in good standing and (ii) that you are an authorized accountholder, user or signatory of such bank account.</w:t>
              </w:r>
            </w:ins>
          </w:p>
          <w:p w14:paraId="6457F322" w14:textId="77777777" w:rsidR="00CC688B" w:rsidRPr="004F07BB" w:rsidRDefault="00CC688B" w:rsidP="00794D7A">
            <w:pPr>
              <w:rPr>
                <w:ins w:id="357" w:author="Jessica Varkonyi" w:date="2025-05-07T15:52:00Z"/>
              </w:rPr>
            </w:pPr>
          </w:p>
          <w:p w14:paraId="2D3A2A45" w14:textId="77777777" w:rsidR="00794D7A" w:rsidRPr="004F07BB" w:rsidRDefault="00794D7A" w:rsidP="00794D7A">
            <w:pPr>
              <w:rPr>
                <w:ins w:id="358" w:author="Jessica Varkonyi" w:date="2025-05-07T15:52:00Z"/>
              </w:rPr>
            </w:pPr>
            <w:ins w:id="359" w:author="Jessica Varkonyi" w:date="2025-05-07T15:52:00Z">
              <w:r w:rsidRPr="004F07BB">
                <w:rPr>
                  <w:b/>
                  <w:bCs/>
                </w:rPr>
                <w:t>Article 10. INTELLECTUAL PROPERTY:</w:t>
              </w:r>
            </w:ins>
          </w:p>
          <w:p w14:paraId="2B747395" w14:textId="77777777" w:rsidR="00794D7A" w:rsidRPr="004F07BB" w:rsidRDefault="00794D7A" w:rsidP="00794D7A">
            <w:pPr>
              <w:rPr>
                <w:ins w:id="360" w:author="Jessica Varkonyi" w:date="2025-05-07T15:52:00Z"/>
              </w:rPr>
            </w:pPr>
            <w:ins w:id="361" w:author="Jessica Varkonyi" w:date="2025-05-07T15:52:00Z">
              <w:r w:rsidRPr="004F07BB">
                <w:t>You agree that the App along with any other Services provided by Salud are the property of Salud, including all copyrights, trademarks, trade secrets, patents, and other intellectual property (“Company IP”). You agree that the Company owns all right, title and interest in and to the Company IP that is not expressly granted to you herein and that you will not use the Company IP for any unlawful or infringing purpose. You agree not to reproduce or distribute the Company IP in any way, including electronically or via registration of any new trademarks, trade names, service marks or Uniform Resource Locators (URLs), without express written permission from the Company. You may not use the App or any of Salud’s content or Services to develop or to provide any payment processing service, payment gateway or similar service, other than Salud’s payment processing service.</w:t>
              </w:r>
            </w:ins>
          </w:p>
          <w:p w14:paraId="2D82DECA" w14:textId="77777777" w:rsidR="00794D7A" w:rsidRPr="004F07BB" w:rsidRDefault="00794D7A" w:rsidP="00794D7A">
            <w:pPr>
              <w:rPr>
                <w:ins w:id="362" w:author="Jessica Varkonyi" w:date="2025-05-07T15:52:00Z"/>
              </w:rPr>
            </w:pPr>
            <w:ins w:id="363" w:author="Jessica Varkonyi" w:date="2025-05-07T15:52:00Z">
              <w:r w:rsidRPr="004F07BB">
                <w:t> </w:t>
              </w:r>
            </w:ins>
          </w:p>
          <w:p w14:paraId="10A9C60D" w14:textId="77777777" w:rsidR="00794D7A" w:rsidRPr="004F07BB" w:rsidRDefault="00794D7A" w:rsidP="00794D7A">
            <w:pPr>
              <w:rPr>
                <w:ins w:id="364" w:author="Jessica Varkonyi" w:date="2025-05-07T15:52:00Z"/>
              </w:rPr>
            </w:pPr>
            <w:ins w:id="365" w:author="Jessica Varkonyi" w:date="2025-05-07T15:52:00Z">
              <w:r w:rsidRPr="004F07BB">
                <w:rPr>
                  <w:b/>
                  <w:bCs/>
                </w:rPr>
                <w:t>Article 11. CONTENT YOU POST:</w:t>
              </w:r>
            </w:ins>
          </w:p>
          <w:p w14:paraId="5C1F8BF4" w14:textId="29A0983F" w:rsidR="00794D7A" w:rsidRPr="004F07BB" w:rsidRDefault="00794D7A" w:rsidP="00794D7A">
            <w:pPr>
              <w:rPr>
                <w:ins w:id="366" w:author="Jessica Varkonyi" w:date="2025-05-07T15:52:00Z"/>
              </w:rPr>
            </w:pPr>
            <w:ins w:id="367" w:author="Jessica Varkonyi" w:date="2025-05-07T15:52:00Z">
              <w:r w:rsidRPr="004F07BB">
                <w:t xml:space="preserve">Through your participation in the </w:t>
              </w:r>
            </w:ins>
            <w:r w:rsidR="00DA2A1E">
              <w:t>Salud EquityPay</w:t>
            </w:r>
            <w:ins w:id="368" w:author="Jessica Varkonyi" w:date="2025-05-07T15:52:00Z">
              <w:r w:rsidRPr="004F07BB">
                <w:t xml:space="preserve"> and your use of the App, you may be permitted to post, submit, or display information, messages, suggestions, questions, comments, postings, advertisements, ratings, ideas, techniques, notes, know-how, drawings, concepts, designs, audiovisual material, photographs, and pictures (including pictures of the user and other representations of the user’s name and likeness), digital images, or other content in any form (collectively “User Content“). You hereby grant Salud a royalty-free, non-exclusive, worldwide license to copy, display, use, broadcast, transmit and make derivative works of User Content you post. Salud claims no further proprietary rights in your User Content. By posting the User Content on this Website, you represent and warrant that you own the copyright in such User Content or that you have a legitimate license to post the User Content, including photographs or other audiovisual material, without any restrictions whatsoever. You agree to indemnify and hold Salud harmless from all actual and incidental costs and fees associated with Salud’s defense of any claims arising from User Content, including, but not limited to, all attorneys’ fees.</w:t>
              </w:r>
            </w:ins>
          </w:p>
          <w:p w14:paraId="4149086D" w14:textId="77777777" w:rsidR="00794D7A" w:rsidRPr="004F07BB" w:rsidRDefault="00794D7A" w:rsidP="00794D7A">
            <w:pPr>
              <w:rPr>
                <w:ins w:id="369" w:author="Jessica Varkonyi" w:date="2025-05-07T15:52:00Z"/>
              </w:rPr>
            </w:pPr>
            <w:ins w:id="370" w:author="Jessica Varkonyi" w:date="2025-05-07T15:52:00Z">
              <w:r w:rsidRPr="004F07BB">
                <w:t>You also agree to comply with the “Acceptable Use” provision of this Agreement for all User Content that you post, including and especially to not violate the intellectual property rights of any third party through your User Content. Salud reserves the right to disclose any information or User Content that Salud deems necessary or appropriate to satisfy any applicable law, regulation, contractual obligation, legal dispute process, or governmental request.</w:t>
              </w:r>
            </w:ins>
          </w:p>
          <w:p w14:paraId="29D50FF2" w14:textId="77777777" w:rsidR="00794D7A" w:rsidRPr="004F07BB" w:rsidRDefault="00794D7A" w:rsidP="00794D7A">
            <w:pPr>
              <w:rPr>
                <w:ins w:id="371" w:author="Jessica Varkonyi" w:date="2025-05-07T15:52:00Z"/>
              </w:rPr>
            </w:pPr>
            <w:ins w:id="372" w:author="Jessica Varkonyi" w:date="2025-05-07T15:52:00Z">
              <w:r w:rsidRPr="004F07BB">
                <w:t> </w:t>
              </w:r>
            </w:ins>
          </w:p>
          <w:p w14:paraId="6DD1824A" w14:textId="77777777" w:rsidR="00794D7A" w:rsidRDefault="00794D7A" w:rsidP="00794D7A">
            <w:ins w:id="373" w:author="Jessica Varkonyi" w:date="2025-05-07T15:52:00Z">
              <w:r w:rsidRPr="004F07BB">
                <w:t>Salud reserves the right to review any User Content and remove, delete, redact, or otherwise modify such User Content, in its sole discretion, at any time and from time to time, without notice or further obligation to you. </w:t>
              </w:r>
            </w:ins>
          </w:p>
          <w:p w14:paraId="67C8A945" w14:textId="77777777" w:rsidR="00725A6D" w:rsidRPr="004F07BB" w:rsidRDefault="00725A6D" w:rsidP="00794D7A">
            <w:pPr>
              <w:rPr>
                <w:ins w:id="374" w:author="Jessica Varkonyi" w:date="2025-05-07T15:52:00Z"/>
              </w:rPr>
            </w:pPr>
          </w:p>
          <w:p w14:paraId="198046BF" w14:textId="77777777" w:rsidR="00794D7A" w:rsidRPr="004F07BB" w:rsidRDefault="00794D7A" w:rsidP="00794D7A">
            <w:pPr>
              <w:rPr>
                <w:ins w:id="375" w:author="Jessica Varkonyi" w:date="2025-05-07T15:52:00Z"/>
              </w:rPr>
            </w:pPr>
            <w:ins w:id="376" w:author="Jessica Varkonyi" w:date="2025-05-07T15:52:00Z">
              <w:r w:rsidRPr="004F07BB">
                <w:rPr>
                  <w:b/>
                  <w:bCs/>
                </w:rPr>
                <w:t>Article 12. YOUR OBLIGATIONS:</w:t>
              </w:r>
            </w:ins>
          </w:p>
          <w:p w14:paraId="6926DC95" w14:textId="77777777" w:rsidR="00794D7A" w:rsidRPr="004F07BB" w:rsidRDefault="00794D7A" w:rsidP="00794D7A">
            <w:pPr>
              <w:rPr>
                <w:ins w:id="377" w:author="Jessica Varkonyi" w:date="2025-05-07T15:52:00Z"/>
              </w:rPr>
            </w:pPr>
            <w:ins w:id="378" w:author="Jessica Varkonyi" w:date="2025-05-07T15:52:00Z">
              <w:r w:rsidRPr="004F07BB">
                <w:t>You will be asked to register with us, and you must provide complete and accurate information when you register for our Services You understand that Salud may use information that you provide in connection with use of our Services in accordance with these Terms and the Privacy Policy. You are responsible for ensuring the accuracy of this information. By providing your email address and mobile phone number, you are: 1) confirming that your email address and mobile phone number are valid and correct; and 2) authorizing us to send account related correspondence such as, but not limited to, account information, payment receipts, reminders to pay, and new feature notifications to the provided email address and mobile phone number. You agree to notify us immediately upon any change in contact information. We reserve the right to refuse service, terminate accounts, remove or edit content in our sole discretion, with or without notice. You must not share such identifying information with any third party, and if you discover that your identifying information has been compromised, you agree to notify us immediately in writing. Email notification will suffice. You are responsible for maintaining the safety and security of your identifying information as well as keeping us apprised of any changes to your identifying information. You acknowledge that your use of the Services is in connection with Salud’s agreement with certain healthcare providers (each such agreement a “Provider Agreement”). You agree that these Terms are an independent agreement and that the termination of a Provider Agreement does not terminate these Terms.</w:t>
              </w:r>
            </w:ins>
          </w:p>
          <w:p w14:paraId="12E9401C" w14:textId="77777777" w:rsidR="00794D7A" w:rsidRPr="004F07BB" w:rsidRDefault="00794D7A" w:rsidP="00794D7A">
            <w:pPr>
              <w:rPr>
                <w:ins w:id="379" w:author="Jessica Varkonyi" w:date="2025-05-07T15:52:00Z"/>
              </w:rPr>
            </w:pPr>
            <w:ins w:id="380" w:author="Jessica Varkonyi" w:date="2025-05-07T15:52:00Z">
              <w:r w:rsidRPr="004F07BB">
                <w:t> </w:t>
              </w:r>
            </w:ins>
          </w:p>
          <w:p w14:paraId="194D2EF1" w14:textId="77777777" w:rsidR="00794D7A" w:rsidRPr="004F07BB" w:rsidRDefault="00794D7A" w:rsidP="00794D7A">
            <w:pPr>
              <w:rPr>
                <w:ins w:id="381" w:author="Jessica Varkonyi" w:date="2025-05-07T15:52:00Z"/>
              </w:rPr>
            </w:pPr>
            <w:ins w:id="382" w:author="Jessica Varkonyi" w:date="2025-05-07T15:52:00Z">
              <w:r w:rsidRPr="004F07BB">
                <w:t>The billing information you provide us, including credit card, billing address and other payment information, is subject to the same confidentiality and accuracy requirements as the rest of your identifying information. Providing false or inaccurate information or using the App to further fraud or unlawful activity is grounds for immediate termination of this Agreement.</w:t>
              </w:r>
            </w:ins>
          </w:p>
          <w:p w14:paraId="410E92F1" w14:textId="77777777" w:rsidR="00794D7A" w:rsidRPr="004F07BB" w:rsidRDefault="00794D7A" w:rsidP="00794D7A">
            <w:pPr>
              <w:rPr>
                <w:ins w:id="383" w:author="Jessica Varkonyi" w:date="2025-05-07T15:52:00Z"/>
              </w:rPr>
            </w:pPr>
            <w:ins w:id="384" w:author="Jessica Varkonyi" w:date="2025-05-07T15:52:00Z">
              <w:r w:rsidRPr="004F07BB">
                <w:t> </w:t>
              </w:r>
            </w:ins>
          </w:p>
          <w:p w14:paraId="6727F4A6" w14:textId="77777777" w:rsidR="00794D7A" w:rsidRPr="004F07BB" w:rsidRDefault="00794D7A" w:rsidP="00794D7A">
            <w:pPr>
              <w:rPr>
                <w:ins w:id="385" w:author="Jessica Varkonyi" w:date="2025-05-07T15:52:00Z"/>
              </w:rPr>
            </w:pPr>
            <w:ins w:id="386" w:author="Jessica Varkonyi" w:date="2025-05-07T15:52:00Z">
              <w:r w:rsidRPr="004F07BB">
                <w:rPr>
                  <w:b/>
                  <w:bCs/>
                </w:rPr>
                <w:t>Article 13. ACCEPTABLE USE:</w:t>
              </w:r>
            </w:ins>
          </w:p>
          <w:p w14:paraId="02E180FD" w14:textId="77777777" w:rsidR="00794D7A" w:rsidRPr="004F07BB" w:rsidRDefault="00794D7A" w:rsidP="00794D7A">
            <w:pPr>
              <w:rPr>
                <w:ins w:id="387" w:author="Jessica Varkonyi" w:date="2025-05-07T15:52:00Z"/>
              </w:rPr>
            </w:pPr>
            <w:ins w:id="388" w:author="Jessica Varkonyi" w:date="2025-05-07T15:52:00Z">
              <w:r w:rsidRPr="004F07BB">
                <w:t>You agree not to use the App for any unlawful purpose or any purpose prohibited under this clause. You agree not to use the App in any way that could damage Salud, the App, Services, or general business of Salud.</w:t>
              </w:r>
            </w:ins>
          </w:p>
          <w:p w14:paraId="201E26FB" w14:textId="77777777" w:rsidR="00794D7A" w:rsidRPr="004F07BB" w:rsidRDefault="00794D7A" w:rsidP="00794D7A">
            <w:pPr>
              <w:rPr>
                <w:ins w:id="389" w:author="Jessica Varkonyi" w:date="2025-05-07T15:52:00Z"/>
              </w:rPr>
            </w:pPr>
            <w:ins w:id="390" w:author="Jessica Varkonyi" w:date="2025-05-07T15:52:00Z">
              <w:r w:rsidRPr="004F07BB">
                <w:t>a. You further agree not to use the App:</w:t>
              </w:r>
            </w:ins>
          </w:p>
          <w:p w14:paraId="3FCA2016" w14:textId="77777777" w:rsidR="00794D7A" w:rsidRPr="004F07BB" w:rsidRDefault="00794D7A" w:rsidP="00794D7A">
            <w:pPr>
              <w:rPr>
                <w:ins w:id="391" w:author="Jessica Varkonyi" w:date="2025-05-07T15:52:00Z"/>
              </w:rPr>
            </w:pPr>
            <w:ins w:id="392" w:author="Jessica Varkonyi" w:date="2025-05-07T15:52:00Z">
              <w:r w:rsidRPr="004F07BB">
                <w:t>(i) To harass, abuse, or threaten others or otherwise violate any person’s legal rights;</w:t>
              </w:r>
            </w:ins>
          </w:p>
          <w:p w14:paraId="483DBF9D" w14:textId="77777777" w:rsidR="00794D7A" w:rsidRPr="004F07BB" w:rsidRDefault="00794D7A" w:rsidP="00794D7A">
            <w:pPr>
              <w:rPr>
                <w:ins w:id="393" w:author="Jessica Varkonyi" w:date="2025-05-07T15:52:00Z"/>
              </w:rPr>
            </w:pPr>
            <w:ins w:id="394" w:author="Jessica Varkonyi" w:date="2025-05-07T15:52:00Z">
              <w:r w:rsidRPr="004F07BB">
                <w:t>(ii) To violate any intellectual property rights of Salud or any third party;</w:t>
              </w:r>
            </w:ins>
          </w:p>
          <w:p w14:paraId="03ECB8CA" w14:textId="77777777" w:rsidR="00794D7A" w:rsidRPr="004F07BB" w:rsidRDefault="00794D7A" w:rsidP="00794D7A">
            <w:pPr>
              <w:rPr>
                <w:ins w:id="395" w:author="Jessica Varkonyi" w:date="2025-05-07T15:52:00Z"/>
              </w:rPr>
            </w:pPr>
            <w:ins w:id="396" w:author="Jessica Varkonyi" w:date="2025-05-07T15:52:00Z">
              <w:r w:rsidRPr="004F07BB">
                <w:t>(iii) To upload or otherwise disseminate any computer viruses or other software that may damage the property of another;</w:t>
              </w:r>
            </w:ins>
          </w:p>
          <w:p w14:paraId="2B79CD30" w14:textId="77777777" w:rsidR="00794D7A" w:rsidRPr="004F07BB" w:rsidRDefault="00794D7A" w:rsidP="00794D7A">
            <w:pPr>
              <w:rPr>
                <w:ins w:id="397" w:author="Jessica Varkonyi" w:date="2025-05-07T15:52:00Z"/>
              </w:rPr>
            </w:pPr>
            <w:ins w:id="398" w:author="Jessica Varkonyi" w:date="2025-05-07T15:52:00Z">
              <w:r w:rsidRPr="004F07BB">
                <w:t>(iv) To perpetrate any fraud;</w:t>
              </w:r>
            </w:ins>
          </w:p>
          <w:p w14:paraId="7AC17FED" w14:textId="77777777" w:rsidR="00794D7A" w:rsidRPr="004F07BB" w:rsidRDefault="00794D7A" w:rsidP="00794D7A">
            <w:pPr>
              <w:rPr>
                <w:ins w:id="399" w:author="Jessica Varkonyi" w:date="2025-05-07T15:52:00Z"/>
              </w:rPr>
            </w:pPr>
            <w:ins w:id="400" w:author="Jessica Varkonyi" w:date="2025-05-07T15:52:00Z">
              <w:r w:rsidRPr="004F07BB">
                <w:t>(v) To engage in or create any unlawful gambling, sweepstakes, or pyramid scheme;</w:t>
              </w:r>
            </w:ins>
          </w:p>
          <w:p w14:paraId="6C55B0F7" w14:textId="77777777" w:rsidR="00794D7A" w:rsidRPr="004F07BB" w:rsidRDefault="00794D7A" w:rsidP="00794D7A">
            <w:pPr>
              <w:rPr>
                <w:ins w:id="401" w:author="Jessica Varkonyi" w:date="2025-05-07T15:52:00Z"/>
              </w:rPr>
            </w:pPr>
            <w:ins w:id="402" w:author="Jessica Varkonyi" w:date="2025-05-07T15:52:00Z">
              <w:r w:rsidRPr="004F07BB">
                <w:t>(vi) To publish or distribute any obscene or defamatory material;</w:t>
              </w:r>
            </w:ins>
          </w:p>
          <w:p w14:paraId="2E72D5F6" w14:textId="77777777" w:rsidR="00794D7A" w:rsidRPr="004F07BB" w:rsidRDefault="00794D7A" w:rsidP="00794D7A">
            <w:pPr>
              <w:rPr>
                <w:ins w:id="403" w:author="Jessica Varkonyi" w:date="2025-05-07T15:52:00Z"/>
              </w:rPr>
            </w:pPr>
            <w:ins w:id="404" w:author="Jessica Varkonyi" w:date="2025-05-07T15:52:00Z">
              <w:r w:rsidRPr="004F07BB">
                <w:t>(vii) To publish or distribute any material that incites violence, hate, or discrimination towards any group;</w:t>
              </w:r>
            </w:ins>
          </w:p>
          <w:p w14:paraId="06871D4E" w14:textId="77777777" w:rsidR="00794D7A" w:rsidRPr="004F07BB" w:rsidRDefault="00794D7A" w:rsidP="00794D7A">
            <w:pPr>
              <w:rPr>
                <w:ins w:id="405" w:author="Jessica Varkonyi" w:date="2025-05-07T15:52:00Z"/>
              </w:rPr>
            </w:pPr>
            <w:ins w:id="406" w:author="Jessica Varkonyi" w:date="2025-05-07T15:52:00Z">
              <w:r w:rsidRPr="004F07BB">
                <w:t>(viii) To unlawfully gather information about others.</w:t>
              </w:r>
            </w:ins>
          </w:p>
          <w:p w14:paraId="087BF223" w14:textId="77777777" w:rsidR="00794D7A" w:rsidRPr="004F07BB" w:rsidRDefault="00794D7A" w:rsidP="00794D7A">
            <w:pPr>
              <w:rPr>
                <w:ins w:id="407" w:author="Jessica Varkonyi" w:date="2025-05-07T15:52:00Z"/>
              </w:rPr>
            </w:pPr>
            <w:ins w:id="408" w:author="Jessica Varkonyi" w:date="2025-05-07T15:52:00Z">
              <w:r w:rsidRPr="004F07BB">
                <w:t> </w:t>
              </w:r>
            </w:ins>
          </w:p>
          <w:p w14:paraId="1604D00E" w14:textId="77777777" w:rsidR="00794D7A" w:rsidRPr="004F07BB" w:rsidRDefault="00794D7A" w:rsidP="00794D7A">
            <w:pPr>
              <w:rPr>
                <w:ins w:id="409" w:author="Jessica Varkonyi" w:date="2025-05-07T15:52:00Z"/>
              </w:rPr>
            </w:pPr>
            <w:ins w:id="410" w:author="Jessica Varkonyi" w:date="2025-05-07T15:52:00Z">
              <w:r w:rsidRPr="004F07BB">
                <w:rPr>
                  <w:b/>
                  <w:bCs/>
                </w:rPr>
                <w:t>Article 14. REVERSE ENGINEERING &amp; SECURITY:</w:t>
              </w:r>
            </w:ins>
          </w:p>
          <w:p w14:paraId="51AE6A6C" w14:textId="77777777" w:rsidR="00794D7A" w:rsidRPr="004F07BB" w:rsidRDefault="00794D7A" w:rsidP="00794D7A">
            <w:pPr>
              <w:rPr>
                <w:ins w:id="411" w:author="Jessica Varkonyi" w:date="2025-05-07T15:52:00Z"/>
              </w:rPr>
            </w:pPr>
            <w:ins w:id="412" w:author="Jessica Varkonyi" w:date="2025-05-07T15:52:00Z">
              <w:r w:rsidRPr="004F07BB">
                <w:t>You will not use the App for any use other than the purpose for which it was intended. You will not take any of the following actions with respect to the App or use the Salud in any manner that: (a) uses any robot, spider, scraper, or other automatic or manual means to access the App or copy any content of the App; (b) disables, overburdens, impairs, or otherwise interferes with or interrupts the App or any hardware, software, system, or network connected with the App; (c) probes, scans, or tests the vulnerability of or breaches the authentication measures of the App and any related networks or systems; (d) compiles, uses, downloads, or otherwise copies any user information or any portion thereof, or transmits, provides, or otherwise distributes (whether or not for a fee) such information to any third party; (e) disseminates viruses or other computer code, files, or programs that interrupt, destroy, or limit the functionality of any computer software or hardware; (f) attempts to gain unauthorized access to any other accounts, computer systems, or networks connected to any server or system through hacking, password mining, or any other means; or (g) accesses systems, data, or information not intended by Salud to be made accessible to you.</w:t>
              </w:r>
            </w:ins>
          </w:p>
          <w:p w14:paraId="2B359A10" w14:textId="77777777" w:rsidR="00794D7A" w:rsidRDefault="00794D7A" w:rsidP="00794D7A">
            <w:ins w:id="413" w:author="Jessica Varkonyi" w:date="2025-05-07T15:52:00Z">
              <w:r w:rsidRPr="004F07BB">
                <w:t>Salud may at any time modify or discontinue, temporarily or permanently, all or any part of the Services or your account in our sole discretion, with or without notice, and you agree that Salud will not be liable to you or any third party for any such modification, suspension or discontinuance. Upon discontinuance of or modification to the Services, Salud may notify you by posting a statement on or through the Service. Your continued use of the Service following any revision, amendment, or supplement is sufficient consideration for, and indicates agreement to, such revisions, amendments, or supplements.</w:t>
              </w:r>
            </w:ins>
          </w:p>
          <w:p w14:paraId="212C7BFC" w14:textId="77777777" w:rsidR="00725A6D" w:rsidRPr="004F07BB" w:rsidRDefault="00725A6D" w:rsidP="00794D7A">
            <w:pPr>
              <w:rPr>
                <w:ins w:id="414" w:author="Jessica Varkonyi" w:date="2025-05-07T15:52:00Z"/>
              </w:rPr>
            </w:pPr>
          </w:p>
          <w:p w14:paraId="42640FB6" w14:textId="77777777" w:rsidR="00794D7A" w:rsidRPr="004F07BB" w:rsidRDefault="00794D7A" w:rsidP="00794D7A">
            <w:pPr>
              <w:rPr>
                <w:ins w:id="415" w:author="Jessica Varkonyi" w:date="2025-05-07T15:52:00Z"/>
              </w:rPr>
            </w:pPr>
            <w:ins w:id="416" w:author="Jessica Varkonyi" w:date="2025-05-07T15:52:00Z">
              <w:r w:rsidRPr="004F07BB">
                <w:rPr>
                  <w:b/>
                  <w:bCs/>
                </w:rPr>
                <w:t>Article 15. DATA LOSS:</w:t>
              </w:r>
            </w:ins>
          </w:p>
          <w:p w14:paraId="13BB7FED" w14:textId="77777777" w:rsidR="00794D7A" w:rsidRPr="004F07BB" w:rsidRDefault="00794D7A" w:rsidP="00794D7A">
            <w:pPr>
              <w:rPr>
                <w:ins w:id="417" w:author="Jessica Varkonyi" w:date="2025-05-07T15:52:00Z"/>
              </w:rPr>
            </w:pPr>
            <w:ins w:id="418" w:author="Jessica Varkonyi" w:date="2025-05-07T15:52:00Z">
              <w:r w:rsidRPr="004F07BB">
                <w:t>We do not assume or accept responsibility for the security of your account or content. You agree that use of the App and its Services is at your own risk.</w:t>
              </w:r>
            </w:ins>
          </w:p>
          <w:p w14:paraId="1B277387" w14:textId="77777777" w:rsidR="00794D7A" w:rsidRPr="004F07BB" w:rsidRDefault="00794D7A" w:rsidP="00794D7A">
            <w:pPr>
              <w:rPr>
                <w:ins w:id="419" w:author="Jessica Varkonyi" w:date="2025-05-07T15:52:00Z"/>
              </w:rPr>
            </w:pPr>
            <w:ins w:id="420" w:author="Jessica Varkonyi" w:date="2025-05-07T15:52:00Z">
              <w:r w:rsidRPr="004F07BB">
                <w:t> </w:t>
              </w:r>
            </w:ins>
          </w:p>
          <w:p w14:paraId="5387C002" w14:textId="77777777" w:rsidR="00794D7A" w:rsidRPr="004F07BB" w:rsidRDefault="00794D7A" w:rsidP="00794D7A">
            <w:pPr>
              <w:rPr>
                <w:ins w:id="421" w:author="Jessica Varkonyi" w:date="2025-05-07T15:52:00Z"/>
              </w:rPr>
            </w:pPr>
            <w:ins w:id="422" w:author="Jessica Varkonyi" w:date="2025-05-07T15:52:00Z">
              <w:r w:rsidRPr="004F07BB">
                <w:rPr>
                  <w:b/>
                  <w:bCs/>
                </w:rPr>
                <w:t>Article 16. INDEMNIFICATION:</w:t>
              </w:r>
            </w:ins>
          </w:p>
          <w:p w14:paraId="19DDEEE3" w14:textId="77777777" w:rsidR="00794D7A" w:rsidRPr="004F07BB" w:rsidRDefault="00794D7A" w:rsidP="00794D7A">
            <w:pPr>
              <w:rPr>
                <w:ins w:id="423" w:author="Jessica Varkonyi" w:date="2025-05-07T15:52:00Z"/>
              </w:rPr>
            </w:pPr>
            <w:ins w:id="424" w:author="Jessica Varkonyi" w:date="2025-05-07T15:52:00Z">
              <w:r w:rsidRPr="004F07BB">
                <w:t>Subject to any other agreements you have entered into with Salud, if you use the App, you shall indemnify, defend, and hold harmless Salud and all of its direct and indirect subsidiaries, affiliates, officers, directors, employees, agents, successors, and assigns from any and all losses, liabilities, damages, and all related costs and expenses, arising from, relating to, or resulting (directly or indirectly) from such access. Further, without limiting Salud’s rights or your obligations under any other provision of these Terms of Use, and notwithstanding the same, in the event of any actual or reasonably suspected unauthorized access to the personal information of a customer (including but not limited to customer names, addresses, phone numbers, bank and credit card account numbers, and social security numbers) under your control or subsequent to and arising from your past exercise of control, direct damages in connection with any such breach will include the cost and expenses of investigation and analysis (including by law firms and forensic firms), correction or restoration of any destroyed, lost or altered data, notification to affected customers, offering and providing of credit monitoring, customers service, or other remediation services, and any related cost. Salud’s rights to indemnity under this section are in addition to all other rights and remedies available at law or in equity. Any exercise by Salud of its rights to indemnification shall be without prejudice to such other rights and remedies. You manifest your assent to this indemnity by accessing data through the App. This indemnity includes but is not limited to losses associated with (1) a data breach of your system(s) and (2) a data breach of the system(s) of any person or entity with whom you provided or shared Salud customer account data. </w:t>
              </w:r>
            </w:ins>
          </w:p>
          <w:p w14:paraId="72222BFD" w14:textId="77777777" w:rsidR="00794D7A" w:rsidRPr="004F07BB" w:rsidRDefault="00794D7A" w:rsidP="00794D7A">
            <w:pPr>
              <w:rPr>
                <w:ins w:id="425" w:author="Jessica Varkonyi" w:date="2025-05-07T15:52:00Z"/>
              </w:rPr>
            </w:pPr>
            <w:ins w:id="426" w:author="Jessica Varkonyi" w:date="2025-05-07T15:52:00Z">
              <w:r w:rsidRPr="004F07BB">
                <w:t> </w:t>
              </w:r>
            </w:ins>
          </w:p>
          <w:p w14:paraId="23FE8B96" w14:textId="77777777" w:rsidR="00794D7A" w:rsidRPr="004F07BB" w:rsidRDefault="00794D7A" w:rsidP="00794D7A">
            <w:pPr>
              <w:rPr>
                <w:ins w:id="427" w:author="Jessica Varkonyi" w:date="2025-05-07T15:52:00Z"/>
              </w:rPr>
            </w:pPr>
            <w:ins w:id="428" w:author="Jessica Varkonyi" w:date="2025-05-07T15:52:00Z">
              <w:r w:rsidRPr="004F07BB">
                <w:rPr>
                  <w:b/>
                  <w:bCs/>
                </w:rPr>
                <w:t>Article 17. MODIFICATION &amp; VARIATION:</w:t>
              </w:r>
            </w:ins>
          </w:p>
          <w:p w14:paraId="773DCAF0" w14:textId="77777777" w:rsidR="00794D7A" w:rsidRDefault="00794D7A" w:rsidP="00794D7A">
            <w:ins w:id="429" w:author="Jessica Varkonyi" w:date="2025-05-07T15:52:00Z">
              <w:r w:rsidRPr="004F07BB">
                <w:t>We may, from time to time and at any time without notice to you, modify this Agreement. You agree that we have the right to modify this Agreement or revise anything contained herein. You further agree that all modifications to this Agreement are in full force and effect immediately upon posting on the App and that modifications or variations will replace any prior version of this Agreement, unless prior versions are specifically referred to or incorporated into the latest modification or variation of this Agreement.</w:t>
              </w:r>
            </w:ins>
          </w:p>
          <w:p w14:paraId="0C827CDC" w14:textId="77777777" w:rsidR="00535D94" w:rsidRPr="004F07BB" w:rsidRDefault="00535D94" w:rsidP="00794D7A">
            <w:pPr>
              <w:rPr>
                <w:ins w:id="430" w:author="Jessica Varkonyi" w:date="2025-05-07T15:52:00Z"/>
              </w:rPr>
            </w:pPr>
          </w:p>
          <w:p w14:paraId="189F440A" w14:textId="77777777" w:rsidR="00794D7A" w:rsidRDefault="00794D7A" w:rsidP="00794D7A">
            <w:ins w:id="431" w:author="Jessica Varkonyi" w:date="2025-05-07T15:52:00Z">
              <w:r w:rsidRPr="004F07BB">
                <w:t>To the extent any part or sub-part of this Agreement is held ineffective or invalid by any court of law, you agree that the prior, effective version of this Agreement shall be considered enforceable and valid to the fullest extent.</w:t>
              </w:r>
            </w:ins>
          </w:p>
          <w:p w14:paraId="6E0ED5FC" w14:textId="77777777" w:rsidR="00535D94" w:rsidRPr="004F07BB" w:rsidRDefault="00535D94" w:rsidP="00794D7A">
            <w:pPr>
              <w:rPr>
                <w:ins w:id="432" w:author="Jessica Varkonyi" w:date="2025-05-07T15:52:00Z"/>
              </w:rPr>
            </w:pPr>
          </w:p>
          <w:p w14:paraId="3101E802" w14:textId="77777777" w:rsidR="00794D7A" w:rsidRPr="004F07BB" w:rsidRDefault="00794D7A" w:rsidP="00794D7A">
            <w:pPr>
              <w:rPr>
                <w:ins w:id="433" w:author="Jessica Varkonyi" w:date="2025-05-07T15:52:00Z"/>
              </w:rPr>
            </w:pPr>
            <w:ins w:id="434" w:author="Jessica Varkonyi" w:date="2025-05-07T15:52:00Z">
              <w:r w:rsidRPr="004F07BB">
                <w:rPr>
                  <w:b/>
                  <w:bCs/>
                </w:rPr>
                <w:t>Article 18. ENTIRE AGREEMENT:</w:t>
              </w:r>
            </w:ins>
          </w:p>
          <w:p w14:paraId="312E6D4B" w14:textId="77777777" w:rsidR="00794D7A" w:rsidRDefault="00794D7A" w:rsidP="00794D7A">
            <w:ins w:id="435" w:author="Jessica Varkonyi" w:date="2025-05-07T15:52:00Z">
              <w:r w:rsidRPr="004F07BB">
                <w:t>These Terms of Use constitute the entire agreement between the parties and supersedes any and all prior agreements, either oral or written, between the parties hereto with respect to the subject matter herein. </w:t>
              </w:r>
            </w:ins>
          </w:p>
          <w:p w14:paraId="48DDE043" w14:textId="77777777" w:rsidR="00535D94" w:rsidRPr="004F07BB" w:rsidRDefault="00535D94" w:rsidP="00794D7A">
            <w:pPr>
              <w:rPr>
                <w:ins w:id="436" w:author="Jessica Varkonyi" w:date="2025-05-07T15:52:00Z"/>
              </w:rPr>
            </w:pPr>
          </w:p>
          <w:p w14:paraId="5D23A48B" w14:textId="77777777" w:rsidR="00794D7A" w:rsidRPr="004F07BB" w:rsidRDefault="00794D7A" w:rsidP="00794D7A">
            <w:pPr>
              <w:rPr>
                <w:ins w:id="437" w:author="Jessica Varkonyi" w:date="2025-05-07T15:52:00Z"/>
              </w:rPr>
            </w:pPr>
            <w:ins w:id="438" w:author="Jessica Varkonyi" w:date="2025-05-07T15:52:00Z">
              <w:r w:rsidRPr="004F07BB">
                <w:rPr>
                  <w:b/>
                  <w:bCs/>
                </w:rPr>
                <w:t>Article 19. SERVICE INTERRUPTIONS:</w:t>
              </w:r>
            </w:ins>
          </w:p>
          <w:p w14:paraId="3B6C6195" w14:textId="77777777" w:rsidR="00794D7A" w:rsidRDefault="00794D7A" w:rsidP="00794D7A">
            <w:ins w:id="439" w:author="Jessica Varkonyi" w:date="2025-05-07T15:52:00Z">
              <w:r w:rsidRPr="004F07BB">
                <w:t>We may need to interrupt your access to the App to perform maintenance or emergency services on a scheduled or unscheduled basis. You agree that your access to the App may be affected by unanticipated or unscheduled downtime, for any reason, but that we shall have no liability for any damage or loss caused as a result of such downtime.</w:t>
              </w:r>
            </w:ins>
          </w:p>
          <w:p w14:paraId="7CCE8A82" w14:textId="77777777" w:rsidR="00535D94" w:rsidRPr="004F07BB" w:rsidRDefault="00535D94" w:rsidP="00794D7A">
            <w:pPr>
              <w:rPr>
                <w:ins w:id="440" w:author="Jessica Varkonyi" w:date="2025-05-07T15:52:00Z"/>
              </w:rPr>
            </w:pPr>
          </w:p>
          <w:p w14:paraId="47E858FC" w14:textId="77777777" w:rsidR="00794D7A" w:rsidRPr="004F07BB" w:rsidRDefault="00794D7A" w:rsidP="00794D7A">
            <w:pPr>
              <w:rPr>
                <w:ins w:id="441" w:author="Jessica Varkonyi" w:date="2025-05-07T15:52:00Z"/>
              </w:rPr>
            </w:pPr>
            <w:ins w:id="442" w:author="Jessica Varkonyi" w:date="2025-05-07T15:52:00Z">
              <w:r w:rsidRPr="004F07BB">
                <w:rPr>
                  <w:b/>
                  <w:bCs/>
                </w:rPr>
                <w:t>Article 20. TERM, TERMINATION &amp; SUSPENSION:</w:t>
              </w:r>
            </w:ins>
          </w:p>
          <w:p w14:paraId="37AA9CCE" w14:textId="77777777" w:rsidR="00794D7A" w:rsidRPr="004F07BB" w:rsidRDefault="00794D7A" w:rsidP="00794D7A">
            <w:pPr>
              <w:rPr>
                <w:ins w:id="443" w:author="Jessica Varkonyi" w:date="2025-05-07T15:52:00Z"/>
              </w:rPr>
            </w:pPr>
            <w:ins w:id="444" w:author="Jessica Varkonyi" w:date="2025-05-07T15:52:00Z">
              <w:r w:rsidRPr="004F07BB">
                <w:t>We may terminate this Agreement with you at any time for any reason, with or without cause. We may determine other eligibility criteria and decline or prevent any or all transactions through this App in our sole discretion. We specifically reserve the right to terminate this Agreement if you violate any of the terms outlined herein, including, but not limited to, violating the intellectual property rights of us or a third party, failing to comply with applicable laws or other legal obligations, and/or publishing or distributing illegal material. You may also terminate this Agreement at any time by contacting us and requesting termination. At the termination of this Agreement, any provisions that would be expected to survive termination by their nature shall remain in full force and effect.</w:t>
              </w:r>
            </w:ins>
          </w:p>
          <w:p w14:paraId="274E5BD6" w14:textId="77777777" w:rsidR="00794D7A" w:rsidRDefault="00794D7A" w:rsidP="00794D7A">
            <w:ins w:id="445" w:author="Jessica Varkonyi" w:date="2025-05-07T15:52:00Z">
              <w:r w:rsidRPr="004F07BB">
                <w:t>Please be advised that terminating this Agreement does not entitle you to a refund on any monies spent with us.</w:t>
              </w:r>
            </w:ins>
          </w:p>
          <w:p w14:paraId="38C54760" w14:textId="77777777" w:rsidR="00535D94" w:rsidRPr="004F07BB" w:rsidRDefault="00535D94" w:rsidP="00794D7A">
            <w:pPr>
              <w:rPr>
                <w:ins w:id="446" w:author="Jessica Varkonyi" w:date="2025-05-07T15:52:00Z"/>
              </w:rPr>
            </w:pPr>
          </w:p>
          <w:p w14:paraId="0425E1C9" w14:textId="77777777" w:rsidR="00794D7A" w:rsidRPr="004F07BB" w:rsidRDefault="00794D7A" w:rsidP="00794D7A">
            <w:pPr>
              <w:rPr>
                <w:ins w:id="447" w:author="Jessica Varkonyi" w:date="2025-05-07T15:52:00Z"/>
              </w:rPr>
            </w:pPr>
            <w:ins w:id="448" w:author="Jessica Varkonyi" w:date="2025-05-07T15:52:00Z">
              <w:r w:rsidRPr="004F07BB">
                <w:rPr>
                  <w:b/>
                  <w:bCs/>
                </w:rPr>
                <w:t>Article 21. NO WARRANTIES:</w:t>
              </w:r>
            </w:ins>
          </w:p>
          <w:p w14:paraId="3C53829C" w14:textId="77777777" w:rsidR="00794D7A" w:rsidRPr="004F07BB" w:rsidRDefault="00794D7A" w:rsidP="00794D7A">
            <w:pPr>
              <w:rPr>
                <w:ins w:id="449" w:author="Jessica Varkonyi" w:date="2025-05-07T15:52:00Z"/>
              </w:rPr>
            </w:pPr>
            <w:ins w:id="450" w:author="Jessica Varkonyi" w:date="2025-05-07T15:52:00Z">
              <w:r w:rsidRPr="004F07BB">
                <w:t>THE CONTENTS ARE PROVIDED TO YOU ON AN “AS IS,” “AS AVAILABLE” BASIS. SALUD, ITS LICENSORS/PROVIDERS AND THEIR RESPECTIVE AFFILIATES, SUBSIDIARIES, OFFICERS, DIRECTORS, EMPLOYEES AND AGENTS MAKE NO REPRESENTATIONS OR WARRANTIES WITH RESPECT TO THIS APP, ITS CONTENTS, THE PRIVACY STATEMENT OR THE TERMS OF USE.</w:t>
              </w:r>
            </w:ins>
          </w:p>
          <w:p w14:paraId="6AC6630D" w14:textId="77777777" w:rsidR="00794D7A" w:rsidRPr="004F07BB" w:rsidRDefault="00794D7A" w:rsidP="00794D7A">
            <w:pPr>
              <w:rPr>
                <w:ins w:id="451" w:author="Jessica Varkonyi" w:date="2025-05-07T15:52:00Z"/>
              </w:rPr>
            </w:pPr>
            <w:ins w:id="452" w:author="Jessica Varkonyi" w:date="2025-05-07T15:52:00Z">
              <w:r w:rsidRPr="004F07BB">
                <w:t> </w:t>
              </w:r>
            </w:ins>
          </w:p>
          <w:p w14:paraId="57D2D565" w14:textId="77777777" w:rsidR="00794D7A" w:rsidRDefault="00794D7A" w:rsidP="00794D7A">
            <w:ins w:id="453" w:author="Jessica Varkonyi" w:date="2025-05-07T15:52:00Z">
              <w:r w:rsidRPr="004F07BB">
                <w:t>SALUD, TO THE FULLEST EXTENT PERMITTED BY APPLICABLE LAW, HEREBY DISCLAIMS ALL WARRANTIES OF ANY KIND, EXPRESS OR IMPLIED, INCLUDING, BUT NOT LIMITED TO, REPRESENTATIONS AND WARRANTIES REGARDING ACCURACY, TIMELINESS, COMPLETENESS, NONINFRINGEMENT, MERCHANTABILITY AND FITNESS FOR ANY PARTICULAR PURPOSE. NO ORAL OR WRITTEN INFORMATION OR ADVICE GIVEN BY SALUD SHALL CREATE A WARRANTY OR IN ANY WAY INCREASE THE SCOPE OF THIS AGREEMENT. WITHOUT LIMITING THE FOREGOING, SALUD MAKES NO WARRANTIES RELATED TO OR IN CONNECTION WITH ANY THIRD PARTY, SOFTWARE, DATA, HARDWARE OR EQUIPMENT. ANY OF THE CONTENTS OR DATA DOWNLOADED OR OTHERWISE OBTAINED THROUGH THE USE OF THE WEBSITE ARE DOWNLOADED AT YOUR OWN RISK AND YOU WILL BE SOLELY RESPONSIBLE FOR ANY DAMAGE TO YOUR PROPERTY OR LOSS OF DATA THAT RESULTS FROM SUCH DOWNLOAD. </w:t>
              </w:r>
            </w:ins>
          </w:p>
          <w:p w14:paraId="2E5EFF03" w14:textId="77777777" w:rsidR="00535D94" w:rsidRPr="004F07BB" w:rsidRDefault="00535D94" w:rsidP="00794D7A">
            <w:pPr>
              <w:rPr>
                <w:ins w:id="454" w:author="Jessica Varkonyi" w:date="2025-05-07T15:52:00Z"/>
              </w:rPr>
            </w:pPr>
          </w:p>
          <w:p w14:paraId="4E515E47" w14:textId="77777777" w:rsidR="00794D7A" w:rsidRPr="004F07BB" w:rsidRDefault="00794D7A" w:rsidP="00794D7A">
            <w:pPr>
              <w:rPr>
                <w:ins w:id="455" w:author="Jessica Varkonyi" w:date="2025-05-07T15:52:00Z"/>
              </w:rPr>
            </w:pPr>
            <w:ins w:id="456" w:author="Jessica Varkonyi" w:date="2025-05-07T15:52:00Z">
              <w:r w:rsidRPr="004F07BB">
                <w:rPr>
                  <w:b/>
                  <w:bCs/>
                </w:rPr>
                <w:t>Article 22. LIMITATION ON LIABILITY:</w:t>
              </w:r>
            </w:ins>
          </w:p>
          <w:p w14:paraId="229ABAC9" w14:textId="77777777" w:rsidR="00794D7A" w:rsidRPr="004F07BB" w:rsidRDefault="00794D7A" w:rsidP="00794D7A">
            <w:pPr>
              <w:rPr>
                <w:ins w:id="457" w:author="Jessica Varkonyi" w:date="2025-05-07T15:52:00Z"/>
              </w:rPr>
            </w:pPr>
            <w:ins w:id="458" w:author="Jessica Varkonyi" w:date="2025-05-07T15:52:00Z">
              <w:r w:rsidRPr="004F07BB">
                <w:t>SALUD ASSUMES NO RESPONSIBILITY FOR THE CONSEQUENCES OF ANY ERRORS OR OMISSIONS IN CONNECTION WITH THIS APP, THE CONTENTS, THE PRIVACY STATEMENT OR THE TERMS OF USE. IN NO EVENT SHALL SALUD BE LIABLE TO YOU FOR ANY CLAIM ARISING OUT OF OR RELATING TO THE CONTENTS, THE PRIVACY STATEMENT OR THE TERMS OF USE OR YOUR ACCESS OR USE OF (OR INABILITY TO ACCESS OR USE) OR AVAILABILITY OF (OR LACK THEREOF) THIS APP.</w:t>
              </w:r>
            </w:ins>
          </w:p>
          <w:p w14:paraId="24FC8790" w14:textId="77777777" w:rsidR="00794D7A" w:rsidRPr="004F07BB" w:rsidRDefault="00794D7A" w:rsidP="00794D7A">
            <w:pPr>
              <w:rPr>
                <w:ins w:id="459" w:author="Jessica Varkonyi" w:date="2025-05-07T15:52:00Z"/>
              </w:rPr>
            </w:pPr>
            <w:ins w:id="460" w:author="Jessica Varkonyi" w:date="2025-05-07T15:52:00Z">
              <w:r w:rsidRPr="004F07BB">
                <w:t> </w:t>
              </w:r>
            </w:ins>
          </w:p>
          <w:p w14:paraId="06E9714A" w14:textId="77777777" w:rsidR="00794D7A" w:rsidRDefault="00794D7A" w:rsidP="00794D7A">
            <w:ins w:id="461" w:author="Jessica Varkonyi" w:date="2025-05-07T15:52:00Z">
              <w:r w:rsidRPr="004F07BB">
                <w:t>UNDER NO CIRCUMSTANCES WILL SALUD BE LIABLE FOR ANY LOST PROFITS, LOST OPPORTUNITY OR ANY INDIRECT, CONSEQUENTIAL, INCIDENTAL, SPECIAL, PUNITIVE, OR EXEMPLARY DAMAGES ARISING OUT OF ANY USE OF OR INABILITY TO USE THE APP OR ANY PORTION THEREOF, REGARDLESS OF WHETHER SALUD HAS BEEN APPRISED OF THE LIKELIHOOD OF SUCH DAMAGES OCCURRING AND REGARDLESS OF THE FORM OF ACTION, WHETHER IN CONTRACT, WARRANTY, TORT, (INCLUDING NEGLIGENCE), STRICT LIABILITY, OR OTHERWISE. SALUD ASSUMES NO LIABILITY OR RESPONSIBILITY FOR ANY (I) ERRORS, MISTAKES OR INACCURACIES OF THE WEBSITE OR THE CONTENTS; (II) PERSONAL INJURY OR PROPERTY DAMAGE, OF ANY NATURE WHATSOEVER, RESULTING FROM YOUR ACCESS TO OR USE OF THE APP OR THE CONTENTS; (III) ANY ERRORS OR OMISSIONS IN ANY CONTENT OR DATA OR FOR ANY LOSS OR DAMAGE INCURRED AS A RESULT OF THE USE OF ANY CONTENT OR DATA POSTED, EMAILED, TRANSMITTED OR OTHERWISE MADE AVAILABLE THROUGH THE APP OR THE CONTENTS; AND/OR (IV) YOUR SERVICES. IN NO EVENT SHALL SALUD’S AGGREGATE LIABILITY ARISING IN CONNECTION WITH THIS AGREEMENT EXCEED $500. </w:t>
              </w:r>
            </w:ins>
          </w:p>
          <w:p w14:paraId="2F387EE9" w14:textId="77777777" w:rsidR="00535D94" w:rsidRPr="004F07BB" w:rsidRDefault="00535D94" w:rsidP="00794D7A">
            <w:pPr>
              <w:rPr>
                <w:ins w:id="462" w:author="Jessica Varkonyi" w:date="2025-05-07T15:52:00Z"/>
              </w:rPr>
            </w:pPr>
          </w:p>
          <w:p w14:paraId="44ABCC6B" w14:textId="77777777" w:rsidR="00794D7A" w:rsidRPr="004F07BB" w:rsidRDefault="00794D7A" w:rsidP="00794D7A">
            <w:pPr>
              <w:rPr>
                <w:ins w:id="463" w:author="Jessica Varkonyi" w:date="2025-05-07T15:52:00Z"/>
              </w:rPr>
            </w:pPr>
            <w:ins w:id="464" w:author="Jessica Varkonyi" w:date="2025-05-07T15:52:00Z">
              <w:r w:rsidRPr="004F07BB">
                <w:rPr>
                  <w:b/>
                  <w:bCs/>
                </w:rPr>
                <w:t>Article 23. GENERAL PROVISIONS:</w:t>
              </w:r>
            </w:ins>
          </w:p>
          <w:p w14:paraId="0DCE08FB" w14:textId="77777777" w:rsidR="00794D7A" w:rsidRPr="004F07BB" w:rsidRDefault="00794D7A" w:rsidP="00794D7A">
            <w:pPr>
              <w:rPr>
                <w:ins w:id="465" w:author="Jessica Varkonyi" w:date="2025-05-07T15:52:00Z"/>
              </w:rPr>
            </w:pPr>
            <w:ins w:id="466" w:author="Jessica Varkonyi" w:date="2025-05-07T15:52:00Z">
              <w:r w:rsidRPr="004F07BB">
                <w:t>A. LANGUAGE: All communications made or notices given pursuant to this Agreement shall be in the English language.</w:t>
              </w:r>
            </w:ins>
          </w:p>
          <w:p w14:paraId="343B2C13" w14:textId="681FB028" w:rsidR="00794D7A" w:rsidRPr="004F07BB" w:rsidRDefault="00794D7A" w:rsidP="00794D7A">
            <w:pPr>
              <w:rPr>
                <w:ins w:id="467" w:author="Jessica Varkonyi" w:date="2025-05-07T15:52:00Z"/>
              </w:rPr>
            </w:pPr>
            <w:ins w:id="468" w:author="Jessica Varkonyi" w:date="2025-05-07T15:52:00Z">
              <w:r w:rsidRPr="004F07BB">
                <w:t xml:space="preserve">B. JURISDICTION, VENUE &amp; CHOICE OF LAW: Through your participation in </w:t>
              </w:r>
            </w:ins>
            <w:r w:rsidR="00DA2A1E">
              <w:t>Salud EquityPay</w:t>
            </w:r>
            <w:ins w:id="469" w:author="Jessica Varkonyi" w:date="2025-05-07T15:52:00Z">
              <w:r w:rsidRPr="004F07BB">
                <w:t xml:space="preserve"> and your use of the APP, you agree that the laws of Indiana shall govern any matter or dispute relating to or arising out of this Agreement without giving effect to any rules of conflicts of law. In case any litigation specifically permitted under this Agreement is initiated, the Parties agree to submit to the exclusive jurisdiction and venue of the state of Indiana. You hereby waive the right to any objection of venue, including assertion of the doctrine of forum non </w:t>
              </w:r>
              <w:r w:rsidRPr="4D0675BA">
                <w:rPr>
                  <w:highlight w:val="yellow"/>
                </w:rPr>
                <w:t>conveniens</w:t>
              </w:r>
              <w:r w:rsidRPr="004F07BB">
                <w:t xml:space="preserve"> or similar doctrine. Any dispute relating to your use of the Services shall be adjudicated in such jurisdiction. By providing your consent and agreement, venue is proper in the courts of Indiana. Notwithstanding the foregoing, you acknowledge and agree that any violation of these Terms may result in irreparable injury and damage to us and our affiliates that may not be adequately compensable in money damages, and for which we and our affiliates will have no adequate remedy at all. You therefore consent and agree that Salud shall be entitled to apply for injunctive remedies or other equitable relief in any jurisdiction.</w:t>
              </w:r>
            </w:ins>
          </w:p>
          <w:p w14:paraId="5D1692CB" w14:textId="77777777" w:rsidR="00794D7A" w:rsidRPr="004F07BB" w:rsidRDefault="00794D7A" w:rsidP="00794D7A">
            <w:pPr>
              <w:rPr>
                <w:ins w:id="470" w:author="Jessica Varkonyi" w:date="2025-05-07T15:52:00Z"/>
              </w:rPr>
            </w:pPr>
            <w:ins w:id="471" w:author="Jessica Varkonyi" w:date="2025-05-07T15:52:00Z">
              <w:r w:rsidRPr="004F07BB">
                <w:t>C. ASSIGNMENT: This Agreement, or the rights granted hereunder, may not be assigned, sold, leased or otherwise transferred in whole or part by you. Should this Agreement, or the rights granted hereunder, by assigned, sold, leased or otherwise transferred by Salud, the rights and liabilities of Salud will bind and inure to any assignees, administrators, successors, and executors.</w:t>
              </w:r>
            </w:ins>
          </w:p>
          <w:p w14:paraId="460A50EF" w14:textId="77777777" w:rsidR="00794D7A" w:rsidRPr="004F07BB" w:rsidRDefault="00794D7A" w:rsidP="00794D7A">
            <w:pPr>
              <w:rPr>
                <w:ins w:id="472" w:author="Jessica Varkonyi" w:date="2025-05-07T15:52:00Z"/>
              </w:rPr>
            </w:pPr>
            <w:ins w:id="473" w:author="Jessica Varkonyi" w:date="2025-05-07T15:52:00Z">
              <w:r w:rsidRPr="004F07BB">
                <w:t>D. SEVERABILITY: If any part or sub-part of this Agreement is held invalid or unenforceable by a court of law, remaining parts and sub-parts will be enforced to the maximum extent possible. In such condition, the remainder of this Agreement shall continue in full force.</w:t>
              </w:r>
            </w:ins>
          </w:p>
          <w:p w14:paraId="14CFBCD7" w14:textId="77777777" w:rsidR="00794D7A" w:rsidRPr="004F07BB" w:rsidRDefault="00794D7A" w:rsidP="00794D7A">
            <w:pPr>
              <w:rPr>
                <w:ins w:id="474" w:author="Jessica Varkonyi" w:date="2025-05-07T15:52:00Z"/>
              </w:rPr>
            </w:pPr>
            <w:ins w:id="475" w:author="Jessica Varkonyi" w:date="2025-05-07T15:52:00Z">
              <w:r w:rsidRPr="004F07BB">
                <w:t>E. NO WAIVER: In the event that we fail to enforce any provision of this Agreement, this shall not constitute a waiver of any future enforcement of that provision or of any other provision. Waiver of any part or sub-part of this Agreement will not constitute a waiver of any other part or sub-part.</w:t>
              </w:r>
            </w:ins>
          </w:p>
          <w:p w14:paraId="008C39AF" w14:textId="77777777" w:rsidR="00794D7A" w:rsidRPr="004F07BB" w:rsidRDefault="00794D7A" w:rsidP="00794D7A">
            <w:pPr>
              <w:rPr>
                <w:ins w:id="476" w:author="Jessica Varkonyi" w:date="2025-05-07T15:52:00Z"/>
              </w:rPr>
            </w:pPr>
            <w:ins w:id="477" w:author="Jessica Varkonyi" w:date="2025-05-07T15:52:00Z">
              <w:r w:rsidRPr="004F07BB">
                <w:t>F. HEADINGS FOR CONVENIENCE ONLY: Headings of parts and sub-parts under this Agreement are for convenience and organization, only. Headings shall not affect the meaning of any provisions of this Agreement.</w:t>
              </w:r>
            </w:ins>
          </w:p>
          <w:p w14:paraId="1E8D9D2F" w14:textId="77777777" w:rsidR="00794D7A" w:rsidRPr="004F07BB" w:rsidRDefault="00794D7A" w:rsidP="00794D7A">
            <w:pPr>
              <w:rPr>
                <w:ins w:id="478" w:author="Jessica Varkonyi" w:date="2025-05-07T15:52:00Z"/>
              </w:rPr>
            </w:pPr>
            <w:ins w:id="479" w:author="Jessica Varkonyi" w:date="2025-05-07T15:52:00Z">
              <w:r w:rsidRPr="004F07BB">
                <w:t>G. NO AGENCY, PARTNERSHIP OR JOINT VENTURE: No agency, partnership, or joint venture has been created between the Parties as a result of this Agreement. No Party has any authority to bind the other to third parties.</w:t>
              </w:r>
            </w:ins>
          </w:p>
          <w:p w14:paraId="39D3C6CD" w14:textId="77777777" w:rsidR="00794D7A" w:rsidRPr="004F07BB" w:rsidRDefault="00794D7A" w:rsidP="00794D7A">
            <w:pPr>
              <w:rPr>
                <w:ins w:id="480" w:author="Jessica Varkonyi" w:date="2025-05-07T15:52:00Z"/>
              </w:rPr>
            </w:pPr>
            <w:ins w:id="481" w:author="Jessica Varkonyi" w:date="2025-05-07T15:52:00Z">
              <w:r w:rsidRPr="004F07BB">
                <w:t>H. FORCE MAJEURE: We are not liable for any failure to perform due to causes beyond our reasonable control including, but not limited to, acts of God, acts of civil authorities, acts of military authorities, riots, embargoes, acts of nature and natural disasters, pandemics, and other acts which may be due to unforeseen circumstances.</w:t>
              </w:r>
            </w:ins>
          </w:p>
          <w:p w14:paraId="0C7E8AB1" w14:textId="77777777" w:rsidR="00794D7A" w:rsidRPr="004F07BB" w:rsidRDefault="00794D7A" w:rsidP="00794D7A">
            <w:pPr>
              <w:rPr>
                <w:ins w:id="482" w:author="Jessica Varkonyi" w:date="2025-05-07T15:52:00Z"/>
              </w:rPr>
            </w:pPr>
            <w:ins w:id="483" w:author="Jessica Varkonyi" w:date="2025-05-07T15:52:00Z">
              <w:r w:rsidRPr="004F07BB">
                <w:t>I. ELECTRONIC COMMUNICATIONS PERMITTED: Electronic communications are permitted to both Parties under this Agreement, including e-mail or fax and shall satisfy any legal requirements that such communication be in writing. For any questions or concerns, please email us at the following address: </w:t>
              </w:r>
              <w:r w:rsidRPr="004F07BB">
                <w:rPr>
                  <w:i/>
                  <w:iCs/>
                </w:rPr>
                <w:t>[email address of contact information]</w:t>
              </w:r>
              <w:r w:rsidRPr="004F07BB">
                <w:t>.</w:t>
              </w:r>
            </w:ins>
          </w:p>
          <w:p w14:paraId="6D9B6CC8" w14:textId="501593AB" w:rsidR="00794D7A" w:rsidRPr="004F07BB" w:rsidRDefault="00794D7A" w:rsidP="00794D7A">
            <w:pPr>
              <w:rPr>
                <w:ins w:id="484" w:author="Jessica Varkonyi" w:date="2025-05-07T15:52:00Z"/>
              </w:rPr>
            </w:pPr>
            <w:ins w:id="485" w:author="Jessica Varkonyi" w:date="2025-05-07T15:52:00Z">
              <w:r w:rsidRPr="004F07BB">
                <w:t>J. We strive to make our Services accessible to all users. If you encounter a barrier, please contact us at </w:t>
              </w:r>
            </w:ins>
            <w:r w:rsidR="003B2206">
              <w:t>info@saludequitypay.com</w:t>
            </w:r>
            <w:ins w:id="486" w:author="Jessica Varkonyi" w:date="2025-05-07T15:52:00Z">
              <w:r w:rsidRPr="004F07BB">
                <w:t>.</w:t>
              </w:r>
            </w:ins>
          </w:p>
          <w:p w14:paraId="147E349E" w14:textId="77777777" w:rsidR="00794D7A" w:rsidRPr="00305E46" w:rsidRDefault="00794D7A"/>
        </w:tc>
        <w:tc>
          <w:tcPr>
            <w:tcW w:w="5395" w:type="dxa"/>
          </w:tcPr>
          <w:p w14:paraId="7DFF842B" w14:textId="61BAF94A" w:rsidR="00794D7A" w:rsidRPr="00305E46" w:rsidRDefault="2BCD01E8" w:rsidP="222B2309">
            <w:pPr>
              <w:rPr>
                <w:highlight w:val="cyan"/>
              </w:rPr>
            </w:pPr>
            <w:r w:rsidRPr="222B2309">
              <w:rPr>
                <w:highlight w:val="cyan"/>
              </w:rPr>
              <w:t>Spanish</w:t>
            </w:r>
          </w:p>
          <w:p w14:paraId="0ED17671" w14:textId="4A5D464D" w:rsidR="00794D7A" w:rsidRPr="00305E46" w:rsidRDefault="6FB66A26" w:rsidP="222B2309">
            <w:pPr>
              <w:shd w:val="clear" w:color="auto" w:fill="FFFFFF" w:themeFill="background1"/>
              <w:spacing w:before="240"/>
              <w:rPr>
                <w:rFonts w:ascii="Arial" w:eastAsia="Arial" w:hAnsi="Arial" w:cs="Arial"/>
                <w:b/>
                <w:bCs/>
                <w:color w:val="0078D4"/>
                <w:u w:val="single"/>
              </w:rPr>
            </w:pPr>
            <w:r w:rsidRPr="222B2309">
              <w:rPr>
                <w:rFonts w:ascii="Arial" w:eastAsia="Arial" w:hAnsi="Arial" w:cs="Arial"/>
                <w:b/>
                <w:bCs/>
                <w:color w:val="0078D4"/>
                <w:u w:val="single"/>
              </w:rPr>
              <w:t>ACUERDO DE TÉRMINOS DEL SERVICIO</w:t>
            </w:r>
          </w:p>
          <w:p w14:paraId="26669F69" w14:textId="47AA0795" w:rsidR="00794D7A" w:rsidRPr="00305E46" w:rsidRDefault="740559C9" w:rsidP="130B2788">
            <w:pPr>
              <w:shd w:val="clear" w:color="auto" w:fill="FFFFFF" w:themeFill="background1"/>
              <w:spacing w:after="240"/>
              <w:rPr>
                <w:rFonts w:ascii="Aptos" w:eastAsia="Aptos" w:hAnsi="Aptos" w:cs="Arial"/>
                <w:color w:val="215E99" w:themeColor="text2" w:themeTint="BF"/>
                <w:lang w:val="es-ES"/>
              </w:rPr>
            </w:pPr>
            <w:r w:rsidRPr="130B2788">
              <w:rPr>
                <w:rFonts w:eastAsiaTheme="minorEastAsia"/>
                <w:color w:val="0078D4"/>
                <w:u w:val="single"/>
                <w:lang w:val="es-ES"/>
              </w:rPr>
              <w:t xml:space="preserve">Este Acuerdo de Términos del Servicio (de aquí en adelante </w:t>
            </w:r>
            <w:r w:rsidR="6208B59E" w:rsidRPr="130B2788">
              <w:rPr>
                <w:rFonts w:eastAsiaTheme="minorEastAsia"/>
                <w:color w:val="0078D4"/>
                <w:u w:val="single"/>
                <w:lang w:val="es-ES"/>
              </w:rPr>
              <w:t xml:space="preserve">lo </w:t>
            </w:r>
            <w:r w:rsidRPr="130B2788">
              <w:rPr>
                <w:rFonts w:eastAsiaTheme="minorEastAsia"/>
                <w:color w:val="0078D4"/>
                <w:u w:val="single"/>
                <w:lang w:val="es-ES"/>
              </w:rPr>
              <w:t>llama</w:t>
            </w:r>
            <w:r w:rsidR="17A26A5F" w:rsidRPr="130B2788">
              <w:rPr>
                <w:rFonts w:eastAsiaTheme="minorEastAsia"/>
                <w:color w:val="0078D4"/>
                <w:u w:val="single"/>
                <w:lang w:val="es-ES"/>
              </w:rPr>
              <w:t>remos</w:t>
            </w:r>
            <w:r w:rsidRPr="130B2788">
              <w:rPr>
                <w:rFonts w:eastAsiaTheme="minorEastAsia"/>
                <w:color w:val="0078D4"/>
                <w:u w:val="single"/>
                <w:lang w:val="es-ES"/>
              </w:rPr>
              <w:t xml:space="preserve">, </w:t>
            </w:r>
            <w:r w:rsidR="11854EF3" w:rsidRPr="130B2788">
              <w:rPr>
                <w:rFonts w:eastAsiaTheme="minorEastAsia"/>
                <w:color w:val="0078D4"/>
                <w:u w:val="single"/>
                <w:lang w:val="es-ES"/>
              </w:rPr>
              <w:t>“</w:t>
            </w:r>
            <w:r w:rsidRPr="130B2788">
              <w:rPr>
                <w:rFonts w:eastAsiaTheme="minorEastAsia"/>
                <w:color w:val="0078D4"/>
                <w:u w:val="single"/>
                <w:lang w:val="es-ES"/>
              </w:rPr>
              <w:t>Términos</w:t>
            </w:r>
            <w:r w:rsidR="56D02633" w:rsidRPr="130B2788">
              <w:rPr>
                <w:rFonts w:eastAsiaTheme="minorEastAsia"/>
                <w:color w:val="0078D4"/>
                <w:u w:val="single"/>
                <w:lang w:val="es-ES"/>
              </w:rPr>
              <w:t>”</w:t>
            </w:r>
            <w:r w:rsidRPr="130B2788">
              <w:rPr>
                <w:rFonts w:eastAsiaTheme="minorEastAsia"/>
                <w:color w:val="0078D4"/>
                <w:u w:val="single"/>
                <w:lang w:val="es-ES"/>
              </w:rPr>
              <w:t xml:space="preserve">) está hecho por y entre Salud Revenue Partners, LLC. una compañía de responsabilidad limitada organizada bajo las leyes del estado de Indiana y que hace negocios en línea con el nombre de </w:t>
            </w:r>
            <w:r w:rsidR="00DA2A1E">
              <w:rPr>
                <w:rFonts w:eastAsiaTheme="minorEastAsia"/>
                <w:color w:val="0078D4"/>
                <w:u w:val="single"/>
                <w:lang w:val="es-ES"/>
              </w:rPr>
              <w:t>SaludEquityPay</w:t>
            </w:r>
            <w:r w:rsidRPr="130B2788">
              <w:rPr>
                <w:rFonts w:eastAsiaTheme="minorEastAsia"/>
                <w:color w:val="0078D4"/>
                <w:u w:val="single"/>
                <w:lang w:val="es-ES"/>
              </w:rPr>
              <w:t>.com, de aquí en adelante llamada, “Salud”, y usted, con respecto a nuestra aplicación para pagos de pacientes (</w:t>
            </w:r>
            <w:r w:rsidR="5EF82B6D" w:rsidRPr="130B2788">
              <w:rPr>
                <w:rFonts w:eastAsiaTheme="minorEastAsia"/>
                <w:color w:val="0078D4"/>
                <w:u w:val="single"/>
                <w:lang w:val="es-ES"/>
              </w:rPr>
              <w:t>“</w:t>
            </w:r>
            <w:r w:rsidR="3F66E0CF" w:rsidRPr="130B2788">
              <w:rPr>
                <w:rFonts w:eastAsiaTheme="minorEastAsia"/>
                <w:color w:val="0078D4"/>
                <w:u w:val="single"/>
                <w:lang w:val="es-ES"/>
              </w:rPr>
              <w:t>Aplicación</w:t>
            </w:r>
            <w:r w:rsidRPr="130B2788">
              <w:rPr>
                <w:rFonts w:eastAsiaTheme="minorEastAsia"/>
                <w:color w:val="0078D4"/>
                <w:u w:val="single"/>
                <w:lang w:val="es-ES"/>
              </w:rPr>
              <w:t>) y cualquier otro sitio web o aplicaciones móviles que enlacen estos Términos. </w:t>
            </w:r>
            <w:r w:rsidR="691C4AFF" w:rsidRPr="130B2788">
              <w:rPr>
                <w:rFonts w:eastAsiaTheme="minorEastAsia"/>
                <w:color w:val="0078D4"/>
                <w:u w:val="single"/>
                <w:lang w:val="es-ES"/>
              </w:rPr>
              <w:t xml:space="preserve"> </w:t>
            </w:r>
            <w:r w:rsidR="00DA2A1E">
              <w:rPr>
                <w:rFonts w:eastAsiaTheme="minorEastAsia"/>
                <w:color w:val="0078D4"/>
                <w:u w:val="single"/>
                <w:lang w:val="es-ES"/>
              </w:rPr>
              <w:t>SaludEquityPay</w:t>
            </w:r>
            <w:r w:rsidRPr="130B2788">
              <w:rPr>
                <w:rFonts w:eastAsiaTheme="minorEastAsia"/>
                <w:color w:val="0078D4"/>
                <w:u w:val="single"/>
                <w:lang w:val="es-ES"/>
              </w:rPr>
              <w:t xml:space="preserve">.com puede incluir la marca o la identificación relacionada con su proveedor de atención médica. Esta marca es sólo para fines de conveniencia e identificación. Salud Revenue Partners, LLC proporciona los Servicios y es la </w:t>
            </w:r>
            <w:r w:rsidR="7C47F98C" w:rsidRPr="130B2788">
              <w:rPr>
                <w:rFonts w:eastAsiaTheme="minorEastAsia"/>
                <w:color w:val="0078D4"/>
                <w:u w:val="single"/>
                <w:lang w:val="es-ES"/>
              </w:rPr>
              <w:t xml:space="preserve">que forma </w:t>
            </w:r>
            <w:r w:rsidRPr="130B2788">
              <w:rPr>
                <w:rFonts w:eastAsiaTheme="minorEastAsia"/>
                <w:color w:val="0078D4"/>
                <w:u w:val="single"/>
                <w:lang w:val="es-ES"/>
              </w:rPr>
              <w:t>parte de estos Términos</w:t>
            </w:r>
            <w:r w:rsidR="5F4D4E04" w:rsidRPr="130B2788">
              <w:rPr>
                <w:rFonts w:ascii="Aptos" w:eastAsia="Yu Mincho" w:hAnsi="Aptos" w:cs="Arial"/>
                <w:color w:val="0078D4"/>
                <w:u w:val="single"/>
              </w:rPr>
              <w:t xml:space="preserve"> —</w:t>
            </w:r>
            <w:r w:rsidR="5F4D4E04" w:rsidRPr="130B2788">
              <w:rPr>
                <w:rFonts w:eastAsiaTheme="minorEastAsia"/>
                <w:color w:val="0078D4"/>
                <w:u w:val="single"/>
                <w:lang w:val="es-ES"/>
              </w:rPr>
              <w:t xml:space="preserve"> </w:t>
            </w:r>
            <w:r w:rsidRPr="130B2788">
              <w:rPr>
                <w:rFonts w:eastAsiaTheme="minorEastAsia"/>
                <w:color w:val="0078D4"/>
                <w:u w:val="single"/>
                <w:lang w:val="es-ES"/>
              </w:rPr>
              <w:t xml:space="preserve">no su proveedor de atención médica. Al crear una cuenta </w:t>
            </w:r>
            <w:r w:rsidR="048630FE" w:rsidRPr="130B2788">
              <w:rPr>
                <w:rFonts w:eastAsiaTheme="minorEastAsia"/>
                <w:color w:val="0078D4"/>
                <w:u w:val="single"/>
                <w:lang w:val="es-ES"/>
              </w:rPr>
              <w:t xml:space="preserve">y </w:t>
            </w:r>
            <w:r w:rsidRPr="130B2788">
              <w:rPr>
                <w:rFonts w:eastAsiaTheme="minorEastAsia"/>
                <w:color w:val="0078D4"/>
                <w:u w:val="single"/>
                <w:lang w:val="es-ES"/>
              </w:rPr>
              <w:t>acepta</w:t>
            </w:r>
            <w:r w:rsidR="0082CC08" w:rsidRPr="130B2788">
              <w:rPr>
                <w:rFonts w:eastAsiaTheme="minorEastAsia"/>
                <w:color w:val="0078D4"/>
                <w:u w:val="single"/>
                <w:lang w:val="es-ES"/>
              </w:rPr>
              <w:t xml:space="preserve">r </w:t>
            </w:r>
            <w:r w:rsidRPr="130B2788">
              <w:rPr>
                <w:rFonts w:eastAsiaTheme="minorEastAsia"/>
                <w:color w:val="0078D4"/>
                <w:u w:val="single"/>
                <w:lang w:val="es-ES"/>
              </w:rPr>
              <w:t>estos Términos, o al indicar de otra manera su aceptación (que puede incluir marcar una casilla o hacer click en un botón asociado con estos Términos), usted confirma que tiene la mayoría de edad legal en la jurisdicción en la que reside, y que está de acuerdo y acepta estos Términos.</w:t>
            </w:r>
          </w:p>
          <w:p w14:paraId="293FDBB3" w14:textId="234D63F1" w:rsidR="00794D7A" w:rsidRPr="00305E46" w:rsidRDefault="55550614" w:rsidP="130B2788">
            <w:pPr>
              <w:shd w:val="clear" w:color="auto" w:fill="FFFFFF" w:themeFill="background1"/>
              <w:spacing w:after="240"/>
              <w:rPr>
                <w:rFonts w:ascii="Aptos" w:eastAsia="Aptos" w:hAnsi="Aptos" w:cs="Arial"/>
                <w:color w:val="0070C0"/>
                <w:lang w:val="es-ES"/>
              </w:rPr>
            </w:pPr>
            <w:r w:rsidRPr="130B2788">
              <w:rPr>
                <w:rFonts w:ascii="Aptos" w:eastAsia="Aptos" w:hAnsi="Aptos" w:cs="Arial"/>
                <w:color w:val="0070C0"/>
                <w:u w:val="single"/>
                <w:lang w:val="es-ES"/>
              </w:rPr>
              <w:t xml:space="preserve">Todas las partes y subpartes de este Acuerdo se incorporan </w:t>
            </w:r>
            <w:r w:rsidR="030B01AF" w:rsidRPr="130B2788">
              <w:rPr>
                <w:rFonts w:ascii="Aptos" w:eastAsia="Aptos" w:hAnsi="Aptos" w:cs="Arial"/>
                <w:color w:val="0070C0"/>
                <w:u w:val="single"/>
                <w:lang w:val="es-ES"/>
              </w:rPr>
              <w:t xml:space="preserve">aquí </w:t>
            </w:r>
            <w:r w:rsidRPr="130B2788">
              <w:rPr>
                <w:rFonts w:ascii="Aptos" w:eastAsia="Aptos" w:hAnsi="Aptos" w:cs="Arial"/>
                <w:color w:val="0070C0"/>
                <w:u w:val="single"/>
                <w:lang w:val="es-ES"/>
              </w:rPr>
              <w:t>específicamente por referencia</w:t>
            </w:r>
            <w:r w:rsidR="5F6A38F4" w:rsidRPr="130B2788">
              <w:rPr>
                <w:rFonts w:ascii="Aptos" w:eastAsia="Aptos" w:hAnsi="Aptos" w:cs="Arial"/>
                <w:color w:val="0070C0"/>
                <w:u w:val="single"/>
                <w:lang w:val="es-ES"/>
              </w:rPr>
              <w:t>.</w:t>
            </w:r>
            <w:r w:rsidRPr="130B2788">
              <w:rPr>
                <w:rFonts w:ascii="Aptos" w:eastAsia="Aptos" w:hAnsi="Aptos" w:cs="Arial"/>
                <w:color w:val="0070C0"/>
                <w:u w:val="single"/>
                <w:lang w:val="es-ES"/>
              </w:rPr>
              <w:t xml:space="preserve">  El presente </w:t>
            </w:r>
            <w:r w:rsidR="09149CAD" w:rsidRPr="130B2788">
              <w:rPr>
                <w:rFonts w:ascii="Aptos" w:eastAsia="Aptos" w:hAnsi="Aptos" w:cs="Arial"/>
                <w:color w:val="0070C0"/>
                <w:u w:val="single"/>
                <w:lang w:val="es-ES"/>
              </w:rPr>
              <w:t>Acuerdo</w:t>
            </w:r>
            <w:r w:rsidRPr="130B2788">
              <w:rPr>
                <w:rFonts w:ascii="Aptos" w:eastAsia="Aptos" w:hAnsi="Aptos" w:cs="Arial"/>
                <w:color w:val="0070C0"/>
                <w:u w:val="single"/>
                <w:lang w:val="es-ES"/>
              </w:rPr>
              <w:t xml:space="preserve"> regirá el uso de todas las páginas y pantallas de la Aplicación y de todos los servicios prestados por o en esta Aplicación (“Los Servicios”).</w:t>
            </w:r>
          </w:p>
          <w:p w14:paraId="32392D67" w14:textId="1E25BAAF" w:rsidR="00794D7A" w:rsidRPr="00305E46" w:rsidRDefault="3DA9F44D" w:rsidP="222B2309">
            <w:pPr>
              <w:shd w:val="clear" w:color="auto" w:fill="FFFFFF" w:themeFill="background1"/>
              <w:spacing w:after="240"/>
              <w:rPr>
                <w:rFonts w:ascii="Aptos" w:eastAsia="Aptos" w:hAnsi="Aptos" w:cs="Aptos"/>
                <w:color w:val="0070C0"/>
              </w:rPr>
            </w:pPr>
            <w:r w:rsidRPr="130B2788">
              <w:rPr>
                <w:rFonts w:ascii="Arial" w:eastAsia="Arial" w:hAnsi="Arial" w:cs="Arial"/>
                <w:color w:val="0070C0"/>
                <w:sz w:val="22"/>
                <w:szCs w:val="22"/>
                <w:u w:val="single"/>
              </w:rPr>
              <w:t>SI USTED NO ESTÁ DE ACUERDO CON TOD</w:t>
            </w:r>
            <w:r w:rsidR="3F07F0CD" w:rsidRPr="130B2788">
              <w:rPr>
                <w:rFonts w:ascii="Arial" w:eastAsia="Arial" w:hAnsi="Arial" w:cs="Arial"/>
                <w:color w:val="0070C0"/>
                <w:sz w:val="22"/>
                <w:szCs w:val="22"/>
                <w:u w:val="single"/>
              </w:rPr>
              <w:t>O</w:t>
            </w:r>
            <w:r w:rsidRPr="130B2788">
              <w:rPr>
                <w:rFonts w:ascii="Arial" w:eastAsia="Arial" w:hAnsi="Arial" w:cs="Arial"/>
                <w:color w:val="0070C0"/>
                <w:sz w:val="22"/>
                <w:szCs w:val="22"/>
                <w:u w:val="single"/>
              </w:rPr>
              <w:t>S ESTOS TÉRMINOS, NO UTILICE LA APLICACIÓN. EL USO DE NUESTROS SERVICIOS REQUIERE SU ACEPTACIÓN DE ESTOS TÉRMINOS, LOS CUALES PODRÁN SER MODIFICADOS PERIÓDICAMENTE, INCLUIDAS LAS POLÍTICAS INCORPORADAS POR REFERENCIA EN EL PRESENTE DOCUMENTO.</w:t>
            </w:r>
          </w:p>
          <w:p w14:paraId="5CFF6272" w14:textId="0418A987" w:rsidR="00794D7A" w:rsidRPr="00305E46" w:rsidRDefault="2D2375F5" w:rsidP="222B2309">
            <w:pPr>
              <w:spacing w:before="240" w:after="240"/>
            </w:pPr>
            <w:r w:rsidRPr="222B2309">
              <w:rPr>
                <w:rFonts w:ascii="Arial" w:eastAsia="Arial" w:hAnsi="Arial" w:cs="Arial"/>
                <w:b/>
                <w:bCs/>
                <w:color w:val="0078D4"/>
                <w:sz w:val="22"/>
                <w:szCs w:val="22"/>
                <w:u w:val="single"/>
              </w:rPr>
              <w:t>Artículo 1. DEFINICIONES:</w:t>
            </w:r>
          </w:p>
          <w:p w14:paraId="7BB1915D" w14:textId="0F0E4A26" w:rsidR="00794D7A" w:rsidRPr="00305E46" w:rsidRDefault="2D2375F5" w:rsidP="222B2309">
            <w:pPr>
              <w:spacing w:before="240" w:after="240"/>
            </w:pPr>
            <w:r w:rsidRPr="222B2309">
              <w:rPr>
                <w:rFonts w:ascii="Arial" w:eastAsia="Arial" w:hAnsi="Arial" w:cs="Arial"/>
                <w:color w:val="0078D4"/>
                <w:sz w:val="22"/>
                <w:szCs w:val="22"/>
                <w:u w:val="single"/>
              </w:rPr>
              <w:t>1. Las partes a las que se refiere el presente Acuerdo se definirán como sigue:</w:t>
            </w:r>
          </w:p>
          <w:p w14:paraId="1FC3EB84" w14:textId="5203C539" w:rsidR="00794D7A" w:rsidRPr="00305E46" w:rsidRDefault="68EFD714" w:rsidP="222B2309">
            <w:pPr>
              <w:spacing w:before="240" w:after="240"/>
            </w:pPr>
            <w:r w:rsidRPr="130B2788">
              <w:rPr>
                <w:rFonts w:ascii="Arial" w:eastAsia="Arial" w:hAnsi="Arial" w:cs="Arial"/>
                <w:color w:val="0078D4"/>
                <w:sz w:val="22"/>
                <w:szCs w:val="22"/>
                <w:u w:val="single"/>
                <w:lang w:val="es-ES"/>
              </w:rPr>
              <w:t xml:space="preserve">(a) Salud, nosotros, nos: Salud Revenue Partners, como creador, operador y editor de la Aplicación es responsable de prestar los Servicios públicamente. Salud, </w:t>
            </w:r>
            <w:r w:rsidR="00DA2A1E">
              <w:rPr>
                <w:rFonts w:ascii="Arial" w:eastAsia="Arial" w:hAnsi="Arial" w:cs="Arial"/>
                <w:color w:val="0078D4"/>
                <w:sz w:val="22"/>
                <w:szCs w:val="22"/>
                <w:u w:val="single"/>
                <w:lang w:val="es-ES"/>
              </w:rPr>
              <w:t>Salud</w:t>
            </w:r>
            <w:r w:rsidR="00D37A08">
              <w:rPr>
                <w:rFonts w:ascii="Arial" w:eastAsia="Arial" w:hAnsi="Arial" w:cs="Arial"/>
                <w:color w:val="0078D4"/>
                <w:sz w:val="22"/>
                <w:szCs w:val="22"/>
                <w:u w:val="single"/>
                <w:lang w:val="es-ES"/>
              </w:rPr>
              <w:t>E</w:t>
            </w:r>
            <w:r w:rsidR="00DA2A1E">
              <w:rPr>
                <w:rFonts w:ascii="Arial" w:eastAsia="Arial" w:hAnsi="Arial" w:cs="Arial"/>
                <w:color w:val="0078D4"/>
                <w:sz w:val="22"/>
                <w:szCs w:val="22"/>
                <w:u w:val="single"/>
                <w:lang w:val="es-ES"/>
              </w:rPr>
              <w:t>quityPay</w:t>
            </w:r>
            <w:r w:rsidRPr="130B2788">
              <w:rPr>
                <w:rFonts w:ascii="Arial" w:eastAsia="Arial" w:hAnsi="Arial" w:cs="Arial"/>
                <w:color w:val="0078D4"/>
                <w:sz w:val="22"/>
                <w:szCs w:val="22"/>
                <w:u w:val="single"/>
                <w:lang w:val="es-ES"/>
              </w:rPr>
              <w:t xml:space="preserve">.com, nosotros, nos, nuestro, nuestros y otros pronombres en primera persona se referirán a Salud, así como, </w:t>
            </w:r>
            <w:r w:rsidR="7D7B0B76" w:rsidRPr="130B2788">
              <w:rPr>
                <w:rFonts w:ascii="Arial" w:eastAsia="Arial" w:hAnsi="Arial" w:cs="Arial"/>
                <w:color w:val="0078D4"/>
                <w:sz w:val="22"/>
                <w:szCs w:val="22"/>
                <w:u w:val="single"/>
                <w:lang w:val="es-ES"/>
              </w:rPr>
              <w:t xml:space="preserve">y </w:t>
            </w:r>
            <w:r w:rsidRPr="130B2788">
              <w:rPr>
                <w:rFonts w:ascii="Arial" w:eastAsia="Arial" w:hAnsi="Arial" w:cs="Arial"/>
                <w:color w:val="0078D4"/>
                <w:sz w:val="22"/>
                <w:szCs w:val="22"/>
                <w:u w:val="single"/>
                <w:lang w:val="es-ES"/>
              </w:rPr>
              <w:t>si aplica, a todos los empleados y afiliados de Salud.</w:t>
            </w:r>
          </w:p>
          <w:p w14:paraId="705CFC3F" w14:textId="7B33E43F" w:rsidR="00794D7A" w:rsidRPr="00305E46" w:rsidRDefault="68EFD714" w:rsidP="222B2309">
            <w:pPr>
              <w:spacing w:before="240" w:after="240"/>
            </w:pPr>
            <w:r w:rsidRPr="130B2788">
              <w:rPr>
                <w:rFonts w:ascii="Arial" w:eastAsia="Arial" w:hAnsi="Arial" w:cs="Arial"/>
                <w:color w:val="0078D4"/>
                <w:sz w:val="22"/>
                <w:szCs w:val="22"/>
                <w:u w:val="single"/>
              </w:rPr>
              <w:t xml:space="preserve">(b) Usted, el usuario, el participante: usted, como </w:t>
            </w:r>
            <w:r w:rsidR="61F328A9" w:rsidRPr="130B2788">
              <w:rPr>
                <w:rFonts w:ascii="Arial" w:eastAsia="Arial" w:hAnsi="Arial" w:cs="Arial"/>
                <w:color w:val="0078D4"/>
                <w:sz w:val="22"/>
                <w:szCs w:val="22"/>
                <w:u w:val="single"/>
              </w:rPr>
              <w:t xml:space="preserve">el </w:t>
            </w:r>
            <w:r w:rsidRPr="130B2788">
              <w:rPr>
                <w:rFonts w:ascii="Arial" w:eastAsia="Arial" w:hAnsi="Arial" w:cs="Arial"/>
                <w:color w:val="0078D4"/>
                <w:sz w:val="22"/>
                <w:szCs w:val="22"/>
                <w:u w:val="single"/>
              </w:rPr>
              <w:t xml:space="preserve">participante y </w:t>
            </w:r>
            <w:r w:rsidR="5E3EEB29" w:rsidRPr="130B2788">
              <w:rPr>
                <w:rFonts w:ascii="Arial" w:eastAsia="Arial" w:hAnsi="Arial" w:cs="Arial"/>
                <w:color w:val="0078D4"/>
                <w:sz w:val="22"/>
                <w:szCs w:val="22"/>
                <w:u w:val="single"/>
              </w:rPr>
              <w:t xml:space="preserve">el </w:t>
            </w:r>
            <w:r w:rsidRPr="130B2788">
              <w:rPr>
                <w:rFonts w:ascii="Arial" w:eastAsia="Arial" w:hAnsi="Arial" w:cs="Arial"/>
                <w:color w:val="0078D4"/>
                <w:sz w:val="22"/>
                <w:szCs w:val="22"/>
                <w:u w:val="single"/>
              </w:rPr>
              <w:t>usuario de la Aplicación y los Servicios, será referido a lo largo de este Acuerdo con pronombres en segunda persona como usted, su, suyo, o como el usuario.</w:t>
            </w:r>
          </w:p>
          <w:p w14:paraId="5C152A7F" w14:textId="0F618D87" w:rsidR="00794D7A" w:rsidRPr="00305E46" w:rsidRDefault="68EFD714" w:rsidP="222B2309">
            <w:pPr>
              <w:spacing w:before="240" w:after="240"/>
            </w:pPr>
            <w:r w:rsidRPr="130B2788">
              <w:rPr>
                <w:rFonts w:ascii="Arial" w:eastAsia="Arial" w:hAnsi="Arial" w:cs="Arial"/>
                <w:color w:val="0078D4"/>
                <w:sz w:val="22"/>
                <w:szCs w:val="22"/>
                <w:u w:val="single"/>
                <w:lang w:val="es-ES"/>
              </w:rPr>
              <w:t xml:space="preserve">(c) Las Partes: </w:t>
            </w:r>
            <w:r w:rsidR="6835046A" w:rsidRPr="130B2788">
              <w:rPr>
                <w:rFonts w:ascii="Arial" w:eastAsia="Arial" w:hAnsi="Arial" w:cs="Arial"/>
                <w:color w:val="0078D4"/>
                <w:sz w:val="22"/>
                <w:szCs w:val="22"/>
                <w:u w:val="single"/>
                <w:lang w:val="es-ES"/>
              </w:rPr>
              <w:t>en conjunto</w:t>
            </w:r>
            <w:r w:rsidRPr="130B2788">
              <w:rPr>
                <w:rFonts w:ascii="Arial" w:eastAsia="Arial" w:hAnsi="Arial" w:cs="Arial"/>
                <w:color w:val="0078D4"/>
                <w:sz w:val="22"/>
                <w:szCs w:val="22"/>
                <w:u w:val="single"/>
                <w:lang w:val="es-ES"/>
              </w:rPr>
              <w:t>, las partes de este Acuerdo (entre Salud y usted) serán referidas como Las Partes.</w:t>
            </w:r>
          </w:p>
          <w:p w14:paraId="79D255D1" w14:textId="649F9241" w:rsidR="00794D7A" w:rsidRPr="00305E46" w:rsidRDefault="68EFD714" w:rsidP="130B2788">
            <w:pPr>
              <w:spacing w:before="240" w:after="240"/>
              <w:rPr>
                <w:rFonts w:ascii="Arial" w:eastAsia="Arial" w:hAnsi="Arial" w:cs="Arial"/>
                <w:sz w:val="22"/>
                <w:szCs w:val="22"/>
                <w:lang w:val="es-ES"/>
              </w:rPr>
            </w:pPr>
            <w:r w:rsidRPr="130B2788">
              <w:rPr>
                <w:rFonts w:ascii="Arial" w:eastAsia="Arial" w:hAnsi="Arial" w:cs="Arial"/>
                <w:color w:val="0078D4"/>
                <w:sz w:val="22"/>
                <w:szCs w:val="22"/>
                <w:u w:val="single"/>
                <w:lang w:val="es-ES"/>
              </w:rPr>
              <w:t>(d) Los Proveedor(es): estos son, cualquier plan de salud, médico, profesional de salud, hospital, clínica, laboratorio, farmacia, centro médico u otro proveedor de asistencia de salud</w:t>
            </w:r>
            <w:r w:rsidR="7F43762E" w:rsidRPr="130B2788">
              <w:rPr>
                <w:rFonts w:ascii="Arial" w:eastAsia="Arial" w:hAnsi="Arial" w:cs="Arial"/>
                <w:color w:val="0078D4"/>
                <w:sz w:val="22"/>
                <w:szCs w:val="22"/>
                <w:u w:val="single"/>
                <w:lang w:val="es-ES"/>
              </w:rPr>
              <w:t xml:space="preserve"> serán referidos como Proveedor(es)</w:t>
            </w:r>
            <w:r w:rsidRPr="130B2788">
              <w:rPr>
                <w:rFonts w:ascii="Arial" w:eastAsia="Arial" w:hAnsi="Arial" w:cs="Arial"/>
                <w:color w:val="0078D4"/>
                <w:sz w:val="22"/>
                <w:szCs w:val="22"/>
                <w:u w:val="single"/>
                <w:lang w:val="es-ES"/>
              </w:rPr>
              <w:t>.</w:t>
            </w:r>
          </w:p>
          <w:p w14:paraId="3210E959" w14:textId="73201BDB" w:rsidR="00794D7A" w:rsidRPr="00305E46" w:rsidRDefault="2D2375F5" w:rsidP="222B2309">
            <w:pPr>
              <w:spacing w:before="240" w:after="240"/>
              <w:rPr>
                <w:rFonts w:ascii="Arial" w:eastAsia="Arial" w:hAnsi="Arial" w:cs="Arial"/>
                <w:b/>
                <w:bCs/>
                <w:color w:val="0078D4"/>
                <w:sz w:val="22"/>
                <w:szCs w:val="22"/>
                <w:u w:val="single"/>
              </w:rPr>
            </w:pPr>
            <w:r w:rsidRPr="222B2309">
              <w:rPr>
                <w:rFonts w:ascii="Arial" w:eastAsia="Arial" w:hAnsi="Arial" w:cs="Arial"/>
                <w:b/>
                <w:bCs/>
                <w:color w:val="0078D4"/>
                <w:sz w:val="22"/>
                <w:szCs w:val="22"/>
                <w:u w:val="single"/>
              </w:rPr>
              <w:t>Artículo 2. CONSENTIMIENTO Y ACEPTACIÓN:</w:t>
            </w:r>
          </w:p>
          <w:p w14:paraId="56BD2ADD" w14:textId="1CEB9A1C" w:rsidR="00794D7A" w:rsidRPr="00305E46" w:rsidRDefault="68EFD714" w:rsidP="222B2309">
            <w:pPr>
              <w:spacing w:before="240" w:after="240"/>
            </w:pPr>
            <w:r w:rsidRPr="130B2788">
              <w:rPr>
                <w:rFonts w:ascii="Arial" w:eastAsia="Arial" w:hAnsi="Arial" w:cs="Arial"/>
                <w:color w:val="0078D4"/>
                <w:sz w:val="22"/>
                <w:szCs w:val="22"/>
                <w:u w:val="single"/>
              </w:rPr>
              <w:t>Al utilizar la Aplicación o los Servicios, usted acepta estos Términos, que pueden actualizarse</w:t>
            </w:r>
            <w:r w:rsidR="03059578" w:rsidRPr="130B2788">
              <w:rPr>
                <w:rFonts w:ascii="Arial" w:eastAsia="Arial" w:hAnsi="Arial" w:cs="Arial"/>
                <w:color w:val="0078D4"/>
                <w:sz w:val="22"/>
                <w:szCs w:val="22"/>
                <w:u w:val="single"/>
              </w:rPr>
              <w:t xml:space="preserve"> </w:t>
            </w:r>
            <w:r w:rsidRPr="130B2788">
              <w:rPr>
                <w:rFonts w:ascii="Arial" w:eastAsia="Arial" w:hAnsi="Arial" w:cs="Arial"/>
                <w:color w:val="0078D4"/>
                <w:sz w:val="22"/>
                <w:szCs w:val="22"/>
                <w:u w:val="single"/>
              </w:rPr>
              <w:t>periódicamente. El uso continuo después de las actualizaciones significa que usted acepta las revisiones de los Términos.</w:t>
            </w:r>
          </w:p>
          <w:p w14:paraId="4A5127DE" w14:textId="30765367" w:rsidR="00794D7A" w:rsidRPr="00305E46" w:rsidRDefault="17FDFC42" w:rsidP="222B2309">
            <w:pPr>
              <w:spacing w:before="240" w:after="240"/>
            </w:pPr>
            <w:r w:rsidRPr="222B2309">
              <w:rPr>
                <w:rFonts w:ascii="Arial" w:eastAsia="Arial" w:hAnsi="Arial" w:cs="Arial"/>
                <w:b/>
                <w:bCs/>
                <w:color w:val="0078D4"/>
                <w:sz w:val="22"/>
                <w:szCs w:val="22"/>
                <w:u w:val="single"/>
              </w:rPr>
              <w:t>Artículo 3. PRIVACIDAD:</w:t>
            </w:r>
          </w:p>
          <w:p w14:paraId="2C9F56D5" w14:textId="07075A10" w:rsidR="00794D7A" w:rsidRPr="00305E46" w:rsidRDefault="02F1C000" w:rsidP="222B2309">
            <w:pPr>
              <w:spacing w:before="240" w:after="240"/>
            </w:pPr>
            <w:r w:rsidRPr="130B2788">
              <w:rPr>
                <w:rFonts w:ascii="Arial" w:eastAsia="Arial" w:hAnsi="Arial" w:cs="Arial"/>
                <w:color w:val="0078D4"/>
                <w:sz w:val="22"/>
                <w:szCs w:val="22"/>
                <w:u w:val="single"/>
              </w:rPr>
              <w:t xml:space="preserve">Usted acepta la recopilación y el uso de su información tal y como se establece en la Política de Privacidad. La Política de Privacidad se incorpora y forma parte de estos Términos mediante esta referencia y rige nuestro uso y divulgación de la información que usted nos envíe o ponga a nuestra disposición en relación con los Servicios. Podemos revelar información a las autoridades policiales </w:t>
            </w:r>
            <w:r w:rsidR="11AF5869" w:rsidRPr="130B2788">
              <w:rPr>
                <w:rFonts w:ascii="Arial" w:eastAsia="Arial" w:hAnsi="Arial" w:cs="Arial"/>
                <w:color w:val="0078D4"/>
                <w:sz w:val="22"/>
                <w:szCs w:val="22"/>
                <w:u w:val="single"/>
              </w:rPr>
              <w:t>en</w:t>
            </w:r>
            <w:r w:rsidRPr="130B2788">
              <w:rPr>
                <w:rFonts w:ascii="Arial" w:eastAsia="Arial" w:hAnsi="Arial" w:cs="Arial"/>
                <w:color w:val="0078D4"/>
                <w:sz w:val="22"/>
                <w:szCs w:val="22"/>
                <w:u w:val="single"/>
              </w:rPr>
              <w:t xml:space="preserve"> conformidad con la legislación aplicable, órdenes judiciales o solicitudes legales válidas.</w:t>
            </w:r>
          </w:p>
          <w:p w14:paraId="1887995D" w14:textId="52133F92" w:rsidR="00794D7A" w:rsidRPr="00305E46" w:rsidRDefault="0092F153" w:rsidP="222B2309">
            <w:pPr>
              <w:spacing w:before="240" w:after="240"/>
              <w:rPr>
                <w:rFonts w:eastAsiaTheme="minorEastAsia"/>
                <w:b/>
                <w:bCs/>
                <w:color w:val="0078D4"/>
                <w:u w:val="single"/>
              </w:rPr>
            </w:pPr>
            <w:r w:rsidRPr="222B2309">
              <w:rPr>
                <w:rFonts w:eastAsiaTheme="minorEastAsia"/>
                <w:b/>
                <w:bCs/>
                <w:color w:val="0078D4"/>
                <w:u w:val="single"/>
              </w:rPr>
              <w:t>Artículo 4. INFORMACIÓN MÉDICA PROTEGIDA:</w:t>
            </w:r>
          </w:p>
          <w:p w14:paraId="72313C38" w14:textId="54FA0E89" w:rsidR="00794D7A" w:rsidRPr="00305E46" w:rsidRDefault="0092F153" w:rsidP="222B2309">
            <w:pPr>
              <w:spacing w:before="240" w:after="240"/>
              <w:rPr>
                <w:rFonts w:ascii="Aptos" w:eastAsia="Aptos" w:hAnsi="Aptos" w:cs="Aptos"/>
                <w:color w:val="0078D4"/>
                <w:u w:val="single"/>
                <w:lang w:val="es-ES"/>
              </w:rPr>
            </w:pPr>
            <w:r w:rsidRPr="222B2309">
              <w:rPr>
                <w:rFonts w:eastAsiaTheme="minorEastAsia"/>
                <w:color w:val="0078D4"/>
                <w:u w:val="single"/>
                <w:lang w:val="es-ES"/>
              </w:rPr>
              <w:t xml:space="preserve">Por medio de la </w:t>
            </w:r>
            <w:r w:rsidR="1DCCE921" w:rsidRPr="222B2309">
              <w:rPr>
                <w:rFonts w:eastAsiaTheme="minorEastAsia"/>
                <w:color w:val="0078D4"/>
                <w:u w:val="single"/>
                <w:lang w:val="es-ES"/>
              </w:rPr>
              <w:t>presente usted</w:t>
            </w:r>
            <w:r w:rsidRPr="222B2309">
              <w:rPr>
                <w:rFonts w:eastAsiaTheme="minorEastAsia"/>
                <w:color w:val="0078D4"/>
                <w:u w:val="single"/>
                <w:lang w:val="es-ES"/>
              </w:rPr>
              <w:t xml:space="preserve"> autoriza la recepción, uso y divulgación de su Información de Salud (Médica) Protegida, según se define en 45 CFR 160.103 (“PHI” por sus siglas en inglés), de cualquier Proveedor que le haya proporcionado pago, tratamiento o servicios a usted o en su nombre, por parte de Salud, en conformidad con estos Términos y nuestra Política de Privacidad y en cumplimiento con la Ley de Portabilidad y Responsabilidad de Seguro de Salud (HIPAA, por sus siglas en inglés). En el caso de que nuestra relación termine con uno o más Proveedores con los que usted tenga relación y que nos proporciona información relacionada con usted, usted nos autoriza a mantener dicha información en su nombre.</w:t>
            </w:r>
            <w:r w:rsidR="5E5A77BF" w:rsidRPr="222B2309">
              <w:rPr>
                <w:rFonts w:eastAsiaTheme="minorEastAsia"/>
                <w:color w:val="0078D4"/>
                <w:u w:val="single"/>
                <w:lang w:val="es-ES"/>
              </w:rPr>
              <w:t xml:space="preserve"> </w:t>
            </w:r>
            <w:r w:rsidR="5E5A77BF" w:rsidRPr="222B2309">
              <w:rPr>
                <w:rFonts w:ascii="Aptos" w:eastAsia="Aptos" w:hAnsi="Aptos" w:cs="Aptos"/>
                <w:color w:val="0078D4"/>
                <w:u w:val="single"/>
                <w:lang w:val="es-ES"/>
              </w:rPr>
              <w:t>Usted comprende que el propósito del uso y divulgación de su información médica por parte de Salud es únicamente para proporcionarle los Servicios descritos en los Términos y la Política de Privacidad. Usted entiende que su PHI puede contener información sensible. A menos que usted la revoque de manera explícita, su autorización permanecerá vigente mientras usted haga uso nuestros Servicios y por un periodo de seis (6) meses y a partir de ahí; siempre y cuando podamos conservar su información después de dicha fecha por el tiempo que sea necesario para cumplir con el o los propósitos para los cuales fue recopilada y para cumplir con las leyes aplicables. Cuando su información ya no sea necesaria o legalmente requerida, será borrada</w:t>
            </w:r>
            <w:r w:rsidR="283948A2" w:rsidRPr="6747F9D3">
              <w:rPr>
                <w:rFonts w:ascii="Aptos" w:eastAsia="Aptos" w:hAnsi="Aptos" w:cs="Aptos"/>
                <w:color w:val="0078D4"/>
                <w:u w:val="single"/>
                <w:lang w:val="es-ES"/>
              </w:rPr>
              <w:t xml:space="preserve"> </w:t>
            </w:r>
            <w:r w:rsidR="5E5A77BF" w:rsidRPr="222B2309">
              <w:rPr>
                <w:rFonts w:ascii="Aptos" w:eastAsia="Aptos" w:hAnsi="Aptos" w:cs="Aptos"/>
                <w:color w:val="0078D4"/>
                <w:u w:val="single"/>
                <w:lang w:val="es-ES"/>
              </w:rPr>
              <w:t xml:space="preserve">de manera permanente o </w:t>
            </w:r>
            <w:r w:rsidR="2C6048BD" w:rsidRPr="6747F9D3">
              <w:rPr>
                <w:rFonts w:ascii="Aptos" w:eastAsia="Aptos" w:hAnsi="Aptos" w:cs="Aptos"/>
                <w:color w:val="0078D4"/>
                <w:u w:val="single"/>
                <w:lang w:val="es-ES"/>
              </w:rPr>
              <w:t>desliga</w:t>
            </w:r>
            <w:r w:rsidR="5E5A77BF" w:rsidRPr="6747F9D3">
              <w:rPr>
                <w:rFonts w:ascii="Aptos" w:eastAsia="Aptos" w:hAnsi="Aptos" w:cs="Aptos"/>
                <w:color w:val="0078D4"/>
                <w:u w:val="single"/>
                <w:lang w:val="es-ES"/>
              </w:rPr>
              <w:t>da</w:t>
            </w:r>
            <w:r w:rsidR="5E5A77BF" w:rsidRPr="222B2309">
              <w:rPr>
                <w:rFonts w:ascii="Aptos" w:eastAsia="Aptos" w:hAnsi="Aptos" w:cs="Aptos"/>
                <w:color w:val="0078D4"/>
                <w:u w:val="single"/>
                <w:lang w:val="es-ES"/>
              </w:rPr>
              <w:t xml:space="preserve"> para que ya no pueda </w:t>
            </w:r>
            <w:r w:rsidR="1068BD38" w:rsidRPr="6747F9D3">
              <w:rPr>
                <w:rFonts w:ascii="Aptos" w:eastAsia="Aptos" w:hAnsi="Aptos" w:cs="Aptos"/>
                <w:color w:val="0078D4"/>
                <w:u w:val="single"/>
                <w:lang w:val="es-ES"/>
              </w:rPr>
              <w:t>asociarse</w:t>
            </w:r>
            <w:r w:rsidR="5E5A77BF" w:rsidRPr="222B2309">
              <w:rPr>
                <w:rFonts w:ascii="Aptos" w:eastAsia="Aptos" w:hAnsi="Aptos" w:cs="Aptos"/>
                <w:color w:val="0078D4"/>
                <w:u w:val="single"/>
                <w:lang w:val="es-ES"/>
              </w:rPr>
              <w:t xml:space="preserve"> con usted. Puede </w:t>
            </w:r>
            <w:r w:rsidR="3B24C109" w:rsidRPr="6747F9D3">
              <w:rPr>
                <w:rFonts w:ascii="Aptos" w:eastAsia="Aptos" w:hAnsi="Aptos" w:cs="Aptos"/>
                <w:color w:val="0078D4"/>
                <w:u w:val="single"/>
                <w:lang w:val="es-ES"/>
              </w:rPr>
              <w:t>anular</w:t>
            </w:r>
            <w:r w:rsidR="5E5A77BF" w:rsidRPr="222B2309">
              <w:rPr>
                <w:rFonts w:ascii="Aptos" w:eastAsia="Aptos" w:hAnsi="Aptos" w:cs="Aptos"/>
                <w:color w:val="0078D4"/>
                <w:u w:val="single"/>
                <w:lang w:val="es-ES"/>
              </w:rPr>
              <w:t xml:space="preserve"> su autorización en cualquier momento poniéndose en contacto con nosotros por escrito, salvo que ya hayamos hecho uso de dicha información.</w:t>
            </w:r>
          </w:p>
          <w:p w14:paraId="51B93C1A" w14:textId="6C9C5845" w:rsidR="00794D7A" w:rsidRPr="00305E46" w:rsidRDefault="00CF422E" w:rsidP="222B2309">
            <w:pPr>
              <w:spacing w:before="240" w:after="240"/>
              <w:rPr>
                <w:rFonts w:ascii="Aptos" w:eastAsia="Aptos" w:hAnsi="Aptos" w:cs="Aptos"/>
                <w:b/>
                <w:bCs/>
                <w:color w:val="0078D4"/>
                <w:u w:val="single"/>
                <w:lang w:val="es-ES"/>
              </w:rPr>
            </w:pPr>
            <w:r w:rsidRPr="222B2309">
              <w:rPr>
                <w:rFonts w:ascii="Aptos" w:eastAsia="Aptos" w:hAnsi="Aptos" w:cs="Aptos"/>
                <w:b/>
                <w:bCs/>
                <w:color w:val="0078D4"/>
                <w:u w:val="single"/>
                <w:lang w:val="es-ES"/>
              </w:rPr>
              <w:t>Artículo 5. PAGOS.</w:t>
            </w:r>
          </w:p>
          <w:p w14:paraId="3BB79D36" w14:textId="6AA57E3A" w:rsidR="00794D7A" w:rsidRPr="00305E46" w:rsidRDefault="00CF422E" w:rsidP="222B2309">
            <w:pPr>
              <w:spacing w:before="240" w:after="240"/>
              <w:rPr>
                <w:rFonts w:ascii="Aptos" w:eastAsia="Aptos" w:hAnsi="Aptos" w:cs="Aptos"/>
                <w:color w:val="0078D4"/>
                <w:u w:val="single"/>
                <w:lang w:val="es-ES"/>
              </w:rPr>
            </w:pPr>
            <w:r w:rsidRPr="222B2309">
              <w:rPr>
                <w:rFonts w:ascii="Aptos" w:eastAsia="Aptos" w:hAnsi="Aptos" w:cs="Aptos"/>
                <w:color w:val="0078D4"/>
                <w:u w:val="single"/>
                <w:lang w:val="es-ES"/>
              </w:rPr>
              <w:t xml:space="preserve">Cada vez que usted inicia una transacción, nos autoriza a nosotros, o a su agente, a cargar en su tarjeta de crédito/débito o a iniciar un débito </w:t>
            </w:r>
            <w:r w:rsidR="3462F0A4" w:rsidRPr="6747F9D3">
              <w:rPr>
                <w:rFonts w:ascii="Aptos" w:eastAsia="Aptos" w:hAnsi="Aptos" w:cs="Aptos"/>
                <w:color w:val="0078D4"/>
                <w:u w:val="single"/>
                <w:lang w:val="es-ES"/>
              </w:rPr>
              <w:t>a su cuenta corriente</w:t>
            </w:r>
            <w:r w:rsidRPr="6747F9D3">
              <w:rPr>
                <w:rFonts w:ascii="Aptos" w:eastAsia="Aptos" w:hAnsi="Aptos" w:cs="Aptos"/>
                <w:color w:val="0078D4"/>
                <w:u w:val="single"/>
                <w:lang w:val="es-ES"/>
              </w:rPr>
              <w:t xml:space="preserve"> </w:t>
            </w:r>
            <w:r w:rsidR="055D8286" w:rsidRPr="6747F9D3">
              <w:rPr>
                <w:rFonts w:ascii="Aptos" w:eastAsia="Aptos" w:hAnsi="Aptos" w:cs="Aptos"/>
                <w:color w:val="0078D4"/>
                <w:u w:val="single"/>
                <w:lang w:val="es-ES"/>
              </w:rPr>
              <w:t>a través de</w:t>
            </w:r>
            <w:r w:rsidRPr="6747F9D3">
              <w:rPr>
                <w:rFonts w:ascii="Aptos" w:eastAsia="Aptos" w:hAnsi="Aptos" w:cs="Aptos"/>
                <w:color w:val="0078D4"/>
                <w:u w:val="single"/>
                <w:lang w:val="es-ES"/>
              </w:rPr>
              <w:t xml:space="preserve"> </w:t>
            </w:r>
            <w:r w:rsidRPr="222B2309">
              <w:rPr>
                <w:rFonts w:ascii="Aptos" w:eastAsia="Aptos" w:hAnsi="Aptos" w:cs="Aptos"/>
                <w:color w:val="0078D4"/>
                <w:u w:val="single"/>
                <w:lang w:val="es-ES"/>
              </w:rPr>
              <w:t xml:space="preserve">la Cámara de Compensación Automatizada (ACH, por sus siglas en inglés) en la institución financiera especificada, por el monto indicado, </w:t>
            </w:r>
            <w:r w:rsidR="412887F5" w:rsidRPr="6747F9D3">
              <w:rPr>
                <w:rFonts w:ascii="Aptos" w:eastAsia="Aptos" w:hAnsi="Aptos" w:cs="Aptos"/>
                <w:color w:val="0078D4"/>
                <w:u w:val="single"/>
                <w:lang w:val="es-ES"/>
              </w:rPr>
              <w:t xml:space="preserve">y </w:t>
            </w:r>
            <w:r w:rsidRPr="222B2309">
              <w:rPr>
                <w:rFonts w:ascii="Aptos" w:eastAsia="Aptos" w:hAnsi="Aptos" w:cs="Aptos"/>
                <w:color w:val="0078D4"/>
                <w:u w:val="single"/>
                <w:lang w:val="es-ES"/>
              </w:rPr>
              <w:t>en</w:t>
            </w:r>
            <w:r w:rsidR="2AB2FABC" w:rsidRPr="2BBD2A1D">
              <w:rPr>
                <w:rFonts w:ascii="Aptos" w:eastAsia="Aptos" w:hAnsi="Aptos" w:cs="Aptos"/>
                <w:color w:val="0078D4"/>
                <w:u w:val="single"/>
                <w:lang w:val="es-ES"/>
              </w:rPr>
              <w:t>,</w:t>
            </w:r>
            <w:r w:rsidRPr="222B2309">
              <w:rPr>
                <w:rFonts w:ascii="Aptos" w:eastAsia="Aptos" w:hAnsi="Aptos" w:cs="Aptos"/>
                <w:color w:val="0078D4"/>
                <w:u w:val="single"/>
                <w:lang w:val="es-ES"/>
              </w:rPr>
              <w:t xml:space="preserve"> o después de la fecha programada. Usted acepta que al enviar el pago está otorgando una autorización clara para que nosotros, o su agente, realicemos el cargo o la transferencia electrónica. Una vez que haya autorizado un pago a su Proveedor, no podrá cancelar la transacción en la fecha programada o después de ella, a menos que se ponga en contacto con su Proveedor y éste autorice la cancelación. Usted reconoce que esta autorización conservará su plena validez hasta que recibamos una notificación por escrito de su Proveedor sobre su cancelación. Al elegir pagar con un eCheck, usted otorga a Salud el derecho de reenviar cualquier débito ACH que haya autorizado y que sea devuelto por cualquier motivo, incluyendo, pero no limitado a, fondos insuficientes o no cobrados, y de cobrar una comisión de hasta $25.00 o la cantidad máxima permitida por la ley por cualquier transacción procesada sin éxito. Cualquier procedimiento de cobro podrá realizarse internamente o a través de una agencia de cobros externa. Salud se reserva el derecho</w:t>
            </w:r>
            <w:r w:rsidR="752CA812" w:rsidRPr="2BBD2A1D">
              <w:rPr>
                <w:rFonts w:ascii="Aptos" w:eastAsia="Aptos" w:hAnsi="Aptos" w:cs="Aptos"/>
                <w:color w:val="0078D4"/>
                <w:u w:val="single"/>
                <w:lang w:val="es-ES"/>
              </w:rPr>
              <w:t xml:space="preserve"> de</w:t>
            </w:r>
            <w:r w:rsidRPr="222B2309">
              <w:rPr>
                <w:rFonts w:ascii="Aptos" w:eastAsia="Aptos" w:hAnsi="Aptos" w:cs="Aptos"/>
                <w:color w:val="0078D4"/>
                <w:u w:val="single"/>
                <w:lang w:val="es-ES"/>
              </w:rPr>
              <w:t xml:space="preserve"> negarse a procesar una transacción por cualquier motivo o sin motivo alguno.</w:t>
            </w:r>
          </w:p>
          <w:p w14:paraId="29108052" w14:textId="2C2DF8D4" w:rsidR="00794D7A" w:rsidRPr="00305E46" w:rsidRDefault="00CF422E"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6. POLÍTICA DE REEMBOLSO.</w:t>
            </w:r>
          </w:p>
          <w:p w14:paraId="50704566" w14:textId="46A3CC08" w:rsidR="00794D7A" w:rsidRPr="00305E46" w:rsidRDefault="00CF422E" w:rsidP="222B2309">
            <w:pPr>
              <w:spacing w:before="240" w:after="240"/>
              <w:rPr>
                <w:rFonts w:ascii="Aptos" w:eastAsia="Aptos" w:hAnsi="Aptos" w:cs="Aptos"/>
                <w:color w:val="0078D4"/>
                <w:u w:val="single"/>
              </w:rPr>
            </w:pPr>
            <w:r w:rsidRPr="222B2309">
              <w:rPr>
                <w:rFonts w:ascii="Aptos" w:eastAsia="Aptos" w:hAnsi="Aptos" w:cs="Aptos"/>
                <w:color w:val="0078D4"/>
                <w:u w:val="single"/>
              </w:rPr>
              <w:t>Si usted cuestiona cualquier monto indicado en la cuenta de su Proveedor, será su responsabilidad exclusiva de contactar directamente a su Proveedor para resolver dicha disputa. Salud no proporciona ni maneja reembolsos de pacientes por cuentas incorrectas o cantidades disputadas entre usted y su Proveedor. Los reembolsos serán manejados exclusivamente por su Proveedor. Salud no procesa ni emite reembolsos a pacientes, excepto en casos de errores comprobados en el procesamiento de pagos.</w:t>
            </w:r>
          </w:p>
          <w:p w14:paraId="1BB33194" w14:textId="67517778" w:rsidR="00794D7A" w:rsidRPr="00305E46" w:rsidRDefault="00CF422E"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 xml:space="preserve">Artículo 7. CONTENIDO DE </w:t>
            </w:r>
            <w:r w:rsidR="766CEA42" w:rsidRPr="2BBD2A1D">
              <w:rPr>
                <w:rFonts w:ascii="Aptos" w:eastAsia="Aptos" w:hAnsi="Aptos" w:cs="Aptos"/>
                <w:b/>
                <w:bCs/>
                <w:color w:val="0078D4"/>
                <w:u w:val="single"/>
              </w:rPr>
              <w:t xml:space="preserve">OTROS SITIOS </w:t>
            </w:r>
          </w:p>
          <w:p w14:paraId="6E90F9D3" w14:textId="2CD2DF67" w:rsidR="00794D7A" w:rsidRPr="00305E46" w:rsidRDefault="00CF422E" w:rsidP="222B2309">
            <w:pPr>
              <w:spacing w:before="240" w:after="240"/>
              <w:rPr>
                <w:rFonts w:ascii="Aptos" w:eastAsia="Aptos" w:hAnsi="Aptos" w:cs="Aptos"/>
                <w:color w:val="0078D4"/>
                <w:u w:val="single"/>
                <w:lang w:val="es-ES"/>
              </w:rPr>
            </w:pPr>
            <w:r w:rsidRPr="2BBD2A1D">
              <w:rPr>
                <w:rFonts w:ascii="Aptos" w:eastAsia="Aptos" w:hAnsi="Aptos" w:cs="Aptos"/>
                <w:color w:val="0078D4"/>
                <w:u w:val="single"/>
                <w:lang w:val="es-ES"/>
              </w:rPr>
              <w:t xml:space="preserve">La </w:t>
            </w:r>
            <w:r w:rsidR="5E433A72" w:rsidRPr="2BBD2A1D">
              <w:rPr>
                <w:rFonts w:ascii="Aptos" w:eastAsia="Aptos" w:hAnsi="Aptos" w:cs="Aptos"/>
                <w:color w:val="0078D4"/>
                <w:u w:val="single"/>
                <w:lang w:val="es-ES"/>
              </w:rPr>
              <w:t>Aplicación</w:t>
            </w:r>
            <w:r w:rsidRPr="2BBD2A1D">
              <w:rPr>
                <w:rFonts w:ascii="Aptos" w:eastAsia="Aptos" w:hAnsi="Aptos" w:cs="Aptos"/>
                <w:color w:val="0078D4"/>
                <w:u w:val="single"/>
                <w:lang w:val="es-ES"/>
              </w:rPr>
              <w:t xml:space="preserve"> puede incluir varios enlaces a sitios web de terceros. Usted puede acceder a estos sitios web directamente o a través de la </w:t>
            </w:r>
            <w:r w:rsidR="7BDEE52F" w:rsidRPr="2BBD2A1D">
              <w:rPr>
                <w:rFonts w:ascii="Aptos" w:eastAsia="Aptos" w:hAnsi="Aptos" w:cs="Aptos"/>
                <w:color w:val="0078D4"/>
                <w:u w:val="single"/>
                <w:lang w:val="es-ES"/>
              </w:rPr>
              <w:t>Aplicación</w:t>
            </w:r>
            <w:r w:rsidRPr="2BBD2A1D">
              <w:rPr>
                <w:rFonts w:ascii="Aptos" w:eastAsia="Aptos" w:hAnsi="Aptos" w:cs="Aptos"/>
                <w:color w:val="0078D4"/>
                <w:u w:val="single"/>
                <w:lang w:val="es-ES"/>
              </w:rPr>
              <w:t xml:space="preserve">. También puede estar sujeto a las condiciones de uso y políticas de privacidad de estos sitios web de terceros. Los enlaces de Salud a otros sitios web se </w:t>
            </w:r>
            <w:r w:rsidR="422C6770" w:rsidRPr="2BBD2A1D">
              <w:rPr>
                <w:rFonts w:ascii="Aptos" w:eastAsia="Aptos" w:hAnsi="Aptos" w:cs="Aptos"/>
                <w:color w:val="0078D4"/>
                <w:u w:val="single"/>
                <w:lang w:val="es-ES"/>
              </w:rPr>
              <w:t xml:space="preserve">le </w:t>
            </w:r>
            <w:r w:rsidRPr="2BBD2A1D">
              <w:rPr>
                <w:rFonts w:ascii="Aptos" w:eastAsia="Aptos" w:hAnsi="Aptos" w:cs="Aptos"/>
                <w:color w:val="0078D4"/>
                <w:u w:val="single"/>
                <w:lang w:val="es-ES"/>
              </w:rPr>
              <w:t>proporcionan únicamente para su c</w:t>
            </w:r>
            <w:r w:rsidR="27D8E7B8" w:rsidRPr="2BBD2A1D">
              <w:rPr>
                <w:rFonts w:ascii="Aptos" w:eastAsia="Aptos" w:hAnsi="Aptos" w:cs="Aptos"/>
                <w:color w:val="0078D4"/>
                <w:u w:val="single"/>
                <w:lang w:val="es-ES"/>
              </w:rPr>
              <w:t>onveniencia</w:t>
            </w:r>
            <w:r w:rsidRPr="2BBD2A1D">
              <w:rPr>
                <w:rFonts w:ascii="Aptos" w:eastAsia="Aptos" w:hAnsi="Aptos" w:cs="Aptos"/>
                <w:color w:val="0078D4"/>
                <w:u w:val="single"/>
                <w:lang w:val="es-ES"/>
              </w:rPr>
              <w:t>. Usted entiende que</w:t>
            </w:r>
            <w:r w:rsidR="1826C695" w:rsidRPr="2BBD2A1D">
              <w:rPr>
                <w:rFonts w:ascii="Aptos" w:eastAsia="Aptos" w:hAnsi="Aptos" w:cs="Aptos"/>
                <w:color w:val="0078D4"/>
                <w:u w:val="single"/>
                <w:lang w:val="es-ES"/>
              </w:rPr>
              <w:t>,</w:t>
            </w:r>
            <w:r w:rsidRPr="2BBD2A1D">
              <w:rPr>
                <w:rFonts w:ascii="Aptos" w:eastAsia="Aptos" w:hAnsi="Aptos" w:cs="Aptos"/>
                <w:color w:val="0078D4"/>
                <w:u w:val="single"/>
                <w:lang w:val="es-ES"/>
              </w:rPr>
              <w:t xml:space="preserve"> si sale de esta </w:t>
            </w:r>
            <w:r w:rsidR="7172CFAC" w:rsidRPr="2BBD2A1D">
              <w:rPr>
                <w:rFonts w:ascii="Aptos" w:eastAsia="Aptos" w:hAnsi="Aptos" w:cs="Aptos"/>
                <w:color w:val="0078D4"/>
                <w:u w:val="single"/>
                <w:lang w:val="es-ES"/>
              </w:rPr>
              <w:t>Aplicación</w:t>
            </w:r>
            <w:r w:rsidRPr="2BBD2A1D">
              <w:rPr>
                <w:rFonts w:ascii="Aptos" w:eastAsia="Aptos" w:hAnsi="Aptos" w:cs="Aptos"/>
                <w:color w:val="0078D4"/>
                <w:u w:val="single"/>
                <w:lang w:val="es-ES"/>
              </w:rPr>
              <w:t xml:space="preserve"> a través de un enlace, el contenido de ese sitio de terceros no es proporcionado ni respaldado por Salud, y Salud no ha revisado ni aprobado las condiciones de uso u otras políticas que rigen dichos sitios. Salud no supervisa, hace ninguna representación con respecto a</w:t>
            </w:r>
            <w:r w:rsidR="6990660A" w:rsidRPr="2BBD2A1D">
              <w:rPr>
                <w:rFonts w:ascii="Aptos" w:eastAsia="Aptos" w:hAnsi="Aptos" w:cs="Aptos"/>
                <w:color w:val="0078D4"/>
                <w:u w:val="single"/>
                <w:lang w:val="es-ES"/>
              </w:rPr>
              <w:t>,</w:t>
            </w:r>
            <w:r w:rsidRPr="2BBD2A1D">
              <w:rPr>
                <w:rFonts w:ascii="Aptos" w:eastAsia="Aptos" w:hAnsi="Aptos" w:cs="Aptos"/>
                <w:color w:val="0078D4"/>
                <w:u w:val="single"/>
                <w:lang w:val="es-ES"/>
              </w:rPr>
              <w:t xml:space="preserve"> o asume ninguna responsabilidad por cualquier sitio de terceros, incluyendo, </w:t>
            </w:r>
            <w:r w:rsidR="1D513D3C" w:rsidRPr="2BBD2A1D">
              <w:rPr>
                <w:rFonts w:ascii="Aptos" w:eastAsia="Aptos" w:hAnsi="Aptos" w:cs="Aptos"/>
                <w:color w:val="0078D4"/>
                <w:u w:val="single"/>
                <w:lang w:val="es-ES"/>
              </w:rPr>
              <w:t xml:space="preserve">y </w:t>
            </w:r>
            <w:r w:rsidRPr="2BBD2A1D">
              <w:rPr>
                <w:rFonts w:ascii="Aptos" w:eastAsia="Aptos" w:hAnsi="Aptos" w:cs="Aptos"/>
                <w:color w:val="0078D4"/>
                <w:u w:val="single"/>
                <w:lang w:val="es-ES"/>
              </w:rPr>
              <w:t>sin limitación</w:t>
            </w:r>
            <w:r w:rsidR="13463474" w:rsidRPr="2BBD2A1D">
              <w:rPr>
                <w:rFonts w:ascii="Aptos" w:eastAsia="Aptos" w:hAnsi="Aptos" w:cs="Aptos"/>
                <w:color w:val="0078D4"/>
                <w:u w:val="single"/>
                <w:lang w:val="es-ES"/>
              </w:rPr>
              <w:t xml:space="preserve"> a</w:t>
            </w:r>
            <w:r w:rsidRPr="2BBD2A1D">
              <w:rPr>
                <w:rFonts w:ascii="Aptos" w:eastAsia="Aptos" w:hAnsi="Aptos" w:cs="Aptos"/>
                <w:color w:val="0078D4"/>
                <w:u w:val="single"/>
                <w:lang w:val="es-ES"/>
              </w:rPr>
              <w:t>, cualquier producto o servicio</w:t>
            </w:r>
            <w:r w:rsidR="491FEC03" w:rsidRPr="2BBD2A1D">
              <w:rPr>
                <w:rFonts w:ascii="Aptos" w:eastAsia="Aptos" w:hAnsi="Aptos" w:cs="Aptos"/>
                <w:color w:val="0078D4"/>
                <w:u w:val="single"/>
                <w:lang w:val="es-ES"/>
              </w:rPr>
              <w:t>s</w:t>
            </w:r>
            <w:r w:rsidRPr="2BBD2A1D">
              <w:rPr>
                <w:rFonts w:ascii="Aptos" w:eastAsia="Aptos" w:hAnsi="Aptos" w:cs="Aptos"/>
                <w:color w:val="0078D4"/>
                <w:u w:val="single"/>
                <w:lang w:val="es-ES"/>
              </w:rPr>
              <w:t xml:space="preserve"> que se anunci</w:t>
            </w:r>
            <w:r w:rsidR="77461863" w:rsidRPr="2BBD2A1D">
              <w:rPr>
                <w:rFonts w:ascii="Aptos" w:eastAsia="Aptos" w:hAnsi="Aptos" w:cs="Aptos"/>
                <w:color w:val="0078D4"/>
                <w:u w:val="single"/>
                <w:lang w:val="es-ES"/>
              </w:rPr>
              <w:t>e</w:t>
            </w:r>
            <w:r w:rsidRPr="2BBD2A1D">
              <w:rPr>
                <w:rFonts w:ascii="Aptos" w:eastAsia="Aptos" w:hAnsi="Aptos" w:cs="Aptos"/>
                <w:color w:val="0078D4"/>
                <w:u w:val="single"/>
                <w:lang w:val="es-ES"/>
              </w:rPr>
              <w:t>n o ven</w:t>
            </w:r>
            <w:r w:rsidR="2C525D5A" w:rsidRPr="2BBD2A1D">
              <w:rPr>
                <w:rFonts w:ascii="Aptos" w:eastAsia="Aptos" w:hAnsi="Aptos" w:cs="Aptos"/>
                <w:color w:val="0078D4"/>
                <w:u w:val="single"/>
                <w:lang w:val="es-ES"/>
              </w:rPr>
              <w:t>d</w:t>
            </w:r>
            <w:r w:rsidR="50E079C5" w:rsidRPr="2BBD2A1D">
              <w:rPr>
                <w:rFonts w:ascii="Aptos" w:eastAsia="Aptos" w:hAnsi="Aptos" w:cs="Aptos"/>
                <w:color w:val="0078D4"/>
                <w:u w:val="single"/>
                <w:lang w:val="es-ES"/>
              </w:rPr>
              <w:t>a</w:t>
            </w:r>
            <w:r w:rsidR="2C525D5A" w:rsidRPr="2BBD2A1D">
              <w:rPr>
                <w:rFonts w:ascii="Aptos" w:eastAsia="Aptos" w:hAnsi="Aptos" w:cs="Aptos"/>
                <w:color w:val="0078D4"/>
                <w:u w:val="single"/>
                <w:lang w:val="es-ES"/>
              </w:rPr>
              <w:t>n</w:t>
            </w:r>
            <w:r w:rsidRPr="2BBD2A1D">
              <w:rPr>
                <w:rFonts w:ascii="Aptos" w:eastAsia="Aptos" w:hAnsi="Aptos" w:cs="Aptos"/>
                <w:color w:val="0078D4"/>
                <w:u w:val="single"/>
                <w:lang w:val="es-ES"/>
              </w:rPr>
              <w:t xml:space="preserve"> a través de dichos sitios.</w:t>
            </w:r>
          </w:p>
          <w:p w14:paraId="181AF01F" w14:textId="42030587" w:rsidR="00794D7A" w:rsidRPr="00305E46" w:rsidRDefault="2803BB80"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8. LICENCIA Y ACCESO:</w:t>
            </w:r>
          </w:p>
          <w:p w14:paraId="47DE1527" w14:textId="0C50D6B8" w:rsidR="00794D7A" w:rsidRPr="00305E46" w:rsidRDefault="2803BB80" w:rsidP="222B2309">
            <w:pPr>
              <w:spacing w:before="240" w:after="240"/>
              <w:rPr>
                <w:rFonts w:ascii="Aptos" w:eastAsia="Aptos" w:hAnsi="Aptos" w:cs="Aptos"/>
                <w:color w:val="0078D4"/>
                <w:u w:val="single"/>
                <w:lang w:val="es-ES"/>
              </w:rPr>
            </w:pPr>
            <w:r w:rsidRPr="2BBD2A1D">
              <w:rPr>
                <w:rFonts w:ascii="Aptos" w:eastAsia="Aptos" w:hAnsi="Aptos" w:cs="Aptos"/>
                <w:color w:val="0078D4"/>
                <w:u w:val="single"/>
                <w:lang w:val="es-ES"/>
              </w:rPr>
              <w:t xml:space="preserve">Sujeto al cumplimiento con los Términos, Salud le otorga un derecho y licencia limitados, revocables, no exclusivos, intransferibles y no sublicenciables para acceder y utilizar los Servicios de Salud a través de un navegador web de Internet o una aplicación móvil para revisar, rastrear y pagar sus facturas de atención médica a ciertos Proveedores. Esta licencia es personal para usted y cualquier miembro de la familia que agregue a su cuenta, y usted puede no permitir que </w:t>
            </w:r>
            <w:r w:rsidR="336B4E3D" w:rsidRPr="2BBD2A1D">
              <w:rPr>
                <w:rFonts w:ascii="Aptos" w:eastAsia="Aptos" w:hAnsi="Aptos" w:cs="Aptos"/>
                <w:color w:val="0078D4"/>
                <w:u w:val="single"/>
                <w:lang w:val="es-ES"/>
              </w:rPr>
              <w:t>un</w:t>
            </w:r>
            <w:r w:rsidRPr="2BBD2A1D">
              <w:rPr>
                <w:rFonts w:ascii="Aptos" w:eastAsia="Aptos" w:hAnsi="Aptos" w:cs="Aptos"/>
                <w:color w:val="0078D4"/>
                <w:u w:val="single"/>
                <w:lang w:val="es-ES"/>
              </w:rPr>
              <w:t xml:space="preserve"> usuario no relacionado con el acceso a nuestros Servicios a través de su cuenta utilice nuestros Servicios para guardar contenido no</w:t>
            </w:r>
            <w:r w:rsidR="5DE02BE1" w:rsidRPr="2BBD2A1D">
              <w:rPr>
                <w:rFonts w:ascii="Aptos" w:eastAsia="Aptos" w:hAnsi="Aptos" w:cs="Aptos"/>
                <w:color w:val="0078D4"/>
                <w:u w:val="single"/>
                <w:lang w:val="es-ES"/>
              </w:rPr>
              <w:t>-</w:t>
            </w:r>
            <w:r w:rsidRPr="2BBD2A1D">
              <w:rPr>
                <w:rFonts w:ascii="Aptos" w:eastAsia="Aptos" w:hAnsi="Aptos" w:cs="Aptos"/>
                <w:color w:val="0078D4"/>
                <w:u w:val="single"/>
                <w:lang w:val="es-ES"/>
              </w:rPr>
              <w:t xml:space="preserve">relacionado. Usted seguirá siendo completamente responsable de cualquier acción realizada a través de su cuenta </w:t>
            </w:r>
            <w:r w:rsidR="132ACDD1" w:rsidRPr="2BBD2A1D">
              <w:rPr>
                <w:rFonts w:ascii="Aptos" w:eastAsia="Aptos" w:hAnsi="Aptos" w:cs="Aptos"/>
                <w:color w:val="0078D4"/>
                <w:u w:val="single"/>
                <w:lang w:val="es-ES"/>
              </w:rPr>
              <w:t>mostrando</w:t>
            </w:r>
            <w:r w:rsidRPr="2BBD2A1D">
              <w:rPr>
                <w:rFonts w:ascii="Aptos" w:eastAsia="Aptos" w:hAnsi="Aptos" w:cs="Aptos"/>
                <w:color w:val="0078D4"/>
                <w:u w:val="single"/>
                <w:lang w:val="es-ES"/>
              </w:rPr>
              <w:t xml:space="preserve"> algún </w:t>
            </w:r>
            <w:r w:rsidR="5A6B7A95" w:rsidRPr="2BBD2A1D">
              <w:rPr>
                <w:rFonts w:ascii="Aptos" w:eastAsia="Aptos" w:hAnsi="Aptos" w:cs="Aptos"/>
                <w:color w:val="0078D4"/>
                <w:u w:val="single"/>
                <w:lang w:val="es-ES"/>
              </w:rPr>
              <w:t>incumplimiento</w:t>
            </w:r>
            <w:r w:rsidRPr="2BBD2A1D">
              <w:rPr>
                <w:rFonts w:ascii="Aptos" w:eastAsia="Aptos" w:hAnsi="Aptos" w:cs="Aptos"/>
                <w:color w:val="0078D4"/>
                <w:u w:val="single"/>
                <w:lang w:val="es-ES"/>
              </w:rPr>
              <w:t xml:space="preserve"> de los Términos.</w:t>
            </w:r>
          </w:p>
          <w:p w14:paraId="1DF0AF9E" w14:textId="2B2CAC9C" w:rsidR="00794D7A" w:rsidRPr="00305E46" w:rsidRDefault="2803BB80" w:rsidP="222B2309">
            <w:pPr>
              <w:spacing w:before="240" w:after="240"/>
              <w:rPr>
                <w:rFonts w:ascii="Aptos" w:eastAsia="Aptos" w:hAnsi="Aptos" w:cs="Aptos"/>
                <w:color w:val="0078D4"/>
                <w:u w:val="single"/>
              </w:rPr>
            </w:pPr>
            <w:r w:rsidRPr="222B2309">
              <w:rPr>
                <w:rFonts w:ascii="Aptos" w:eastAsia="Aptos" w:hAnsi="Aptos" w:cs="Aptos"/>
                <w:color w:val="0078D4"/>
                <w:u w:val="single"/>
                <w:lang w:val="es-ES"/>
              </w:rPr>
              <w:t>Usted acepta que no (i) venderá, alquilará, arrendará, volverá a licenciar, sublicenciará, operará, distribuirá, presentará o mostrará públicamente, proporcionará acceso a, copiará, duplicará ni regalará total o parcialmente los Servicios a</w:t>
            </w:r>
            <w:r w:rsidR="7077F4CB" w:rsidRPr="2BBD2A1D">
              <w:rPr>
                <w:rFonts w:ascii="Aptos" w:eastAsia="Aptos" w:hAnsi="Aptos" w:cs="Aptos"/>
                <w:color w:val="0078D4"/>
                <w:u w:val="single"/>
                <w:lang w:val="es-ES"/>
              </w:rPr>
              <w:t>,</w:t>
            </w:r>
            <w:r w:rsidRPr="222B2309">
              <w:rPr>
                <w:rFonts w:ascii="Aptos" w:eastAsia="Aptos" w:hAnsi="Aptos" w:cs="Aptos"/>
                <w:color w:val="0078D4"/>
                <w:u w:val="single"/>
                <w:lang w:val="es-ES"/>
              </w:rPr>
              <w:t xml:space="preserve"> o para cualquier </w:t>
            </w:r>
            <w:r w:rsidRPr="2BBD2A1D">
              <w:rPr>
                <w:rFonts w:ascii="Aptos" w:eastAsia="Aptos" w:hAnsi="Aptos" w:cs="Aptos"/>
                <w:color w:val="0078D4"/>
                <w:u w:val="single"/>
                <w:lang w:val="es-ES"/>
              </w:rPr>
              <w:t>otr</w:t>
            </w:r>
            <w:r w:rsidR="09B7E7FE" w:rsidRPr="2BBD2A1D">
              <w:rPr>
                <w:rFonts w:ascii="Aptos" w:eastAsia="Aptos" w:hAnsi="Aptos" w:cs="Aptos"/>
                <w:color w:val="0078D4"/>
                <w:u w:val="single"/>
                <w:lang w:val="es-ES"/>
              </w:rPr>
              <w:t>o</w:t>
            </w:r>
            <w:r w:rsidRPr="2BBD2A1D">
              <w:rPr>
                <w:rFonts w:ascii="Aptos" w:eastAsia="Aptos" w:hAnsi="Aptos" w:cs="Aptos"/>
                <w:color w:val="0078D4"/>
                <w:u w:val="single"/>
                <w:lang w:val="es-ES"/>
              </w:rPr>
              <w:t xml:space="preserve"> part</w:t>
            </w:r>
            <w:r w:rsidR="025E74A5" w:rsidRPr="2BBD2A1D">
              <w:rPr>
                <w:rFonts w:ascii="Aptos" w:eastAsia="Aptos" w:hAnsi="Aptos" w:cs="Aptos"/>
                <w:color w:val="0078D4"/>
                <w:u w:val="single"/>
                <w:lang w:val="es-ES"/>
              </w:rPr>
              <w:t>ido</w:t>
            </w:r>
            <w:r w:rsidRPr="222B2309">
              <w:rPr>
                <w:rFonts w:ascii="Aptos" w:eastAsia="Aptos" w:hAnsi="Aptos" w:cs="Aptos"/>
                <w:color w:val="0078D4"/>
                <w:u w:val="single"/>
                <w:lang w:val="es-ES"/>
              </w:rPr>
              <w:t xml:space="preserve"> o entidad (ii) usted acepta no eliminar ni modificar ninguna marca registrada, logotipo, aviso de derechos de autor u otros avisos, </w:t>
            </w:r>
            <w:r w:rsidR="0D062CFA" w:rsidRPr="2BBD2A1D">
              <w:rPr>
                <w:rFonts w:ascii="Aptos" w:eastAsia="Aptos" w:hAnsi="Aptos" w:cs="Aptos"/>
                <w:color w:val="0078D4"/>
                <w:u w:val="single"/>
                <w:lang w:val="es-ES"/>
              </w:rPr>
              <w:t>inscripciones</w:t>
            </w:r>
            <w:r w:rsidRPr="222B2309">
              <w:rPr>
                <w:rFonts w:ascii="Aptos" w:eastAsia="Aptos" w:hAnsi="Aptos" w:cs="Aptos"/>
                <w:color w:val="0078D4"/>
                <w:u w:val="single"/>
                <w:lang w:val="es-ES"/>
              </w:rPr>
              <w:t xml:space="preserve">, símbolos o etiquetas de propiedad que se encuentren en los Servicios o sobre los mismos, ni (iii) utilizar los Servicios de manera distinta a la establecida en los Términos, sin la aprobación previa por escrito de Salud. Además, usted acepta no modificar, traducir, realizar ingeniería inversa, descompilar ni desensamblar los Servicios, ni crear obras derivadas basadas en los Servicios, y renuncia a cualquier derecho que pudiera tener para llevar a cabo dichas actividades. No podrá enmarcar ni utilizar técnicas de enmarcado para encerrar ninguna marca registrada, logotipo u otra información </w:t>
            </w:r>
            <w:r w:rsidR="7C0DAD04" w:rsidRPr="2BBD2A1D">
              <w:rPr>
                <w:rFonts w:ascii="Aptos" w:eastAsia="Aptos" w:hAnsi="Aptos" w:cs="Aptos"/>
                <w:color w:val="0078D4"/>
                <w:u w:val="single"/>
                <w:lang w:val="es-ES"/>
              </w:rPr>
              <w:t xml:space="preserve">protegida por derechos </w:t>
            </w:r>
            <w:r w:rsidRPr="222B2309">
              <w:rPr>
                <w:rFonts w:ascii="Aptos" w:eastAsia="Aptos" w:hAnsi="Aptos" w:cs="Aptos"/>
                <w:color w:val="0078D4"/>
                <w:u w:val="single"/>
                <w:lang w:val="es-ES"/>
              </w:rPr>
              <w:t xml:space="preserve">de propiedad (incluyendo imágenes, texto, diseño de página o </w:t>
            </w:r>
            <w:r w:rsidR="7C0DAD04" w:rsidRPr="2BBD2A1D">
              <w:rPr>
                <w:rFonts w:ascii="Aptos" w:eastAsia="Aptos" w:hAnsi="Aptos" w:cs="Aptos"/>
                <w:color w:val="0078D4"/>
                <w:u w:val="single"/>
                <w:lang w:val="es-ES"/>
              </w:rPr>
              <w:t>formularios</w:t>
            </w:r>
            <w:r w:rsidRPr="222B2309">
              <w:rPr>
                <w:rFonts w:ascii="Aptos" w:eastAsia="Aptos" w:hAnsi="Aptos" w:cs="Aptos"/>
                <w:color w:val="0078D4"/>
                <w:u w:val="single"/>
                <w:lang w:val="es-ES"/>
              </w:rPr>
              <w:t xml:space="preserve">) de Salud sin el consentimiento expreso por escrito. No podrá utilizar </w:t>
            </w:r>
            <w:r w:rsidR="6AFBE325" w:rsidRPr="2BBD2A1D">
              <w:rPr>
                <w:rFonts w:ascii="Aptos" w:eastAsia="Aptos" w:hAnsi="Aptos" w:cs="Aptos"/>
                <w:color w:val="0078D4"/>
                <w:u w:val="single"/>
                <w:lang w:val="es-ES"/>
              </w:rPr>
              <w:t>meta etiquetas</w:t>
            </w:r>
            <w:r w:rsidRPr="222B2309">
              <w:rPr>
                <w:rFonts w:ascii="Aptos" w:eastAsia="Aptos" w:hAnsi="Aptos" w:cs="Aptos"/>
                <w:color w:val="0078D4"/>
                <w:u w:val="single"/>
                <w:lang w:val="es-ES"/>
              </w:rPr>
              <w:t xml:space="preserve"> ni ningún otro “texto oculto” que utilice el nombre de Salud o marcas comerciales sin el consentimiento expreso y por escrito de Salud. Sólo podrá utilizar la Aplicación en la forma permitida por la ley. Cualquier uso no autorizado o indebido dará automáticamente por terminado el permiso o licencia otorgada por Salud.</w:t>
            </w:r>
          </w:p>
          <w:p w14:paraId="3848C841" w14:textId="009C8D15" w:rsidR="00794D7A" w:rsidRPr="00305E46" w:rsidRDefault="2803BB80" w:rsidP="222B2309">
            <w:pPr>
              <w:spacing w:before="240" w:after="240"/>
              <w:rPr>
                <w:rFonts w:ascii="Aptos" w:eastAsia="Aptos" w:hAnsi="Aptos" w:cs="Aptos"/>
                <w:color w:val="0078D4"/>
                <w:u w:val="single"/>
              </w:rPr>
            </w:pPr>
            <w:r w:rsidRPr="222B2309">
              <w:rPr>
                <w:rFonts w:ascii="Aptos" w:eastAsia="Aptos" w:hAnsi="Aptos" w:cs="Aptos"/>
                <w:color w:val="0078D4"/>
                <w:u w:val="single"/>
              </w:rPr>
              <w:t>Salud podrá en cualquier momento modificar o interrumpir, temporal o permanentemente, la totalidad o parte de los Servicios o su cuenta a nuestra entera discreción, con o sin previo aviso, y usted acepta que Salud no será responsable ante usted o cualquier tercera parte por cualquier modificación, suspensión o interrupción. En caso de interrupción o modificación de los Servicios, Salud podrá notificárselo mediante la publicación de un comunicado en la Aplicación o a través de ella. Su uso continuo de la Applicación después de cualquier revisión, modificación o suplemento es consideración suficiente para, e indica su acuerdo con, tales revisiones, modificaciones o adiciones.</w:t>
            </w:r>
          </w:p>
          <w:p w14:paraId="44106B95" w14:textId="34A7F11E" w:rsidR="00794D7A" w:rsidRPr="00305E46" w:rsidRDefault="26BDACF7"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9. CONSENTIMIENTOS:</w:t>
            </w:r>
          </w:p>
          <w:p w14:paraId="1DA2855A" w14:textId="71184453" w:rsidR="00794D7A" w:rsidRPr="00305E46" w:rsidRDefault="5FBC82F6" w:rsidP="222B2309">
            <w:pPr>
              <w:spacing w:before="240" w:after="240"/>
              <w:rPr>
                <w:rFonts w:ascii="Aptos" w:eastAsia="Aptos" w:hAnsi="Aptos" w:cs="Aptos"/>
                <w:color w:val="0078D4"/>
                <w:u w:val="single"/>
                <w:lang w:val="es-ES"/>
              </w:rPr>
            </w:pPr>
            <w:r w:rsidRPr="2BBD2A1D">
              <w:rPr>
                <w:rFonts w:ascii="Aptos" w:eastAsia="Aptos" w:hAnsi="Aptos" w:cs="Aptos"/>
                <w:color w:val="0078D4"/>
                <w:u w:val="single"/>
                <w:lang w:val="es-ES"/>
              </w:rPr>
              <w:t>A trav</w:t>
            </w:r>
            <w:r w:rsidR="593509B7" w:rsidRPr="2BBD2A1D">
              <w:rPr>
                <w:rFonts w:ascii="Aptos" w:eastAsia="Aptos" w:hAnsi="Aptos" w:cs="Aptos"/>
                <w:color w:val="0078D4"/>
                <w:u w:val="single"/>
                <w:lang w:val="es-ES"/>
              </w:rPr>
              <w:t>é</w:t>
            </w:r>
            <w:r w:rsidRPr="2BBD2A1D">
              <w:rPr>
                <w:rFonts w:ascii="Aptos" w:eastAsia="Aptos" w:hAnsi="Aptos" w:cs="Aptos"/>
                <w:color w:val="0078D4"/>
                <w:u w:val="single"/>
                <w:lang w:val="es-ES"/>
              </w:rPr>
              <w:t>s de</w:t>
            </w:r>
            <w:r w:rsidR="26BDACF7" w:rsidRPr="2BBD2A1D">
              <w:rPr>
                <w:rFonts w:ascii="Aptos" w:eastAsia="Aptos" w:hAnsi="Aptos" w:cs="Aptos"/>
                <w:color w:val="0078D4"/>
                <w:u w:val="single"/>
                <w:lang w:val="es-ES"/>
              </w:rPr>
              <w:t xml:space="preserve"> la presente</w:t>
            </w:r>
            <w:r w:rsidR="34A61FE6" w:rsidRPr="2BBD2A1D">
              <w:rPr>
                <w:rFonts w:ascii="Aptos" w:eastAsia="Aptos" w:hAnsi="Aptos" w:cs="Aptos"/>
                <w:color w:val="0078D4"/>
                <w:u w:val="single"/>
                <w:lang w:val="es-ES"/>
              </w:rPr>
              <w:t>, usted</w:t>
            </w:r>
            <w:r w:rsidR="26BDACF7" w:rsidRPr="2BBD2A1D">
              <w:rPr>
                <w:rFonts w:ascii="Aptos" w:eastAsia="Aptos" w:hAnsi="Aptos" w:cs="Aptos"/>
                <w:color w:val="0078D4"/>
                <w:u w:val="single"/>
                <w:lang w:val="es-ES"/>
              </w:rPr>
              <w:t xml:space="preserve"> reconoce y acepta:</w:t>
            </w:r>
          </w:p>
          <w:p w14:paraId="457C006F" w14:textId="13E23662" w:rsidR="00794D7A" w:rsidRPr="00305E46" w:rsidRDefault="26BDACF7" w:rsidP="222B2309">
            <w:pPr>
              <w:spacing w:before="240" w:after="240"/>
              <w:rPr>
                <w:rFonts w:ascii="Aptos" w:eastAsia="Aptos" w:hAnsi="Aptos" w:cs="Aptos"/>
                <w:color w:val="0078D4"/>
                <w:u w:val="single"/>
                <w:lang w:val="es-ES"/>
              </w:rPr>
            </w:pPr>
            <w:r w:rsidRPr="222B2309">
              <w:rPr>
                <w:rFonts w:ascii="Aptos" w:eastAsia="Aptos" w:hAnsi="Aptos" w:cs="Aptos"/>
                <w:color w:val="0078D4"/>
                <w:u w:val="single"/>
              </w:rPr>
              <w:t xml:space="preserve">A. Que usted es el/la único(a) y exclusivo(a) responsable de las decisiones que tome con respecto a Salud, los Servicios de Salud, o la información contenida en la </w:t>
            </w:r>
            <w:r w:rsidRPr="2BBD2A1D">
              <w:rPr>
                <w:rFonts w:ascii="Aptos" w:eastAsia="Aptos" w:hAnsi="Aptos" w:cs="Aptos"/>
                <w:color w:val="0078D4"/>
                <w:u w:val="single"/>
              </w:rPr>
              <w:t>mism</w:t>
            </w:r>
            <w:r w:rsidR="51D059FC" w:rsidRPr="2BBD2A1D">
              <w:rPr>
                <w:rFonts w:ascii="Aptos" w:eastAsia="Aptos" w:hAnsi="Aptos" w:cs="Aptos"/>
                <w:color w:val="0078D4"/>
                <w:u w:val="single"/>
              </w:rPr>
              <w:t>a</w:t>
            </w:r>
            <w:r w:rsidRPr="222B2309">
              <w:rPr>
                <w:rFonts w:ascii="Aptos" w:eastAsia="Aptos" w:hAnsi="Aptos" w:cs="Aptos"/>
                <w:color w:val="0078D4"/>
                <w:u w:val="single"/>
              </w:rPr>
              <w:t>, o cualquier cambio significativo en sus asuntos personales o en su vida;</w:t>
            </w:r>
            <w:r w:rsidR="419312FF" w:rsidRPr="222B2309">
              <w:rPr>
                <w:rFonts w:ascii="Aptos" w:eastAsia="Aptos" w:hAnsi="Aptos" w:cs="Aptos"/>
                <w:color w:val="0078D4"/>
                <w:u w:val="single"/>
              </w:rPr>
              <w:t xml:space="preserve"> </w:t>
            </w:r>
          </w:p>
          <w:p w14:paraId="5AB37878" w14:textId="0711B6EB" w:rsidR="00794D7A" w:rsidRPr="00305E46" w:rsidRDefault="26BDACF7" w:rsidP="222B2309">
            <w:pPr>
              <w:spacing w:before="240" w:after="240"/>
              <w:rPr>
                <w:rFonts w:ascii="Aptos" w:eastAsia="Aptos" w:hAnsi="Aptos" w:cs="Aptos"/>
                <w:color w:val="0078D4"/>
                <w:u w:val="single"/>
                <w:lang w:val="es-ES"/>
              </w:rPr>
            </w:pPr>
            <w:r w:rsidRPr="222B2309">
              <w:rPr>
                <w:rFonts w:ascii="Aptos" w:eastAsia="Aptos" w:hAnsi="Aptos" w:cs="Aptos"/>
                <w:color w:val="0078D4"/>
                <w:u w:val="single"/>
              </w:rPr>
              <w:t>B. Que no somos responsables de ningún resultado o no resultado o de cualquier consecuencia que pueda derivarse del uso que usted haga de la Aplicación o de los Servicios.</w:t>
            </w:r>
            <w:r w:rsidR="12BC1FCF" w:rsidRPr="222B2309">
              <w:rPr>
                <w:rFonts w:ascii="Aptos" w:eastAsia="Aptos" w:hAnsi="Aptos" w:cs="Aptos"/>
                <w:color w:val="0078D4"/>
                <w:u w:val="single"/>
              </w:rPr>
              <w:t xml:space="preserve"> </w:t>
            </w:r>
          </w:p>
          <w:p w14:paraId="6A521167" w14:textId="3BEF01A4" w:rsidR="00794D7A" w:rsidRPr="00305E46" w:rsidRDefault="26BDACF7" w:rsidP="222B2309">
            <w:pPr>
              <w:spacing w:before="240" w:after="240"/>
              <w:rPr>
                <w:rFonts w:ascii="Aptos" w:eastAsia="Aptos" w:hAnsi="Aptos" w:cs="Aptos"/>
                <w:color w:val="0078D4"/>
                <w:u w:val="single"/>
                <w:lang w:val="es-ES"/>
              </w:rPr>
            </w:pPr>
            <w:r w:rsidRPr="2BBD2A1D">
              <w:rPr>
                <w:rFonts w:ascii="Aptos" w:eastAsia="Aptos" w:hAnsi="Aptos" w:cs="Aptos"/>
                <w:color w:val="0078D4"/>
                <w:u w:val="single"/>
                <w:lang w:val="es-ES"/>
              </w:rPr>
              <w:t xml:space="preserve">C. Que usted acepta que </w:t>
            </w:r>
            <w:r w:rsidR="6734F9ED" w:rsidRPr="2BBD2A1D">
              <w:rPr>
                <w:rFonts w:ascii="Aptos" w:eastAsia="Aptos" w:hAnsi="Aptos" w:cs="Aptos"/>
                <w:color w:val="0078D4"/>
                <w:u w:val="single"/>
                <w:lang w:val="es-ES"/>
              </w:rPr>
              <w:t xml:space="preserve">por </w:t>
            </w:r>
            <w:r w:rsidRPr="2BBD2A1D">
              <w:rPr>
                <w:rFonts w:ascii="Aptos" w:eastAsia="Aptos" w:hAnsi="Aptos" w:cs="Aptos"/>
                <w:color w:val="0078D4"/>
                <w:u w:val="single"/>
                <w:lang w:val="es-ES"/>
              </w:rPr>
              <w:t xml:space="preserve">el uso de esta Aplicación no </w:t>
            </w:r>
            <w:r w:rsidR="1DD8C09B" w:rsidRPr="2BBD2A1D">
              <w:rPr>
                <w:rFonts w:ascii="Aptos" w:eastAsia="Aptos" w:hAnsi="Aptos" w:cs="Aptos"/>
                <w:color w:val="0078D4"/>
                <w:u w:val="single"/>
                <w:lang w:val="es-ES"/>
              </w:rPr>
              <w:t>se</w:t>
            </w:r>
            <w:r w:rsidRPr="2BBD2A1D">
              <w:rPr>
                <w:rFonts w:ascii="Aptos" w:eastAsia="Aptos" w:hAnsi="Aptos" w:cs="Aptos"/>
                <w:color w:val="0078D4"/>
                <w:u w:val="single"/>
                <w:lang w:val="es-ES"/>
              </w:rPr>
              <w:t xml:space="preserve"> crea ni establece una relación de cliente entre usted y Salud o cualquiera de las filiales de Salud.</w:t>
            </w:r>
          </w:p>
          <w:p w14:paraId="5A9B585E" w14:textId="72EF72E6" w:rsidR="00794D7A" w:rsidRPr="00305E46" w:rsidRDefault="26BDACF7" w:rsidP="222B2309">
            <w:pPr>
              <w:spacing w:before="240" w:after="240"/>
              <w:rPr>
                <w:rFonts w:ascii="Aptos" w:eastAsia="Aptos" w:hAnsi="Aptos" w:cs="Aptos"/>
                <w:color w:val="0078D4"/>
                <w:u w:val="single"/>
                <w:lang w:val="es-ES"/>
              </w:rPr>
            </w:pPr>
            <w:r w:rsidRPr="222B2309">
              <w:rPr>
                <w:rFonts w:ascii="Aptos" w:eastAsia="Aptos" w:hAnsi="Aptos" w:cs="Aptos"/>
                <w:color w:val="0078D4"/>
                <w:u w:val="single"/>
              </w:rPr>
              <w:t xml:space="preserve">D. Que cualquier cuenta o estado de cuenta que usted pueda recibir de entidades (ya sean, “Emisores de Cuentas”) que se refieran a Salud pero que sean pagaderas al Emisor son exclusivamente entre usted y su Emisor de Cuentas. No revisamos, avalamos, controlamos ni verificamos la información que el Emisor de la Cuenta añada a dichas cuentas o estados de cuenta, ni asumimos responsabilidad alguna por su exactitud o legalidad. </w:t>
            </w:r>
          </w:p>
          <w:p w14:paraId="6A744EF6" w14:textId="6979CE52" w:rsidR="00794D7A" w:rsidRPr="00305E46" w:rsidRDefault="26BDACF7" w:rsidP="222B2309">
            <w:pPr>
              <w:spacing w:before="240" w:after="240"/>
              <w:rPr>
                <w:rFonts w:ascii="Aptos" w:eastAsia="Aptos" w:hAnsi="Aptos" w:cs="Aptos"/>
                <w:color w:val="0078D4"/>
                <w:u w:val="single"/>
                <w:lang w:val="es-ES"/>
              </w:rPr>
            </w:pPr>
            <w:r w:rsidRPr="222B2309">
              <w:rPr>
                <w:rFonts w:ascii="Aptos" w:eastAsia="Aptos" w:hAnsi="Aptos" w:cs="Aptos"/>
                <w:color w:val="0078D4"/>
                <w:u w:val="single"/>
              </w:rPr>
              <w:t xml:space="preserve">E. Que no actuamos como su agente o representante a través de la Aplicación y no tenemos ningún deber u obligación con usted con respecto a su(s) acuerdo(s) subyacente(s) con dicho Emisor. No somos parte de su(s) acuerdo(s) subyacente(s). No tenemos deberes ni responsabilidades en virtud de su(s) contrato(s) subyacente(s). No somos responsables de ningún aspecto de su relación con el Emisor de la Cuenta. </w:t>
            </w:r>
          </w:p>
          <w:p w14:paraId="05E22FC8" w14:textId="39932DED" w:rsidR="00794D7A" w:rsidRPr="00305E46" w:rsidRDefault="26BDACF7" w:rsidP="222B2309">
            <w:pPr>
              <w:spacing w:before="240" w:after="240"/>
              <w:rPr>
                <w:rFonts w:ascii="Aptos" w:eastAsia="Aptos" w:hAnsi="Aptos" w:cs="Aptos"/>
                <w:color w:val="0078D4"/>
                <w:u w:val="single"/>
                <w:lang w:val="es-ES"/>
              </w:rPr>
            </w:pPr>
            <w:r w:rsidRPr="222B2309">
              <w:rPr>
                <w:rFonts w:ascii="Aptos" w:eastAsia="Aptos" w:hAnsi="Aptos" w:cs="Aptos"/>
                <w:color w:val="0078D4"/>
                <w:u w:val="single"/>
                <w:lang w:val="es-ES"/>
              </w:rPr>
              <w:t xml:space="preserve">F. </w:t>
            </w:r>
            <w:r w:rsidR="4EE68E62" w:rsidRPr="222B2309">
              <w:rPr>
                <w:rFonts w:ascii="Aptos" w:eastAsia="Aptos" w:hAnsi="Aptos" w:cs="Aptos"/>
                <w:color w:val="0078D4"/>
                <w:u w:val="single"/>
                <w:lang w:val="es-ES"/>
              </w:rPr>
              <w:t>Que,</w:t>
            </w:r>
            <w:r w:rsidRPr="222B2309">
              <w:rPr>
                <w:rFonts w:ascii="Aptos" w:eastAsia="Aptos" w:hAnsi="Aptos" w:cs="Aptos"/>
                <w:color w:val="0078D4"/>
                <w:u w:val="single"/>
                <w:lang w:val="es-ES"/>
              </w:rPr>
              <w:t xml:space="preserve"> al facilitarnos los datos de su cuenta bancaria, usted nos autoriza a compartir esta información con el fin de validar (i) que la cuenta bancaria que se va usted a </w:t>
            </w:r>
            <w:r w:rsidR="28173DC3" w:rsidRPr="2BBD2A1D">
              <w:rPr>
                <w:rFonts w:ascii="Aptos" w:eastAsia="Aptos" w:hAnsi="Aptos" w:cs="Aptos"/>
                <w:color w:val="0078D4"/>
                <w:u w:val="single"/>
                <w:lang w:val="es-ES"/>
              </w:rPr>
              <w:t>proporcionar</w:t>
            </w:r>
            <w:r w:rsidRPr="222B2309">
              <w:rPr>
                <w:rFonts w:ascii="Aptos" w:eastAsia="Aptos" w:hAnsi="Aptos" w:cs="Aptos"/>
                <w:color w:val="0078D4"/>
                <w:u w:val="single"/>
                <w:lang w:val="es-ES"/>
              </w:rPr>
              <w:t xml:space="preserve"> para el uso relacionado con futuras transacciones</w:t>
            </w:r>
            <w:r w:rsidR="4448BC8C" w:rsidRPr="2BBD2A1D">
              <w:rPr>
                <w:rFonts w:ascii="Aptos" w:eastAsia="Aptos" w:hAnsi="Aptos" w:cs="Aptos"/>
                <w:color w:val="0078D4"/>
                <w:u w:val="single"/>
                <w:lang w:val="es-ES"/>
              </w:rPr>
              <w:t>,</w:t>
            </w:r>
            <w:r w:rsidRPr="222B2309">
              <w:rPr>
                <w:rFonts w:ascii="Aptos" w:eastAsia="Aptos" w:hAnsi="Aptos" w:cs="Aptos"/>
                <w:color w:val="0078D4"/>
                <w:u w:val="single"/>
                <w:lang w:val="es-ES"/>
              </w:rPr>
              <w:t xml:space="preserve"> existe</w:t>
            </w:r>
            <w:r w:rsidR="72EE8351" w:rsidRPr="2BBD2A1D">
              <w:rPr>
                <w:rFonts w:ascii="Aptos" w:eastAsia="Aptos" w:hAnsi="Aptos" w:cs="Aptos"/>
                <w:color w:val="0078D4"/>
                <w:u w:val="single"/>
                <w:lang w:val="es-ES"/>
              </w:rPr>
              <w:t>,</w:t>
            </w:r>
            <w:r w:rsidRPr="222B2309">
              <w:rPr>
                <w:rFonts w:ascii="Aptos" w:eastAsia="Aptos" w:hAnsi="Aptos" w:cs="Aptos"/>
                <w:color w:val="0078D4"/>
                <w:u w:val="single"/>
                <w:lang w:val="es-ES"/>
              </w:rPr>
              <w:t xml:space="preserve"> y/o está al corriente del pago y (ii) que usted es un titular, usuario o persona autorizada de dicha cuenta bancaria. </w:t>
            </w:r>
          </w:p>
          <w:p w14:paraId="20A5AAD3" w14:textId="25899C09" w:rsidR="00794D7A" w:rsidRPr="00305E46" w:rsidRDefault="63C56EED" w:rsidP="222B2309">
            <w:pPr>
              <w:spacing w:before="240" w:after="240"/>
              <w:rPr>
                <w:rFonts w:eastAsiaTheme="minorEastAsia"/>
                <w:b/>
                <w:bCs/>
                <w:color w:val="0078D4"/>
                <w:u w:val="single"/>
                <w:lang w:val="es-ES"/>
              </w:rPr>
            </w:pPr>
            <w:r w:rsidRPr="222B2309">
              <w:rPr>
                <w:rFonts w:eastAsiaTheme="minorEastAsia"/>
                <w:b/>
                <w:bCs/>
                <w:color w:val="0078D4"/>
                <w:u w:val="single"/>
                <w:lang w:val="es-ES"/>
              </w:rPr>
              <w:t>Artículo 10. PROPIEDAD INTELECTUAL:</w:t>
            </w:r>
          </w:p>
          <w:p w14:paraId="42E05797" w14:textId="5A171BEE" w:rsidR="00794D7A" w:rsidRPr="00305E46" w:rsidRDefault="63C56EED" w:rsidP="222B2309">
            <w:pPr>
              <w:spacing w:before="240" w:after="240"/>
              <w:rPr>
                <w:rFonts w:eastAsiaTheme="minorEastAsia"/>
                <w:color w:val="0078D4"/>
                <w:u w:val="single"/>
                <w:lang w:val="es-ES"/>
              </w:rPr>
            </w:pPr>
            <w:r w:rsidRPr="222B2309">
              <w:rPr>
                <w:rFonts w:eastAsiaTheme="minorEastAsia"/>
                <w:color w:val="0078D4"/>
                <w:u w:val="single"/>
                <w:lang w:val="es-ES"/>
              </w:rPr>
              <w:t xml:space="preserve">Usted acepta que la Aplicación junto con cualquier otro Servicio proporcionado por Salud son propiedad de Salud, incluyendo todos los derechos de autor, marcas registradas, secretos comerciales, patentes y otra propiedad intelectual (“La Propiedad Intelectual, o IP de la Compañía– Company IP, por su nombre en inglés”). Usted acepta que la Compañía es propietaria de todos los derechos, títulos e intereses sobre y para la PI de la Compañía que no se concede expresamente a usted en este documento y que usted no va a utilizar la PI de la Compañía para cualquier propósito ilegal o infractor. Usted se compromete a no reproducir o distribuir la PI de la </w:t>
            </w:r>
            <w:r w:rsidR="30533CB7" w:rsidRPr="2BBD2A1D">
              <w:rPr>
                <w:rFonts w:ascii="Aptos" w:eastAsiaTheme="minorEastAsia" w:hAnsi="Aptos" w:cs="Arial"/>
                <w:color w:val="0078D4"/>
                <w:u w:val="single"/>
                <w:lang w:val="es-ES"/>
              </w:rPr>
              <w:t>Compañía</w:t>
            </w:r>
            <w:r w:rsidRPr="222B2309">
              <w:rPr>
                <w:rFonts w:eastAsiaTheme="minorEastAsia"/>
                <w:color w:val="0078D4"/>
                <w:u w:val="single"/>
                <w:lang w:val="es-ES"/>
              </w:rPr>
              <w:t xml:space="preserve"> de ninguna manera, incluyendo electrónicamente o mediante el registro de nuevas marcas comerciales, nombres comerciales, marcas de servicio o Dirección de Internet (URLs, por sus siglas en inglés), sin el permiso expreso y por escrito de la Compañía. Usted no puede utilizar la Aplicación o cualquiera de los contenidos o Servicios de Salud para desarrollar o proporcionar cualquier servicio de procesamiento de pagos, plataforma de pago o servicio similar, que no sea el servicio de procesamiento de pagos de Salud. </w:t>
            </w:r>
          </w:p>
          <w:p w14:paraId="774F74CA" w14:textId="3AE572BB" w:rsidR="00794D7A" w:rsidRPr="00305E46" w:rsidRDefault="5404C4B2" w:rsidP="222B2309">
            <w:pPr>
              <w:spacing w:before="240" w:after="240"/>
              <w:rPr>
                <w:rFonts w:eastAsiaTheme="minorEastAsia"/>
                <w:b/>
                <w:bCs/>
                <w:color w:val="0078D4"/>
                <w:u w:val="single"/>
              </w:rPr>
            </w:pPr>
            <w:r w:rsidRPr="222B2309">
              <w:rPr>
                <w:rFonts w:eastAsiaTheme="minorEastAsia"/>
                <w:b/>
                <w:bCs/>
                <w:color w:val="0078D4"/>
                <w:u w:val="single"/>
              </w:rPr>
              <w:t>Artículo 11. EL CONTENIDO QUE USTED PUBLIQUE:</w:t>
            </w:r>
          </w:p>
          <w:p w14:paraId="14A2EAB5" w14:textId="58E4954A" w:rsidR="00794D7A" w:rsidRPr="00305E46" w:rsidRDefault="5404C4B2" w:rsidP="222B2309">
            <w:pPr>
              <w:spacing w:before="240" w:after="240"/>
              <w:rPr>
                <w:rFonts w:eastAsiaTheme="minorEastAsia"/>
                <w:color w:val="0078D4"/>
                <w:u w:val="single"/>
                <w:lang w:val="es-ES"/>
              </w:rPr>
            </w:pPr>
            <w:r w:rsidRPr="2BBD2A1D">
              <w:rPr>
                <w:rFonts w:eastAsiaTheme="minorEastAsia"/>
                <w:color w:val="0078D4"/>
                <w:u w:val="single"/>
                <w:lang w:val="es-ES"/>
              </w:rPr>
              <w:t xml:space="preserve">A través de su participación en </w:t>
            </w:r>
            <w:r w:rsidR="00DA2A1E">
              <w:rPr>
                <w:rFonts w:eastAsiaTheme="minorEastAsia"/>
                <w:color w:val="0078D4"/>
                <w:u w:val="single"/>
                <w:lang w:val="es-ES"/>
              </w:rPr>
              <w:t>Salud EquityPay</w:t>
            </w:r>
            <w:r w:rsidR="19FA6C68" w:rsidRPr="2BBD2A1D">
              <w:rPr>
                <w:rFonts w:eastAsiaTheme="minorEastAsia"/>
                <w:color w:val="0078D4"/>
                <w:u w:val="single"/>
                <w:lang w:val="es-ES"/>
              </w:rPr>
              <w:t>,</w:t>
            </w:r>
            <w:r w:rsidRPr="2BBD2A1D">
              <w:rPr>
                <w:rFonts w:eastAsiaTheme="minorEastAsia"/>
                <w:color w:val="0078D4"/>
                <w:u w:val="single"/>
                <w:lang w:val="es-ES"/>
              </w:rPr>
              <w:t xml:space="preserve"> y </w:t>
            </w:r>
            <w:r w:rsidR="06538214" w:rsidRPr="2BBD2A1D">
              <w:rPr>
                <w:rFonts w:eastAsiaTheme="minorEastAsia"/>
                <w:color w:val="0078D4"/>
                <w:u w:val="single"/>
                <w:lang w:val="es-ES"/>
              </w:rPr>
              <w:t>d</w:t>
            </w:r>
            <w:r w:rsidR="400D3045" w:rsidRPr="2BBD2A1D">
              <w:rPr>
                <w:rFonts w:eastAsiaTheme="minorEastAsia"/>
                <w:color w:val="0078D4"/>
                <w:u w:val="single"/>
                <w:lang w:val="es-ES"/>
              </w:rPr>
              <w:t>el</w:t>
            </w:r>
            <w:r w:rsidRPr="2BBD2A1D">
              <w:rPr>
                <w:rFonts w:eastAsiaTheme="minorEastAsia"/>
                <w:color w:val="0078D4"/>
                <w:u w:val="single"/>
                <w:lang w:val="es-ES"/>
              </w:rPr>
              <w:t xml:space="preserve"> uso </w:t>
            </w:r>
            <w:r w:rsidR="621DE744" w:rsidRPr="2BBD2A1D">
              <w:rPr>
                <w:rFonts w:eastAsiaTheme="minorEastAsia"/>
                <w:color w:val="0078D4"/>
                <w:u w:val="single"/>
                <w:lang w:val="es-ES"/>
              </w:rPr>
              <w:t>que usted hace</w:t>
            </w:r>
            <w:r w:rsidRPr="2BBD2A1D">
              <w:rPr>
                <w:rFonts w:eastAsiaTheme="minorEastAsia"/>
                <w:color w:val="0078D4"/>
                <w:u w:val="single"/>
                <w:lang w:val="es-ES"/>
              </w:rPr>
              <w:t xml:space="preserve"> de la Aplicación, se le puede permitir publicar, enviar o mostrar información, mensajes, sugerencias, preguntas, comentarios, publicaciones, anuncios, evaluaciones, ideas, </w:t>
            </w:r>
            <w:r w:rsidR="7072F336" w:rsidRPr="2BBD2A1D">
              <w:rPr>
                <w:rFonts w:eastAsiaTheme="minorEastAsia"/>
                <w:color w:val="0078D4"/>
                <w:u w:val="single"/>
                <w:lang w:val="es-ES"/>
              </w:rPr>
              <w:t>m</w:t>
            </w:r>
            <w:r w:rsidRPr="2BBD2A1D">
              <w:rPr>
                <w:rFonts w:eastAsiaTheme="minorEastAsia"/>
                <w:color w:val="0078D4"/>
                <w:u w:val="single"/>
                <w:lang w:val="es-ES"/>
              </w:rPr>
              <w:t>é</w:t>
            </w:r>
            <w:r w:rsidR="07E1CECE" w:rsidRPr="2BBD2A1D">
              <w:rPr>
                <w:rFonts w:eastAsiaTheme="minorEastAsia"/>
                <w:color w:val="0078D4"/>
                <w:u w:val="single"/>
                <w:lang w:val="es-ES"/>
              </w:rPr>
              <w:t>todo</w:t>
            </w:r>
            <w:r w:rsidRPr="2BBD2A1D">
              <w:rPr>
                <w:rFonts w:eastAsiaTheme="minorEastAsia"/>
                <w:color w:val="0078D4"/>
                <w:u w:val="single"/>
                <w:lang w:val="es-ES"/>
              </w:rPr>
              <w:t xml:space="preserve">s, notas, conocimientos técnicos, dibujos, conceptos, diseños, material audiovisual, fotografías e imágenes (incluyendo imágenes del usuario y otras representaciones del nombre y la imagen del usuario), imágenes digitales u otro contenido en cualquier forma (conocido como “El Contenido del Usuario”). Por la presente, usted otorga a Salud una licencia libre de regalías, no exclusiva, a nivel mundial para copiar, mostrar, usar, difundir, transmitir y hacer trabajos derivados del Contenido del Usuario que usted publique. Salud no reclama ningún otro derecho de propiedad sobre el Contenido del Usuario. Al publicar el Contenido del Usuario en este Sitio Web, usted declara y garantiza que es propietario de los derechos de autor de dicho Contenido del Usuario o que tiene una licencia legítima para publicar el Contenido del Usuario, incluidas fotografías u otro material audiovisual, sin restricción alguna. Usted acepta indemnizar y eximir de toda responsabilidad a Salud por todos los costos y honorarios, tanto reales como incidentales, asociados con la defensa por parte de Salud </w:t>
            </w:r>
            <w:r w:rsidRPr="2BBD2A1D">
              <w:rPr>
                <w:rFonts w:ascii="Aptos" w:eastAsia="Yu Mincho" w:hAnsi="Aptos" w:cs="Arial"/>
                <w:color w:val="0078D4"/>
                <w:u w:val="single"/>
                <w:lang w:val="es-ES"/>
              </w:rPr>
              <w:t xml:space="preserve">frente a cualquier reclamación </w:t>
            </w:r>
            <w:r w:rsidR="5B06CA76" w:rsidRPr="2BBD2A1D">
              <w:rPr>
                <w:rFonts w:ascii="Aptos" w:eastAsia="Yu Mincho" w:hAnsi="Aptos" w:cs="Arial"/>
                <w:color w:val="0078D4"/>
                <w:u w:val="single"/>
                <w:lang w:val="es-ES"/>
              </w:rPr>
              <w:t>derivada</w:t>
            </w:r>
            <w:r w:rsidRPr="2BBD2A1D">
              <w:rPr>
                <w:rFonts w:ascii="Aptos" w:eastAsia="Yu Mincho" w:hAnsi="Aptos" w:cs="Arial"/>
                <w:color w:val="0078D4"/>
                <w:u w:val="single"/>
                <w:lang w:val="es-ES"/>
              </w:rPr>
              <w:t xml:space="preserve"> del Contenido del Usuario, incluyendo, entre otros, todos los honorarios de abogados</w:t>
            </w:r>
            <w:r w:rsidRPr="2BBD2A1D">
              <w:rPr>
                <w:rFonts w:eastAsiaTheme="minorEastAsia"/>
                <w:color w:val="0078D4"/>
                <w:u w:val="single"/>
                <w:lang w:val="es-ES"/>
              </w:rPr>
              <w:t>. Asimismo, usted acepta cumplir con la disposición del 'Uso Aceptable' de este Acuerdo en relación con todo el Contenido del Usuario que publique, incluyendo, y especialmente, la obligación de no infringir los derechos de propiedad intelectual de terceros mediante su Contenido del Usuario. Salud se reserva el derecho de divulgar cualquier información o Contenido del Usuario que considere necesario o apropiado para cumplir con cualquier ley, reglamento, obligación contractual, proceso legal o requerimiento gubernamental aplicable.</w:t>
            </w:r>
          </w:p>
          <w:p w14:paraId="7BC4FF57" w14:textId="31AE2799" w:rsidR="00794D7A" w:rsidRPr="00305E46" w:rsidRDefault="5404C4B2" w:rsidP="222B2309">
            <w:pPr>
              <w:spacing w:before="240" w:after="240"/>
              <w:rPr>
                <w:rFonts w:eastAsiaTheme="minorEastAsia"/>
                <w:color w:val="0078D4"/>
                <w:u w:val="single"/>
              </w:rPr>
            </w:pPr>
            <w:r w:rsidRPr="222B2309">
              <w:rPr>
                <w:rFonts w:eastAsiaTheme="minorEastAsia"/>
                <w:color w:val="0078D4"/>
                <w:u w:val="single"/>
              </w:rPr>
              <w:t>Salud se reserva el derecho de revisar cualquier Contenido del Usuario y eliminar, borrar, redactar o modificar de otro modo dicho Contenido del Usuario, a su entera discreción, en cualquier momento</w:t>
            </w:r>
            <w:r w:rsidR="7F74BC56" w:rsidRPr="2BBD2A1D">
              <w:rPr>
                <w:rFonts w:eastAsiaTheme="minorEastAsia"/>
                <w:color w:val="0078D4"/>
                <w:u w:val="single"/>
              </w:rPr>
              <w:t>, ocasionalmente</w:t>
            </w:r>
            <w:r w:rsidRPr="2BBD2A1D">
              <w:rPr>
                <w:rFonts w:eastAsiaTheme="minorEastAsia"/>
                <w:color w:val="0078D4"/>
                <w:u w:val="single"/>
              </w:rPr>
              <w:t xml:space="preserve">, </w:t>
            </w:r>
            <w:r w:rsidR="6BA98F20" w:rsidRPr="2BBD2A1D">
              <w:rPr>
                <w:rFonts w:eastAsiaTheme="minorEastAsia"/>
                <w:color w:val="0078D4"/>
                <w:u w:val="single"/>
              </w:rPr>
              <w:t>y</w:t>
            </w:r>
            <w:r w:rsidRPr="222B2309">
              <w:rPr>
                <w:rFonts w:eastAsiaTheme="minorEastAsia"/>
                <w:color w:val="0078D4"/>
                <w:u w:val="single"/>
              </w:rPr>
              <w:t xml:space="preserve"> sin previo aviso ni obligación adicional con usted.  </w:t>
            </w:r>
          </w:p>
          <w:p w14:paraId="78EBAD5E" w14:textId="0C5811FB" w:rsidR="00794D7A" w:rsidRPr="00305E46" w:rsidRDefault="1F40CB53"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12. SUS OBLIGACIONES:</w:t>
            </w:r>
          </w:p>
          <w:p w14:paraId="72320DB2" w14:textId="02D6799E" w:rsidR="00794D7A" w:rsidRPr="00305E46" w:rsidRDefault="1F40CB53" w:rsidP="222B2309">
            <w:pPr>
              <w:spacing w:before="240" w:after="240"/>
              <w:rPr>
                <w:rFonts w:ascii="Aptos" w:eastAsia="Aptos" w:hAnsi="Aptos" w:cs="Aptos"/>
                <w:color w:val="0078D4"/>
                <w:u w:val="single"/>
                <w:lang w:val="es-ES"/>
              </w:rPr>
            </w:pPr>
            <w:r w:rsidRPr="2BBD2A1D">
              <w:rPr>
                <w:rFonts w:ascii="Aptos" w:eastAsia="Aptos" w:hAnsi="Aptos" w:cs="Aptos"/>
                <w:color w:val="0078D4"/>
                <w:u w:val="single"/>
                <w:lang w:val="es-ES"/>
              </w:rPr>
              <w:t xml:space="preserve">Se le pedirá que se registre con nosotros, y deberá proporcionar información completa y precisa al registrarse para utilizar nuestros Servicios. Usted entiende que Salud puede utilizar la información que proporcione en relación con el uso de nuestros Servicios </w:t>
            </w:r>
            <w:r w:rsidR="427F004B" w:rsidRPr="2BBD2A1D">
              <w:rPr>
                <w:rFonts w:ascii="Aptos" w:eastAsia="Aptos" w:hAnsi="Aptos" w:cs="Aptos"/>
                <w:color w:val="0078D4"/>
                <w:u w:val="single"/>
                <w:lang w:val="es-ES"/>
              </w:rPr>
              <w:t>y</w:t>
            </w:r>
            <w:r w:rsidRPr="2BBD2A1D">
              <w:rPr>
                <w:rFonts w:ascii="Aptos" w:eastAsia="Aptos" w:hAnsi="Aptos" w:cs="Aptos"/>
                <w:color w:val="0078D4"/>
                <w:u w:val="single"/>
                <w:lang w:val="es-ES"/>
              </w:rPr>
              <w:t xml:space="preserve"> de acuerdo con estos Términos y con la Política de Privacidad. Usted es responsable de garantizar la exactitud de esta información. Al proporcionar su dirección de correo electrónico y número de teléfono móvil, usted está: 1) confirmando que su dirección de correo electrónico y su número de teléfono móvil son válidos y correctos</w:t>
            </w:r>
            <w:r w:rsidR="2BC06450" w:rsidRPr="2BBD2A1D">
              <w:rPr>
                <w:rFonts w:ascii="Aptos" w:eastAsia="Aptos" w:hAnsi="Aptos" w:cs="Aptos"/>
                <w:color w:val="0078D4"/>
                <w:u w:val="single"/>
                <w:lang w:val="es-ES"/>
              </w:rPr>
              <w:t>,</w:t>
            </w:r>
            <w:r w:rsidRPr="2BBD2A1D">
              <w:rPr>
                <w:rFonts w:ascii="Aptos" w:eastAsia="Aptos" w:hAnsi="Aptos" w:cs="Aptos"/>
                <w:color w:val="0078D4"/>
                <w:u w:val="single"/>
                <w:lang w:val="es-ES"/>
              </w:rPr>
              <w:t xml:space="preserve"> y 2) autorizándonos a enviar correspondencia relacionada con la cuenta, </w:t>
            </w:r>
            <w:r w:rsidR="442A08FD" w:rsidRPr="2BBD2A1D">
              <w:rPr>
                <w:rFonts w:ascii="Aptos" w:eastAsia="Aptos" w:hAnsi="Aptos" w:cs="Aptos"/>
                <w:color w:val="0078D4"/>
                <w:u w:val="single"/>
                <w:lang w:val="es-ES"/>
              </w:rPr>
              <w:t>tales como, pero no limitadas a</w:t>
            </w:r>
            <w:r w:rsidRPr="2BBD2A1D">
              <w:rPr>
                <w:rFonts w:ascii="Aptos" w:eastAsia="Aptos" w:hAnsi="Aptos" w:cs="Aptos"/>
                <w:color w:val="0078D4"/>
                <w:u w:val="single"/>
                <w:lang w:val="es-ES"/>
              </w:rPr>
              <w:t xml:space="preserve">, información </w:t>
            </w:r>
            <w:r w:rsidR="442A08FD" w:rsidRPr="2BBD2A1D">
              <w:rPr>
                <w:rFonts w:ascii="Aptos" w:eastAsia="Aptos" w:hAnsi="Aptos" w:cs="Aptos"/>
                <w:color w:val="0078D4"/>
                <w:u w:val="single"/>
                <w:lang w:val="es-ES"/>
              </w:rPr>
              <w:t>de</w:t>
            </w:r>
            <w:r w:rsidRPr="2BBD2A1D">
              <w:rPr>
                <w:rFonts w:ascii="Aptos" w:eastAsia="Aptos" w:hAnsi="Aptos" w:cs="Aptos"/>
                <w:color w:val="0078D4"/>
                <w:u w:val="single"/>
                <w:lang w:val="es-ES"/>
              </w:rPr>
              <w:t xml:space="preserve"> la cuenta, recibos de pago, recordatorios de pago y notificaciones </w:t>
            </w:r>
            <w:r w:rsidR="442A08FD" w:rsidRPr="2BBD2A1D">
              <w:rPr>
                <w:rFonts w:ascii="Aptos" w:eastAsia="Aptos" w:hAnsi="Aptos" w:cs="Aptos"/>
                <w:color w:val="0078D4"/>
                <w:u w:val="single"/>
                <w:lang w:val="es-ES"/>
              </w:rPr>
              <w:t xml:space="preserve">sobre </w:t>
            </w:r>
            <w:r w:rsidR="5AB05EBA" w:rsidRPr="2BBD2A1D">
              <w:rPr>
                <w:rFonts w:ascii="Aptos" w:eastAsia="Aptos" w:hAnsi="Aptos" w:cs="Aptos"/>
                <w:color w:val="0078D4"/>
                <w:u w:val="single"/>
                <w:lang w:val="es-ES"/>
              </w:rPr>
              <w:t>actualizaciones</w:t>
            </w:r>
            <w:r w:rsidR="442A08FD" w:rsidRPr="2BBD2A1D">
              <w:rPr>
                <w:rFonts w:ascii="Aptos" w:eastAsia="Aptos" w:hAnsi="Aptos" w:cs="Aptos"/>
                <w:color w:val="0078D4"/>
                <w:u w:val="single"/>
                <w:lang w:val="es-ES"/>
              </w:rPr>
              <w:t>,</w:t>
            </w:r>
            <w:r w:rsidRPr="2BBD2A1D">
              <w:rPr>
                <w:rFonts w:ascii="Aptos" w:eastAsia="Aptos" w:hAnsi="Aptos" w:cs="Aptos"/>
                <w:color w:val="0078D4"/>
                <w:u w:val="single"/>
                <w:lang w:val="es-ES"/>
              </w:rPr>
              <w:t xml:space="preserve"> a la dirección de correo electrónico y al número de teléfono móvil </w:t>
            </w:r>
            <w:r w:rsidR="442A08FD" w:rsidRPr="2BBD2A1D">
              <w:rPr>
                <w:rFonts w:ascii="Aptos" w:eastAsia="Aptos" w:hAnsi="Aptos" w:cs="Aptos"/>
                <w:color w:val="0078D4"/>
                <w:u w:val="single"/>
                <w:lang w:val="es-ES"/>
              </w:rPr>
              <w:t>proporcionados.</w:t>
            </w:r>
            <w:r w:rsidRPr="2BBD2A1D">
              <w:rPr>
                <w:rFonts w:ascii="Aptos" w:eastAsia="Aptos" w:hAnsi="Aptos" w:cs="Aptos"/>
                <w:color w:val="0078D4"/>
                <w:u w:val="single"/>
                <w:lang w:val="es-ES"/>
              </w:rPr>
              <w:t xml:space="preserve"> Usted se compromete a notificarnos inmediatamente sobre cualquier cambio en la información de contacto. Nos reservamos el derecho a negar el servicio, cancelar cuentas, eliminar o editar contenidos a nuestra entera discreción, con o sin previo aviso. No debe compartir dicha información identificativa con ningún tercero, y si descubre que su información identificativa ha sido comprometida, acepta notificarnos de inmediato por escrito. La notificación por correo electrónico será suficiente. Usted es responsable de mantener la seguridad y confidencialidad de su información </w:t>
            </w:r>
            <w:r w:rsidR="6542B07E" w:rsidRPr="2BBD2A1D">
              <w:rPr>
                <w:rFonts w:ascii="Aptos" w:eastAsia="Aptos" w:hAnsi="Aptos" w:cs="Aptos"/>
                <w:color w:val="0078D4"/>
                <w:u w:val="single"/>
                <w:lang w:val="es-ES"/>
              </w:rPr>
              <w:t>de identificación</w:t>
            </w:r>
            <w:r w:rsidRPr="2BBD2A1D">
              <w:rPr>
                <w:rFonts w:ascii="Aptos" w:eastAsia="Aptos" w:hAnsi="Aptos" w:cs="Aptos"/>
                <w:color w:val="0078D4"/>
                <w:u w:val="single"/>
                <w:lang w:val="es-ES"/>
              </w:rPr>
              <w:t xml:space="preserve">, así como de mantenernos informados sobre cualquier cambio en dicha información. Usted reconoce que su uso de los Servicios es en relación con el acuerdo de Salud con ciertos proveedores de atención médica (cada uno de dichos acuerdos un “Acuerdo de Proveedor”). Usted acepta que estos Términos </w:t>
            </w:r>
            <w:r w:rsidR="084FFD33" w:rsidRPr="2BBD2A1D">
              <w:rPr>
                <w:rFonts w:ascii="Aptos" w:eastAsia="Aptos" w:hAnsi="Aptos" w:cs="Aptos"/>
                <w:color w:val="0078D4"/>
                <w:u w:val="single"/>
                <w:lang w:val="es-ES"/>
              </w:rPr>
              <w:t>constituyen</w:t>
            </w:r>
            <w:r w:rsidRPr="2BBD2A1D">
              <w:rPr>
                <w:rFonts w:ascii="Aptos" w:eastAsia="Aptos" w:hAnsi="Aptos" w:cs="Aptos"/>
                <w:color w:val="0078D4"/>
                <w:u w:val="single"/>
                <w:lang w:val="es-ES"/>
              </w:rPr>
              <w:t xml:space="preserve"> un acuerdo independiente y que la </w:t>
            </w:r>
            <w:r w:rsidR="084FFD33" w:rsidRPr="2BBD2A1D">
              <w:rPr>
                <w:rFonts w:ascii="Aptos" w:eastAsia="Aptos" w:hAnsi="Aptos" w:cs="Aptos"/>
                <w:color w:val="0078D4"/>
                <w:u w:val="single"/>
                <w:lang w:val="es-ES"/>
              </w:rPr>
              <w:t>cancelación</w:t>
            </w:r>
            <w:r w:rsidRPr="2BBD2A1D">
              <w:rPr>
                <w:rFonts w:ascii="Aptos" w:eastAsia="Aptos" w:hAnsi="Aptos" w:cs="Aptos"/>
                <w:color w:val="0078D4"/>
                <w:u w:val="single"/>
                <w:lang w:val="es-ES"/>
              </w:rPr>
              <w:t xml:space="preserve"> de un Acuerdo </w:t>
            </w:r>
            <w:r w:rsidR="084FFD33" w:rsidRPr="2BBD2A1D">
              <w:rPr>
                <w:rFonts w:ascii="Aptos" w:eastAsia="Aptos" w:hAnsi="Aptos" w:cs="Aptos"/>
                <w:color w:val="0078D4"/>
                <w:u w:val="single"/>
                <w:lang w:val="es-ES"/>
              </w:rPr>
              <w:t>con el</w:t>
            </w:r>
            <w:r w:rsidRPr="2BBD2A1D">
              <w:rPr>
                <w:rFonts w:ascii="Aptos" w:eastAsia="Aptos" w:hAnsi="Aptos" w:cs="Aptos"/>
                <w:color w:val="0078D4"/>
                <w:u w:val="single"/>
                <w:lang w:val="es-ES"/>
              </w:rPr>
              <w:t xml:space="preserve"> Proveedor no </w:t>
            </w:r>
            <w:r w:rsidR="084FFD33" w:rsidRPr="2BBD2A1D">
              <w:rPr>
                <w:rFonts w:ascii="Aptos" w:eastAsia="Aptos" w:hAnsi="Aptos" w:cs="Aptos"/>
                <w:color w:val="0078D4"/>
                <w:u w:val="single"/>
                <w:lang w:val="es-ES"/>
              </w:rPr>
              <w:t>da por rescindidos</w:t>
            </w:r>
            <w:r w:rsidRPr="2BBD2A1D">
              <w:rPr>
                <w:rFonts w:ascii="Aptos" w:eastAsia="Aptos" w:hAnsi="Aptos" w:cs="Aptos"/>
                <w:color w:val="0078D4"/>
                <w:u w:val="single"/>
                <w:lang w:val="es-ES"/>
              </w:rPr>
              <w:t xml:space="preserve"> estos Términos.</w:t>
            </w:r>
          </w:p>
          <w:p w14:paraId="1999253D" w14:textId="3765D53C" w:rsidR="00794D7A" w:rsidRPr="00305E46" w:rsidRDefault="13C7B1C7" w:rsidP="222B2309">
            <w:pPr>
              <w:spacing w:before="240" w:after="240"/>
              <w:rPr>
                <w:rFonts w:ascii="Aptos" w:eastAsia="Aptos" w:hAnsi="Aptos" w:cs="Aptos"/>
                <w:color w:val="0078D4"/>
                <w:u w:val="single"/>
                <w:lang w:val="es-ES"/>
              </w:rPr>
            </w:pPr>
            <w:r w:rsidRPr="2BBD2A1D">
              <w:rPr>
                <w:rFonts w:ascii="Aptos" w:eastAsia="Aptos" w:hAnsi="Aptos" w:cs="Aptos"/>
                <w:color w:val="0078D4"/>
                <w:u w:val="single"/>
                <w:lang w:val="es-ES"/>
              </w:rPr>
              <w:t xml:space="preserve">La información para cobros de la cuenta que nos facilite, incluida la tarjeta de crédito, la dirección de la cuenta y otros datos del pago está sujeta a los mismos requisitos de confidencialidad y exactitud que el resto de sus datos </w:t>
            </w:r>
            <w:r w:rsidR="6DD0E68B" w:rsidRPr="2BBD2A1D">
              <w:rPr>
                <w:rFonts w:ascii="Aptos" w:eastAsia="Aptos" w:hAnsi="Aptos" w:cs="Aptos"/>
                <w:color w:val="0078D4"/>
                <w:u w:val="single"/>
                <w:lang w:val="es-ES"/>
              </w:rPr>
              <w:t xml:space="preserve">de </w:t>
            </w:r>
            <w:r w:rsidR="38457390" w:rsidRPr="2BBD2A1D">
              <w:rPr>
                <w:rFonts w:ascii="Aptos" w:eastAsia="Aptos" w:hAnsi="Aptos" w:cs="Aptos"/>
                <w:color w:val="0078D4"/>
                <w:u w:val="single"/>
                <w:lang w:val="es-ES"/>
              </w:rPr>
              <w:t>identificación</w:t>
            </w:r>
            <w:r w:rsidRPr="2BBD2A1D">
              <w:rPr>
                <w:rFonts w:ascii="Aptos" w:eastAsia="Aptos" w:hAnsi="Aptos" w:cs="Aptos"/>
                <w:color w:val="0078D4"/>
                <w:u w:val="single"/>
                <w:lang w:val="es-ES"/>
              </w:rPr>
              <w:t>. El proporcionar información falsa o inexacta</w:t>
            </w:r>
            <w:r w:rsidR="48313580" w:rsidRPr="2BBD2A1D">
              <w:rPr>
                <w:rFonts w:ascii="Aptos" w:eastAsia="Aptos" w:hAnsi="Aptos" w:cs="Aptos"/>
                <w:color w:val="0078D4"/>
                <w:u w:val="single"/>
                <w:lang w:val="es-ES"/>
              </w:rPr>
              <w:t>,</w:t>
            </w:r>
            <w:r w:rsidRPr="2BBD2A1D">
              <w:rPr>
                <w:rFonts w:ascii="Aptos" w:eastAsia="Aptos" w:hAnsi="Aptos" w:cs="Aptos"/>
                <w:color w:val="0078D4"/>
                <w:u w:val="single"/>
                <w:lang w:val="es-ES"/>
              </w:rPr>
              <w:t xml:space="preserve"> o el uso de la Aplicación para promover fraude o actividades ilícitas es motivo de terminación inmediata del presente </w:t>
            </w:r>
            <w:r w:rsidR="13B94A17" w:rsidRPr="2BBD2A1D">
              <w:rPr>
                <w:rFonts w:ascii="Aptos" w:eastAsia="Aptos" w:hAnsi="Aptos" w:cs="Aptos"/>
                <w:color w:val="0078D4"/>
                <w:u w:val="single"/>
                <w:lang w:val="es-ES"/>
              </w:rPr>
              <w:t>Acuerd</w:t>
            </w:r>
            <w:r w:rsidRPr="2BBD2A1D">
              <w:rPr>
                <w:rFonts w:ascii="Aptos" w:eastAsia="Aptos" w:hAnsi="Aptos" w:cs="Aptos"/>
                <w:color w:val="0078D4"/>
                <w:u w:val="single"/>
                <w:lang w:val="es-ES"/>
              </w:rPr>
              <w:t>o.</w:t>
            </w:r>
          </w:p>
          <w:p w14:paraId="0D4D2BAA" w14:textId="488800E8" w:rsidR="00794D7A" w:rsidRPr="00305E46" w:rsidRDefault="09924432"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13. USO ACEPTABLE:</w:t>
            </w:r>
          </w:p>
          <w:p w14:paraId="1F15AF07" w14:textId="4E3F3D1B"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 xml:space="preserve">Bajo la presente cláusula, usted se compromete a no utilizar la Aplicación con fines ilícitos o prohibidos. Usted se compromete a no utilizar la Aplicación de ninguna manera que pueda dañar a Salud, </w:t>
            </w:r>
            <w:r w:rsidR="7F994C94" w:rsidRPr="5A2E5A13">
              <w:rPr>
                <w:rFonts w:ascii="Aptos" w:eastAsia="Aptos" w:hAnsi="Aptos" w:cs="Aptos"/>
                <w:color w:val="0078D4"/>
                <w:u w:val="single"/>
              </w:rPr>
              <w:t xml:space="preserve">a </w:t>
            </w:r>
            <w:r w:rsidRPr="222B2309">
              <w:rPr>
                <w:rFonts w:ascii="Aptos" w:eastAsia="Aptos" w:hAnsi="Aptos" w:cs="Aptos"/>
                <w:color w:val="0078D4"/>
                <w:u w:val="single"/>
              </w:rPr>
              <w:t xml:space="preserve">la Aplicación, </w:t>
            </w:r>
            <w:r w:rsidR="0D087DDC" w:rsidRPr="5A2E5A13">
              <w:rPr>
                <w:rFonts w:ascii="Aptos" w:eastAsia="Aptos" w:hAnsi="Aptos" w:cs="Aptos"/>
                <w:color w:val="0078D4"/>
                <w:u w:val="single"/>
              </w:rPr>
              <w:t>a</w:t>
            </w:r>
            <w:r w:rsidR="40EE23D5" w:rsidRPr="5A2E5A13">
              <w:rPr>
                <w:rFonts w:ascii="Aptos" w:eastAsia="Aptos" w:hAnsi="Aptos" w:cs="Aptos"/>
                <w:color w:val="0078D4"/>
                <w:u w:val="single"/>
              </w:rPr>
              <w:t xml:space="preserve"> </w:t>
            </w:r>
            <w:r w:rsidRPr="222B2309">
              <w:rPr>
                <w:rFonts w:ascii="Aptos" w:eastAsia="Aptos" w:hAnsi="Aptos" w:cs="Aptos"/>
                <w:color w:val="0078D4"/>
                <w:u w:val="single"/>
              </w:rPr>
              <w:t xml:space="preserve">los Servicios o </w:t>
            </w:r>
            <w:r w:rsidR="335EF1CF" w:rsidRPr="5A2E5A13">
              <w:rPr>
                <w:rFonts w:ascii="Aptos" w:eastAsia="Aptos" w:hAnsi="Aptos" w:cs="Aptos"/>
                <w:color w:val="0078D4"/>
                <w:u w:val="single"/>
              </w:rPr>
              <w:t>a</w:t>
            </w:r>
            <w:r w:rsidR="40EE23D5" w:rsidRPr="5A2E5A13">
              <w:rPr>
                <w:rFonts w:ascii="Aptos" w:eastAsia="Aptos" w:hAnsi="Aptos" w:cs="Aptos"/>
                <w:color w:val="0078D4"/>
                <w:u w:val="single"/>
              </w:rPr>
              <w:t>l</w:t>
            </w:r>
            <w:r w:rsidRPr="222B2309">
              <w:rPr>
                <w:rFonts w:ascii="Aptos" w:eastAsia="Aptos" w:hAnsi="Aptos" w:cs="Aptos"/>
                <w:color w:val="0078D4"/>
                <w:u w:val="single"/>
              </w:rPr>
              <w:t xml:space="preserve"> negocio </w:t>
            </w:r>
            <w:r w:rsidR="02EE76F0" w:rsidRPr="5A2E5A13">
              <w:rPr>
                <w:rFonts w:ascii="Aptos" w:eastAsia="Aptos" w:hAnsi="Aptos" w:cs="Aptos"/>
                <w:color w:val="0078D4"/>
                <w:u w:val="single"/>
              </w:rPr>
              <w:t xml:space="preserve">de </w:t>
            </w:r>
            <w:r w:rsidR="1030F9E8" w:rsidRPr="5A2E5A13">
              <w:rPr>
                <w:rFonts w:ascii="Aptos" w:eastAsia="Aptos" w:hAnsi="Aptos" w:cs="Aptos"/>
                <w:color w:val="0078D4"/>
                <w:u w:val="single"/>
              </w:rPr>
              <w:t>S</w:t>
            </w:r>
            <w:r w:rsidR="02EE76F0" w:rsidRPr="5A2E5A13">
              <w:rPr>
                <w:rFonts w:ascii="Aptos" w:eastAsia="Aptos" w:hAnsi="Aptos" w:cs="Aptos"/>
                <w:color w:val="0078D4"/>
                <w:u w:val="single"/>
              </w:rPr>
              <w:t xml:space="preserve">alud </w:t>
            </w:r>
            <w:r w:rsidRPr="222B2309">
              <w:rPr>
                <w:rFonts w:ascii="Aptos" w:eastAsia="Aptos" w:hAnsi="Aptos" w:cs="Aptos"/>
                <w:color w:val="0078D4"/>
                <w:u w:val="single"/>
              </w:rPr>
              <w:t>en general.</w:t>
            </w:r>
          </w:p>
          <w:p w14:paraId="5D2017BD" w14:textId="548C2653"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a. Asimismo, se compromete a no utilizar la Aplicación</w:t>
            </w:r>
            <w:r w:rsidR="7D88FDDB" w:rsidRPr="5A2E5A13">
              <w:rPr>
                <w:rFonts w:ascii="Aptos" w:eastAsia="Aptos" w:hAnsi="Aptos" w:cs="Aptos"/>
                <w:color w:val="0078D4"/>
                <w:u w:val="single"/>
              </w:rPr>
              <w:t xml:space="preserve"> para</w:t>
            </w:r>
            <w:r w:rsidRPr="5A2E5A13">
              <w:rPr>
                <w:rFonts w:ascii="Aptos" w:eastAsia="Aptos" w:hAnsi="Aptos" w:cs="Aptos"/>
                <w:color w:val="0078D4"/>
                <w:u w:val="single"/>
              </w:rPr>
              <w:t>:</w:t>
            </w:r>
          </w:p>
          <w:p w14:paraId="53A08AE9" w14:textId="7524CAF6"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 xml:space="preserve">(i) </w:t>
            </w:r>
            <w:r w:rsidR="2B4C1690" w:rsidRPr="5A2E5A13">
              <w:rPr>
                <w:rFonts w:ascii="Aptos" w:eastAsia="Aptos" w:hAnsi="Aptos" w:cs="Aptos"/>
                <w:color w:val="0078D4"/>
                <w:u w:val="single"/>
              </w:rPr>
              <w:t>A</w:t>
            </w:r>
            <w:r w:rsidRPr="5A2E5A13">
              <w:rPr>
                <w:rFonts w:ascii="Aptos" w:eastAsia="Aptos" w:hAnsi="Aptos" w:cs="Aptos"/>
                <w:color w:val="0078D4"/>
                <w:u w:val="single"/>
              </w:rPr>
              <w:t>cosar</w:t>
            </w:r>
            <w:r w:rsidRPr="222B2309">
              <w:rPr>
                <w:rFonts w:ascii="Aptos" w:eastAsia="Aptos" w:hAnsi="Aptos" w:cs="Aptos"/>
                <w:color w:val="0078D4"/>
                <w:u w:val="single"/>
              </w:rPr>
              <w:t>, abusar o amenazar a otros</w:t>
            </w:r>
            <w:r w:rsidR="5C87F639" w:rsidRPr="5A2E5A13">
              <w:rPr>
                <w:rFonts w:ascii="Aptos" w:eastAsia="Aptos" w:hAnsi="Aptos" w:cs="Aptos"/>
                <w:color w:val="0078D4"/>
                <w:u w:val="single"/>
              </w:rPr>
              <w:t>,</w:t>
            </w:r>
            <w:r w:rsidRPr="222B2309">
              <w:rPr>
                <w:rFonts w:ascii="Aptos" w:eastAsia="Aptos" w:hAnsi="Aptos" w:cs="Aptos"/>
                <w:color w:val="0078D4"/>
                <w:u w:val="single"/>
              </w:rPr>
              <w:t xml:space="preserve"> o violar los derechos legales de cualquier persona;</w:t>
            </w:r>
          </w:p>
          <w:p w14:paraId="3A0E13AC" w14:textId="4EF43A4B"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 xml:space="preserve">(ii) </w:t>
            </w:r>
            <w:r w:rsidR="25FFBE2E" w:rsidRPr="5A2E5A13">
              <w:rPr>
                <w:rFonts w:ascii="Aptos" w:eastAsia="Aptos" w:hAnsi="Aptos" w:cs="Aptos"/>
                <w:color w:val="0078D4"/>
                <w:u w:val="single"/>
              </w:rPr>
              <w:t>V</w:t>
            </w:r>
            <w:r w:rsidRPr="5A2E5A13">
              <w:rPr>
                <w:rFonts w:ascii="Aptos" w:eastAsia="Aptos" w:hAnsi="Aptos" w:cs="Aptos"/>
                <w:color w:val="0078D4"/>
                <w:u w:val="single"/>
              </w:rPr>
              <w:t>iolar</w:t>
            </w:r>
            <w:r w:rsidRPr="222B2309">
              <w:rPr>
                <w:rFonts w:ascii="Aptos" w:eastAsia="Aptos" w:hAnsi="Aptos" w:cs="Aptos"/>
                <w:color w:val="0078D4"/>
                <w:u w:val="single"/>
              </w:rPr>
              <w:t xml:space="preserve"> cualquier derecho de propiedad intelectual de Salud o de terceras partes;</w:t>
            </w:r>
          </w:p>
          <w:p w14:paraId="4C728C87" w14:textId="5E770438"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(iii) Cargar o difundir de cualquier otro modo, virus informáticos u otro software que pueda dañar la propiedad de terceros;</w:t>
            </w:r>
          </w:p>
          <w:p w14:paraId="7CF74162" w14:textId="77A87EF1"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 xml:space="preserve">(iv) </w:t>
            </w:r>
            <w:r w:rsidRPr="5A2E5A13">
              <w:rPr>
                <w:rFonts w:ascii="Aptos" w:eastAsia="Aptos" w:hAnsi="Aptos" w:cs="Aptos"/>
                <w:color w:val="0078D4"/>
                <w:u w:val="single"/>
              </w:rPr>
              <w:t>Perpetrar</w:t>
            </w:r>
            <w:r w:rsidRPr="222B2309">
              <w:rPr>
                <w:rFonts w:ascii="Aptos" w:eastAsia="Aptos" w:hAnsi="Aptos" w:cs="Aptos"/>
                <w:color w:val="0078D4"/>
                <w:u w:val="single"/>
              </w:rPr>
              <w:t xml:space="preserve"> cualquier fraude;</w:t>
            </w:r>
          </w:p>
          <w:p w14:paraId="407F75F2" w14:textId="62830299"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(v) Participar o crear cualquier juego ilegal, sorteo o fraude piramidal;</w:t>
            </w:r>
          </w:p>
          <w:p w14:paraId="2FEA01A7" w14:textId="797FE090"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(vi) Publicar o distribuir material obsceno o difamatorio;</w:t>
            </w:r>
          </w:p>
          <w:p w14:paraId="7301BB15" w14:textId="445A8F6C"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(vii) Publicar o distribuir cualquier material que incite a la violencia, el odio o la discriminación hacia cualquier grupo;</w:t>
            </w:r>
          </w:p>
          <w:p w14:paraId="77E44E41" w14:textId="3D3D2E62"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 xml:space="preserve">(viii) Recopilar ilegalmente información sobre otras personas. </w:t>
            </w:r>
          </w:p>
          <w:p w14:paraId="4CC37E67" w14:textId="3DA0CEEA" w:rsidR="00794D7A" w:rsidRPr="00305E46" w:rsidRDefault="09924432"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14. INGENIERÍA INVERSA Y SEGURIDAD:</w:t>
            </w:r>
          </w:p>
          <w:p w14:paraId="3A4DC4FD" w14:textId="2D67A0BE"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Usted no utilizará la Aplicación para usos distintos del fin para el que fue creada. Usted no realizará ninguna de las siguientes acciones con respecto a la Aplicación</w:t>
            </w:r>
            <w:r w:rsidR="3A065450" w:rsidRPr="42DF97AC">
              <w:rPr>
                <w:rFonts w:ascii="Aptos" w:eastAsia="Aptos" w:hAnsi="Aptos" w:cs="Aptos"/>
                <w:color w:val="0078D4"/>
                <w:u w:val="single"/>
              </w:rPr>
              <w:t>,</w:t>
            </w:r>
            <w:r w:rsidRPr="222B2309">
              <w:rPr>
                <w:rFonts w:ascii="Aptos" w:eastAsia="Aptos" w:hAnsi="Aptos" w:cs="Aptos"/>
                <w:color w:val="0078D4"/>
                <w:u w:val="single"/>
              </w:rPr>
              <w:t xml:space="preserve"> ni utilizará a Salud de ninguna manera que: (a) use robots, </w:t>
            </w:r>
            <w:r w:rsidR="26144B2D" w:rsidRPr="42DF97AC">
              <w:rPr>
                <w:rFonts w:ascii="Aptos" w:eastAsia="Aptos" w:hAnsi="Aptos" w:cs="Aptos"/>
                <w:color w:val="0078D4"/>
                <w:u w:val="single"/>
              </w:rPr>
              <w:t>programas</w:t>
            </w:r>
            <w:r w:rsidR="503C70B5" w:rsidRPr="42DF97AC">
              <w:rPr>
                <w:rFonts w:ascii="Aptos" w:eastAsia="Aptos" w:hAnsi="Aptos" w:cs="Aptos"/>
                <w:color w:val="0078D4"/>
                <w:u w:val="single"/>
              </w:rPr>
              <w:t xml:space="preserve"> de extracción de datos como</w:t>
            </w:r>
            <w:r w:rsidR="26144B2D" w:rsidRPr="42DF97AC">
              <w:rPr>
                <w:rFonts w:ascii="Aptos" w:eastAsia="Aptos" w:hAnsi="Aptos" w:cs="Aptos"/>
                <w:color w:val="0078D4"/>
                <w:u w:val="single"/>
              </w:rPr>
              <w:t xml:space="preserve"> </w:t>
            </w:r>
            <w:r w:rsidR="0DBC4784" w:rsidRPr="42DF97AC">
              <w:rPr>
                <w:rFonts w:ascii="Aptos" w:eastAsia="Aptos" w:hAnsi="Aptos" w:cs="Aptos"/>
                <w:color w:val="0078D4"/>
                <w:u w:val="single"/>
              </w:rPr>
              <w:t>s</w:t>
            </w:r>
            <w:r w:rsidR="5B1CB321" w:rsidRPr="42DF97AC">
              <w:rPr>
                <w:rFonts w:ascii="Aptos" w:eastAsia="Aptos" w:hAnsi="Aptos" w:cs="Aptos"/>
                <w:color w:val="0078D4"/>
                <w:u w:val="single"/>
              </w:rPr>
              <w:t>piders</w:t>
            </w:r>
            <w:r w:rsidR="0DBC4784" w:rsidRPr="42DF97AC">
              <w:rPr>
                <w:rFonts w:ascii="Aptos" w:eastAsia="Aptos" w:hAnsi="Aptos" w:cs="Aptos"/>
                <w:color w:val="0078D4"/>
                <w:u w:val="single"/>
              </w:rPr>
              <w:t xml:space="preserve">, </w:t>
            </w:r>
            <w:r w:rsidR="2EBFE8C1" w:rsidRPr="42DF97AC">
              <w:rPr>
                <w:rFonts w:ascii="Aptos" w:eastAsia="Aptos" w:hAnsi="Aptos" w:cs="Aptos"/>
                <w:color w:val="0078D4"/>
                <w:u w:val="single"/>
              </w:rPr>
              <w:t>scraper</w:t>
            </w:r>
            <w:r w:rsidR="0DBC4784" w:rsidRPr="42DF97AC">
              <w:rPr>
                <w:rFonts w:ascii="Aptos" w:eastAsia="Aptos" w:hAnsi="Aptos" w:cs="Aptos"/>
                <w:color w:val="0078D4"/>
                <w:u w:val="single"/>
              </w:rPr>
              <w:t>s</w:t>
            </w:r>
            <w:r w:rsidRPr="222B2309">
              <w:rPr>
                <w:rFonts w:ascii="Aptos" w:eastAsia="Aptos" w:hAnsi="Aptos" w:cs="Aptos"/>
                <w:color w:val="0078D4"/>
                <w:u w:val="single"/>
              </w:rPr>
              <w:t xml:space="preserve"> u otros medios automáticos o manuales para acceder a la Aplicación o copiar cualquier contenido de la Aplicación; (b) desactive, sobrecargue, deteriore</w:t>
            </w:r>
            <w:r w:rsidR="4DB6E9AE" w:rsidRPr="42DF97AC">
              <w:rPr>
                <w:rFonts w:ascii="Aptos" w:eastAsia="Aptos" w:hAnsi="Aptos" w:cs="Aptos"/>
                <w:color w:val="0078D4"/>
                <w:u w:val="single"/>
              </w:rPr>
              <w:t>,</w:t>
            </w:r>
            <w:r w:rsidRPr="222B2309">
              <w:rPr>
                <w:rFonts w:ascii="Aptos" w:eastAsia="Aptos" w:hAnsi="Aptos" w:cs="Aptos"/>
                <w:color w:val="0078D4"/>
                <w:u w:val="single"/>
              </w:rPr>
              <w:t xml:space="preserve"> o de cualquier otro modo interfiera</w:t>
            </w:r>
            <w:r w:rsidR="263578F3" w:rsidRPr="42DF97AC">
              <w:rPr>
                <w:rFonts w:ascii="Aptos" w:eastAsia="Aptos" w:hAnsi="Aptos" w:cs="Aptos"/>
                <w:color w:val="0078D4"/>
                <w:u w:val="single"/>
              </w:rPr>
              <w:t>,</w:t>
            </w:r>
            <w:r w:rsidRPr="222B2309">
              <w:rPr>
                <w:rFonts w:ascii="Aptos" w:eastAsia="Aptos" w:hAnsi="Aptos" w:cs="Aptos"/>
                <w:color w:val="0078D4"/>
                <w:u w:val="single"/>
              </w:rPr>
              <w:t xml:space="preserve"> o interrumpa la Aplicación</w:t>
            </w:r>
            <w:r w:rsidR="1C5ED40E" w:rsidRPr="42DF97AC">
              <w:rPr>
                <w:rFonts w:ascii="Aptos" w:eastAsia="Aptos" w:hAnsi="Aptos" w:cs="Aptos"/>
                <w:color w:val="0078D4"/>
                <w:u w:val="single"/>
              </w:rPr>
              <w:t>,</w:t>
            </w:r>
            <w:r w:rsidRPr="222B2309">
              <w:rPr>
                <w:rFonts w:ascii="Aptos" w:eastAsia="Aptos" w:hAnsi="Aptos" w:cs="Aptos"/>
                <w:color w:val="0078D4"/>
                <w:u w:val="single"/>
              </w:rPr>
              <w:t xml:space="preserve"> o cualquier hardware, software, sistema</w:t>
            </w:r>
            <w:r w:rsidR="04401CC5" w:rsidRPr="42DF97AC">
              <w:rPr>
                <w:rFonts w:ascii="Aptos" w:eastAsia="Aptos" w:hAnsi="Aptos" w:cs="Aptos"/>
                <w:color w:val="0078D4"/>
                <w:u w:val="single"/>
              </w:rPr>
              <w:t>,</w:t>
            </w:r>
            <w:r w:rsidRPr="222B2309">
              <w:rPr>
                <w:rFonts w:ascii="Aptos" w:eastAsia="Aptos" w:hAnsi="Aptos" w:cs="Aptos"/>
                <w:color w:val="0078D4"/>
                <w:u w:val="single"/>
              </w:rPr>
              <w:t xml:space="preserve"> o red conectados con la Aplicación; (c) sondee, escanee o pruebe la vulnerabilidad de la Aplicación y de las redes o sistemas relacionados</w:t>
            </w:r>
            <w:r w:rsidR="390AE267" w:rsidRPr="42DF97AC">
              <w:rPr>
                <w:rFonts w:ascii="Aptos" w:eastAsia="Aptos" w:hAnsi="Aptos" w:cs="Aptos"/>
                <w:color w:val="0078D4"/>
                <w:u w:val="single"/>
              </w:rPr>
              <w:t>,</w:t>
            </w:r>
            <w:r w:rsidRPr="222B2309">
              <w:rPr>
                <w:rFonts w:ascii="Aptos" w:eastAsia="Aptos" w:hAnsi="Aptos" w:cs="Aptos"/>
                <w:color w:val="0078D4"/>
                <w:u w:val="single"/>
              </w:rPr>
              <w:t xml:space="preserve"> o viole las medidas de autenticación de los mismos; (d) recopile, use, descargue</w:t>
            </w:r>
            <w:r w:rsidR="7C206233" w:rsidRPr="42DF97AC">
              <w:rPr>
                <w:rFonts w:ascii="Aptos" w:eastAsia="Aptos" w:hAnsi="Aptos" w:cs="Aptos"/>
                <w:color w:val="0078D4"/>
                <w:u w:val="single"/>
              </w:rPr>
              <w:t>,</w:t>
            </w:r>
            <w:r w:rsidRPr="222B2309">
              <w:rPr>
                <w:rFonts w:ascii="Aptos" w:eastAsia="Aptos" w:hAnsi="Aptos" w:cs="Aptos"/>
                <w:color w:val="0078D4"/>
                <w:u w:val="single"/>
              </w:rPr>
              <w:t xml:space="preserve"> o copie de otro modo cualquier información de usuario</w:t>
            </w:r>
            <w:r w:rsidR="5E81BAD0" w:rsidRPr="42DF97AC">
              <w:rPr>
                <w:rFonts w:ascii="Aptos" w:eastAsia="Aptos" w:hAnsi="Aptos" w:cs="Aptos"/>
                <w:color w:val="0078D4"/>
                <w:u w:val="single"/>
              </w:rPr>
              <w:t>,</w:t>
            </w:r>
            <w:r w:rsidRPr="222B2309">
              <w:rPr>
                <w:rFonts w:ascii="Aptos" w:eastAsia="Aptos" w:hAnsi="Aptos" w:cs="Aptos"/>
                <w:color w:val="0078D4"/>
                <w:u w:val="single"/>
              </w:rPr>
              <w:t xml:space="preserve"> o cualquier parte de la misma, o transmita, proporcione</w:t>
            </w:r>
            <w:r w:rsidR="59A06852" w:rsidRPr="42DF97AC">
              <w:rPr>
                <w:rFonts w:ascii="Aptos" w:eastAsia="Aptos" w:hAnsi="Aptos" w:cs="Aptos"/>
                <w:color w:val="0078D4"/>
                <w:u w:val="single"/>
              </w:rPr>
              <w:t>,</w:t>
            </w:r>
            <w:r w:rsidRPr="222B2309">
              <w:rPr>
                <w:rFonts w:ascii="Aptos" w:eastAsia="Aptos" w:hAnsi="Aptos" w:cs="Aptos"/>
                <w:color w:val="0078D4"/>
                <w:u w:val="single"/>
              </w:rPr>
              <w:t xml:space="preserve"> o distribuya dicha información a terceros (ya sea de forma gratuita o mediante un pago); (e) difunda virus u otro código informático, archivos</w:t>
            </w:r>
            <w:r w:rsidR="25B5D62F" w:rsidRPr="42DF97AC">
              <w:rPr>
                <w:rFonts w:ascii="Aptos" w:eastAsia="Aptos" w:hAnsi="Aptos" w:cs="Aptos"/>
                <w:color w:val="0078D4"/>
                <w:u w:val="single"/>
              </w:rPr>
              <w:t>,</w:t>
            </w:r>
            <w:r w:rsidRPr="222B2309">
              <w:rPr>
                <w:rFonts w:ascii="Aptos" w:eastAsia="Aptos" w:hAnsi="Aptos" w:cs="Aptos"/>
                <w:color w:val="0078D4"/>
                <w:u w:val="single"/>
              </w:rPr>
              <w:t xml:space="preserve"> o programas que interrumpan, destruyan</w:t>
            </w:r>
            <w:r w:rsidR="6122E7E5" w:rsidRPr="42DF97AC">
              <w:rPr>
                <w:rFonts w:ascii="Aptos" w:eastAsia="Aptos" w:hAnsi="Aptos" w:cs="Aptos"/>
                <w:color w:val="0078D4"/>
                <w:u w:val="single"/>
              </w:rPr>
              <w:t>,</w:t>
            </w:r>
            <w:r w:rsidRPr="222B2309">
              <w:rPr>
                <w:rFonts w:ascii="Aptos" w:eastAsia="Aptos" w:hAnsi="Aptos" w:cs="Aptos"/>
                <w:color w:val="0078D4"/>
                <w:u w:val="single"/>
              </w:rPr>
              <w:t xml:space="preserve"> o limiten la funcionalidad de cualquier software</w:t>
            </w:r>
            <w:r w:rsidR="5BCD7CC7" w:rsidRPr="42DF97AC">
              <w:rPr>
                <w:rFonts w:ascii="Aptos" w:eastAsia="Aptos" w:hAnsi="Aptos" w:cs="Aptos"/>
                <w:color w:val="0078D4"/>
                <w:u w:val="single"/>
              </w:rPr>
              <w:t>,</w:t>
            </w:r>
            <w:r w:rsidRPr="222B2309">
              <w:rPr>
                <w:rFonts w:ascii="Aptos" w:eastAsia="Aptos" w:hAnsi="Aptos" w:cs="Aptos"/>
                <w:color w:val="0078D4"/>
                <w:u w:val="single"/>
              </w:rPr>
              <w:t xml:space="preserve"> o hardware; (f) intente obtener acceso no autorizado a otras cuentas, sistemas informáticos</w:t>
            </w:r>
            <w:r w:rsidR="05D7183D" w:rsidRPr="42DF97AC">
              <w:rPr>
                <w:rFonts w:ascii="Aptos" w:eastAsia="Aptos" w:hAnsi="Aptos" w:cs="Aptos"/>
                <w:color w:val="0078D4"/>
                <w:u w:val="single"/>
              </w:rPr>
              <w:t>,</w:t>
            </w:r>
            <w:r w:rsidRPr="222B2309">
              <w:rPr>
                <w:rFonts w:ascii="Aptos" w:eastAsia="Aptos" w:hAnsi="Aptos" w:cs="Aptos"/>
                <w:color w:val="0078D4"/>
                <w:u w:val="single"/>
              </w:rPr>
              <w:t xml:space="preserve"> o redes conectadas a cualquier servidor</w:t>
            </w:r>
            <w:r w:rsidR="1854F9BB" w:rsidRPr="42DF97AC">
              <w:rPr>
                <w:rFonts w:ascii="Aptos" w:eastAsia="Aptos" w:hAnsi="Aptos" w:cs="Aptos"/>
                <w:color w:val="0078D4"/>
                <w:u w:val="single"/>
              </w:rPr>
              <w:t>,</w:t>
            </w:r>
            <w:r w:rsidRPr="222B2309">
              <w:rPr>
                <w:rFonts w:ascii="Aptos" w:eastAsia="Aptos" w:hAnsi="Aptos" w:cs="Aptos"/>
                <w:color w:val="0078D4"/>
                <w:u w:val="single"/>
              </w:rPr>
              <w:t xml:space="preserve"> o sistema mediante hacking, obtención ilícita de contraseñas u otros medios; o (g) acceda a sistemas, datos</w:t>
            </w:r>
            <w:r w:rsidR="1A72F366" w:rsidRPr="42DF97AC">
              <w:rPr>
                <w:rFonts w:ascii="Aptos" w:eastAsia="Aptos" w:hAnsi="Aptos" w:cs="Aptos"/>
                <w:color w:val="0078D4"/>
                <w:u w:val="single"/>
              </w:rPr>
              <w:t>,</w:t>
            </w:r>
            <w:r w:rsidRPr="222B2309">
              <w:rPr>
                <w:rFonts w:ascii="Aptos" w:eastAsia="Aptos" w:hAnsi="Aptos" w:cs="Aptos"/>
                <w:color w:val="0078D4"/>
                <w:u w:val="single"/>
              </w:rPr>
              <w:t xml:space="preserve"> o información que Salud no haya destinado a ser accesible para usted.</w:t>
            </w:r>
          </w:p>
          <w:p w14:paraId="3D757A74" w14:textId="31BE53E8" w:rsidR="00794D7A" w:rsidRPr="00305E46" w:rsidRDefault="09924432" w:rsidP="222B2309">
            <w:pPr>
              <w:spacing w:before="240" w:after="240"/>
              <w:rPr>
                <w:rFonts w:ascii="Aptos" w:eastAsia="Aptos" w:hAnsi="Aptos" w:cs="Aptos"/>
                <w:color w:val="0078D4"/>
                <w:u w:val="single"/>
              </w:rPr>
            </w:pPr>
            <w:r w:rsidRPr="222B2309">
              <w:rPr>
                <w:rFonts w:ascii="Aptos" w:eastAsia="Aptos" w:hAnsi="Aptos" w:cs="Aptos"/>
                <w:color w:val="0078D4"/>
                <w:u w:val="single"/>
              </w:rPr>
              <w:t>Salud puede en cualquier momento modificar</w:t>
            </w:r>
            <w:r w:rsidR="0FF29FED" w:rsidRPr="42DF97AC">
              <w:rPr>
                <w:rFonts w:ascii="Aptos" w:eastAsia="Aptos" w:hAnsi="Aptos" w:cs="Aptos"/>
                <w:color w:val="0078D4"/>
                <w:u w:val="single"/>
              </w:rPr>
              <w:t>,</w:t>
            </w:r>
            <w:r w:rsidRPr="222B2309">
              <w:rPr>
                <w:rFonts w:ascii="Aptos" w:eastAsia="Aptos" w:hAnsi="Aptos" w:cs="Aptos"/>
                <w:color w:val="0078D4"/>
                <w:u w:val="single"/>
              </w:rPr>
              <w:t xml:space="preserve"> o interrumpir, temporal</w:t>
            </w:r>
            <w:r w:rsidR="79E5EC8F" w:rsidRPr="42DF97AC">
              <w:rPr>
                <w:rFonts w:ascii="Aptos" w:eastAsia="Aptos" w:hAnsi="Aptos" w:cs="Aptos"/>
                <w:color w:val="0078D4"/>
                <w:u w:val="single"/>
              </w:rPr>
              <w:t>,</w:t>
            </w:r>
            <w:r w:rsidRPr="222B2309">
              <w:rPr>
                <w:rFonts w:ascii="Aptos" w:eastAsia="Aptos" w:hAnsi="Aptos" w:cs="Aptos"/>
                <w:color w:val="0078D4"/>
                <w:u w:val="single"/>
              </w:rPr>
              <w:t xml:space="preserve"> o permanentemente, la totalidad</w:t>
            </w:r>
            <w:r w:rsidR="2652E0BD" w:rsidRPr="42DF97AC">
              <w:rPr>
                <w:rFonts w:ascii="Aptos" w:eastAsia="Aptos" w:hAnsi="Aptos" w:cs="Aptos"/>
                <w:color w:val="0078D4"/>
                <w:u w:val="single"/>
              </w:rPr>
              <w:t>,</w:t>
            </w:r>
            <w:r w:rsidRPr="222B2309">
              <w:rPr>
                <w:rFonts w:ascii="Aptos" w:eastAsia="Aptos" w:hAnsi="Aptos" w:cs="Aptos"/>
                <w:color w:val="0078D4"/>
                <w:u w:val="single"/>
              </w:rPr>
              <w:t xml:space="preserve"> o parte de los Servicios</w:t>
            </w:r>
            <w:r w:rsidR="2AE8E489" w:rsidRPr="42DF97AC">
              <w:rPr>
                <w:rFonts w:ascii="Aptos" w:eastAsia="Aptos" w:hAnsi="Aptos" w:cs="Aptos"/>
                <w:color w:val="0078D4"/>
                <w:u w:val="single"/>
              </w:rPr>
              <w:t>,</w:t>
            </w:r>
            <w:r w:rsidRPr="222B2309">
              <w:rPr>
                <w:rFonts w:ascii="Aptos" w:eastAsia="Aptos" w:hAnsi="Aptos" w:cs="Aptos"/>
                <w:color w:val="0078D4"/>
                <w:u w:val="single"/>
              </w:rPr>
              <w:t xml:space="preserve"> o su cuenta a nuestra entera discreción, con</w:t>
            </w:r>
            <w:r w:rsidR="03B4DF11" w:rsidRPr="42DF97AC">
              <w:rPr>
                <w:rFonts w:ascii="Aptos" w:eastAsia="Aptos" w:hAnsi="Aptos" w:cs="Aptos"/>
                <w:color w:val="0078D4"/>
                <w:u w:val="single"/>
              </w:rPr>
              <w:t>,</w:t>
            </w:r>
            <w:r w:rsidRPr="222B2309">
              <w:rPr>
                <w:rFonts w:ascii="Aptos" w:eastAsia="Aptos" w:hAnsi="Aptos" w:cs="Aptos"/>
                <w:color w:val="0078D4"/>
                <w:u w:val="single"/>
              </w:rPr>
              <w:t xml:space="preserve"> o sin previo aviso, y usted acepta que Salud no será responsable ante usted</w:t>
            </w:r>
            <w:r w:rsidR="121605DF" w:rsidRPr="42DF97AC">
              <w:rPr>
                <w:rFonts w:ascii="Aptos" w:eastAsia="Aptos" w:hAnsi="Aptos" w:cs="Aptos"/>
                <w:color w:val="0078D4"/>
                <w:u w:val="single"/>
              </w:rPr>
              <w:t>,</w:t>
            </w:r>
            <w:r w:rsidRPr="222B2309">
              <w:rPr>
                <w:rFonts w:ascii="Aptos" w:eastAsia="Aptos" w:hAnsi="Aptos" w:cs="Aptos"/>
                <w:color w:val="0078D4"/>
                <w:u w:val="single"/>
              </w:rPr>
              <w:t xml:space="preserve"> o terceros por cualquier modificación, suspensión</w:t>
            </w:r>
            <w:r w:rsidR="2576DEAB" w:rsidRPr="42DF97AC">
              <w:rPr>
                <w:rFonts w:ascii="Aptos" w:eastAsia="Aptos" w:hAnsi="Aptos" w:cs="Aptos"/>
                <w:color w:val="0078D4"/>
                <w:u w:val="single"/>
              </w:rPr>
              <w:t>,</w:t>
            </w:r>
            <w:r w:rsidRPr="222B2309">
              <w:rPr>
                <w:rFonts w:ascii="Aptos" w:eastAsia="Aptos" w:hAnsi="Aptos" w:cs="Aptos"/>
                <w:color w:val="0078D4"/>
                <w:u w:val="single"/>
              </w:rPr>
              <w:t xml:space="preserve"> o interrupción. Tras la interrupción</w:t>
            </w:r>
            <w:r w:rsidR="1FF476B1" w:rsidRPr="42DF97AC">
              <w:rPr>
                <w:rFonts w:ascii="Aptos" w:eastAsia="Aptos" w:hAnsi="Aptos" w:cs="Aptos"/>
                <w:color w:val="0078D4"/>
                <w:u w:val="single"/>
              </w:rPr>
              <w:t>,</w:t>
            </w:r>
            <w:r w:rsidRPr="222B2309">
              <w:rPr>
                <w:rFonts w:ascii="Aptos" w:eastAsia="Aptos" w:hAnsi="Aptos" w:cs="Aptos"/>
                <w:color w:val="0078D4"/>
                <w:u w:val="single"/>
              </w:rPr>
              <w:t xml:space="preserve"> o modificación de los Servicios, Salud podrá notificarle mediante la publicación de una declaración en, o a través del Servicio. Su uso continuo del Servicio después de cualquier revisión, modificación</w:t>
            </w:r>
            <w:r w:rsidR="67FA69AD" w:rsidRPr="42DF97AC">
              <w:rPr>
                <w:rFonts w:ascii="Aptos" w:eastAsia="Aptos" w:hAnsi="Aptos" w:cs="Aptos"/>
                <w:color w:val="0078D4"/>
                <w:u w:val="single"/>
              </w:rPr>
              <w:t>,</w:t>
            </w:r>
            <w:r w:rsidRPr="222B2309">
              <w:rPr>
                <w:rFonts w:ascii="Aptos" w:eastAsia="Aptos" w:hAnsi="Aptos" w:cs="Aptos"/>
                <w:color w:val="0078D4"/>
                <w:u w:val="single"/>
              </w:rPr>
              <w:t xml:space="preserve"> o suplemento, es consideración suficiente para, e indica su acuerdo con dichas revisiones, modificaciones</w:t>
            </w:r>
            <w:r w:rsidR="047B0D36" w:rsidRPr="42DF97AC">
              <w:rPr>
                <w:rFonts w:ascii="Aptos" w:eastAsia="Aptos" w:hAnsi="Aptos" w:cs="Aptos"/>
                <w:color w:val="0078D4"/>
                <w:u w:val="single"/>
              </w:rPr>
              <w:t>,</w:t>
            </w:r>
            <w:r w:rsidRPr="222B2309">
              <w:rPr>
                <w:rFonts w:ascii="Aptos" w:eastAsia="Aptos" w:hAnsi="Aptos" w:cs="Aptos"/>
                <w:color w:val="0078D4"/>
                <w:u w:val="single"/>
              </w:rPr>
              <w:t xml:space="preserve"> o adiciones.</w:t>
            </w:r>
          </w:p>
          <w:p w14:paraId="5FD6A8E8" w14:textId="07802033" w:rsidR="00794D7A" w:rsidRPr="00305E46" w:rsidRDefault="09924432" w:rsidP="222B2309">
            <w:pPr>
              <w:spacing w:before="240" w:after="240"/>
            </w:pPr>
            <w:r w:rsidRPr="222B2309">
              <w:rPr>
                <w:rFonts w:ascii="Arial" w:eastAsia="Arial" w:hAnsi="Arial" w:cs="Arial"/>
                <w:b/>
                <w:bCs/>
                <w:color w:val="0078D4"/>
                <w:u w:val="single"/>
              </w:rPr>
              <w:t>Artículo 15. PÉRDIDA DE DATOS:</w:t>
            </w:r>
          </w:p>
          <w:p w14:paraId="78B4779F" w14:textId="7FBD7B26" w:rsidR="00794D7A" w:rsidRPr="00305E46" w:rsidRDefault="09924432" w:rsidP="42DF97AC">
            <w:pPr>
              <w:spacing w:before="240" w:after="240"/>
            </w:pPr>
            <w:r w:rsidRPr="222B2309">
              <w:rPr>
                <w:rFonts w:ascii="Arial" w:eastAsia="Arial" w:hAnsi="Arial" w:cs="Arial"/>
                <w:color w:val="0078D4"/>
                <w:u w:val="single"/>
              </w:rPr>
              <w:t>No asumimos</w:t>
            </w:r>
            <w:r w:rsidR="5318FAFB" w:rsidRPr="42DF97AC">
              <w:rPr>
                <w:rFonts w:ascii="Arial" w:eastAsia="Arial" w:hAnsi="Arial" w:cs="Arial"/>
                <w:color w:val="0078D4"/>
                <w:u w:val="single"/>
              </w:rPr>
              <w:t>,</w:t>
            </w:r>
            <w:r w:rsidRPr="222B2309">
              <w:rPr>
                <w:rFonts w:ascii="Arial" w:eastAsia="Arial" w:hAnsi="Arial" w:cs="Arial"/>
                <w:color w:val="0078D4"/>
                <w:u w:val="single"/>
              </w:rPr>
              <w:t xml:space="preserve"> ni aceptamos responsabilidad alguna por la seguridad de su cuenta</w:t>
            </w:r>
            <w:r w:rsidR="788E008C" w:rsidRPr="42DF97AC">
              <w:rPr>
                <w:rFonts w:ascii="Arial" w:eastAsia="Arial" w:hAnsi="Arial" w:cs="Arial"/>
                <w:color w:val="0078D4"/>
                <w:u w:val="single"/>
              </w:rPr>
              <w:t>,</w:t>
            </w:r>
            <w:r w:rsidRPr="222B2309">
              <w:rPr>
                <w:rFonts w:ascii="Arial" w:eastAsia="Arial" w:hAnsi="Arial" w:cs="Arial"/>
                <w:color w:val="0078D4"/>
                <w:u w:val="single"/>
              </w:rPr>
              <w:t xml:space="preserve"> o contenido. Usted acepta que el uso de la Aplicación y sus Servicios es bajo su propio riesgo. </w:t>
            </w:r>
          </w:p>
          <w:p w14:paraId="1E3FEAC9" w14:textId="6DC39BAF" w:rsidR="00794D7A" w:rsidRPr="00305E46" w:rsidRDefault="27412F13" w:rsidP="222B2309">
            <w:pPr>
              <w:spacing w:before="240" w:after="240"/>
              <w:rPr>
                <w:rFonts w:ascii="Aptos" w:eastAsia="Aptos" w:hAnsi="Aptos" w:cs="Aptos"/>
                <w:b/>
                <w:bCs/>
                <w:color w:val="0078D4"/>
                <w:u w:val="single"/>
              </w:rPr>
            </w:pPr>
            <w:r w:rsidRPr="42DF97AC">
              <w:rPr>
                <w:rFonts w:eastAsiaTheme="minorEastAsia"/>
                <w:b/>
                <w:color w:val="0078D4"/>
                <w:u w:val="single"/>
              </w:rPr>
              <w:t>Artículo 16. INDEMNIZACIÓN:</w:t>
            </w:r>
          </w:p>
          <w:p w14:paraId="72193D27" w14:textId="0CB61D08" w:rsidR="00794D7A" w:rsidRPr="00305E46" w:rsidRDefault="27412F13" w:rsidP="222B2309">
            <w:pPr>
              <w:spacing w:before="240" w:after="240"/>
              <w:rPr>
                <w:rFonts w:ascii="Aptos" w:eastAsia="Aptos" w:hAnsi="Aptos" w:cs="Aptos"/>
                <w:color w:val="0078D4"/>
                <w:u w:val="single"/>
              </w:rPr>
            </w:pPr>
            <w:r w:rsidRPr="222B2309">
              <w:rPr>
                <w:rFonts w:ascii="Aptos" w:eastAsia="Aptos" w:hAnsi="Aptos" w:cs="Aptos"/>
                <w:color w:val="0078D4"/>
                <w:u w:val="single"/>
              </w:rPr>
              <w:t>Sujeto a cualquier otro acuerdo al que haya entrado con Salud, si usted utiliza la Aplicación, deberá indemnizar, defender y mantener libre de responsabilidad a Salud y a todas sus subsidiarias directas e indirectas, afiliadas, funcionarios, directores, empleados, agentes, sucesores y cesionarios de cualquier pérdida, responsabilidad, daño</w:t>
            </w:r>
            <w:r w:rsidR="0B692951" w:rsidRPr="42DF97AC">
              <w:rPr>
                <w:rFonts w:ascii="Aptos" w:eastAsia="Aptos" w:hAnsi="Aptos" w:cs="Aptos"/>
                <w:color w:val="0078D4"/>
                <w:u w:val="single"/>
              </w:rPr>
              <w:t>,</w:t>
            </w:r>
            <w:r w:rsidRPr="222B2309">
              <w:rPr>
                <w:rFonts w:ascii="Aptos" w:eastAsia="Aptos" w:hAnsi="Aptos" w:cs="Aptos"/>
                <w:color w:val="0078D4"/>
                <w:u w:val="single"/>
              </w:rPr>
              <w:t xml:space="preserve"> y todos los costos y gastos relacionados, que surjan, estén relacionados o resulten (directa o indirectamente) de dicho acceso. Además, sin limitar los derechos de Salud o sus obligaciones en virtud de cualquier otra disposición de </w:t>
            </w:r>
            <w:r w:rsidR="644EABBC" w:rsidRPr="42DF97AC">
              <w:rPr>
                <w:rFonts w:ascii="Aptos" w:eastAsia="Aptos" w:hAnsi="Aptos" w:cs="Aptos"/>
                <w:color w:val="0078D4"/>
                <w:u w:val="single"/>
              </w:rPr>
              <w:t>est</w:t>
            </w:r>
            <w:r w:rsidR="65534645" w:rsidRPr="42DF97AC">
              <w:rPr>
                <w:rFonts w:ascii="Aptos" w:eastAsia="Aptos" w:hAnsi="Aptos" w:cs="Aptos"/>
                <w:color w:val="0078D4"/>
                <w:u w:val="single"/>
              </w:rPr>
              <w:t>o</w:t>
            </w:r>
            <w:r w:rsidR="644EABBC" w:rsidRPr="42DF97AC">
              <w:rPr>
                <w:rFonts w:ascii="Aptos" w:eastAsia="Aptos" w:hAnsi="Aptos" w:cs="Aptos"/>
                <w:color w:val="0078D4"/>
                <w:u w:val="single"/>
              </w:rPr>
              <w:t xml:space="preserve">s </w:t>
            </w:r>
            <w:r w:rsidR="21ECA7D7" w:rsidRPr="42DF97AC">
              <w:rPr>
                <w:rFonts w:ascii="Aptos" w:eastAsia="Aptos" w:hAnsi="Aptos" w:cs="Aptos"/>
                <w:color w:val="0078D4"/>
                <w:u w:val="single"/>
              </w:rPr>
              <w:t>T</w:t>
            </w:r>
            <w:r w:rsidR="64AC7D57" w:rsidRPr="42DF97AC">
              <w:rPr>
                <w:rFonts w:ascii="Aptos" w:eastAsia="Aptos" w:hAnsi="Aptos" w:cs="Aptos"/>
                <w:color w:val="0078D4"/>
                <w:u w:val="single"/>
              </w:rPr>
              <w:t>érminos</w:t>
            </w:r>
            <w:r w:rsidRPr="222B2309">
              <w:rPr>
                <w:rFonts w:ascii="Aptos" w:eastAsia="Aptos" w:hAnsi="Aptos" w:cs="Aptos"/>
                <w:color w:val="0078D4"/>
                <w:u w:val="single"/>
              </w:rPr>
              <w:t xml:space="preserve"> de Uso</w:t>
            </w:r>
            <w:r w:rsidR="644EABBC" w:rsidRPr="42DF97AC">
              <w:rPr>
                <w:rFonts w:ascii="Aptos" w:eastAsia="Aptos" w:hAnsi="Aptos" w:cs="Aptos"/>
                <w:color w:val="0078D4"/>
                <w:u w:val="single"/>
              </w:rPr>
              <w:t>,</w:t>
            </w:r>
            <w:r w:rsidRPr="222B2309">
              <w:rPr>
                <w:rFonts w:ascii="Aptos" w:eastAsia="Aptos" w:hAnsi="Aptos" w:cs="Aptos"/>
                <w:color w:val="0078D4"/>
                <w:u w:val="single"/>
              </w:rPr>
              <w:t xml:space="preserve"> no obstante lo anterior, en caso de cualquier acceso no autorizado real o razonablemente sospechado a la información personal de un cliente (incluyendo, pero sin limitarse a, nombres de clientes, direcciones, números telefónicos, números de cuentas bancarias y de tarjetas de crédito, y números de </w:t>
            </w:r>
            <w:r w:rsidR="644EABBC" w:rsidRPr="42DF97AC">
              <w:rPr>
                <w:rFonts w:ascii="Aptos" w:eastAsia="Aptos" w:hAnsi="Aptos" w:cs="Aptos"/>
                <w:color w:val="0078D4"/>
                <w:u w:val="single"/>
              </w:rPr>
              <w:t>segur</w:t>
            </w:r>
            <w:r w:rsidR="4EED0905" w:rsidRPr="42DF97AC">
              <w:rPr>
                <w:rFonts w:ascii="Aptos" w:eastAsia="Aptos" w:hAnsi="Aptos" w:cs="Aptos"/>
                <w:color w:val="0078D4"/>
                <w:u w:val="single"/>
              </w:rPr>
              <w:t>o</w:t>
            </w:r>
            <w:r w:rsidRPr="222B2309">
              <w:rPr>
                <w:rFonts w:ascii="Aptos" w:eastAsia="Aptos" w:hAnsi="Aptos" w:cs="Aptos"/>
                <w:color w:val="0078D4"/>
                <w:u w:val="single"/>
              </w:rPr>
              <w:t xml:space="preserve"> social) bajo su control o que se produzca posteriormente y derive de su ejercicio previo de control, los daños directos relacionados con dicha violación incluirán los costos y gastos de investigación y análisis (incluyendo los realizados por despachos de abogados y firmas forenses), corrección o restauración de cualquier dato destruido, perdido o alterado, notificación a los clientes afectados, </w:t>
            </w:r>
            <w:r w:rsidR="652360D8" w:rsidRPr="42DF97AC">
              <w:rPr>
                <w:rFonts w:ascii="Aptos" w:eastAsia="Aptos" w:hAnsi="Aptos" w:cs="Aptos"/>
                <w:color w:val="0078D4"/>
                <w:u w:val="single"/>
              </w:rPr>
              <w:t>ofrecimiento</w:t>
            </w:r>
            <w:r w:rsidRPr="222B2309">
              <w:rPr>
                <w:rFonts w:ascii="Aptos" w:eastAsia="Aptos" w:hAnsi="Aptos" w:cs="Aptos"/>
                <w:color w:val="0078D4"/>
                <w:u w:val="single"/>
              </w:rPr>
              <w:t xml:space="preserve"> y </w:t>
            </w:r>
            <w:r w:rsidR="652360D8" w:rsidRPr="42DF97AC">
              <w:rPr>
                <w:rFonts w:ascii="Aptos" w:eastAsia="Aptos" w:hAnsi="Aptos" w:cs="Aptos"/>
                <w:color w:val="0078D4"/>
                <w:u w:val="single"/>
              </w:rPr>
              <w:t>prestación</w:t>
            </w:r>
            <w:r w:rsidRPr="222B2309">
              <w:rPr>
                <w:rFonts w:ascii="Aptos" w:eastAsia="Aptos" w:hAnsi="Aptos" w:cs="Aptos"/>
                <w:color w:val="0078D4"/>
                <w:u w:val="single"/>
              </w:rPr>
              <w:t xml:space="preserve"> de monitoreo de crédito, servicio al cliente u otros servicios de remediación, </w:t>
            </w:r>
            <w:r w:rsidR="652360D8" w:rsidRPr="42DF97AC">
              <w:rPr>
                <w:rFonts w:ascii="Aptos" w:eastAsia="Aptos" w:hAnsi="Aptos" w:cs="Aptos"/>
                <w:color w:val="0078D4"/>
                <w:u w:val="single"/>
              </w:rPr>
              <w:t>y</w:t>
            </w:r>
            <w:r w:rsidRPr="222B2309">
              <w:rPr>
                <w:rFonts w:ascii="Aptos" w:eastAsia="Aptos" w:hAnsi="Aptos" w:cs="Aptos"/>
                <w:color w:val="0078D4"/>
                <w:u w:val="single"/>
              </w:rPr>
              <w:t xml:space="preserve"> cualquier costo relacionado. Los derechos de indemnización </w:t>
            </w:r>
            <w:r w:rsidR="5E170CE1" w:rsidRPr="42DF97AC">
              <w:rPr>
                <w:rFonts w:ascii="Aptos" w:eastAsia="Aptos" w:hAnsi="Aptos" w:cs="Aptos"/>
                <w:color w:val="0078D4"/>
                <w:u w:val="single"/>
              </w:rPr>
              <w:t>de Salud en virtud de</w:t>
            </w:r>
            <w:r w:rsidRPr="222B2309">
              <w:rPr>
                <w:rFonts w:ascii="Aptos" w:eastAsia="Aptos" w:hAnsi="Aptos" w:cs="Aptos"/>
                <w:color w:val="0078D4"/>
                <w:u w:val="single"/>
              </w:rPr>
              <w:t xml:space="preserve"> esta sección se suman a todos los demás derechos y recursos disponibles </w:t>
            </w:r>
            <w:r w:rsidR="5E170CE1" w:rsidRPr="42DF97AC">
              <w:rPr>
                <w:rFonts w:ascii="Aptos" w:eastAsia="Aptos" w:hAnsi="Aptos" w:cs="Aptos"/>
                <w:color w:val="0078D4"/>
                <w:u w:val="single"/>
              </w:rPr>
              <w:t>en derecho o en equidad</w:t>
            </w:r>
            <w:r w:rsidR="330AB5C4" w:rsidRPr="42DF97AC">
              <w:rPr>
                <w:rFonts w:ascii="Aptos" w:eastAsia="Aptos" w:hAnsi="Aptos" w:cs="Aptos"/>
                <w:color w:val="0078D4"/>
                <w:u w:val="single"/>
              </w:rPr>
              <w:t xml:space="preserve"> </w:t>
            </w:r>
            <w:r w:rsidRPr="222B2309">
              <w:rPr>
                <w:rFonts w:ascii="Aptos" w:eastAsia="Aptos" w:hAnsi="Aptos" w:cs="Aptos"/>
                <w:color w:val="0078D4"/>
                <w:u w:val="single"/>
              </w:rPr>
              <w:t>conforme a la ley.</w:t>
            </w:r>
          </w:p>
          <w:p w14:paraId="72711FBA" w14:textId="077E0AAE" w:rsidR="6EF307F4" w:rsidRDefault="6EF307F4" w:rsidP="42DF97AC">
            <w:pPr>
              <w:spacing w:before="240" w:after="240"/>
              <w:rPr>
                <w:rFonts w:ascii="Aptos" w:eastAsia="Aptos" w:hAnsi="Aptos" w:cs="Aptos"/>
                <w:color w:val="0078D4"/>
                <w:u w:val="single"/>
              </w:rPr>
            </w:pPr>
            <w:r w:rsidRPr="42DF97AC">
              <w:rPr>
                <w:rFonts w:ascii="Aptos" w:eastAsia="Aptos" w:hAnsi="Aptos" w:cs="Aptos"/>
                <w:color w:val="0078D4"/>
                <w:u w:val="single"/>
              </w:rPr>
              <w:t>Cualquier ejercicio por parte de Salud de sus derechos de indemnización se realizará sin perjuicio de tales otros derechos y recursos. Usted manifiesta su consentimiento a esta obligación de indemnización al acceder a los datos a través de la Aplicación.</w:t>
            </w:r>
          </w:p>
          <w:p w14:paraId="392FF814" w14:textId="670E9148" w:rsidR="6EF307F4" w:rsidRDefault="6EF307F4" w:rsidP="42DF97AC">
            <w:pPr>
              <w:spacing w:before="240" w:after="240"/>
              <w:rPr>
                <w:rFonts w:ascii="Aptos" w:eastAsia="Aptos" w:hAnsi="Aptos" w:cs="Aptos"/>
                <w:color w:val="0078D4"/>
                <w:u w:val="single"/>
              </w:rPr>
            </w:pPr>
            <w:r w:rsidRPr="42DF97AC">
              <w:rPr>
                <w:rFonts w:ascii="Aptos" w:eastAsia="Aptos" w:hAnsi="Aptos" w:cs="Aptos"/>
                <w:color w:val="0078D4"/>
                <w:u w:val="single"/>
              </w:rPr>
              <w:t>Esta obligación de indemnización incluye, entre otros, las pérdidas asociadas con:</w:t>
            </w:r>
            <w:r>
              <w:br/>
            </w:r>
            <w:r w:rsidRPr="42DF97AC">
              <w:rPr>
                <w:rFonts w:ascii="Aptos" w:eastAsia="Aptos" w:hAnsi="Aptos" w:cs="Aptos"/>
                <w:color w:val="0078D4"/>
                <w:u w:val="single"/>
              </w:rPr>
              <w:t xml:space="preserve"> (1) una violación de seguridad (brecha de datos) en su(s) sistema(s), y</w:t>
            </w:r>
            <w:r>
              <w:br/>
            </w:r>
            <w:r w:rsidRPr="42DF97AC">
              <w:rPr>
                <w:rFonts w:ascii="Aptos" w:eastAsia="Aptos" w:hAnsi="Aptos" w:cs="Aptos"/>
                <w:color w:val="0078D4"/>
                <w:u w:val="single"/>
              </w:rPr>
              <w:t xml:space="preserve"> (2) una violación de seguridad en el(los) sistema(s) de cualquier persona o entidad a la que usted haya proporcionado o con la que haya compartido datos de cuentas de clientes de Salud.</w:t>
            </w:r>
          </w:p>
          <w:p w14:paraId="384EF205" w14:textId="493880DE" w:rsidR="00794D7A" w:rsidRPr="00305E46" w:rsidRDefault="27412F13"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17. MODIFICACIÓN Y VARIACIÓN:</w:t>
            </w:r>
          </w:p>
          <w:p w14:paraId="63F9676B" w14:textId="22BAAB82" w:rsidR="00794D7A" w:rsidRPr="00305E46" w:rsidRDefault="27412F13" w:rsidP="222B2309">
            <w:pPr>
              <w:spacing w:before="240" w:after="240"/>
              <w:rPr>
                <w:rFonts w:ascii="Aptos" w:eastAsia="Aptos" w:hAnsi="Aptos" w:cs="Aptos"/>
                <w:color w:val="0078D4"/>
                <w:u w:val="single"/>
              </w:rPr>
            </w:pPr>
            <w:r w:rsidRPr="222B2309">
              <w:rPr>
                <w:rFonts w:ascii="Aptos" w:eastAsia="Aptos" w:hAnsi="Aptos" w:cs="Aptos"/>
                <w:color w:val="0078D4"/>
                <w:u w:val="single"/>
              </w:rPr>
              <w:t>Podemos, en cualquier momento y sin previo aviso, modificar este Acuerdo. Usted acepta que tenemos el derecho de modificar este Acuerdo o revisar cualquier contenido del mismo. Asimismo, usted acepta que todas las modificaciones a este Acuerdo entrarán en vigor inmediatamente al ser publicadas en la Aplicación y que dichas modificaciones o variaciones reemplazarán cualquier versión anterior de este Acuerdo, salvo que se haga referencia específica o se incorpore expresamente una versión anterior en la última modificación o variación de este Acuerdo.</w:t>
            </w:r>
          </w:p>
          <w:p w14:paraId="4B842190" w14:textId="4B5673CC" w:rsidR="00794D7A" w:rsidRPr="00305E46" w:rsidRDefault="27412F13" w:rsidP="222B2309">
            <w:pPr>
              <w:spacing w:before="240" w:after="240"/>
              <w:rPr>
                <w:rFonts w:ascii="Aptos" w:eastAsia="Aptos" w:hAnsi="Aptos" w:cs="Aptos"/>
                <w:color w:val="0078D4"/>
                <w:u w:val="single"/>
              </w:rPr>
            </w:pPr>
            <w:r w:rsidRPr="222B2309">
              <w:rPr>
                <w:rFonts w:ascii="Aptos" w:eastAsia="Aptos" w:hAnsi="Aptos" w:cs="Aptos"/>
                <w:color w:val="0078D4"/>
                <w:u w:val="single"/>
              </w:rPr>
              <w:t xml:space="preserve">En la medida en que cualquier parte o subparte del presente Acuerdo sea considerada ineficaz o inválida por un tribunal de justicia, usted acepta que la versión anterior y efectiva del presente Acuerdo se considerará ejecutable y válida en toda su extensión. </w:t>
            </w:r>
          </w:p>
          <w:p w14:paraId="75B510A6" w14:textId="2DD34787" w:rsidR="00794D7A" w:rsidRPr="00305E46" w:rsidRDefault="022F8433" w:rsidP="222B2309">
            <w:pPr>
              <w:spacing w:before="240" w:after="240"/>
              <w:rPr>
                <w:rFonts w:ascii="Aptos" w:eastAsia="Aptos" w:hAnsi="Aptos" w:cs="Aptos"/>
                <w:b/>
                <w:bCs/>
                <w:color w:val="0078D4"/>
                <w:u w:val="single"/>
              </w:rPr>
            </w:pPr>
            <w:r w:rsidRPr="222B2309">
              <w:rPr>
                <w:rFonts w:ascii="Aptos" w:eastAsia="Aptos" w:hAnsi="Aptos" w:cs="Aptos"/>
                <w:b/>
                <w:bCs/>
                <w:color w:val="0078D4"/>
                <w:u w:val="single"/>
              </w:rPr>
              <w:t>Artículo 18. ACUERDO COMPLETO:</w:t>
            </w:r>
          </w:p>
          <w:p w14:paraId="4B1F4E48" w14:textId="545F79FB" w:rsidR="00794D7A" w:rsidRPr="00305E46" w:rsidRDefault="7A9908DA" w:rsidP="222B2309">
            <w:pPr>
              <w:spacing w:before="240" w:after="240"/>
              <w:rPr>
                <w:rFonts w:ascii="Aptos" w:eastAsia="Aptos" w:hAnsi="Aptos" w:cs="Aptos"/>
                <w:color w:val="0078D4"/>
                <w:u w:val="single"/>
                <w:lang w:val="es-ES"/>
              </w:rPr>
            </w:pPr>
            <w:r w:rsidRPr="2F17C7F1">
              <w:rPr>
                <w:rFonts w:ascii="Aptos" w:eastAsia="Aptos" w:hAnsi="Aptos" w:cs="Aptos"/>
                <w:color w:val="0078D4"/>
                <w:u w:val="single"/>
                <w:lang w:val="es-ES"/>
              </w:rPr>
              <w:t>L</w:t>
            </w:r>
            <w:r w:rsidR="1D4BE683" w:rsidRPr="2F17C7F1">
              <w:rPr>
                <w:rFonts w:ascii="Aptos" w:eastAsia="Aptos" w:hAnsi="Aptos" w:cs="Aptos"/>
                <w:color w:val="0078D4"/>
                <w:u w:val="single"/>
                <w:lang w:val="es-ES"/>
              </w:rPr>
              <w:t>o</w:t>
            </w:r>
            <w:r w:rsidRPr="2F17C7F1">
              <w:rPr>
                <w:rFonts w:ascii="Aptos" w:eastAsia="Aptos" w:hAnsi="Aptos" w:cs="Aptos"/>
                <w:color w:val="0078D4"/>
                <w:u w:val="single"/>
                <w:lang w:val="es-ES"/>
              </w:rPr>
              <w:t>s</w:t>
            </w:r>
            <w:r w:rsidR="022F8433" w:rsidRPr="2F17C7F1">
              <w:rPr>
                <w:rFonts w:ascii="Aptos" w:eastAsia="Aptos" w:hAnsi="Aptos" w:cs="Aptos"/>
                <w:color w:val="0078D4"/>
                <w:u w:val="single"/>
                <w:lang w:val="es-ES"/>
              </w:rPr>
              <w:t xml:space="preserve"> presentes </w:t>
            </w:r>
            <w:r w:rsidR="53072489" w:rsidRPr="2F17C7F1">
              <w:rPr>
                <w:rFonts w:ascii="Aptos" w:eastAsia="Aptos" w:hAnsi="Aptos" w:cs="Aptos"/>
                <w:color w:val="0078D4"/>
                <w:u w:val="single"/>
                <w:lang w:val="es-ES"/>
              </w:rPr>
              <w:t>Términos</w:t>
            </w:r>
            <w:r w:rsidR="022F8433" w:rsidRPr="2F17C7F1">
              <w:rPr>
                <w:rFonts w:ascii="Aptos" w:eastAsia="Aptos" w:hAnsi="Aptos" w:cs="Aptos"/>
                <w:color w:val="0078D4"/>
                <w:u w:val="single"/>
                <w:lang w:val="es-ES"/>
              </w:rPr>
              <w:t xml:space="preserve"> de Uso constituyen el acuerdo íntegro entre las partes y </w:t>
            </w:r>
            <w:r w:rsidR="7547BD3B" w:rsidRPr="2F17C7F1">
              <w:rPr>
                <w:rFonts w:ascii="Aptos" w:eastAsia="Aptos" w:hAnsi="Aptos" w:cs="Aptos"/>
                <w:color w:val="0078D4"/>
                <w:u w:val="single"/>
                <w:lang w:val="es-ES"/>
              </w:rPr>
              <w:t>reemplaza</w:t>
            </w:r>
            <w:r w:rsidR="022F8433" w:rsidRPr="2F17C7F1">
              <w:rPr>
                <w:rFonts w:ascii="Aptos" w:eastAsia="Aptos" w:hAnsi="Aptos" w:cs="Aptos"/>
                <w:color w:val="0078D4"/>
                <w:u w:val="single"/>
                <w:lang w:val="es-ES"/>
              </w:rPr>
              <w:t xml:space="preserve"> a todos y cada uno de los acuerdos anteriores, ya sean verbales o escritos, entre las partes con respecto al objetivo del presente documento. </w:t>
            </w:r>
          </w:p>
          <w:p w14:paraId="334F73E9" w14:textId="38C8EA13" w:rsidR="00794D7A" w:rsidRPr="00305E46" w:rsidRDefault="022F8433" w:rsidP="222B2309">
            <w:pPr>
              <w:spacing w:before="240" w:after="240"/>
              <w:rPr>
                <w:rFonts w:ascii="Aptos" w:eastAsia="Aptos" w:hAnsi="Aptos" w:cs="Aptos"/>
                <w:b/>
                <w:bCs/>
                <w:color w:val="0078D4"/>
              </w:rPr>
            </w:pPr>
            <w:r w:rsidRPr="222B2309">
              <w:rPr>
                <w:rFonts w:ascii="Aptos" w:eastAsia="Aptos" w:hAnsi="Aptos" w:cs="Aptos"/>
                <w:b/>
                <w:bCs/>
                <w:color w:val="0078D4"/>
              </w:rPr>
              <w:t>Artículo 19. INTERRUPCIONES DEL SERVICIO:</w:t>
            </w:r>
          </w:p>
          <w:p w14:paraId="6EACF25B" w14:textId="0FF0D5A1" w:rsidR="00794D7A" w:rsidRPr="00305E46" w:rsidRDefault="022F8433" w:rsidP="222B2309">
            <w:pPr>
              <w:spacing w:before="240" w:after="240"/>
              <w:rPr>
                <w:rFonts w:ascii="Aptos" w:eastAsia="Aptos" w:hAnsi="Aptos" w:cs="Aptos"/>
                <w:color w:val="0078D4"/>
              </w:rPr>
            </w:pPr>
            <w:r w:rsidRPr="1F7E63AC">
              <w:rPr>
                <w:rFonts w:ascii="Aptos" w:eastAsia="Aptos" w:hAnsi="Aptos" w:cs="Aptos"/>
                <w:color w:val="0078D4"/>
                <w:u w:val="single"/>
              </w:rPr>
              <w:t xml:space="preserve">Es posible que necesitemos interrumpir su acceso a la Aplicación para llevar a cabo tareas de mantenimiento o servicios de emergencia, ya sea de forma programada o no programada. Usted acepta que su acceso a la Aplicación puede verse afectado por tiempos de inactividad no prevista o no programada, por cualquier motivo, y que no asumimos responsabilidad alguna por daños o pérdidas que resulten como consecuencia de dichos </w:t>
            </w:r>
            <w:r w:rsidRPr="7FD53B3A">
              <w:rPr>
                <w:rFonts w:ascii="Aptos" w:eastAsia="Aptos" w:hAnsi="Aptos" w:cs="Aptos"/>
                <w:color w:val="0078D4"/>
                <w:u w:val="single"/>
              </w:rPr>
              <w:t>per</w:t>
            </w:r>
            <w:r w:rsidR="3EFCD666" w:rsidRPr="7FD53B3A">
              <w:rPr>
                <w:rFonts w:ascii="Aptos" w:eastAsia="Aptos" w:hAnsi="Aptos" w:cs="Aptos"/>
                <w:color w:val="0078D4"/>
                <w:u w:val="single"/>
              </w:rPr>
              <w:t>i</w:t>
            </w:r>
            <w:r w:rsidRPr="7FD53B3A">
              <w:rPr>
                <w:rFonts w:ascii="Aptos" w:eastAsia="Aptos" w:hAnsi="Aptos" w:cs="Aptos"/>
                <w:color w:val="0078D4"/>
                <w:u w:val="single"/>
              </w:rPr>
              <w:t>odos</w:t>
            </w:r>
            <w:r w:rsidRPr="1F7E63AC">
              <w:rPr>
                <w:rFonts w:ascii="Aptos" w:eastAsia="Aptos" w:hAnsi="Aptos" w:cs="Aptos"/>
                <w:color w:val="0078D4"/>
                <w:u w:val="single"/>
              </w:rPr>
              <w:t xml:space="preserve"> de inactividad.</w:t>
            </w:r>
            <w:r w:rsidRPr="222B2309">
              <w:rPr>
                <w:rFonts w:ascii="Aptos" w:eastAsia="Aptos" w:hAnsi="Aptos" w:cs="Aptos"/>
                <w:color w:val="0078D4"/>
              </w:rPr>
              <w:t xml:space="preserve"> </w:t>
            </w:r>
          </w:p>
          <w:p w14:paraId="251F4DD2" w14:textId="072CA36C" w:rsidR="00794D7A" w:rsidRPr="00305E46" w:rsidRDefault="022F8433" w:rsidP="222B2309">
            <w:pPr>
              <w:spacing w:before="240" w:after="240"/>
              <w:rPr>
                <w:rFonts w:ascii="Aptos" w:eastAsia="Aptos" w:hAnsi="Aptos" w:cs="Aptos"/>
                <w:b/>
                <w:bCs/>
                <w:color w:val="0078D4"/>
              </w:rPr>
            </w:pPr>
            <w:r w:rsidRPr="222B2309">
              <w:rPr>
                <w:rFonts w:ascii="Aptos" w:eastAsia="Aptos" w:hAnsi="Aptos" w:cs="Aptos"/>
                <w:b/>
                <w:bCs/>
                <w:color w:val="0078D4"/>
              </w:rPr>
              <w:t>Artículo 20. DURACIÓN, TERMINACIÓN Y SUSPENSIÓN:</w:t>
            </w:r>
          </w:p>
          <w:p w14:paraId="4D3B685C" w14:textId="090F7900" w:rsidR="00794D7A" w:rsidRPr="00305E46" w:rsidRDefault="022F8433" w:rsidP="222B2309">
            <w:pPr>
              <w:spacing w:before="240" w:after="240"/>
              <w:rPr>
                <w:rFonts w:ascii="Aptos" w:eastAsia="Aptos" w:hAnsi="Aptos" w:cs="Aptos"/>
                <w:color w:val="0078D4"/>
                <w:u w:val="single"/>
                <w:lang w:val="es-ES"/>
              </w:rPr>
            </w:pPr>
            <w:r w:rsidRPr="3F7F7249">
              <w:rPr>
                <w:rFonts w:ascii="Aptos" w:eastAsia="Aptos" w:hAnsi="Aptos" w:cs="Aptos"/>
                <w:color w:val="0078D4"/>
                <w:u w:val="single"/>
                <w:lang w:val="es-ES"/>
              </w:rPr>
              <w:t>Podemos dar por terminado este Acuerdo con usted en cualquier momento y por cualquier motivo, con</w:t>
            </w:r>
            <w:r w:rsidR="68F8B38E" w:rsidRPr="3F7F7249">
              <w:rPr>
                <w:rFonts w:ascii="Aptos" w:eastAsia="Aptos" w:hAnsi="Aptos" w:cs="Aptos"/>
                <w:color w:val="0078D4"/>
                <w:u w:val="single"/>
                <w:lang w:val="es-ES"/>
              </w:rPr>
              <w:t>,</w:t>
            </w:r>
            <w:r w:rsidRPr="3F7F7249">
              <w:rPr>
                <w:rFonts w:ascii="Aptos" w:eastAsia="Aptos" w:hAnsi="Aptos" w:cs="Aptos"/>
                <w:color w:val="0078D4"/>
                <w:u w:val="single"/>
                <w:lang w:val="es-ES"/>
              </w:rPr>
              <w:t xml:space="preserve"> o sin causa. Podemos establecer otros criterios para calificar y rechazar o impedir, a nuestra entera discreción, cualquier</w:t>
            </w:r>
            <w:r w:rsidR="62351D83" w:rsidRPr="3F7F7249">
              <w:rPr>
                <w:rFonts w:ascii="Aptos" w:eastAsia="Aptos" w:hAnsi="Aptos" w:cs="Aptos"/>
                <w:color w:val="0078D4"/>
                <w:u w:val="single"/>
                <w:lang w:val="es-ES"/>
              </w:rPr>
              <w:t>,</w:t>
            </w:r>
            <w:r w:rsidRPr="3F7F7249">
              <w:rPr>
                <w:rFonts w:ascii="Aptos" w:eastAsia="Aptos" w:hAnsi="Aptos" w:cs="Aptos"/>
                <w:color w:val="0078D4"/>
                <w:u w:val="single"/>
                <w:lang w:val="es-ES"/>
              </w:rPr>
              <w:t xml:space="preserve"> o todas las transacciones a través de esta Aplicación. Nos reservamos específicamente el derecho de terminar este Acuerdo si usted no cumple cualquiera de los términos establecidos aquí, incluyendo, pero no limitando a, la violación de derechos de propiedad intelectual</w:t>
            </w:r>
            <w:r w:rsidR="39AE1413" w:rsidRPr="3F7F7249">
              <w:rPr>
                <w:rFonts w:ascii="Aptos" w:eastAsia="Aptos" w:hAnsi="Aptos" w:cs="Aptos"/>
                <w:color w:val="0078D4"/>
                <w:u w:val="single"/>
                <w:lang w:val="es-ES"/>
              </w:rPr>
              <w:t xml:space="preserve"> ya sea nuestros </w:t>
            </w:r>
            <w:r w:rsidRPr="3F7F7249">
              <w:rPr>
                <w:rFonts w:ascii="Aptos" w:eastAsia="Aptos" w:hAnsi="Aptos" w:cs="Aptos"/>
                <w:color w:val="0078D4"/>
                <w:u w:val="single"/>
                <w:lang w:val="es-ES"/>
              </w:rPr>
              <w:t>o de terceros, el incumplimiento de leyes aplicables u otras obligaciones legales, y/o la publicación o distribución de material ilegal. Usted también puede dar por terminado este Acuerdo en cualquier momento contactándonos y solicitando su cancelación. Al finalizar este Acuerdo, cualquier disposición que, por su naturaleza, deba continuar vigente tras la terminación, permanecerá en pleno vigor y efecto.</w:t>
            </w:r>
          </w:p>
          <w:p w14:paraId="0F2CF3A1" w14:textId="06D8513A" w:rsidR="00794D7A" w:rsidRPr="00305E46" w:rsidRDefault="022F8433" w:rsidP="222B2309">
            <w:pPr>
              <w:spacing w:before="240" w:after="240"/>
              <w:rPr>
                <w:rFonts w:ascii="Aptos" w:eastAsia="Aptos" w:hAnsi="Aptos" w:cs="Aptos"/>
                <w:color w:val="0078D4"/>
                <w:u w:val="single"/>
              </w:rPr>
            </w:pPr>
            <w:r w:rsidRPr="6A348371">
              <w:rPr>
                <w:rFonts w:ascii="Aptos" w:eastAsia="Aptos" w:hAnsi="Aptos" w:cs="Aptos"/>
                <w:color w:val="0078D4"/>
                <w:u w:val="single"/>
              </w:rPr>
              <w:t xml:space="preserve">Tenga en cuenta que la terminación de este Acuerdo </w:t>
            </w:r>
            <w:r w:rsidRPr="6A348371">
              <w:rPr>
                <w:rFonts w:ascii="Aptos" w:eastAsia="Aptos" w:hAnsi="Aptos" w:cs="Aptos"/>
                <w:b/>
                <w:color w:val="0078D4"/>
                <w:u w:val="single"/>
              </w:rPr>
              <w:t>no le da derecho a un reembolso</w:t>
            </w:r>
            <w:r w:rsidRPr="6A348371">
              <w:rPr>
                <w:rFonts w:ascii="Aptos" w:eastAsia="Aptos" w:hAnsi="Aptos" w:cs="Aptos"/>
                <w:color w:val="0078D4"/>
                <w:u w:val="single"/>
              </w:rPr>
              <w:t xml:space="preserve"> de ninguna suma de dinero que nos haya pagado.</w:t>
            </w:r>
          </w:p>
          <w:p w14:paraId="3CADD648" w14:textId="58E8C91A" w:rsidR="00794D7A" w:rsidRPr="00305E46" w:rsidRDefault="4985CD31" w:rsidP="222B2309">
            <w:pPr>
              <w:spacing w:before="240" w:after="240"/>
              <w:rPr>
                <w:rFonts w:ascii="Aptos" w:eastAsia="Aptos" w:hAnsi="Aptos" w:cs="Aptos"/>
                <w:b/>
                <w:bCs/>
                <w:color w:val="0078D4"/>
              </w:rPr>
            </w:pPr>
            <w:r w:rsidRPr="6ECD1342">
              <w:rPr>
                <w:rFonts w:ascii="Aptos" w:eastAsia="Aptos" w:hAnsi="Aptos" w:cs="Aptos"/>
                <w:b/>
                <w:bCs/>
                <w:color w:val="0078D4"/>
                <w:u w:val="single"/>
              </w:rPr>
              <w:t xml:space="preserve">Artículo </w:t>
            </w:r>
            <w:r w:rsidRPr="506454C6">
              <w:rPr>
                <w:rFonts w:ascii="Aptos" w:eastAsia="Aptos" w:hAnsi="Aptos" w:cs="Aptos"/>
                <w:b/>
                <w:bCs/>
                <w:color w:val="0078D4"/>
                <w:u w:val="single"/>
              </w:rPr>
              <w:t>2</w:t>
            </w:r>
            <w:r w:rsidR="06650D3D" w:rsidRPr="506454C6">
              <w:rPr>
                <w:rFonts w:ascii="Aptos" w:eastAsia="Aptos" w:hAnsi="Aptos" w:cs="Aptos"/>
                <w:b/>
                <w:bCs/>
                <w:color w:val="0078D4"/>
                <w:u w:val="single"/>
              </w:rPr>
              <w:t xml:space="preserve">1. </w:t>
            </w:r>
            <w:r w:rsidR="022F8433" w:rsidRPr="506454C6">
              <w:rPr>
                <w:rFonts w:ascii="Aptos" w:eastAsia="Aptos" w:hAnsi="Aptos" w:cs="Aptos"/>
                <w:b/>
                <w:bCs/>
                <w:color w:val="0078D4"/>
              </w:rPr>
              <w:t>AUSENCIA</w:t>
            </w:r>
            <w:r w:rsidR="022F8433" w:rsidRPr="222B2309">
              <w:rPr>
                <w:rFonts w:ascii="Aptos" w:eastAsia="Aptos" w:hAnsi="Aptos" w:cs="Aptos"/>
                <w:b/>
                <w:bCs/>
                <w:color w:val="0078D4"/>
              </w:rPr>
              <w:t xml:space="preserve"> DE GARANTÍAS:</w:t>
            </w:r>
          </w:p>
          <w:p w14:paraId="7DE73A91" w14:textId="1E7C0569" w:rsidR="00794D7A" w:rsidRPr="00305E46" w:rsidRDefault="022F8433" w:rsidP="222B2309">
            <w:pPr>
              <w:spacing w:before="240" w:after="240"/>
              <w:rPr>
                <w:rFonts w:ascii="Aptos" w:eastAsia="Aptos" w:hAnsi="Aptos" w:cs="Aptos"/>
                <w:color w:val="0078D4"/>
                <w:u w:val="single"/>
              </w:rPr>
            </w:pPr>
            <w:r w:rsidRPr="4F9B020E">
              <w:rPr>
                <w:rFonts w:ascii="Aptos" w:eastAsia="Aptos" w:hAnsi="Aptos" w:cs="Aptos"/>
                <w:color w:val="0078D4"/>
                <w:u w:val="single"/>
              </w:rPr>
              <w:t xml:space="preserve">LOS CONTENIDOS SE LE PROPORCIONAN “TAL CUAL” Y “SEGÚN LA DISPONIBILIDAD”. SALUD, SUS LICENCIANTES/PROVEEDORES Y SUS RESPECTIVAS AFILIADAS, SUBSIDIARIAS, ADMINISTRADORES(AS), DIRECTORES(AS), EMPLEADOS(AS) Y AGENTES NO HACEN NINGUNA DECLARACIÓN NI OTORGAN GARANTÍA ALGUNA CON RESPECTO A ESTA APLICACIÓN, </w:t>
            </w:r>
            <w:r w:rsidRPr="649E625C">
              <w:rPr>
                <w:rFonts w:ascii="Aptos" w:eastAsia="Aptos" w:hAnsi="Aptos" w:cs="Aptos"/>
                <w:color w:val="0078D4"/>
                <w:u w:val="single"/>
              </w:rPr>
              <w:t>SU</w:t>
            </w:r>
            <w:r w:rsidRPr="4F9B020E">
              <w:rPr>
                <w:rFonts w:ascii="Aptos" w:eastAsia="Aptos" w:hAnsi="Aptos" w:cs="Aptos"/>
                <w:color w:val="0078D4"/>
                <w:u w:val="single"/>
              </w:rPr>
              <w:t xml:space="preserve"> </w:t>
            </w:r>
            <w:r w:rsidRPr="746E7013">
              <w:rPr>
                <w:rFonts w:ascii="Aptos" w:eastAsia="Aptos" w:hAnsi="Aptos" w:cs="Aptos"/>
                <w:color w:val="0078D4"/>
                <w:u w:val="single"/>
              </w:rPr>
              <w:t>CONTENIDO</w:t>
            </w:r>
            <w:r w:rsidRPr="4F9B020E">
              <w:rPr>
                <w:rFonts w:ascii="Aptos" w:eastAsia="Aptos" w:hAnsi="Aptos" w:cs="Aptos"/>
                <w:color w:val="0078D4"/>
                <w:u w:val="single"/>
              </w:rPr>
              <w:t>, LA POLÍTICA DE PRIVACIDAD Y LOS TÉRMINOS DE USO.</w:t>
            </w:r>
          </w:p>
          <w:p w14:paraId="4B47FF24" w14:textId="33DF9BC1" w:rsidR="00794D7A" w:rsidRPr="00305E46" w:rsidRDefault="022F8433" w:rsidP="222B2309">
            <w:pPr>
              <w:spacing w:before="240" w:after="240"/>
              <w:rPr>
                <w:rFonts w:ascii="Aptos" w:eastAsia="Aptos" w:hAnsi="Aptos" w:cs="Aptos"/>
                <w:color w:val="0078D4"/>
                <w:u w:val="single"/>
              </w:rPr>
            </w:pPr>
            <w:r w:rsidRPr="4F9B020E">
              <w:rPr>
                <w:rFonts w:ascii="Aptos" w:eastAsia="Aptos" w:hAnsi="Aptos" w:cs="Aptos"/>
                <w:color w:val="0078D4"/>
                <w:u w:val="single"/>
              </w:rPr>
              <w:t>SALUD, EN LA MÁXIMA MEDIDA PERMITIDA POR LA LEGISLACIÓN APLICABLE, POR EL PRESENTE RENUNCIA A TODA GARANTÍA DE CUALQUIER TIPO, EXPRESA O IMPLÍCITA, INCLUYENDO, PERO SIN LIMITARSE A, DECLARACIONES Y GARANTÍAS RELACIONADAS CON LA EXACTITUD, PUNTUALIAD, INTEGRIDAD, NO INFRACCIÓN, COMERCIABILIDAD Y ADECUACIÓN PARA UN FIN DETERMINADO. NINGUNA INFORMACIÓN O ASESORAMIENTO, YA SEA ORAL O ESCRITO, PROPORCIONADO POR SALUD PROVEERÁ UNA GARANTÍA NI AMPLIARÁ DE NINGUNA MANERA EL ALCANCE DE ESTE ACUERDO.</w:t>
            </w:r>
          </w:p>
          <w:p w14:paraId="0D8048FA" w14:textId="77981E84" w:rsidR="00794D7A" w:rsidRPr="00305E46" w:rsidRDefault="022F8433" w:rsidP="222B2309">
            <w:pPr>
              <w:spacing w:before="240" w:after="240"/>
              <w:rPr>
                <w:rFonts w:ascii="Aptos" w:eastAsia="Aptos" w:hAnsi="Aptos" w:cs="Aptos"/>
                <w:color w:val="0078D4"/>
                <w:u w:val="single"/>
              </w:rPr>
            </w:pPr>
            <w:r w:rsidRPr="4F9B020E">
              <w:rPr>
                <w:rFonts w:ascii="Aptos" w:eastAsia="Aptos" w:hAnsi="Aptos" w:cs="Aptos"/>
                <w:color w:val="0078D4"/>
                <w:u w:val="single"/>
              </w:rPr>
              <w:t>SIN LIMITAR LO ANTERIOR, SALUD NO OTORGA GARANTÍAS RELACIONADAS CON, O EN CONEXIÓN CON, TERCEROS, SOFTWARE, DATOS, HARDWARE O EQUIPOS. CUALQUIER CONTENIDO O DATO DESCARGADO U OBTENIDO DE OTRA MANERA A TRAVÉS DEL USO DEL SITIO WEB, SE DESCARGA BAJO SU PROPIO RIESGO, Y USTED SERÁ EL/LA ÚNICO(A) RESPONSABLE DE CUALQUIER DAÑO A SU PROPIEDAD O PÉRDIDA DE DATOS QUE RESULTE DE DICHA DESCARGA.</w:t>
            </w:r>
          </w:p>
          <w:p w14:paraId="48C2D7C0" w14:textId="645A6092" w:rsidR="00794D7A" w:rsidRPr="00305E46" w:rsidRDefault="6756C6AD" w:rsidP="222B2309">
            <w:pPr>
              <w:spacing w:before="240" w:after="240"/>
              <w:rPr>
                <w:rFonts w:ascii="Aptos" w:eastAsia="Aptos" w:hAnsi="Aptos" w:cs="Aptos"/>
                <w:b/>
                <w:bCs/>
                <w:color w:val="0078D4"/>
              </w:rPr>
            </w:pPr>
            <w:r w:rsidRPr="222B2309">
              <w:rPr>
                <w:rFonts w:ascii="Aptos" w:eastAsia="Aptos" w:hAnsi="Aptos" w:cs="Aptos"/>
                <w:b/>
                <w:bCs/>
                <w:color w:val="0078D4"/>
              </w:rPr>
              <w:t>Artículo 22.</w:t>
            </w:r>
            <w:r w:rsidRPr="222B2309">
              <w:rPr>
                <w:rFonts w:ascii="Aptos" w:eastAsia="Aptos" w:hAnsi="Aptos" w:cs="Aptos"/>
                <w:color w:val="0078D4"/>
              </w:rPr>
              <w:t xml:space="preserve"> </w:t>
            </w:r>
            <w:r w:rsidRPr="222B2309">
              <w:rPr>
                <w:rFonts w:ascii="Aptos" w:eastAsia="Aptos" w:hAnsi="Aptos" w:cs="Aptos"/>
                <w:b/>
                <w:bCs/>
                <w:color w:val="0078D4"/>
              </w:rPr>
              <w:t>LIMITACIÓN DE LA RESPONSABILIDAD:</w:t>
            </w:r>
          </w:p>
          <w:p w14:paraId="372404FF" w14:textId="0A8C1D92" w:rsidR="00794D7A" w:rsidRPr="00305E46" w:rsidRDefault="6756C6AD" w:rsidP="222B2309">
            <w:pPr>
              <w:spacing w:before="240" w:after="240"/>
              <w:rPr>
                <w:rFonts w:ascii="Aptos" w:eastAsia="Aptos" w:hAnsi="Aptos" w:cs="Aptos"/>
                <w:color w:val="0078D4"/>
                <w:u w:val="single"/>
              </w:rPr>
            </w:pPr>
            <w:r w:rsidRPr="3938136E">
              <w:rPr>
                <w:rFonts w:ascii="Aptos" w:eastAsia="Aptos" w:hAnsi="Aptos" w:cs="Aptos"/>
                <w:color w:val="0078D4"/>
                <w:u w:val="single"/>
              </w:rPr>
              <w:t>SALUD NO ASUME NINGUNA RESPONSABILIDAD POR LAS CONSECUENCIAS DE CUALQUIER ERROR U OMISIÓN RELACIONADOS CON ESTA APLICACIÓN, LOS CONTENIDOS, LA DECLARACIÓN DE PRIVACIDAD O LOS TÉRMINOS DE USO. EN NINGÚN CASO, SALUD SERÁ RESPONSABLE ANTE USTED POR NINGUN RECLAMO DERIVADO DE</w:t>
            </w:r>
            <w:r w:rsidR="18F56A33" w:rsidRPr="3938136E">
              <w:rPr>
                <w:rFonts w:ascii="Aptos" w:eastAsia="Aptos" w:hAnsi="Aptos" w:cs="Aptos"/>
                <w:color w:val="0078D4"/>
                <w:u w:val="single"/>
              </w:rPr>
              <w:t>,</w:t>
            </w:r>
            <w:r w:rsidRPr="3938136E">
              <w:rPr>
                <w:rFonts w:ascii="Aptos" w:eastAsia="Aptos" w:hAnsi="Aptos" w:cs="Aptos"/>
                <w:color w:val="0078D4"/>
                <w:u w:val="single"/>
              </w:rPr>
              <w:t xml:space="preserve"> O RELACIONADO CON LOS CONTENIDOS, LA POLÍTICA DE PRIVACIDAD O LOS TÉRMINOS DE USO, NI POR SU ACCESO O USO (O INVIABILIDAD AL ACCESO O USO), O LA DISPONIBILIDAD (O FALTA DE DISPONIBILIDAD) DE ESTA APLICACIÓN.</w:t>
            </w:r>
          </w:p>
          <w:p w14:paraId="1BDE7B84" w14:textId="79210881" w:rsidR="00794D7A" w:rsidRPr="00305E46" w:rsidRDefault="6756C6AD" w:rsidP="222B2309">
            <w:pPr>
              <w:spacing w:before="240" w:after="240"/>
              <w:rPr>
                <w:rFonts w:ascii="Aptos" w:eastAsia="Aptos" w:hAnsi="Aptos" w:cs="Aptos"/>
                <w:color w:val="0078D4"/>
                <w:u w:val="single"/>
              </w:rPr>
            </w:pPr>
            <w:r w:rsidRPr="3938136E">
              <w:rPr>
                <w:rFonts w:ascii="Aptos" w:eastAsia="Aptos" w:hAnsi="Aptos" w:cs="Aptos"/>
                <w:color w:val="0078D4"/>
                <w:u w:val="single"/>
              </w:rPr>
              <w:t>BAJO NINGUNA CIRCUNSTANCIA SALUD SERÁ RESPONSABLE POR PÉRDIDA DE GANANCIAS, PÉRDIDA DE OPORTUNIDADES, NI POR DAÑOS INDIRECTOS, CONSECUENCIALES, INCIDENTALES, ESPECIALES, PUNITIVOS O EJEMPLARES QUE SURJAN DEL USO O LA INVIABILIDAD DE USO DE LA APLICACIÓN O DE CUALQUIER PARTE DE LA MISMA, INDEPENDIENTEMENTE DE SI SALUD HA SIDO INFORMADA DE LA POSIBILIDAD DE QUE OCURRAN DICHOS DAÑOS Y SIN IMPORTAR LA NATURALEZA DE LA ACCIÓN LEGAL, YA SEA CONTRACTUAL, POR GARANTÍA, EXTRACONTRACTUAL (INCLUYENDO NEGLIGENCIA), RESPONSABILIDAD OBJETIVA U OTRA.</w:t>
            </w:r>
          </w:p>
          <w:p w14:paraId="0ED380E1" w14:textId="7575E173" w:rsidR="00794D7A" w:rsidRPr="00305E46" w:rsidRDefault="6756C6AD" w:rsidP="222B2309">
            <w:pPr>
              <w:spacing w:before="240" w:after="240"/>
              <w:rPr>
                <w:rFonts w:ascii="Aptos" w:eastAsia="Aptos" w:hAnsi="Aptos" w:cs="Aptos"/>
                <w:color w:val="0078D4"/>
                <w:u w:val="single"/>
              </w:rPr>
            </w:pPr>
            <w:r w:rsidRPr="3938136E">
              <w:rPr>
                <w:rFonts w:ascii="Aptos" w:eastAsia="Aptos" w:hAnsi="Aptos" w:cs="Aptos"/>
                <w:color w:val="0078D4"/>
                <w:u w:val="single"/>
              </w:rPr>
              <w:t>SALUD NO ASUME NINGUNA RESPONSABILIDAD POR:</w:t>
            </w:r>
            <w:r w:rsidR="00794D7A">
              <w:br/>
            </w:r>
            <w:r w:rsidRPr="3938136E">
              <w:rPr>
                <w:rFonts w:ascii="Aptos" w:eastAsia="Aptos" w:hAnsi="Aptos" w:cs="Aptos"/>
                <w:color w:val="0078D4"/>
                <w:u w:val="single"/>
              </w:rPr>
              <w:t xml:space="preserve"> (i) ERRORES, EQUIVOCACIONES O IMPRECISIONES EN EL SITIO WEB O EN LOS CONTENIDOS;</w:t>
            </w:r>
            <w:r w:rsidR="00794D7A">
              <w:br/>
            </w:r>
            <w:r w:rsidRPr="3938136E">
              <w:rPr>
                <w:rFonts w:ascii="Aptos" w:eastAsia="Aptos" w:hAnsi="Aptos" w:cs="Aptos"/>
                <w:color w:val="0078D4"/>
                <w:u w:val="single"/>
              </w:rPr>
              <w:t xml:space="preserve"> (ii) LESIONES PERSONALES O DAÑOS A LA PROPIEDAD, DE CUALQUIER NATURALEZA, RESULTANTES DE SU ACCESO O USO DE LA APLICACIÓN O LOS CONTENIDOS;</w:t>
            </w:r>
            <w:r w:rsidR="00794D7A">
              <w:br/>
            </w:r>
            <w:r w:rsidRPr="3938136E">
              <w:rPr>
                <w:rFonts w:ascii="Aptos" w:eastAsia="Aptos" w:hAnsi="Aptos" w:cs="Aptos"/>
                <w:color w:val="0078D4"/>
                <w:u w:val="single"/>
              </w:rPr>
              <w:t xml:space="preserve"> (iii) CUALQUIER ERROR U OMISIÓN EN CUALQUIER CONTENIDO O DATO, O POR CUALQUIER PÉRDIDA O DAÑO DERIVADO DEL USO DE CUALQUIER CONTENIDO O DATO PUBLICADO, ENVIADO POR CORREO ELECTRÓNICO, TRANSMITIDO O PUESTO A DISPOSICIÓN DE OTRA MANERA A TRAVÉS DE LA APLICACIÓN O LOS CONTENIDOS; Y/O</w:t>
            </w:r>
            <w:r w:rsidR="00794D7A">
              <w:br/>
            </w:r>
            <w:r w:rsidRPr="3938136E">
              <w:rPr>
                <w:rFonts w:ascii="Aptos" w:eastAsia="Aptos" w:hAnsi="Aptos" w:cs="Aptos"/>
                <w:color w:val="0078D4"/>
                <w:u w:val="single"/>
              </w:rPr>
              <w:t xml:space="preserve"> (iv) LOS SERVICIOS.</w:t>
            </w:r>
          </w:p>
          <w:p w14:paraId="1A3246E8" w14:textId="50B58D32" w:rsidR="00794D7A" w:rsidRPr="00305E46" w:rsidRDefault="6756C6AD" w:rsidP="222B2309">
            <w:pPr>
              <w:spacing w:before="240" w:after="240"/>
              <w:rPr>
                <w:rFonts w:ascii="Aptos" w:eastAsia="Aptos" w:hAnsi="Aptos" w:cs="Aptos"/>
                <w:color w:val="0078D4"/>
                <w:u w:val="single"/>
              </w:rPr>
            </w:pPr>
            <w:r w:rsidRPr="3938136E">
              <w:rPr>
                <w:rFonts w:ascii="Aptos" w:eastAsia="Aptos" w:hAnsi="Aptos" w:cs="Aptos"/>
                <w:color w:val="0078D4"/>
                <w:u w:val="single"/>
              </w:rPr>
              <w:t>EN NINGÚN CASO LA RESPONSABILIDAD TOTAL DE SALUD QUE SE DERIVE DE ESTE ACUERDO EXCEDERÁ $500.</w:t>
            </w:r>
          </w:p>
          <w:p w14:paraId="70367B1D" w14:textId="33899546" w:rsidR="00794D7A" w:rsidRPr="00305E46" w:rsidRDefault="6756C6AD" w:rsidP="222B2309">
            <w:pPr>
              <w:spacing w:before="240" w:after="240"/>
              <w:rPr>
                <w:rFonts w:ascii="Aptos" w:eastAsia="Aptos" w:hAnsi="Aptos" w:cs="Aptos"/>
                <w:b/>
                <w:bCs/>
                <w:color w:val="0078D4"/>
              </w:rPr>
            </w:pPr>
            <w:r w:rsidRPr="222B2309">
              <w:rPr>
                <w:rFonts w:ascii="Aptos" w:eastAsia="Aptos" w:hAnsi="Aptos" w:cs="Aptos"/>
                <w:b/>
                <w:bCs/>
                <w:color w:val="0078D4"/>
              </w:rPr>
              <w:t>Artículo 23. DISPOSICIONES GENERALES:</w:t>
            </w:r>
          </w:p>
          <w:p w14:paraId="7ECB83A7" w14:textId="2CAA5F38"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b/>
                <w:color w:val="0078D4"/>
                <w:u w:val="single"/>
              </w:rPr>
              <w:t>A. IDIOMA:</w:t>
            </w:r>
            <w:r w:rsidRPr="5439941C">
              <w:rPr>
                <w:rFonts w:ascii="Aptos" w:eastAsia="Aptos" w:hAnsi="Aptos" w:cs="Aptos"/>
                <w:color w:val="0078D4"/>
                <w:u w:val="single"/>
              </w:rPr>
              <w:t xml:space="preserve"> Todas las comunicaciones realizadas y notificaciones efectuadas en virtud de este Acuerdo deberán ser en </w:t>
            </w:r>
            <w:r w:rsidR="1550F92D" w:rsidRPr="1A9E557B">
              <w:rPr>
                <w:rFonts w:ascii="Aptos" w:eastAsia="Aptos" w:hAnsi="Aptos" w:cs="Aptos"/>
                <w:color w:val="0078D4"/>
                <w:u w:val="single"/>
              </w:rPr>
              <w:t>el</w:t>
            </w:r>
            <w:r w:rsidRPr="059272E1">
              <w:rPr>
                <w:rFonts w:ascii="Aptos" w:eastAsia="Aptos" w:hAnsi="Aptos" w:cs="Aptos"/>
                <w:color w:val="0078D4"/>
                <w:u w:val="single"/>
              </w:rPr>
              <w:t xml:space="preserve"> </w:t>
            </w:r>
            <w:r w:rsidRPr="5439941C">
              <w:rPr>
                <w:rFonts w:ascii="Aptos" w:eastAsia="Aptos" w:hAnsi="Aptos" w:cs="Aptos"/>
                <w:color w:val="0078D4"/>
                <w:u w:val="single"/>
              </w:rPr>
              <w:t>idioma inglés.</w:t>
            </w:r>
          </w:p>
          <w:p w14:paraId="2A7F7E61" w14:textId="3A2B29EA"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b/>
                <w:color w:val="0078D4"/>
                <w:u w:val="single"/>
              </w:rPr>
              <w:t>B. JURISDICCIÓN, COMPETENCIA Y LEY APLICABLE:</w:t>
            </w:r>
            <w:r w:rsidRPr="5439941C">
              <w:rPr>
                <w:rFonts w:ascii="Aptos" w:eastAsia="Aptos" w:hAnsi="Aptos" w:cs="Aptos"/>
                <w:color w:val="0078D4"/>
                <w:u w:val="single"/>
              </w:rPr>
              <w:t xml:space="preserve"> Al participar en </w:t>
            </w:r>
            <w:r w:rsidR="00DA2A1E">
              <w:rPr>
                <w:rFonts w:ascii="Aptos" w:eastAsia="Aptos" w:hAnsi="Aptos" w:cs="Aptos"/>
                <w:color w:val="0078D4"/>
                <w:u w:val="single"/>
              </w:rPr>
              <w:t>Salud EquityPay</w:t>
            </w:r>
            <w:r w:rsidRPr="5439941C">
              <w:rPr>
                <w:rFonts w:ascii="Aptos" w:eastAsia="Aptos" w:hAnsi="Aptos" w:cs="Aptos"/>
                <w:color w:val="0078D4"/>
                <w:u w:val="single"/>
              </w:rPr>
              <w:t xml:space="preserve"> y utilizar la Aplicación, usted acepta que las leyes de </w:t>
            </w:r>
            <w:r w:rsidRPr="5439941C">
              <w:rPr>
                <w:rFonts w:ascii="Aptos" w:eastAsia="Aptos" w:hAnsi="Aptos" w:cs="Aptos"/>
                <w:b/>
                <w:color w:val="0078D4"/>
                <w:u w:val="single"/>
              </w:rPr>
              <w:t>Indiana</w:t>
            </w:r>
            <w:r w:rsidRPr="5439941C">
              <w:rPr>
                <w:rFonts w:ascii="Aptos" w:eastAsia="Aptos" w:hAnsi="Aptos" w:cs="Aptos"/>
                <w:color w:val="0078D4"/>
                <w:u w:val="single"/>
              </w:rPr>
              <w:t xml:space="preserve"> regirán cualquier asunto o disputa relacionada con, o derivada de, este Acuerdo, sin que tengan efecto las normas sobre conflictos de leyes.</w:t>
            </w:r>
          </w:p>
          <w:p w14:paraId="64E25AAD" w14:textId="21EB0D7F" w:rsidR="00794D7A" w:rsidRPr="00305E46" w:rsidRDefault="6756C6AD" w:rsidP="222B2309">
            <w:pPr>
              <w:spacing w:before="240" w:after="240"/>
              <w:rPr>
                <w:rFonts w:ascii="Aptos" w:eastAsia="Aptos" w:hAnsi="Aptos" w:cs="Aptos"/>
                <w:color w:val="0078D4"/>
                <w:u w:val="single"/>
                <w:lang w:val="es-ES"/>
              </w:rPr>
            </w:pPr>
            <w:r w:rsidRPr="63836C16">
              <w:rPr>
                <w:rFonts w:ascii="Aptos" w:eastAsia="Aptos" w:hAnsi="Aptos" w:cs="Aptos"/>
                <w:color w:val="0078D4"/>
                <w:u w:val="single"/>
                <w:lang w:val="es-ES"/>
              </w:rPr>
              <w:t xml:space="preserve">En caso de que se inicie algún litigio específicamente permitido por este Acuerdo, las Partes acuerdan someterse a la jurisdicción y competencia exclusivas del estado de Indiana. Por el presente, usted renuncia al derecho de objetar dicha competencia territorial, incluyendo la invocación de la doctrina del </w:t>
            </w:r>
            <w:r w:rsidRPr="63836C16">
              <w:rPr>
                <w:rFonts w:ascii="Aptos" w:eastAsia="Aptos" w:hAnsi="Aptos" w:cs="Aptos"/>
                <w:i/>
                <w:color w:val="0078D4"/>
                <w:u w:val="single"/>
                <w:lang w:val="es-ES"/>
              </w:rPr>
              <w:t>forum non conveniens</w:t>
            </w:r>
            <w:r w:rsidRPr="63836C16">
              <w:rPr>
                <w:rFonts w:ascii="Aptos" w:eastAsia="Aptos" w:hAnsi="Aptos" w:cs="Aptos"/>
                <w:color w:val="0078D4"/>
                <w:u w:val="single"/>
                <w:lang w:val="es-ES"/>
              </w:rPr>
              <w:t xml:space="preserve"> o cualquier doctrina similar. Cualquier disputa relacionada con su uso de los Servicios será resuelta en dicha jurisdicción. Al </w:t>
            </w:r>
            <w:r w:rsidR="79F23301" w:rsidRPr="63836C16">
              <w:rPr>
                <w:rFonts w:ascii="Aptos" w:eastAsia="Aptos" w:hAnsi="Aptos" w:cs="Aptos"/>
                <w:color w:val="0078D4"/>
                <w:u w:val="single"/>
                <w:lang w:val="es-ES"/>
              </w:rPr>
              <w:t>d</w:t>
            </w:r>
            <w:r w:rsidRPr="63836C16">
              <w:rPr>
                <w:rFonts w:ascii="Aptos" w:eastAsia="Aptos" w:hAnsi="Aptos" w:cs="Aptos"/>
                <w:color w:val="0078D4"/>
                <w:u w:val="single"/>
                <w:lang w:val="es-ES"/>
              </w:rPr>
              <w:t>ar su consentimiento y acuerdo, se considera que la competencia territorial en los tribunales de Indiana es adecuada.</w:t>
            </w:r>
          </w:p>
          <w:p w14:paraId="2D4E627D" w14:textId="7BFF6C87"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color w:val="0078D4"/>
                <w:u w:val="single"/>
              </w:rPr>
              <w:t>Sin perjuicio de lo anterior, usted reconoce y acepta que cualquier incumplimiento de estos Términos podría ocasionar daños y perjuicios irreparables para nosotros y nuestras afiliadas, los cuales no podrían ser adecuadamente compensados mediante una indemnización monetaria y para los cuales no tendríamos un recurso legal suficiente. Por lo tanto, usted consiente y acepta que Salud tendrá derecho a solicitar medidas judiciales u otros recursos en equidad en cualquier jurisdicción.</w:t>
            </w:r>
          </w:p>
          <w:p w14:paraId="31E04D62" w14:textId="711A45CB" w:rsidR="00794D7A" w:rsidRPr="00305E46" w:rsidRDefault="6756C6AD" w:rsidP="222B2309">
            <w:pPr>
              <w:spacing w:before="240" w:after="240"/>
              <w:rPr>
                <w:rFonts w:ascii="Aptos" w:eastAsia="Aptos" w:hAnsi="Aptos" w:cs="Aptos"/>
                <w:b/>
                <w:color w:val="0078D4"/>
                <w:u w:val="single"/>
              </w:rPr>
            </w:pPr>
            <w:r w:rsidRPr="5439941C">
              <w:rPr>
                <w:rFonts w:ascii="Aptos" w:eastAsia="Aptos" w:hAnsi="Aptos" w:cs="Aptos"/>
                <w:b/>
                <w:color w:val="0078D4"/>
                <w:u w:val="single"/>
              </w:rPr>
              <w:t>C. CESIÓN:</w:t>
            </w:r>
          </w:p>
          <w:p w14:paraId="62E06D82" w14:textId="4992A35E"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color w:val="0078D4"/>
                <w:u w:val="single"/>
              </w:rPr>
              <w:t>Este Acuerdo, o los derechos concedidos en virtud del mismo, no podrán ser cedidos, vendidos, arrendados ni transferidos, total ni parcialmente, por usted. En caso de que este Acuerdo, o los derechos otorgados en virtud del mismo, sean cedidos, vendidos, arrendados o transferidos por Salud, los derechos y obligaciones de Salud serán vinculantes y aplicables a cualquier cesionario, administrador, sucesor o albacea.</w:t>
            </w:r>
          </w:p>
          <w:p w14:paraId="370BB638" w14:textId="369F2423" w:rsidR="00794D7A" w:rsidRPr="00305E46" w:rsidRDefault="6756C6AD" w:rsidP="222B2309">
            <w:pPr>
              <w:spacing w:before="240" w:after="240"/>
              <w:rPr>
                <w:rFonts w:ascii="Aptos" w:eastAsia="Aptos" w:hAnsi="Aptos" w:cs="Aptos"/>
                <w:b/>
                <w:color w:val="0078D4"/>
                <w:u w:val="single"/>
              </w:rPr>
            </w:pPr>
            <w:r w:rsidRPr="5439941C">
              <w:rPr>
                <w:rFonts w:ascii="Aptos" w:eastAsia="Aptos" w:hAnsi="Aptos" w:cs="Aptos"/>
                <w:b/>
                <w:color w:val="0078D4"/>
                <w:u w:val="single"/>
              </w:rPr>
              <w:t>D. CLÁUSULAS INVÁLIDAS:</w:t>
            </w:r>
          </w:p>
          <w:p w14:paraId="216FD479" w14:textId="7C67AFBD"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color w:val="0078D4"/>
                <w:u w:val="single"/>
              </w:rPr>
              <w:t>Si alguna parte o subparte de este Acuerdo es declarada inválida o inaplicable por un tribunal competente, las partes restantes seguirán siendo aplicables en la mayor medida posible. En tal caso, el resto de este Acuerdo continuará en pleno vigor y efecto.</w:t>
            </w:r>
          </w:p>
          <w:p w14:paraId="05CCEB51" w14:textId="6F0CA7CE" w:rsidR="00794D7A" w:rsidRPr="00305E46" w:rsidRDefault="6756C6AD" w:rsidP="222B2309">
            <w:pPr>
              <w:spacing w:before="240" w:after="240"/>
              <w:rPr>
                <w:rFonts w:ascii="Aptos" w:eastAsia="Aptos" w:hAnsi="Aptos" w:cs="Aptos"/>
                <w:b/>
                <w:color w:val="0078D4"/>
                <w:u w:val="single"/>
              </w:rPr>
            </w:pPr>
            <w:r w:rsidRPr="5439941C">
              <w:rPr>
                <w:rFonts w:ascii="Aptos" w:eastAsia="Aptos" w:hAnsi="Aptos" w:cs="Aptos"/>
                <w:b/>
                <w:color w:val="0078D4"/>
                <w:u w:val="single"/>
              </w:rPr>
              <w:t>E. AUSENCIA DE RENUNCIA:</w:t>
            </w:r>
          </w:p>
          <w:p w14:paraId="65E7EF92" w14:textId="74866047"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color w:val="0078D4"/>
                <w:u w:val="single"/>
              </w:rPr>
              <w:t>En caso de que no hagamos cumplir alguna disposición de este Acuerdo, no constituirá una renuncia a su aplicación futura, ya sea de esa misma disposición o de cualquier otra. La renuncia a cualquier parte o subparte de este Acuerdo no constituirá una renuncia a cualquier otra parte o subparte.</w:t>
            </w:r>
          </w:p>
          <w:p w14:paraId="5626C275" w14:textId="5A9FA7C2" w:rsidR="00794D7A" w:rsidRPr="00305E46" w:rsidRDefault="6756C6AD" w:rsidP="222B2309">
            <w:pPr>
              <w:spacing w:before="240" w:after="240"/>
              <w:rPr>
                <w:rFonts w:ascii="Aptos" w:eastAsia="Aptos" w:hAnsi="Aptos" w:cs="Aptos"/>
                <w:b/>
                <w:color w:val="0078D4"/>
                <w:u w:val="single"/>
              </w:rPr>
            </w:pPr>
            <w:r w:rsidRPr="5439941C">
              <w:rPr>
                <w:rFonts w:ascii="Aptos" w:eastAsia="Aptos" w:hAnsi="Aptos" w:cs="Aptos"/>
                <w:b/>
                <w:color w:val="0078D4"/>
                <w:u w:val="single"/>
              </w:rPr>
              <w:t>F. ENCABEZADOS/TÍTULOS DE CONVENIENCIA:</w:t>
            </w:r>
          </w:p>
          <w:p w14:paraId="626C73B9" w14:textId="2218A58D"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color w:val="0078D4"/>
                <w:u w:val="single"/>
              </w:rPr>
              <w:t>Los títulos de las partes y subpartes de este Acuerdo se incluyen únicamente por motivos de conveniencia y organización. Dichos encabezados/títulos no afectarán el significado ni la interpretación de ninguna de las disposiciones del Acuerdo.</w:t>
            </w:r>
          </w:p>
          <w:p w14:paraId="74AF23FD" w14:textId="05A66B18" w:rsidR="00794D7A" w:rsidRPr="00305E46" w:rsidRDefault="6756C6AD" w:rsidP="222B2309">
            <w:pPr>
              <w:spacing w:before="240" w:after="240"/>
              <w:rPr>
                <w:rFonts w:ascii="Aptos" w:eastAsia="Aptos" w:hAnsi="Aptos" w:cs="Aptos"/>
                <w:b/>
                <w:color w:val="0078D4"/>
                <w:u w:val="single"/>
              </w:rPr>
            </w:pPr>
            <w:r w:rsidRPr="5439941C">
              <w:rPr>
                <w:rFonts w:ascii="Aptos" w:eastAsia="Aptos" w:hAnsi="Aptos" w:cs="Aptos"/>
                <w:b/>
                <w:color w:val="0078D4"/>
                <w:u w:val="single"/>
              </w:rPr>
              <w:t>G. AUSENCIA DE REPRESENTACIÓN, SOCIEDAD O ALIANZA:</w:t>
            </w:r>
          </w:p>
          <w:p w14:paraId="0A1F6FF2" w14:textId="4CE66A10"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color w:val="0078D4"/>
                <w:u w:val="single"/>
              </w:rPr>
              <w:t>No se crea ninguna relación de representación, sociedad o alianza entre las Partes como resultado de este Acuerdo. Ninguna de las Partes tiene autoridad para obligar a la otra frente a terceros.</w:t>
            </w:r>
          </w:p>
          <w:p w14:paraId="08F1A6C2" w14:textId="29A563BB" w:rsidR="00794D7A" w:rsidRPr="00305E46" w:rsidRDefault="6756C6AD" w:rsidP="222B2309">
            <w:pPr>
              <w:spacing w:before="240" w:after="240"/>
              <w:rPr>
                <w:rFonts w:ascii="Aptos" w:eastAsia="Aptos" w:hAnsi="Aptos" w:cs="Aptos"/>
                <w:b/>
                <w:color w:val="0078D4"/>
                <w:u w:val="single"/>
              </w:rPr>
            </w:pPr>
            <w:r w:rsidRPr="5439941C">
              <w:rPr>
                <w:rFonts w:ascii="Aptos" w:eastAsia="Aptos" w:hAnsi="Aptos" w:cs="Aptos"/>
                <w:b/>
                <w:color w:val="0078D4"/>
                <w:u w:val="single"/>
              </w:rPr>
              <w:t>H. FUERZA MAYOR:</w:t>
            </w:r>
          </w:p>
          <w:p w14:paraId="12A21D6C" w14:textId="474C88CB" w:rsidR="00794D7A" w:rsidRPr="00305E46" w:rsidRDefault="6756C6AD" w:rsidP="222B2309">
            <w:pPr>
              <w:spacing w:before="240" w:after="240"/>
              <w:rPr>
                <w:rFonts w:ascii="Aptos" w:eastAsia="Aptos" w:hAnsi="Aptos" w:cs="Aptos"/>
                <w:color w:val="0078D4"/>
                <w:u w:val="single"/>
              </w:rPr>
            </w:pPr>
            <w:r w:rsidRPr="5439941C">
              <w:rPr>
                <w:rFonts w:ascii="Aptos" w:eastAsia="Aptos" w:hAnsi="Aptos" w:cs="Aptos"/>
                <w:color w:val="0078D4"/>
                <w:u w:val="single"/>
              </w:rPr>
              <w:t>No somos responsables por el incumplimiento de nuestras obligaciones debido a causas fuera de nuestro control razonable, incluyendo, pero no limitado a, actos de Dios, actos de autoridades civiles, actos de autoridades militares, disturbios, embargos, fenómenos naturales y desastres naturales, pandemias, y otros actos que puedan deberse a circunstancias imprevistas.</w:t>
            </w:r>
          </w:p>
          <w:p w14:paraId="24A97272" w14:textId="5702BB49" w:rsidR="00794D7A" w:rsidRPr="00305E46" w:rsidRDefault="6756C6AD" w:rsidP="222B2309">
            <w:pPr>
              <w:spacing w:before="240" w:after="240"/>
              <w:rPr>
                <w:rFonts w:eastAsiaTheme="minorEastAsia"/>
                <w:b/>
                <w:bCs/>
                <w:color w:val="0078D4"/>
                <w:u w:val="single"/>
              </w:rPr>
            </w:pPr>
            <w:r w:rsidRPr="222B2309">
              <w:rPr>
                <w:rFonts w:eastAsiaTheme="minorEastAsia"/>
                <w:b/>
                <w:bCs/>
                <w:color w:val="0078D4"/>
                <w:u w:val="single"/>
              </w:rPr>
              <w:t xml:space="preserve">I. COMUNICACIONES ELECTRÓNICAS PERMITIDAS: </w:t>
            </w:r>
          </w:p>
          <w:p w14:paraId="27A55839" w14:textId="7B2A6D75" w:rsidR="00794D7A" w:rsidRPr="00305E46" w:rsidRDefault="6756C6AD" w:rsidP="222B2309">
            <w:pPr>
              <w:spacing w:before="240" w:after="240"/>
              <w:rPr>
                <w:rFonts w:ascii="Aptos" w:eastAsiaTheme="minorEastAsia" w:hAnsi="Aptos" w:cs="Arial"/>
                <w:color w:val="0078D4"/>
                <w:u w:val="single"/>
                <w:lang w:val="es-ES"/>
              </w:rPr>
            </w:pPr>
            <w:r w:rsidRPr="222B2309">
              <w:rPr>
                <w:rFonts w:eastAsiaTheme="minorEastAsia"/>
                <w:color w:val="0078D4"/>
                <w:u w:val="single"/>
              </w:rPr>
              <w:t xml:space="preserve">Las comunicaciones electrónicas están permitidas </w:t>
            </w:r>
            <w:r w:rsidR="302CEFAD" w:rsidRPr="2CBD0E84">
              <w:rPr>
                <w:rFonts w:eastAsiaTheme="minorEastAsia"/>
                <w:color w:val="0078D4"/>
                <w:u w:val="single"/>
              </w:rPr>
              <w:t>para</w:t>
            </w:r>
            <w:r w:rsidRPr="222B2309">
              <w:rPr>
                <w:rFonts w:eastAsiaTheme="minorEastAsia"/>
                <w:color w:val="0078D4"/>
                <w:u w:val="single"/>
              </w:rPr>
              <w:t xml:space="preserve"> ambas Partes en virtud del presente Acuerdo, incluyendo el </w:t>
            </w:r>
            <w:r w:rsidR="32C9047E" w:rsidRPr="0E2CAD35">
              <w:rPr>
                <w:rFonts w:eastAsiaTheme="minorEastAsia"/>
                <w:color w:val="0078D4"/>
                <w:u w:val="single"/>
              </w:rPr>
              <w:t>uso de</w:t>
            </w:r>
            <w:r w:rsidRPr="0E2CAD35">
              <w:rPr>
                <w:rFonts w:eastAsiaTheme="minorEastAsia"/>
                <w:color w:val="0078D4"/>
                <w:u w:val="single"/>
              </w:rPr>
              <w:t xml:space="preserve"> </w:t>
            </w:r>
            <w:r w:rsidRPr="222B2309">
              <w:rPr>
                <w:rFonts w:eastAsiaTheme="minorEastAsia"/>
                <w:color w:val="0078D4"/>
                <w:u w:val="single"/>
              </w:rPr>
              <w:t xml:space="preserve">correo electrónico o </w:t>
            </w:r>
            <w:r w:rsidRPr="23A2E7DE">
              <w:rPr>
                <w:rFonts w:eastAsiaTheme="minorEastAsia"/>
                <w:color w:val="0078D4"/>
                <w:u w:val="single"/>
              </w:rPr>
              <w:t>fax</w:t>
            </w:r>
            <w:r w:rsidR="272DC583" w:rsidRPr="23A2E7DE">
              <w:rPr>
                <w:rFonts w:eastAsiaTheme="minorEastAsia"/>
                <w:color w:val="0078D4"/>
                <w:u w:val="single"/>
              </w:rPr>
              <w:t>,</w:t>
            </w:r>
            <w:r w:rsidRPr="222B2309">
              <w:rPr>
                <w:rFonts w:eastAsiaTheme="minorEastAsia"/>
                <w:color w:val="0078D4"/>
                <w:u w:val="single"/>
              </w:rPr>
              <w:t xml:space="preserve"> y satisfarán cualquier requisito legal de que dicha comunicación sea por escrito. Para cualquier pregunta o duda, por favor envíenos un correo electrónico a la siguiente dirección:</w:t>
            </w:r>
            <w:r w:rsidR="0D2B85A1" w:rsidRPr="1F990216">
              <w:rPr>
                <w:rFonts w:ascii="Aptos" w:eastAsiaTheme="minorEastAsia" w:hAnsi="Aptos" w:cs="Arial"/>
                <w:i/>
                <w:color w:val="0078D4"/>
                <w:u w:val="single"/>
                <w:lang w:val="es-ES"/>
              </w:rPr>
              <w:t xml:space="preserve"> [email address]</w:t>
            </w:r>
          </w:p>
          <w:p w14:paraId="7A3036E8" w14:textId="0E9BCA34" w:rsidR="00794D7A" w:rsidRPr="00305E46" w:rsidRDefault="6756C6AD" w:rsidP="222B2309">
            <w:pPr>
              <w:spacing w:before="240" w:after="240"/>
              <w:rPr>
                <w:rFonts w:eastAsiaTheme="minorEastAsia"/>
                <w:u w:val="single"/>
                <w:lang w:val="es-ES"/>
              </w:rPr>
            </w:pPr>
            <w:r w:rsidRPr="222B2309">
              <w:rPr>
                <w:rFonts w:eastAsiaTheme="minorEastAsia"/>
                <w:color w:val="0078D4"/>
                <w:u w:val="single"/>
                <w:lang w:val="es-ES"/>
              </w:rPr>
              <w:t>J. Nos esforzamos para que nuestros Servicios sean accesibles a todos los usuarios. Si encuentra algún problema, póngase en contacto con nosotros en la dirección</w:t>
            </w:r>
            <w:r w:rsidRPr="222B2309">
              <w:rPr>
                <w:rFonts w:eastAsiaTheme="minorEastAsia"/>
                <w:i/>
                <w:iCs/>
                <w:color w:val="0078D4"/>
                <w:u w:val="single"/>
                <w:lang w:val="es-ES"/>
              </w:rPr>
              <w:t xml:space="preserve"> </w:t>
            </w:r>
            <w:r w:rsidR="003B2206" w:rsidRPr="003B2206">
              <w:rPr>
                <w:rFonts w:eastAsiaTheme="minorEastAsia"/>
                <w:color w:val="0078D4"/>
                <w:u w:val="single"/>
                <w:lang w:val="es-ES"/>
              </w:rPr>
              <w:t>info@saludequitypay.com.</w:t>
            </w:r>
          </w:p>
          <w:p w14:paraId="7188D17C" w14:textId="4451E28D" w:rsidR="00794D7A" w:rsidRPr="00305E46" w:rsidRDefault="00794D7A" w:rsidP="222B2309">
            <w:pPr>
              <w:spacing w:before="240" w:after="240"/>
              <w:rPr>
                <w:rFonts w:ascii="Aptos" w:eastAsia="Aptos" w:hAnsi="Aptos" w:cs="Aptos"/>
                <w:color w:val="0078D4"/>
              </w:rPr>
            </w:pPr>
          </w:p>
          <w:p w14:paraId="53CCDA51" w14:textId="12A4D66E" w:rsidR="00794D7A" w:rsidRPr="00305E46" w:rsidRDefault="00794D7A" w:rsidP="222B2309">
            <w:pPr>
              <w:spacing w:before="240" w:after="240"/>
              <w:rPr>
                <w:rFonts w:ascii="Aptos" w:eastAsia="Aptos" w:hAnsi="Aptos" w:cs="Aptos"/>
                <w:color w:val="0078D4"/>
              </w:rPr>
            </w:pPr>
          </w:p>
          <w:p w14:paraId="1D9915D3" w14:textId="120EDE53" w:rsidR="00794D7A" w:rsidRPr="00305E46" w:rsidRDefault="00794D7A" w:rsidP="222B2309">
            <w:pPr>
              <w:spacing w:before="240" w:after="240"/>
              <w:rPr>
                <w:rFonts w:ascii="Aptos" w:eastAsia="Aptos" w:hAnsi="Aptos" w:cs="Aptos"/>
                <w:color w:val="0078D4"/>
              </w:rPr>
            </w:pPr>
          </w:p>
          <w:p w14:paraId="19525A01" w14:textId="6BC1978E" w:rsidR="00794D7A" w:rsidRPr="00305E46" w:rsidRDefault="00794D7A" w:rsidP="222B2309">
            <w:pPr>
              <w:spacing w:before="240" w:after="240"/>
              <w:rPr>
                <w:rFonts w:ascii="Aptos" w:eastAsia="Aptos" w:hAnsi="Aptos" w:cs="Aptos"/>
                <w:color w:val="0078D4"/>
                <w:u w:val="single"/>
              </w:rPr>
            </w:pPr>
          </w:p>
          <w:p w14:paraId="3CC6A7EB" w14:textId="15A1FAC3" w:rsidR="00794D7A" w:rsidRPr="00305E46" w:rsidRDefault="00794D7A" w:rsidP="222B2309">
            <w:pPr>
              <w:spacing w:before="240" w:after="240"/>
              <w:rPr>
                <w:rFonts w:ascii="Aptos" w:eastAsia="Aptos" w:hAnsi="Aptos" w:cs="Aptos"/>
                <w:color w:val="0078D4"/>
                <w:u w:val="single"/>
              </w:rPr>
            </w:pPr>
          </w:p>
          <w:p w14:paraId="76D9A5F4" w14:textId="519CE11C" w:rsidR="00794D7A" w:rsidRPr="00305E46" w:rsidRDefault="00794D7A" w:rsidP="222B2309">
            <w:pPr>
              <w:spacing w:before="240" w:after="240"/>
              <w:rPr>
                <w:rFonts w:eastAsiaTheme="minorEastAsia"/>
                <w:color w:val="0078D4"/>
                <w:u w:val="single"/>
              </w:rPr>
            </w:pPr>
          </w:p>
          <w:p w14:paraId="692C7AA1" w14:textId="483F34E6" w:rsidR="00794D7A" w:rsidRPr="00305E46" w:rsidRDefault="00794D7A" w:rsidP="222B2309">
            <w:pPr>
              <w:spacing w:before="240" w:after="240"/>
              <w:rPr>
                <w:rFonts w:ascii="Arial" w:eastAsia="Arial" w:hAnsi="Arial" w:cs="Arial"/>
                <w:color w:val="0078D4"/>
                <w:u w:val="single"/>
              </w:rPr>
            </w:pPr>
          </w:p>
          <w:p w14:paraId="06C3BC6C" w14:textId="1507AA11" w:rsidR="00794D7A" w:rsidRPr="00305E46" w:rsidRDefault="00794D7A" w:rsidP="222B2309">
            <w:pPr>
              <w:spacing w:before="240" w:after="240"/>
              <w:rPr>
                <w:rFonts w:ascii="Arial" w:eastAsia="Arial" w:hAnsi="Arial" w:cs="Arial"/>
                <w:color w:val="0078D4"/>
                <w:u w:val="single"/>
              </w:rPr>
            </w:pPr>
          </w:p>
          <w:p w14:paraId="0FFDF3FD" w14:textId="3BB27AFE" w:rsidR="00794D7A" w:rsidRPr="00305E46" w:rsidRDefault="00794D7A" w:rsidP="222B2309">
            <w:pPr>
              <w:spacing w:before="240" w:after="240"/>
              <w:rPr>
                <w:rFonts w:ascii="Arial" w:eastAsia="Arial" w:hAnsi="Arial" w:cs="Arial"/>
                <w:color w:val="0078D4"/>
                <w:u w:val="single"/>
                <w:lang w:val="es-ES"/>
              </w:rPr>
            </w:pPr>
          </w:p>
          <w:p w14:paraId="05A84F9E" w14:textId="1CE2AEA7" w:rsidR="00794D7A" w:rsidRPr="00305E46" w:rsidRDefault="00794D7A"/>
          <w:p w14:paraId="15B14AC6" w14:textId="7BABD6F8" w:rsidR="00794D7A" w:rsidRPr="00305E46" w:rsidRDefault="00794D7A" w:rsidP="222B2309">
            <w:pPr>
              <w:spacing w:before="240" w:after="240"/>
              <w:rPr>
                <w:rFonts w:ascii="Arial" w:eastAsia="Arial" w:hAnsi="Arial" w:cs="Arial"/>
                <w:color w:val="0078D4"/>
                <w:sz w:val="22"/>
                <w:szCs w:val="22"/>
                <w:u w:val="single"/>
              </w:rPr>
            </w:pPr>
          </w:p>
          <w:p w14:paraId="698D0BE8" w14:textId="2C86483F" w:rsidR="00794D7A" w:rsidRPr="00305E46" w:rsidRDefault="00794D7A" w:rsidP="222B2309">
            <w:pPr>
              <w:spacing w:before="240" w:after="240"/>
              <w:rPr>
                <w:rFonts w:ascii="Arial" w:eastAsia="Arial" w:hAnsi="Arial" w:cs="Arial"/>
                <w:color w:val="0078D4"/>
                <w:sz w:val="22"/>
                <w:szCs w:val="22"/>
                <w:u w:val="single"/>
              </w:rPr>
            </w:pPr>
          </w:p>
          <w:p w14:paraId="2E5A4A95" w14:textId="4732BD11" w:rsidR="00794D7A" w:rsidRPr="00305E46" w:rsidRDefault="00794D7A"/>
          <w:p w14:paraId="2755ED55" w14:textId="167F1CF0" w:rsidR="00794D7A" w:rsidRPr="00305E46" w:rsidRDefault="00794D7A" w:rsidP="222B2309">
            <w:pPr>
              <w:spacing w:before="240" w:after="240"/>
              <w:rPr>
                <w:rFonts w:ascii="Arial" w:eastAsia="Arial" w:hAnsi="Arial" w:cs="Arial"/>
                <w:color w:val="0078D4"/>
                <w:sz w:val="22"/>
                <w:szCs w:val="22"/>
                <w:u w:val="single"/>
              </w:rPr>
            </w:pPr>
          </w:p>
          <w:p w14:paraId="01118A5D" w14:textId="41D4E86B" w:rsidR="00794D7A" w:rsidRPr="00305E46" w:rsidRDefault="00794D7A" w:rsidP="222B2309">
            <w:pPr>
              <w:shd w:val="clear" w:color="auto" w:fill="FFFFFF" w:themeFill="background1"/>
              <w:spacing w:after="240"/>
              <w:rPr>
                <w:rFonts w:ascii="Arial" w:eastAsia="Arial" w:hAnsi="Arial" w:cs="Arial"/>
                <w:color w:val="0070C0"/>
                <w:sz w:val="22"/>
                <w:szCs w:val="22"/>
                <w:u w:val="single"/>
              </w:rPr>
            </w:pPr>
          </w:p>
          <w:p w14:paraId="48B5562F" w14:textId="1CAA4637" w:rsidR="00794D7A" w:rsidRPr="00305E46" w:rsidRDefault="00794D7A">
            <w:pPr>
              <w:rPr>
                <w:highlight w:val="cyan"/>
              </w:rPr>
            </w:pPr>
          </w:p>
        </w:tc>
      </w:tr>
    </w:tbl>
    <w:p w14:paraId="4292CAE3" w14:textId="77777777" w:rsidR="00794D7A" w:rsidRDefault="00794D7A" w:rsidP="004F07BB">
      <w:pPr>
        <w:rPr>
          <w:b/>
          <w:bCs/>
          <w:u w:val="single"/>
        </w:rPr>
      </w:pPr>
    </w:p>
    <w:p w14:paraId="171766A2" w14:textId="77777777" w:rsidR="004F071B" w:rsidRPr="004F071B" w:rsidRDefault="004F071B">
      <w:pPr>
        <w:rPr>
          <w:ins w:id="487" w:author="Jessica Varkonyi" w:date="2025-05-07T11:45:00Z" w16du:dateUtc="2025-05-07T15:45:00Z"/>
        </w:rPr>
        <w:pPrChange w:id="488" w:author="Jessica Varkonyi" w:date="2025-05-07T11:45:00Z" w16du:dateUtc="2025-05-07T15:45:00Z">
          <w:pPr>
            <w:pStyle w:val="Heading1"/>
            <w:spacing w:before="0" w:after="0"/>
          </w:pPr>
        </w:pPrChange>
      </w:pPr>
    </w:p>
    <w:p w14:paraId="3CE608FB" w14:textId="77777777" w:rsidR="00496FD6" w:rsidRDefault="00496FD6" w:rsidP="00E33ADC"/>
    <w:p w14:paraId="2C888469" w14:textId="77777777" w:rsidR="00496FD6" w:rsidRDefault="00496FD6" w:rsidP="00E33ADC"/>
    <w:p w14:paraId="76613E7D" w14:textId="5B496D0E" w:rsidR="00B74FD9" w:rsidRDefault="00B74FD9" w:rsidP="00B74FD9">
      <w:pPr>
        <w:pStyle w:val="Heading1"/>
        <w:spacing w:before="0" w:after="0"/>
        <w:rPr>
          <w:rFonts w:asciiTheme="minorHAnsi" w:hAnsiTheme="minorHAnsi"/>
        </w:rPr>
      </w:pPr>
      <w:bookmarkStart w:id="489" w:name="_Toc200962922"/>
      <w:r>
        <w:rPr>
          <w:rFonts w:asciiTheme="minorHAnsi" w:hAnsiTheme="minorHAnsi"/>
        </w:rPr>
        <w:t>OTHER CONTENT</w:t>
      </w:r>
      <w:bookmarkEnd w:id="489"/>
    </w:p>
    <w:tbl>
      <w:tblPr>
        <w:tblStyle w:val="TableGrid"/>
        <w:tblW w:w="0" w:type="auto"/>
        <w:tblLook w:val="04A0" w:firstRow="1" w:lastRow="0" w:firstColumn="1" w:lastColumn="0" w:noHBand="0" w:noVBand="1"/>
      </w:tblPr>
      <w:tblGrid>
        <w:gridCol w:w="2805"/>
        <w:gridCol w:w="2850"/>
        <w:gridCol w:w="2993"/>
        <w:gridCol w:w="2142"/>
      </w:tblGrid>
      <w:tr w:rsidR="00F470AF" w14:paraId="4E02E258" w14:textId="7808BB5D" w:rsidTr="00F470AF">
        <w:tc>
          <w:tcPr>
            <w:tcW w:w="2805" w:type="dxa"/>
          </w:tcPr>
          <w:p w14:paraId="6AA7931E" w14:textId="49E2E141" w:rsidR="00F470AF" w:rsidRPr="003C5737" w:rsidRDefault="00F470AF" w:rsidP="00D12233">
            <w:pPr>
              <w:rPr>
                <w:b/>
                <w:bCs/>
              </w:rPr>
            </w:pPr>
            <w:r w:rsidRPr="003C5737">
              <w:rPr>
                <w:b/>
                <w:bCs/>
              </w:rPr>
              <w:t>Item/Location</w:t>
            </w:r>
          </w:p>
        </w:tc>
        <w:tc>
          <w:tcPr>
            <w:tcW w:w="2850" w:type="dxa"/>
          </w:tcPr>
          <w:p w14:paraId="39C3DA6A" w14:textId="4D28269A" w:rsidR="00F470AF" w:rsidRPr="003C5737" w:rsidRDefault="00F470AF" w:rsidP="00D12233">
            <w:pPr>
              <w:rPr>
                <w:b/>
                <w:bCs/>
              </w:rPr>
            </w:pPr>
            <w:r w:rsidRPr="003C5737">
              <w:rPr>
                <w:b/>
                <w:bCs/>
              </w:rPr>
              <w:t>English</w:t>
            </w:r>
          </w:p>
        </w:tc>
        <w:tc>
          <w:tcPr>
            <w:tcW w:w="2993" w:type="dxa"/>
          </w:tcPr>
          <w:p w14:paraId="299ED94B" w14:textId="77301EFC" w:rsidR="00F470AF" w:rsidRPr="003C5737" w:rsidRDefault="00F470AF" w:rsidP="00D12233">
            <w:pPr>
              <w:rPr>
                <w:b/>
                <w:bCs/>
              </w:rPr>
            </w:pPr>
            <w:r w:rsidRPr="00464541">
              <w:rPr>
                <w:b/>
                <w:bCs/>
                <w:highlight w:val="cyan"/>
              </w:rPr>
              <w:t>Spanish</w:t>
            </w:r>
          </w:p>
        </w:tc>
        <w:tc>
          <w:tcPr>
            <w:tcW w:w="2142" w:type="dxa"/>
          </w:tcPr>
          <w:p w14:paraId="0208DC5E" w14:textId="712395F0" w:rsidR="00F470AF" w:rsidRPr="00F470AF" w:rsidRDefault="00F470AF" w:rsidP="00D12233">
            <w:pPr>
              <w:rPr>
                <w:b/>
                <w:bCs/>
              </w:rPr>
            </w:pPr>
            <w:r w:rsidRPr="00F470AF">
              <w:rPr>
                <w:b/>
                <w:bCs/>
              </w:rPr>
              <w:t>Added to portal?</w:t>
            </w:r>
          </w:p>
        </w:tc>
      </w:tr>
      <w:tr w:rsidR="00F470AF" w14:paraId="3DC688B1" w14:textId="2C2F699F" w:rsidTr="00F470AF">
        <w:tc>
          <w:tcPr>
            <w:tcW w:w="2805" w:type="dxa"/>
          </w:tcPr>
          <w:p w14:paraId="5FB22A7A" w14:textId="2FDC5A6D" w:rsidR="00F470AF" w:rsidRDefault="00F470AF" w:rsidP="00D12233">
            <w:r>
              <w:t>Nav Menu – Header</w:t>
            </w:r>
          </w:p>
        </w:tc>
        <w:tc>
          <w:tcPr>
            <w:tcW w:w="2850" w:type="dxa"/>
          </w:tcPr>
          <w:p w14:paraId="5114625C" w14:textId="58E6D02B" w:rsidR="00F470AF" w:rsidRDefault="00F470AF" w:rsidP="00D12233">
            <w:r>
              <w:t>Home</w:t>
            </w:r>
          </w:p>
        </w:tc>
        <w:tc>
          <w:tcPr>
            <w:tcW w:w="2993" w:type="dxa"/>
          </w:tcPr>
          <w:p w14:paraId="160E4DAC" w14:textId="6A243BAB" w:rsidR="00F470AF" w:rsidRDefault="00F470AF" w:rsidP="00D12233">
            <w:pPr>
              <w:rPr>
                <w:rFonts w:ascii="Aptos" w:eastAsia="Aptos" w:hAnsi="Aptos" w:cs="Aptos"/>
              </w:rPr>
            </w:pPr>
            <w:r w:rsidRPr="7B05494E">
              <w:rPr>
                <w:rFonts w:ascii="Arial" w:eastAsia="Arial" w:hAnsi="Arial" w:cs="Arial"/>
                <w:color w:val="000000" w:themeColor="text1"/>
                <w:sz w:val="22"/>
                <w:szCs w:val="22"/>
              </w:rPr>
              <w:t>Página de Inicio</w:t>
            </w:r>
          </w:p>
        </w:tc>
        <w:tc>
          <w:tcPr>
            <w:tcW w:w="2142" w:type="dxa"/>
          </w:tcPr>
          <w:p w14:paraId="31F3C484" w14:textId="11EF799A" w:rsidR="00F470AF" w:rsidRPr="7B05494E" w:rsidRDefault="00847DBD" w:rsidP="00847DBD">
            <w:pPr>
              <w:ind w:firstLine="720"/>
              <w:rPr>
                <w:rFonts w:ascii="Arial" w:eastAsia="Arial" w:hAnsi="Arial" w:cs="Arial"/>
                <w:color w:val="000000" w:themeColor="text1"/>
                <w:sz w:val="22"/>
                <w:szCs w:val="22"/>
              </w:rPr>
            </w:pPr>
            <w:r>
              <w:rPr>
                <w:rFonts w:ascii="Arial" w:eastAsia="Arial" w:hAnsi="Arial" w:cs="Arial"/>
                <w:color w:val="000000" w:themeColor="text1"/>
                <w:sz w:val="22"/>
                <w:szCs w:val="22"/>
              </w:rPr>
              <w:t>Y</w:t>
            </w:r>
          </w:p>
        </w:tc>
      </w:tr>
      <w:tr w:rsidR="00F470AF" w:rsidRPr="00BC7F8D" w14:paraId="538D1C8B" w14:textId="2D5BC290" w:rsidTr="00F470AF">
        <w:tc>
          <w:tcPr>
            <w:tcW w:w="2805" w:type="dxa"/>
          </w:tcPr>
          <w:p w14:paraId="0476B38A" w14:textId="3B4A443E" w:rsidR="00F470AF" w:rsidRDefault="00F470AF" w:rsidP="00D12233">
            <w:r>
              <w:t>Nav Menu – Header</w:t>
            </w:r>
          </w:p>
        </w:tc>
        <w:tc>
          <w:tcPr>
            <w:tcW w:w="2850" w:type="dxa"/>
          </w:tcPr>
          <w:p w14:paraId="58D26250" w14:textId="342BCB75" w:rsidR="00F470AF" w:rsidRDefault="00F470AF" w:rsidP="00D12233">
            <w:r>
              <w:t>Manage My Bills</w:t>
            </w:r>
          </w:p>
        </w:tc>
        <w:tc>
          <w:tcPr>
            <w:tcW w:w="2993" w:type="dxa"/>
          </w:tcPr>
          <w:p w14:paraId="1A128536" w14:textId="37B5479B" w:rsidR="00F470AF" w:rsidRPr="00096D42" w:rsidRDefault="00F470AF" w:rsidP="00D12233">
            <w:pPr>
              <w:rPr>
                <w:rFonts w:ascii="Arial" w:eastAsia="Arial" w:hAnsi="Arial" w:cs="Arial"/>
                <w:color w:val="000000" w:themeColor="text1"/>
                <w:sz w:val="22"/>
                <w:szCs w:val="22"/>
                <w:lang w:val="es-US"/>
              </w:rPr>
            </w:pPr>
            <w:r w:rsidRPr="00096D42">
              <w:rPr>
                <w:lang w:val="es-US"/>
              </w:rPr>
              <w:t xml:space="preserve">Administrar mis Cuentas </w:t>
            </w:r>
          </w:p>
        </w:tc>
        <w:tc>
          <w:tcPr>
            <w:tcW w:w="2142" w:type="dxa"/>
          </w:tcPr>
          <w:p w14:paraId="3443EAED" w14:textId="54B9E1ED" w:rsidR="00F470AF" w:rsidRPr="00096D42" w:rsidRDefault="001E1BA9" w:rsidP="00D12233">
            <w:pPr>
              <w:rPr>
                <w:lang w:val="es-US"/>
              </w:rPr>
            </w:pPr>
            <w:r>
              <w:rPr>
                <w:lang w:val="es-US"/>
              </w:rPr>
              <w:t>Y</w:t>
            </w:r>
          </w:p>
        </w:tc>
      </w:tr>
      <w:tr w:rsidR="00F470AF" w:rsidRPr="00DC3DAE" w14:paraId="57D7F727" w14:textId="0F0BD3DE" w:rsidTr="00F470AF">
        <w:tc>
          <w:tcPr>
            <w:tcW w:w="2805" w:type="dxa"/>
          </w:tcPr>
          <w:p w14:paraId="507DB9C9" w14:textId="0F985493" w:rsidR="00F470AF" w:rsidRDefault="00F470AF" w:rsidP="00D12233">
            <w:r>
              <w:t>Nav Menu – Header</w:t>
            </w:r>
          </w:p>
        </w:tc>
        <w:tc>
          <w:tcPr>
            <w:tcW w:w="2850" w:type="dxa"/>
          </w:tcPr>
          <w:p w14:paraId="024D23E6" w14:textId="7DB43BA9" w:rsidR="00F470AF" w:rsidRDefault="00F470AF" w:rsidP="00D12233">
            <w:r>
              <w:t>About Billing and Insurance</w:t>
            </w:r>
          </w:p>
        </w:tc>
        <w:tc>
          <w:tcPr>
            <w:tcW w:w="2993" w:type="dxa"/>
          </w:tcPr>
          <w:p w14:paraId="6466D3CB" w14:textId="7C54EDE4" w:rsidR="00F470AF" w:rsidRPr="00096D42" w:rsidRDefault="00F470AF" w:rsidP="00D12233">
            <w:pPr>
              <w:rPr>
                <w:lang w:val="es-US"/>
              </w:rPr>
            </w:pPr>
            <w:r w:rsidRPr="00096D42">
              <w:rPr>
                <w:lang w:val="es-US"/>
              </w:rPr>
              <w:t xml:space="preserve">Acerca del Seguro y las Cuentas </w:t>
            </w:r>
            <w:r w:rsidRPr="00096D42">
              <w:rPr>
                <w:rFonts w:ascii="Arial" w:eastAsia="Arial" w:hAnsi="Arial" w:cs="Arial"/>
                <w:color w:val="000000" w:themeColor="text1"/>
                <w:sz w:val="22"/>
                <w:szCs w:val="22"/>
                <w:lang w:val="es-US"/>
              </w:rPr>
              <w:t>Médicas</w:t>
            </w:r>
          </w:p>
        </w:tc>
        <w:tc>
          <w:tcPr>
            <w:tcW w:w="2142" w:type="dxa"/>
          </w:tcPr>
          <w:p w14:paraId="53CBA831" w14:textId="7A1D2234" w:rsidR="00F470AF" w:rsidRPr="00096D42" w:rsidRDefault="001E1BA9" w:rsidP="00D12233">
            <w:pPr>
              <w:rPr>
                <w:lang w:val="es-US"/>
              </w:rPr>
            </w:pPr>
            <w:r>
              <w:rPr>
                <w:lang w:val="es-US"/>
              </w:rPr>
              <w:t>Y</w:t>
            </w:r>
          </w:p>
        </w:tc>
      </w:tr>
      <w:tr w:rsidR="00F470AF" w14:paraId="4859228D" w14:textId="43EA3FC3" w:rsidTr="00F470AF">
        <w:tc>
          <w:tcPr>
            <w:tcW w:w="2805" w:type="dxa"/>
          </w:tcPr>
          <w:p w14:paraId="2A6A5891" w14:textId="1F77FE16" w:rsidR="00F470AF" w:rsidRDefault="00F470AF" w:rsidP="00D12233">
            <w:r>
              <w:t>Nav Menu – Header</w:t>
            </w:r>
          </w:p>
        </w:tc>
        <w:tc>
          <w:tcPr>
            <w:tcW w:w="2850" w:type="dxa"/>
          </w:tcPr>
          <w:p w14:paraId="4CD4768F" w14:textId="7B3B9896" w:rsidR="00F470AF" w:rsidRDefault="00F470AF" w:rsidP="00D12233">
            <w:r>
              <w:t>Financial Assistance</w:t>
            </w:r>
          </w:p>
        </w:tc>
        <w:tc>
          <w:tcPr>
            <w:tcW w:w="2993" w:type="dxa"/>
          </w:tcPr>
          <w:p w14:paraId="0DD53B85" w14:textId="136DBAEF" w:rsidR="00F470AF" w:rsidRDefault="00F470AF" w:rsidP="00D12233">
            <w:r>
              <w:t>Asistencia Financiera</w:t>
            </w:r>
          </w:p>
        </w:tc>
        <w:tc>
          <w:tcPr>
            <w:tcW w:w="2142" w:type="dxa"/>
          </w:tcPr>
          <w:p w14:paraId="0C9CE38D" w14:textId="4AB60E50" w:rsidR="00F470AF" w:rsidRDefault="001E1BA9" w:rsidP="00D12233">
            <w:r>
              <w:t>Y</w:t>
            </w:r>
          </w:p>
        </w:tc>
      </w:tr>
      <w:tr w:rsidR="00F470AF" w14:paraId="5F53F2B7" w14:textId="3D742701" w:rsidTr="00F470AF">
        <w:tc>
          <w:tcPr>
            <w:tcW w:w="2805" w:type="dxa"/>
          </w:tcPr>
          <w:p w14:paraId="0FA9774B" w14:textId="5D68A396" w:rsidR="00F470AF" w:rsidRDefault="00F470AF" w:rsidP="00D12233">
            <w:r>
              <w:t>Nav Menu – Header</w:t>
            </w:r>
          </w:p>
        </w:tc>
        <w:tc>
          <w:tcPr>
            <w:tcW w:w="2850" w:type="dxa"/>
          </w:tcPr>
          <w:p w14:paraId="735229FF" w14:textId="0585A126" w:rsidR="00F470AF" w:rsidRDefault="00F470AF" w:rsidP="00D12233">
            <w:r>
              <w:t>Help</w:t>
            </w:r>
          </w:p>
        </w:tc>
        <w:tc>
          <w:tcPr>
            <w:tcW w:w="2993" w:type="dxa"/>
          </w:tcPr>
          <w:p w14:paraId="32220CDB" w14:textId="404A08E7" w:rsidR="00F470AF" w:rsidRDefault="00F470AF" w:rsidP="00D12233">
            <w:r>
              <w:t>Ayuda</w:t>
            </w:r>
          </w:p>
        </w:tc>
        <w:tc>
          <w:tcPr>
            <w:tcW w:w="2142" w:type="dxa"/>
          </w:tcPr>
          <w:p w14:paraId="2C092C54" w14:textId="455002C8" w:rsidR="00F470AF" w:rsidRDefault="001E1BA9" w:rsidP="00D12233">
            <w:r>
              <w:t>Y</w:t>
            </w:r>
          </w:p>
        </w:tc>
      </w:tr>
      <w:tr w:rsidR="00F470AF" w:rsidRPr="00DC3DAE" w14:paraId="38F7C6B4" w14:textId="197066A9" w:rsidTr="00F470AF">
        <w:tc>
          <w:tcPr>
            <w:tcW w:w="2805" w:type="dxa"/>
          </w:tcPr>
          <w:p w14:paraId="29044955" w14:textId="34C04D06" w:rsidR="00F470AF" w:rsidRDefault="00F470AF" w:rsidP="00D12233">
            <w:r>
              <w:t>Nav Menu – About Billing and Insurance drop-down</w:t>
            </w:r>
          </w:p>
        </w:tc>
        <w:tc>
          <w:tcPr>
            <w:tcW w:w="2850" w:type="dxa"/>
          </w:tcPr>
          <w:p w14:paraId="247DFBF3" w14:textId="68BA77C9" w:rsidR="00F470AF" w:rsidRDefault="00F470AF" w:rsidP="00D12233">
            <w:r>
              <w:t>How Billing and Insurance Work</w:t>
            </w:r>
          </w:p>
        </w:tc>
        <w:tc>
          <w:tcPr>
            <w:tcW w:w="2993" w:type="dxa"/>
          </w:tcPr>
          <w:p w14:paraId="45373C9C" w14:textId="7CDC28E1" w:rsidR="00F470AF" w:rsidRPr="00096D42" w:rsidRDefault="00F470AF" w:rsidP="2CD0FC41">
            <w:pPr>
              <w:rPr>
                <w:rFonts w:ascii="Arial" w:eastAsia="Arial" w:hAnsi="Arial" w:cs="Arial"/>
                <w:color w:val="000000" w:themeColor="text1"/>
                <w:sz w:val="22"/>
                <w:szCs w:val="22"/>
                <w:lang w:val="es-US"/>
              </w:rPr>
            </w:pPr>
            <w:r w:rsidRPr="323A5805">
              <w:rPr>
                <w:rFonts w:ascii="Arial" w:eastAsia="Arial" w:hAnsi="Arial" w:cs="Arial"/>
                <w:color w:val="000000" w:themeColor="text1"/>
                <w:sz w:val="22"/>
                <w:szCs w:val="22"/>
                <w:lang w:val="es-US"/>
              </w:rPr>
              <w:t>Cómo Funcionan las Cuentas y los Seguros</w:t>
            </w:r>
          </w:p>
          <w:p w14:paraId="10376A5A" w14:textId="255CE1CC" w:rsidR="00F470AF" w:rsidRPr="00096D42" w:rsidRDefault="00F470AF" w:rsidP="00D12233">
            <w:pPr>
              <w:rPr>
                <w:lang w:val="es-US"/>
              </w:rPr>
            </w:pPr>
          </w:p>
        </w:tc>
        <w:tc>
          <w:tcPr>
            <w:tcW w:w="2142" w:type="dxa"/>
          </w:tcPr>
          <w:p w14:paraId="081F1EB1" w14:textId="3ED1BB04" w:rsidR="00F470AF" w:rsidRPr="323A5805" w:rsidRDefault="00DC32CE" w:rsidP="2CD0FC41">
            <w:pPr>
              <w:rPr>
                <w:rFonts w:ascii="Arial" w:eastAsia="Arial" w:hAnsi="Arial" w:cs="Arial"/>
                <w:color w:val="000000" w:themeColor="text1"/>
                <w:sz w:val="22"/>
                <w:szCs w:val="22"/>
                <w:lang w:val="es-US"/>
              </w:rPr>
            </w:pPr>
            <w:r>
              <w:rPr>
                <w:rFonts w:ascii="Arial" w:eastAsia="Arial" w:hAnsi="Arial" w:cs="Arial"/>
                <w:color w:val="000000" w:themeColor="text1"/>
                <w:sz w:val="22"/>
                <w:szCs w:val="22"/>
                <w:lang w:val="es-US"/>
              </w:rPr>
              <w:t>Y</w:t>
            </w:r>
          </w:p>
        </w:tc>
      </w:tr>
      <w:tr w:rsidR="00F470AF" w:rsidRPr="00DC3DAE" w14:paraId="5C8EEDBC" w14:textId="1EF0E685" w:rsidTr="00F470AF">
        <w:tc>
          <w:tcPr>
            <w:tcW w:w="2805" w:type="dxa"/>
          </w:tcPr>
          <w:p w14:paraId="046ABA7A" w14:textId="7541D7B2" w:rsidR="00F470AF" w:rsidRDefault="00F470AF" w:rsidP="00D12233">
            <w:r>
              <w:t>Nav Menu – About Billing and Insurance drop-down</w:t>
            </w:r>
          </w:p>
        </w:tc>
        <w:tc>
          <w:tcPr>
            <w:tcW w:w="2850" w:type="dxa"/>
          </w:tcPr>
          <w:p w14:paraId="0D80937E" w14:textId="5503F5FB" w:rsidR="00F470AF" w:rsidRDefault="00F470AF" w:rsidP="00D12233">
            <w:r>
              <w:t>How to Read your Statement</w:t>
            </w:r>
          </w:p>
        </w:tc>
        <w:tc>
          <w:tcPr>
            <w:tcW w:w="2993" w:type="dxa"/>
          </w:tcPr>
          <w:p w14:paraId="18A712F5" w14:textId="4687A08B" w:rsidR="00F470AF" w:rsidRPr="00096D42" w:rsidRDefault="00F470AF" w:rsidP="00D12233">
            <w:pPr>
              <w:rPr>
                <w:rFonts w:ascii="Arial" w:eastAsia="Arial" w:hAnsi="Arial" w:cs="Arial"/>
                <w:color w:val="000000" w:themeColor="text1"/>
                <w:sz w:val="22"/>
                <w:szCs w:val="22"/>
                <w:lang w:val="es-US"/>
              </w:rPr>
            </w:pPr>
            <w:r w:rsidRPr="00096D42">
              <w:rPr>
                <w:rFonts w:ascii="Arial" w:eastAsia="Arial" w:hAnsi="Arial" w:cs="Arial"/>
                <w:color w:val="000000" w:themeColor="text1"/>
                <w:sz w:val="22"/>
                <w:szCs w:val="22"/>
                <w:lang w:val="es-US"/>
              </w:rPr>
              <w:t xml:space="preserve">Cómo Leer su Estado de Cuenta </w:t>
            </w:r>
          </w:p>
        </w:tc>
        <w:tc>
          <w:tcPr>
            <w:tcW w:w="2142" w:type="dxa"/>
          </w:tcPr>
          <w:p w14:paraId="1AC84719" w14:textId="0F005722" w:rsidR="00F470AF" w:rsidRPr="00096D42" w:rsidRDefault="00DC32CE" w:rsidP="00D12233">
            <w:pPr>
              <w:rPr>
                <w:rFonts w:ascii="Arial" w:eastAsia="Arial" w:hAnsi="Arial" w:cs="Arial"/>
                <w:color w:val="000000" w:themeColor="text1"/>
                <w:sz w:val="22"/>
                <w:szCs w:val="22"/>
                <w:lang w:val="es-US"/>
              </w:rPr>
            </w:pPr>
            <w:r>
              <w:rPr>
                <w:rFonts w:ascii="Arial" w:eastAsia="Arial" w:hAnsi="Arial" w:cs="Arial"/>
                <w:color w:val="000000" w:themeColor="text1"/>
                <w:sz w:val="22"/>
                <w:szCs w:val="22"/>
                <w:lang w:val="es-US"/>
              </w:rPr>
              <w:t>Y</w:t>
            </w:r>
          </w:p>
        </w:tc>
      </w:tr>
      <w:tr w:rsidR="00F470AF" w14:paraId="7C1C1EE2" w14:textId="2B7331A0" w:rsidTr="00F470AF">
        <w:tc>
          <w:tcPr>
            <w:tcW w:w="2805" w:type="dxa"/>
          </w:tcPr>
          <w:p w14:paraId="3A92D6E9" w14:textId="5DD9ACDA" w:rsidR="00F470AF" w:rsidRDefault="00F470AF" w:rsidP="00D12233">
            <w:r>
              <w:t>Nav Menu – About Billing and Insurance drop-down</w:t>
            </w:r>
          </w:p>
        </w:tc>
        <w:tc>
          <w:tcPr>
            <w:tcW w:w="2850" w:type="dxa"/>
          </w:tcPr>
          <w:p w14:paraId="2E4B7872" w14:textId="1D049556" w:rsidR="00F470AF" w:rsidRDefault="00F470AF" w:rsidP="00D12233">
            <w:r>
              <w:t>Your Rights and Responsibilities</w:t>
            </w:r>
          </w:p>
        </w:tc>
        <w:tc>
          <w:tcPr>
            <w:tcW w:w="2993" w:type="dxa"/>
          </w:tcPr>
          <w:p w14:paraId="2058720D" w14:textId="784B007B" w:rsidR="00F470AF" w:rsidRDefault="00F470AF" w:rsidP="00D12233">
            <w:r>
              <w:t>Sus Derechos y Responsabilidades</w:t>
            </w:r>
          </w:p>
        </w:tc>
        <w:tc>
          <w:tcPr>
            <w:tcW w:w="2142" w:type="dxa"/>
          </w:tcPr>
          <w:p w14:paraId="7D43A42F" w14:textId="1B1B5C31" w:rsidR="00F470AF" w:rsidRDefault="00DC32CE" w:rsidP="00D12233">
            <w:r>
              <w:t>Y</w:t>
            </w:r>
          </w:p>
        </w:tc>
      </w:tr>
      <w:tr w:rsidR="00F470AF" w:rsidRPr="00DC3DAE" w14:paraId="7072CDBB" w14:textId="6BA9B103" w:rsidTr="00F470AF">
        <w:tc>
          <w:tcPr>
            <w:tcW w:w="2805" w:type="dxa"/>
          </w:tcPr>
          <w:p w14:paraId="1D801BC6" w14:textId="7F4B7A69" w:rsidR="00F470AF" w:rsidRDefault="00F470AF" w:rsidP="00D12233">
            <w:r>
              <w:t>Nav Menu – About Billing and Insurance drop-down</w:t>
            </w:r>
          </w:p>
        </w:tc>
        <w:tc>
          <w:tcPr>
            <w:tcW w:w="2850" w:type="dxa"/>
          </w:tcPr>
          <w:p w14:paraId="56B64E79" w14:textId="6E7E18B9" w:rsidR="00F470AF" w:rsidRDefault="00F470AF" w:rsidP="00D12233">
            <w:r>
              <w:t>Protection against Surprise Medical Bills</w:t>
            </w:r>
          </w:p>
        </w:tc>
        <w:tc>
          <w:tcPr>
            <w:tcW w:w="2993" w:type="dxa"/>
          </w:tcPr>
          <w:p w14:paraId="2AED661A" w14:textId="58DA9E95" w:rsidR="00F470AF" w:rsidRPr="00096D42" w:rsidRDefault="00F470AF" w:rsidP="00D12233">
            <w:pPr>
              <w:rPr>
                <w:rFonts w:ascii="Arial" w:eastAsia="Arial" w:hAnsi="Arial" w:cs="Arial"/>
                <w:sz w:val="22"/>
                <w:szCs w:val="22"/>
                <w:lang w:val="es-US"/>
              </w:rPr>
            </w:pPr>
            <w:r w:rsidRPr="00096D42">
              <w:rPr>
                <w:lang w:val="es-US"/>
              </w:rPr>
              <w:t>Protecci</w:t>
            </w:r>
            <w:r w:rsidRPr="00096D42">
              <w:rPr>
                <w:rFonts w:ascii="Arial" w:eastAsia="Arial" w:hAnsi="Arial" w:cs="Arial"/>
                <w:color w:val="000000" w:themeColor="text1"/>
                <w:sz w:val="22"/>
                <w:szCs w:val="22"/>
                <w:lang w:val="es-US"/>
              </w:rPr>
              <w:t>ón contra las Cuentas Médicas Inesperadas</w:t>
            </w:r>
          </w:p>
        </w:tc>
        <w:tc>
          <w:tcPr>
            <w:tcW w:w="2142" w:type="dxa"/>
          </w:tcPr>
          <w:p w14:paraId="67F8B01B" w14:textId="03AC770E" w:rsidR="00F470AF" w:rsidRPr="00096D42" w:rsidRDefault="00DC32CE" w:rsidP="00D12233">
            <w:pPr>
              <w:rPr>
                <w:lang w:val="es-US"/>
              </w:rPr>
            </w:pPr>
            <w:r>
              <w:rPr>
                <w:lang w:val="es-US"/>
              </w:rPr>
              <w:t>Y</w:t>
            </w:r>
          </w:p>
        </w:tc>
      </w:tr>
      <w:tr w:rsidR="00F470AF" w14:paraId="2B669DBC" w14:textId="5BF75328" w:rsidTr="00F470AF">
        <w:tc>
          <w:tcPr>
            <w:tcW w:w="2805" w:type="dxa"/>
          </w:tcPr>
          <w:p w14:paraId="73453BE2" w14:textId="1ABE07CC" w:rsidR="00F470AF" w:rsidRDefault="00F470AF" w:rsidP="00D12233">
            <w:r>
              <w:t>Nav Menu – About Billing and Insurance drop-down</w:t>
            </w:r>
          </w:p>
        </w:tc>
        <w:tc>
          <w:tcPr>
            <w:tcW w:w="2850" w:type="dxa"/>
          </w:tcPr>
          <w:p w14:paraId="4217474F" w14:textId="198AA4CA" w:rsidR="00F470AF" w:rsidRDefault="00F470AF" w:rsidP="00D12233">
            <w:r>
              <w:t>Accepted Insurances</w:t>
            </w:r>
          </w:p>
        </w:tc>
        <w:tc>
          <w:tcPr>
            <w:tcW w:w="2993" w:type="dxa"/>
          </w:tcPr>
          <w:p w14:paraId="1217856F" w14:textId="56849A32" w:rsidR="00F470AF" w:rsidRDefault="00F470AF" w:rsidP="00D12233">
            <w:r>
              <w:t>Seguros Aceptados</w:t>
            </w:r>
          </w:p>
        </w:tc>
        <w:tc>
          <w:tcPr>
            <w:tcW w:w="2142" w:type="dxa"/>
          </w:tcPr>
          <w:p w14:paraId="3A3E116E" w14:textId="0A6010DB" w:rsidR="00F470AF" w:rsidRDefault="00DC32CE" w:rsidP="00D12233">
            <w:r>
              <w:t>Y</w:t>
            </w:r>
          </w:p>
        </w:tc>
      </w:tr>
      <w:tr w:rsidR="00F470AF" w14:paraId="350C9DAF" w14:textId="5B1F3AAB" w:rsidTr="00F470AF">
        <w:tc>
          <w:tcPr>
            <w:tcW w:w="2805" w:type="dxa"/>
          </w:tcPr>
          <w:p w14:paraId="31D4758F" w14:textId="400A233B" w:rsidR="00F470AF" w:rsidRDefault="00F470AF" w:rsidP="00D12233">
            <w:r>
              <w:t>Nav Menu – About Billing and Insurance drop-down</w:t>
            </w:r>
          </w:p>
        </w:tc>
        <w:tc>
          <w:tcPr>
            <w:tcW w:w="2850" w:type="dxa"/>
          </w:tcPr>
          <w:p w14:paraId="3EAEB575" w14:textId="7F129F16" w:rsidR="00F470AF" w:rsidRDefault="00F470AF" w:rsidP="00D12233">
            <w:r>
              <w:t>Pricing</w:t>
            </w:r>
          </w:p>
        </w:tc>
        <w:tc>
          <w:tcPr>
            <w:tcW w:w="2993" w:type="dxa"/>
          </w:tcPr>
          <w:p w14:paraId="4F74206C" w14:textId="157E07C2" w:rsidR="00F470AF" w:rsidRDefault="00F470AF" w:rsidP="00D12233">
            <w:r>
              <w:t>Precios</w:t>
            </w:r>
          </w:p>
        </w:tc>
        <w:tc>
          <w:tcPr>
            <w:tcW w:w="2142" w:type="dxa"/>
          </w:tcPr>
          <w:p w14:paraId="581A9314" w14:textId="227360F3" w:rsidR="00F470AF" w:rsidRDefault="00DC32CE" w:rsidP="00D12233">
            <w:r>
              <w:t>Y</w:t>
            </w:r>
          </w:p>
        </w:tc>
      </w:tr>
      <w:tr w:rsidR="00F470AF" w14:paraId="3B03ACCF" w14:textId="691DEAAA" w:rsidTr="00F470AF">
        <w:tc>
          <w:tcPr>
            <w:tcW w:w="2805" w:type="dxa"/>
          </w:tcPr>
          <w:p w14:paraId="0AA8FC90" w14:textId="40F9CD1E" w:rsidR="00F470AF" w:rsidRDefault="00F470AF" w:rsidP="00D12233">
            <w:r>
              <w:t>Nav Menu – Help drop-down</w:t>
            </w:r>
          </w:p>
        </w:tc>
        <w:tc>
          <w:tcPr>
            <w:tcW w:w="2850" w:type="dxa"/>
          </w:tcPr>
          <w:p w14:paraId="0FEDDD28" w14:textId="23658F79" w:rsidR="00F470AF" w:rsidRDefault="00F470AF" w:rsidP="00D12233">
            <w:r>
              <w:t>Contact Us</w:t>
            </w:r>
          </w:p>
        </w:tc>
        <w:tc>
          <w:tcPr>
            <w:tcW w:w="2993" w:type="dxa"/>
          </w:tcPr>
          <w:p w14:paraId="334A0DE4" w14:textId="7E56A975" w:rsidR="00F470AF" w:rsidRDefault="00F470AF" w:rsidP="00D12233">
            <w:pPr>
              <w:rPr>
                <w:rFonts w:ascii="Aptos" w:eastAsia="Aptos" w:hAnsi="Aptos" w:cs="Arial"/>
              </w:rPr>
            </w:pPr>
            <w:r w:rsidRPr="493C4224">
              <w:rPr>
                <w:rFonts w:ascii="Aptos" w:eastAsia="Aptos" w:hAnsi="Aptos" w:cs="Arial"/>
              </w:rPr>
              <w:t>Contáctenos</w:t>
            </w:r>
          </w:p>
        </w:tc>
        <w:tc>
          <w:tcPr>
            <w:tcW w:w="2142" w:type="dxa"/>
          </w:tcPr>
          <w:p w14:paraId="3BC07897" w14:textId="1555729A" w:rsidR="00F470AF" w:rsidRPr="493C4224" w:rsidRDefault="00CB218D" w:rsidP="00D12233">
            <w:pPr>
              <w:rPr>
                <w:rFonts w:ascii="Aptos" w:eastAsia="Aptos" w:hAnsi="Aptos" w:cs="Arial"/>
              </w:rPr>
            </w:pPr>
            <w:r>
              <w:rPr>
                <w:rFonts w:ascii="Aptos" w:eastAsia="Aptos" w:hAnsi="Aptos" w:cs="Arial"/>
              </w:rPr>
              <w:t>Y</w:t>
            </w:r>
          </w:p>
        </w:tc>
      </w:tr>
      <w:tr w:rsidR="00F470AF" w14:paraId="16B3FCBB" w14:textId="011FBE49" w:rsidTr="00F470AF">
        <w:tc>
          <w:tcPr>
            <w:tcW w:w="2805" w:type="dxa"/>
          </w:tcPr>
          <w:p w14:paraId="2401A386" w14:textId="0CFA8559" w:rsidR="00F470AF" w:rsidRDefault="00F470AF" w:rsidP="00D12233">
            <w:r>
              <w:t>Nav Menu – Help drop-down</w:t>
            </w:r>
          </w:p>
        </w:tc>
        <w:tc>
          <w:tcPr>
            <w:tcW w:w="2850" w:type="dxa"/>
          </w:tcPr>
          <w:p w14:paraId="6DEB1841" w14:textId="277AFE70" w:rsidR="00F470AF" w:rsidRDefault="00F470AF" w:rsidP="00D12233">
            <w:r>
              <w:t>Glossary</w:t>
            </w:r>
          </w:p>
        </w:tc>
        <w:tc>
          <w:tcPr>
            <w:tcW w:w="2993" w:type="dxa"/>
          </w:tcPr>
          <w:p w14:paraId="6F0E67E0" w14:textId="06B386E2" w:rsidR="00F470AF" w:rsidRDefault="00F470AF" w:rsidP="00D12233">
            <w:r>
              <w:t>Palabras claves</w:t>
            </w:r>
          </w:p>
        </w:tc>
        <w:tc>
          <w:tcPr>
            <w:tcW w:w="2142" w:type="dxa"/>
          </w:tcPr>
          <w:p w14:paraId="39D3A0EE" w14:textId="3C6048A0" w:rsidR="00F470AF" w:rsidRDefault="002E5BA6" w:rsidP="00D12233">
            <w:r>
              <w:t>Y</w:t>
            </w:r>
          </w:p>
        </w:tc>
      </w:tr>
      <w:tr w:rsidR="00F470AF" w14:paraId="5479234B" w14:textId="57F1A942" w:rsidTr="00F470AF">
        <w:tc>
          <w:tcPr>
            <w:tcW w:w="2805" w:type="dxa"/>
          </w:tcPr>
          <w:p w14:paraId="1684DCE9" w14:textId="42B8B2E3" w:rsidR="00F470AF" w:rsidRDefault="00F470AF" w:rsidP="00D12233">
            <w:r>
              <w:t>Nav Menu – FAQs drop-down</w:t>
            </w:r>
          </w:p>
        </w:tc>
        <w:tc>
          <w:tcPr>
            <w:tcW w:w="2850" w:type="dxa"/>
          </w:tcPr>
          <w:p w14:paraId="021BA4CD" w14:textId="688A32B5" w:rsidR="00F470AF" w:rsidRDefault="00F470AF" w:rsidP="00D12233">
            <w:r>
              <w:t>FAQs</w:t>
            </w:r>
          </w:p>
        </w:tc>
        <w:tc>
          <w:tcPr>
            <w:tcW w:w="2993" w:type="dxa"/>
          </w:tcPr>
          <w:p w14:paraId="798DEAE4" w14:textId="32DF8596" w:rsidR="00F470AF" w:rsidRDefault="00F470AF" w:rsidP="00D12233">
            <w:r>
              <w:t>Preguntas Frecuentes</w:t>
            </w:r>
          </w:p>
        </w:tc>
        <w:tc>
          <w:tcPr>
            <w:tcW w:w="2142" w:type="dxa"/>
          </w:tcPr>
          <w:p w14:paraId="6CF72E81" w14:textId="25C1E6DB" w:rsidR="00F470AF" w:rsidRDefault="002F49A6" w:rsidP="00D12233">
            <w:r>
              <w:t>Y</w:t>
            </w:r>
          </w:p>
        </w:tc>
      </w:tr>
      <w:tr w:rsidR="00F470AF" w14:paraId="4CA2D916" w14:textId="0AFDD10F" w:rsidTr="00F470AF">
        <w:tc>
          <w:tcPr>
            <w:tcW w:w="2805" w:type="dxa"/>
          </w:tcPr>
          <w:p w14:paraId="083FC190" w14:textId="43BD1FA4" w:rsidR="00F470AF" w:rsidRDefault="00F470AF" w:rsidP="00D12233">
            <w:r>
              <w:t xml:space="preserve">Header </w:t>
            </w:r>
          </w:p>
        </w:tc>
        <w:tc>
          <w:tcPr>
            <w:tcW w:w="2850" w:type="dxa"/>
          </w:tcPr>
          <w:p w14:paraId="10F156AB" w14:textId="565387F5" w:rsidR="00F470AF" w:rsidRDefault="00F470AF" w:rsidP="00D12233">
            <w:r>
              <w:t>Billing and Insurance</w:t>
            </w:r>
          </w:p>
        </w:tc>
        <w:tc>
          <w:tcPr>
            <w:tcW w:w="2993" w:type="dxa"/>
          </w:tcPr>
          <w:p w14:paraId="1596936F" w14:textId="504F6F3E" w:rsidR="00F470AF" w:rsidRDefault="00F470AF" w:rsidP="00D12233">
            <w:r>
              <w:t>Cuentas y Seguros</w:t>
            </w:r>
          </w:p>
        </w:tc>
        <w:tc>
          <w:tcPr>
            <w:tcW w:w="2142" w:type="dxa"/>
          </w:tcPr>
          <w:p w14:paraId="3FD7D23F" w14:textId="00172970" w:rsidR="00FF0CDD" w:rsidRPr="00FF0CDD" w:rsidRDefault="00FF0CDD" w:rsidP="00FF0CDD">
            <w:pPr>
              <w:rPr>
                <w:vanish/>
              </w:rPr>
            </w:pPr>
            <w:r>
              <w:t>Y – “</w:t>
            </w:r>
            <w:r w:rsidRPr="00FF0CDD">
              <w:rPr>
                <w:b/>
                <w:bCs/>
              </w:rPr>
              <w:t>El Seguro y las Cuentas Médicas</w:t>
            </w:r>
            <w:r>
              <w:rPr>
                <w:b/>
                <w:bCs/>
              </w:rPr>
              <w:t>”</w:t>
            </w:r>
            <w:r w:rsidRPr="00FF0CDD">
              <w:rPr>
                <w:vanish/>
              </w:rPr>
              <w:t>Top of Form</w:t>
            </w:r>
          </w:p>
          <w:p w14:paraId="55A99C71" w14:textId="77777777" w:rsidR="00FF0CDD" w:rsidRPr="00FF0CDD" w:rsidRDefault="00FF0CDD" w:rsidP="00FF0CDD">
            <w:pPr>
              <w:rPr>
                <w:vanish/>
              </w:rPr>
            </w:pPr>
            <w:r w:rsidRPr="00FF0CDD">
              <w:rPr>
                <w:vanish/>
              </w:rPr>
              <w:t>Bottom of Form</w:t>
            </w:r>
          </w:p>
          <w:p w14:paraId="4649E3AC" w14:textId="66E387EB" w:rsidR="00F470AF" w:rsidRDefault="00F470AF" w:rsidP="00D12233"/>
        </w:tc>
      </w:tr>
      <w:tr w:rsidR="00F470AF" w14:paraId="136A38C3" w14:textId="3DCE6D5E" w:rsidTr="00F470AF">
        <w:tc>
          <w:tcPr>
            <w:tcW w:w="2805" w:type="dxa"/>
          </w:tcPr>
          <w:p w14:paraId="3917E18D" w14:textId="21B89754" w:rsidR="00F470AF" w:rsidRDefault="00F470AF" w:rsidP="00D12233">
            <w:r>
              <w:t>Quick Pay Button</w:t>
            </w:r>
          </w:p>
        </w:tc>
        <w:tc>
          <w:tcPr>
            <w:tcW w:w="2850" w:type="dxa"/>
          </w:tcPr>
          <w:p w14:paraId="6434A973" w14:textId="55F2501A" w:rsidR="00F470AF" w:rsidRDefault="00F470AF" w:rsidP="00D12233">
            <w:r>
              <w:t>Quick Pay</w:t>
            </w:r>
          </w:p>
        </w:tc>
        <w:tc>
          <w:tcPr>
            <w:tcW w:w="2993" w:type="dxa"/>
          </w:tcPr>
          <w:p w14:paraId="535588B4" w14:textId="1A6D9EB6" w:rsidR="00F470AF" w:rsidRDefault="00F470AF" w:rsidP="00D12233">
            <w:pPr>
              <w:rPr>
                <w:rFonts w:ascii="Aptos" w:eastAsia="Aptos" w:hAnsi="Aptos" w:cs="Aptos"/>
              </w:rPr>
            </w:pPr>
            <w:r>
              <w:t>Pago R</w:t>
            </w:r>
            <w:r w:rsidRPr="572C0909">
              <w:rPr>
                <w:rFonts w:ascii="Arial" w:eastAsia="Arial" w:hAnsi="Arial" w:cs="Arial"/>
                <w:color w:val="000000" w:themeColor="text1"/>
                <w:sz w:val="22"/>
                <w:szCs w:val="22"/>
              </w:rPr>
              <w:t>ápido</w:t>
            </w:r>
          </w:p>
        </w:tc>
        <w:tc>
          <w:tcPr>
            <w:tcW w:w="2142" w:type="dxa"/>
          </w:tcPr>
          <w:p w14:paraId="33468AA3" w14:textId="139D6D14" w:rsidR="00F470AF" w:rsidRDefault="00FF0CDD" w:rsidP="00D12233">
            <w:r>
              <w:t>Y</w:t>
            </w:r>
          </w:p>
        </w:tc>
      </w:tr>
      <w:tr w:rsidR="00F470AF" w14:paraId="2375F9E6" w14:textId="7EA97500" w:rsidTr="00F470AF">
        <w:tc>
          <w:tcPr>
            <w:tcW w:w="2805" w:type="dxa"/>
          </w:tcPr>
          <w:p w14:paraId="539C93B7" w14:textId="70AD2412" w:rsidR="00F470AF" w:rsidRDefault="00F470AF" w:rsidP="00D12233">
            <w:r>
              <w:t>Login Button</w:t>
            </w:r>
          </w:p>
        </w:tc>
        <w:tc>
          <w:tcPr>
            <w:tcW w:w="2850" w:type="dxa"/>
          </w:tcPr>
          <w:p w14:paraId="38DBA33E" w14:textId="262B1903" w:rsidR="00F470AF" w:rsidRDefault="00F470AF" w:rsidP="00D12233">
            <w:r>
              <w:t>Login</w:t>
            </w:r>
          </w:p>
        </w:tc>
        <w:tc>
          <w:tcPr>
            <w:tcW w:w="2993" w:type="dxa"/>
          </w:tcPr>
          <w:p w14:paraId="5D1255E4" w14:textId="57F7A588" w:rsidR="00F470AF" w:rsidRDefault="00F470AF" w:rsidP="00D12233">
            <w:r>
              <w:t>Ingresar</w:t>
            </w:r>
          </w:p>
        </w:tc>
        <w:tc>
          <w:tcPr>
            <w:tcW w:w="2142" w:type="dxa"/>
          </w:tcPr>
          <w:p w14:paraId="45FA725E" w14:textId="5E304BE4" w:rsidR="00F470AF" w:rsidRDefault="009168AB" w:rsidP="00D12233">
            <w:r>
              <w:t>Y</w:t>
            </w:r>
          </w:p>
        </w:tc>
      </w:tr>
      <w:tr w:rsidR="00F470AF" w14:paraId="3EE9C7AE" w14:textId="381EC35C" w:rsidTr="00F470AF">
        <w:tc>
          <w:tcPr>
            <w:tcW w:w="2805" w:type="dxa"/>
          </w:tcPr>
          <w:p w14:paraId="5FBF152C" w14:textId="2BFE7420" w:rsidR="00F470AF" w:rsidRDefault="00F470AF" w:rsidP="00D12233">
            <w:r>
              <w:t>Feedback Tab</w:t>
            </w:r>
          </w:p>
        </w:tc>
        <w:tc>
          <w:tcPr>
            <w:tcW w:w="2850" w:type="dxa"/>
          </w:tcPr>
          <w:p w14:paraId="409C2B66" w14:textId="62C167F9" w:rsidR="00F470AF" w:rsidRDefault="00F470AF" w:rsidP="00D12233">
            <w:r>
              <w:t>Feedback</w:t>
            </w:r>
          </w:p>
        </w:tc>
        <w:tc>
          <w:tcPr>
            <w:tcW w:w="2993" w:type="dxa"/>
          </w:tcPr>
          <w:p w14:paraId="4239CFE8" w14:textId="51D28ED1" w:rsidR="00F470AF" w:rsidRDefault="00F470AF" w:rsidP="00D12233">
            <w:pPr>
              <w:rPr>
                <w:rFonts w:ascii="Aptos" w:eastAsia="Aptos" w:hAnsi="Aptos" w:cs="Aptos"/>
              </w:rPr>
            </w:pPr>
            <w:r>
              <w:t>Retroalimentaci</w:t>
            </w:r>
            <w:r w:rsidRPr="7EC26676">
              <w:rPr>
                <w:rFonts w:ascii="Arial" w:eastAsia="Arial" w:hAnsi="Arial" w:cs="Arial"/>
                <w:color w:val="000000" w:themeColor="text1"/>
                <w:sz w:val="22"/>
                <w:szCs w:val="22"/>
              </w:rPr>
              <w:t>ón</w:t>
            </w:r>
          </w:p>
        </w:tc>
        <w:tc>
          <w:tcPr>
            <w:tcW w:w="2142" w:type="dxa"/>
          </w:tcPr>
          <w:p w14:paraId="0F39734C" w14:textId="76883F37" w:rsidR="00F470AF" w:rsidRDefault="00FA42E0" w:rsidP="00D12233">
            <w:r>
              <w:t>Y, except for label on tab itself</w:t>
            </w:r>
          </w:p>
        </w:tc>
      </w:tr>
      <w:tr w:rsidR="00F470AF" w14:paraId="5647F86B" w14:textId="4050D40D" w:rsidTr="00F470AF">
        <w:tc>
          <w:tcPr>
            <w:tcW w:w="2805" w:type="dxa"/>
          </w:tcPr>
          <w:p w14:paraId="128859D7" w14:textId="72FE4797" w:rsidR="00F470AF" w:rsidRDefault="00F470AF" w:rsidP="00D12233">
            <w:r>
              <w:t>Footer – Terms and Conditions Link</w:t>
            </w:r>
          </w:p>
        </w:tc>
        <w:tc>
          <w:tcPr>
            <w:tcW w:w="2850" w:type="dxa"/>
          </w:tcPr>
          <w:p w14:paraId="13EB374B" w14:textId="78EBCF7D" w:rsidR="00F470AF" w:rsidRDefault="00F470AF" w:rsidP="00D12233">
            <w:r>
              <w:t xml:space="preserve">Terms and Conditions </w:t>
            </w:r>
          </w:p>
        </w:tc>
        <w:tc>
          <w:tcPr>
            <w:tcW w:w="2993" w:type="dxa"/>
          </w:tcPr>
          <w:p w14:paraId="41B4F5D6" w14:textId="0ADE0796" w:rsidR="00F470AF" w:rsidRDefault="00F470AF" w:rsidP="00D12233">
            <w:pPr>
              <w:rPr>
                <w:rFonts w:ascii="Aptos" w:eastAsia="Aptos" w:hAnsi="Aptos" w:cs="Arial"/>
              </w:rPr>
            </w:pPr>
            <w:r w:rsidRPr="36024B09">
              <w:rPr>
                <w:rFonts w:ascii="Aptos" w:eastAsia="Aptos" w:hAnsi="Aptos" w:cs="Arial"/>
              </w:rPr>
              <w:t>Términos</w:t>
            </w:r>
            <w:r w:rsidRPr="22FFD226">
              <w:rPr>
                <w:rFonts w:ascii="Aptos" w:eastAsia="Aptos" w:hAnsi="Aptos" w:cs="Arial"/>
              </w:rPr>
              <w:t xml:space="preserve"> y </w:t>
            </w:r>
            <w:r w:rsidRPr="1755CDF5">
              <w:rPr>
                <w:rFonts w:ascii="Aptos" w:eastAsia="Aptos" w:hAnsi="Aptos" w:cs="Arial"/>
              </w:rPr>
              <w:t>Condiciones</w:t>
            </w:r>
          </w:p>
        </w:tc>
        <w:tc>
          <w:tcPr>
            <w:tcW w:w="2142" w:type="dxa"/>
          </w:tcPr>
          <w:p w14:paraId="77E3D714" w14:textId="63EE10FF" w:rsidR="00F470AF" w:rsidRPr="36024B09" w:rsidRDefault="00FA42E0" w:rsidP="00D12233">
            <w:pPr>
              <w:rPr>
                <w:rFonts w:ascii="Aptos" w:eastAsia="Aptos" w:hAnsi="Aptos" w:cs="Arial"/>
              </w:rPr>
            </w:pPr>
            <w:r>
              <w:rPr>
                <w:rFonts w:ascii="Aptos" w:eastAsia="Aptos" w:hAnsi="Aptos" w:cs="Arial"/>
              </w:rPr>
              <w:t>Y</w:t>
            </w:r>
          </w:p>
        </w:tc>
      </w:tr>
      <w:tr w:rsidR="00F470AF" w14:paraId="537CEAD0" w14:textId="6E32EFFF" w:rsidTr="00F470AF">
        <w:tc>
          <w:tcPr>
            <w:tcW w:w="2805" w:type="dxa"/>
          </w:tcPr>
          <w:p w14:paraId="50FB599B" w14:textId="041A89EE" w:rsidR="00F470AF" w:rsidRDefault="00F470AF" w:rsidP="00D12233">
            <w:r>
              <w:t>Footer – Contact Us Link</w:t>
            </w:r>
          </w:p>
        </w:tc>
        <w:tc>
          <w:tcPr>
            <w:tcW w:w="2850" w:type="dxa"/>
          </w:tcPr>
          <w:p w14:paraId="55A97B94" w14:textId="2A346F94" w:rsidR="00F470AF" w:rsidRDefault="00F470AF" w:rsidP="00D12233">
            <w:r>
              <w:t>Contact Us</w:t>
            </w:r>
          </w:p>
        </w:tc>
        <w:tc>
          <w:tcPr>
            <w:tcW w:w="2993" w:type="dxa"/>
          </w:tcPr>
          <w:p w14:paraId="4B550802" w14:textId="7E56A975" w:rsidR="00F470AF" w:rsidRDefault="00F470AF" w:rsidP="24E661A8">
            <w:pPr>
              <w:rPr>
                <w:rFonts w:ascii="Aptos" w:eastAsia="Aptos" w:hAnsi="Aptos" w:cs="Arial"/>
              </w:rPr>
            </w:pPr>
            <w:r w:rsidRPr="24E661A8">
              <w:rPr>
                <w:rFonts w:ascii="Aptos" w:eastAsia="Aptos" w:hAnsi="Aptos" w:cs="Arial"/>
              </w:rPr>
              <w:t>Contáctenos</w:t>
            </w:r>
          </w:p>
          <w:p w14:paraId="61F6C8A9" w14:textId="096CB698" w:rsidR="00F470AF" w:rsidRDefault="00F470AF" w:rsidP="00D12233"/>
        </w:tc>
        <w:tc>
          <w:tcPr>
            <w:tcW w:w="2142" w:type="dxa"/>
          </w:tcPr>
          <w:p w14:paraId="332DFF20" w14:textId="3F0EF5C1" w:rsidR="00F470AF" w:rsidRPr="24E661A8" w:rsidRDefault="00FA42E0" w:rsidP="24E661A8">
            <w:pPr>
              <w:rPr>
                <w:rFonts w:ascii="Aptos" w:eastAsia="Aptos" w:hAnsi="Aptos" w:cs="Arial"/>
              </w:rPr>
            </w:pPr>
            <w:r>
              <w:rPr>
                <w:rFonts w:ascii="Aptos" w:eastAsia="Aptos" w:hAnsi="Aptos" w:cs="Arial"/>
              </w:rPr>
              <w:t>Y</w:t>
            </w:r>
          </w:p>
        </w:tc>
      </w:tr>
      <w:tr w:rsidR="00F470AF" w14:paraId="36B757B5" w14:textId="265797CE" w:rsidTr="00F470AF">
        <w:tc>
          <w:tcPr>
            <w:tcW w:w="2805" w:type="dxa"/>
          </w:tcPr>
          <w:p w14:paraId="2FFB1E2C" w14:textId="2548131E" w:rsidR="00F470AF" w:rsidRDefault="00F470AF" w:rsidP="00D12233">
            <w:r>
              <w:t>Read in Spanish Button</w:t>
            </w:r>
          </w:p>
        </w:tc>
        <w:tc>
          <w:tcPr>
            <w:tcW w:w="2850" w:type="dxa"/>
          </w:tcPr>
          <w:p w14:paraId="4FC14C0F" w14:textId="67FCFE1E" w:rsidR="00F470AF" w:rsidRDefault="00F470AF" w:rsidP="00D12233">
            <w:r>
              <w:t>Read in English</w:t>
            </w:r>
          </w:p>
        </w:tc>
        <w:tc>
          <w:tcPr>
            <w:tcW w:w="2993" w:type="dxa"/>
          </w:tcPr>
          <w:p w14:paraId="458FBFA1" w14:textId="6463A974" w:rsidR="00F470AF" w:rsidRDefault="00F470AF" w:rsidP="00D12233">
            <w:pPr>
              <w:rPr>
                <w:rFonts w:ascii="Aptos" w:eastAsia="Aptos" w:hAnsi="Aptos" w:cs="Aptos"/>
              </w:rPr>
            </w:pPr>
            <w:r>
              <w:t>Leer en Ingl</w:t>
            </w:r>
            <w:r w:rsidRPr="0BF06E75">
              <w:rPr>
                <w:rFonts w:ascii="Arial" w:eastAsia="Arial" w:hAnsi="Arial" w:cs="Arial"/>
                <w:color w:val="000000" w:themeColor="text1"/>
                <w:sz w:val="22"/>
                <w:szCs w:val="22"/>
              </w:rPr>
              <w:t>és</w:t>
            </w:r>
          </w:p>
        </w:tc>
        <w:tc>
          <w:tcPr>
            <w:tcW w:w="2142" w:type="dxa"/>
          </w:tcPr>
          <w:p w14:paraId="09678A8A" w14:textId="1DDDA95B" w:rsidR="00F470AF" w:rsidRDefault="00345E5C" w:rsidP="00D12233">
            <w:r>
              <w:t>N – not needed?</w:t>
            </w:r>
          </w:p>
        </w:tc>
      </w:tr>
      <w:tr w:rsidR="00784575" w14:paraId="46E0526F" w14:textId="77777777" w:rsidTr="1F30A786">
        <w:tc>
          <w:tcPr>
            <w:tcW w:w="2805" w:type="dxa"/>
          </w:tcPr>
          <w:p w14:paraId="2B222B7B" w14:textId="7AC8B868" w:rsidR="00784575" w:rsidRDefault="00FF004B" w:rsidP="00D12233">
            <w:r>
              <w:t>Profile menu-</w:t>
            </w:r>
            <w:r w:rsidR="00EE43A2">
              <w:t>Logout</w:t>
            </w:r>
          </w:p>
        </w:tc>
        <w:tc>
          <w:tcPr>
            <w:tcW w:w="2850" w:type="dxa"/>
          </w:tcPr>
          <w:p w14:paraId="58EAE7F9" w14:textId="373BA580" w:rsidR="00784575" w:rsidRDefault="00FF004B" w:rsidP="00D12233">
            <w:r>
              <w:t>Logout</w:t>
            </w:r>
          </w:p>
        </w:tc>
        <w:tc>
          <w:tcPr>
            <w:tcW w:w="2993" w:type="dxa"/>
          </w:tcPr>
          <w:p w14:paraId="5F3ACD4B" w14:textId="21643C7C"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Cerrar </w:t>
            </w:r>
            <w:r w:rsidR="5443D75E" w:rsidRPr="1F30A786">
              <w:rPr>
                <w:rFonts w:ascii="Roboto" w:eastAsia="Roboto" w:hAnsi="Roboto" w:cs="Roboto"/>
                <w:color w:val="001D35"/>
              </w:rPr>
              <w:t>S</w:t>
            </w:r>
            <w:r w:rsidRPr="1F30A786">
              <w:rPr>
                <w:rFonts w:ascii="Roboto" w:eastAsia="Roboto" w:hAnsi="Roboto" w:cs="Roboto"/>
                <w:color w:val="001D35"/>
              </w:rPr>
              <w:t>esión</w:t>
            </w:r>
          </w:p>
        </w:tc>
        <w:tc>
          <w:tcPr>
            <w:tcW w:w="2142" w:type="dxa"/>
          </w:tcPr>
          <w:p w14:paraId="03D2BE6F" w14:textId="77777777" w:rsidR="00784575" w:rsidRDefault="00784575" w:rsidP="00D12233"/>
        </w:tc>
      </w:tr>
      <w:tr w:rsidR="00FF004B" w14:paraId="7C8F4F59" w14:textId="77777777" w:rsidTr="1F30A786">
        <w:tc>
          <w:tcPr>
            <w:tcW w:w="2805" w:type="dxa"/>
          </w:tcPr>
          <w:p w14:paraId="577E3870" w14:textId="783A0DCE" w:rsidR="00FF004B" w:rsidRDefault="008A33BA" w:rsidP="00D12233">
            <w:r>
              <w:t>Accepted Insurances page: for HPH only</w:t>
            </w:r>
          </w:p>
        </w:tc>
        <w:tc>
          <w:tcPr>
            <w:tcW w:w="2850" w:type="dxa"/>
          </w:tcPr>
          <w:p w14:paraId="20480312" w14:textId="55A8FB05" w:rsidR="00FF004B" w:rsidRDefault="008966B9" w:rsidP="00D12233">
            <w:r>
              <w:t>We accept all Medicare and Medicaid Replacement Plans</w:t>
            </w:r>
          </w:p>
        </w:tc>
        <w:tc>
          <w:tcPr>
            <w:tcW w:w="2850" w:type="dxa"/>
          </w:tcPr>
          <w:p w14:paraId="7EAF564F" w14:textId="1AE776AC"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Aceptamos todos los </w:t>
            </w:r>
            <w:r w:rsidR="02F5D535" w:rsidRPr="1F30A786">
              <w:rPr>
                <w:rFonts w:ascii="Roboto" w:eastAsia="Roboto" w:hAnsi="Roboto" w:cs="Roboto"/>
                <w:color w:val="001D35"/>
              </w:rPr>
              <w:t>P</w:t>
            </w:r>
            <w:r w:rsidRPr="1F30A786">
              <w:rPr>
                <w:rFonts w:ascii="Roboto" w:eastAsia="Roboto" w:hAnsi="Roboto" w:cs="Roboto"/>
                <w:color w:val="001D35"/>
              </w:rPr>
              <w:t xml:space="preserve">lanes de </w:t>
            </w:r>
            <w:r w:rsidR="7CA4937C" w:rsidRPr="1F30A786">
              <w:rPr>
                <w:rFonts w:ascii="Roboto" w:eastAsia="Roboto" w:hAnsi="Roboto" w:cs="Roboto"/>
                <w:color w:val="001D35"/>
              </w:rPr>
              <w:t>R</w:t>
            </w:r>
            <w:r w:rsidRPr="1F30A786">
              <w:rPr>
                <w:rFonts w:ascii="Roboto" w:eastAsia="Roboto" w:hAnsi="Roboto" w:cs="Roboto"/>
                <w:color w:val="001D35"/>
              </w:rPr>
              <w:t>eemplazo de Medicare y Medicaid</w:t>
            </w:r>
          </w:p>
        </w:tc>
        <w:tc>
          <w:tcPr>
            <w:tcW w:w="2142" w:type="dxa"/>
          </w:tcPr>
          <w:p w14:paraId="7B621367" w14:textId="77777777" w:rsidR="00FF004B" w:rsidRDefault="00FF004B" w:rsidP="00D12233"/>
        </w:tc>
      </w:tr>
      <w:tr w:rsidR="008966B9" w14:paraId="348863BA" w14:textId="77777777" w:rsidTr="1F30A786">
        <w:tc>
          <w:tcPr>
            <w:tcW w:w="2805" w:type="dxa"/>
          </w:tcPr>
          <w:p w14:paraId="317E8D88" w14:textId="08437434" w:rsidR="008966B9" w:rsidRDefault="0082322E" w:rsidP="00D12233">
            <w:r>
              <w:t>Pricing: for HPH only</w:t>
            </w:r>
          </w:p>
        </w:tc>
        <w:tc>
          <w:tcPr>
            <w:tcW w:w="2850" w:type="dxa"/>
          </w:tcPr>
          <w:p w14:paraId="33248D82" w14:textId="77777777" w:rsidR="0082322E" w:rsidRPr="0082322E" w:rsidRDefault="0082322E" w:rsidP="0082322E">
            <w:r w:rsidRPr="0082322E">
              <w:t xml:space="preserve">For more information about our pricing, download our </w:t>
            </w:r>
            <w:hyperlink r:id="rId30" w:tgtFrame="_blank" w:history="1">
              <w:r w:rsidRPr="0082322E">
                <w:rPr>
                  <w:rStyle w:val="Hyperlink"/>
                  <w:b/>
                  <w:bCs/>
                </w:rPr>
                <w:t>charge master sheet</w:t>
              </w:r>
            </w:hyperlink>
            <w:r w:rsidRPr="0082322E">
              <w:rPr>
                <w:b/>
                <w:bCs/>
              </w:rPr>
              <w:t xml:space="preserve"> </w:t>
            </w:r>
            <w:r w:rsidRPr="0082322E">
              <w:t xml:space="preserve">or visit our </w:t>
            </w:r>
            <w:hyperlink r:id="rId31" w:tgtFrame="_blank" w:history="1">
              <w:r w:rsidRPr="0082322E">
                <w:rPr>
                  <w:rStyle w:val="Hyperlink"/>
                  <w:b/>
                  <w:bCs/>
                </w:rPr>
                <w:t>Self-Serve Patient Estimate Tool</w:t>
              </w:r>
            </w:hyperlink>
            <w:r w:rsidRPr="0082322E">
              <w:t>.</w:t>
            </w:r>
          </w:p>
          <w:p w14:paraId="5F086688" w14:textId="77777777" w:rsidR="008966B9" w:rsidRDefault="008966B9" w:rsidP="00D12233"/>
        </w:tc>
        <w:tc>
          <w:tcPr>
            <w:tcW w:w="2850" w:type="dxa"/>
          </w:tcPr>
          <w:p w14:paraId="4A68BE1F" w14:textId="45AD6402"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Para obtener más información sobre nuestros precios, descargue nuestra </w:t>
            </w:r>
            <w:r w:rsidRPr="1F30A786">
              <w:rPr>
                <w:rFonts w:ascii="Roboto" w:eastAsia="Roboto" w:hAnsi="Roboto" w:cs="Roboto"/>
                <w:b/>
                <w:bCs/>
                <w:color w:val="001D35"/>
              </w:rPr>
              <w:t>hoja de lista de precios</w:t>
            </w:r>
            <w:r w:rsidRPr="1F30A786">
              <w:rPr>
                <w:rFonts w:ascii="Roboto" w:eastAsia="Roboto" w:hAnsi="Roboto" w:cs="Roboto"/>
                <w:color w:val="001D35"/>
              </w:rPr>
              <w:t xml:space="preserve"> o visite nuestra </w:t>
            </w:r>
            <w:r w:rsidRPr="1F30A786">
              <w:rPr>
                <w:rFonts w:ascii="Roboto" w:eastAsia="Roboto" w:hAnsi="Roboto" w:cs="Roboto"/>
                <w:b/>
                <w:bCs/>
                <w:color w:val="001D35"/>
              </w:rPr>
              <w:t>Herramienta de Autoservicio de Estimaciones para Pacientes.</w:t>
            </w:r>
          </w:p>
        </w:tc>
        <w:tc>
          <w:tcPr>
            <w:tcW w:w="2142" w:type="dxa"/>
          </w:tcPr>
          <w:p w14:paraId="4D48103A" w14:textId="77777777" w:rsidR="008966B9" w:rsidRDefault="008223EB" w:rsidP="00D12233">
            <w:r>
              <w:t xml:space="preserve">Draft (needs Monica’s review): </w:t>
            </w:r>
          </w:p>
          <w:p w14:paraId="170F13F3" w14:textId="77777777" w:rsidR="00865836" w:rsidRPr="00865836" w:rsidRDefault="00865836" w:rsidP="00865836">
            <w:pPr>
              <w:rPr>
                <w:color w:val="EE0000"/>
              </w:rPr>
            </w:pPr>
            <w:r w:rsidRPr="00865836">
              <w:rPr>
                <w:lang w:val="es-ES"/>
              </w:rPr>
              <w:t xml:space="preserve">Para obtener más información sobre nuestros precios, descargue nuestra </w:t>
            </w:r>
            <w:r w:rsidRPr="00865836">
              <w:rPr>
                <w:color w:val="EE0000"/>
                <w:lang w:val="es-ES"/>
              </w:rPr>
              <w:t xml:space="preserve">hoja maestra de cargos </w:t>
            </w:r>
            <w:r w:rsidRPr="00865836">
              <w:rPr>
                <w:lang w:val="es-ES"/>
              </w:rPr>
              <w:t xml:space="preserve">o visite nuestra </w:t>
            </w:r>
            <w:r w:rsidRPr="00865836">
              <w:rPr>
                <w:color w:val="EE0000"/>
                <w:lang w:val="es-ES"/>
              </w:rPr>
              <w:t>herramienta de estimación de pacientes de autoservicio.</w:t>
            </w:r>
          </w:p>
          <w:p w14:paraId="52F5A359" w14:textId="3370DF97" w:rsidR="00865836" w:rsidRDefault="00865836" w:rsidP="00D12233"/>
        </w:tc>
      </w:tr>
      <w:tr w:rsidR="00187A25" w14:paraId="6913DE94" w14:textId="77777777" w:rsidTr="1F30A786">
        <w:tc>
          <w:tcPr>
            <w:tcW w:w="2805" w:type="dxa"/>
          </w:tcPr>
          <w:p w14:paraId="1171E42A" w14:textId="2A898454" w:rsidR="00187A25" w:rsidRDefault="00187A25" w:rsidP="00D12233">
            <w:r>
              <w:t>Nav Menu – Financial Assistance</w:t>
            </w:r>
          </w:p>
        </w:tc>
        <w:tc>
          <w:tcPr>
            <w:tcW w:w="2850" w:type="dxa"/>
          </w:tcPr>
          <w:p w14:paraId="594AE085" w14:textId="5CF0FEDE" w:rsidR="00187A25" w:rsidRPr="0082322E" w:rsidRDefault="00644B0D" w:rsidP="0082322E">
            <w:r>
              <w:t>Learn about Financial Assistance Options</w:t>
            </w:r>
          </w:p>
        </w:tc>
        <w:tc>
          <w:tcPr>
            <w:tcW w:w="2850" w:type="dxa"/>
          </w:tcPr>
          <w:p w14:paraId="5A1E1A4E" w14:textId="644C5CD3" w:rsid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Obtenga información sobre las Opciones de Asistencia Financiera.</w:t>
            </w:r>
          </w:p>
          <w:p w14:paraId="4E2251F6" w14:textId="01840258" w:rsidR="1F30A786" w:rsidRPr="1F30A786" w:rsidRDefault="1F30A786" w:rsidP="1F30A786">
            <w:pPr>
              <w:spacing w:before="40" w:after="40"/>
              <w:ind w:left="-80"/>
              <w:rPr>
                <w:rFonts w:ascii="Roboto" w:eastAsia="Roboto" w:hAnsi="Roboto" w:cs="Roboto"/>
                <w:color w:val="001D35"/>
              </w:rPr>
            </w:pPr>
          </w:p>
        </w:tc>
        <w:tc>
          <w:tcPr>
            <w:tcW w:w="2142" w:type="dxa"/>
          </w:tcPr>
          <w:p w14:paraId="5808EA5D" w14:textId="77777777" w:rsidR="00187A25" w:rsidRDefault="00187A25" w:rsidP="00D12233"/>
        </w:tc>
      </w:tr>
      <w:tr w:rsidR="00644B0D" w14:paraId="39BEFCF3" w14:textId="77777777" w:rsidTr="1F30A786">
        <w:tc>
          <w:tcPr>
            <w:tcW w:w="2805" w:type="dxa"/>
          </w:tcPr>
          <w:p w14:paraId="042D53B9" w14:textId="0AB318CF" w:rsidR="00644B0D" w:rsidRDefault="00644B0D" w:rsidP="00D12233">
            <w:r>
              <w:t>Nav Menu – Payment Plans</w:t>
            </w:r>
          </w:p>
        </w:tc>
        <w:tc>
          <w:tcPr>
            <w:tcW w:w="2850" w:type="dxa"/>
          </w:tcPr>
          <w:p w14:paraId="59F1A211" w14:textId="63E61794" w:rsidR="00644B0D" w:rsidRDefault="00644B0D" w:rsidP="0082322E">
            <w:r>
              <w:t>Payment Plans</w:t>
            </w:r>
          </w:p>
        </w:tc>
        <w:tc>
          <w:tcPr>
            <w:tcW w:w="2850" w:type="dxa"/>
          </w:tcPr>
          <w:p w14:paraId="3FEAC72F" w14:textId="363E617B"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Planes de Pago</w:t>
            </w:r>
          </w:p>
        </w:tc>
        <w:tc>
          <w:tcPr>
            <w:tcW w:w="2142" w:type="dxa"/>
          </w:tcPr>
          <w:p w14:paraId="1DEA1F49" w14:textId="77777777" w:rsidR="00644B0D" w:rsidRDefault="00644B0D" w:rsidP="00D12233"/>
        </w:tc>
      </w:tr>
      <w:tr w:rsidR="00666A8D" w14:paraId="5B1DF67A" w14:textId="77777777" w:rsidTr="1F30A786">
        <w:tc>
          <w:tcPr>
            <w:tcW w:w="2805" w:type="dxa"/>
          </w:tcPr>
          <w:p w14:paraId="23991F55" w14:textId="6FB33858" w:rsidR="00666A8D" w:rsidRDefault="00666A8D" w:rsidP="00D12233">
            <w:r>
              <w:t>Nav Menu – Apply for Financial Assistance</w:t>
            </w:r>
          </w:p>
        </w:tc>
        <w:tc>
          <w:tcPr>
            <w:tcW w:w="2850" w:type="dxa"/>
          </w:tcPr>
          <w:p w14:paraId="4453CBC8" w14:textId="371101A1" w:rsidR="00666A8D" w:rsidRDefault="00666A8D" w:rsidP="0082322E">
            <w:r>
              <w:t>Apply for Financial Assistance</w:t>
            </w:r>
          </w:p>
        </w:tc>
        <w:tc>
          <w:tcPr>
            <w:tcW w:w="2850" w:type="dxa"/>
          </w:tcPr>
          <w:p w14:paraId="7AD77E2A" w14:textId="227C712E"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Aplique para </w:t>
            </w:r>
            <w:r w:rsidR="593286F4" w:rsidRPr="1F30A786">
              <w:rPr>
                <w:rFonts w:ascii="Roboto" w:eastAsia="Roboto" w:hAnsi="Roboto" w:cs="Roboto"/>
                <w:color w:val="001D35"/>
              </w:rPr>
              <w:t xml:space="preserve">obtener </w:t>
            </w:r>
            <w:r w:rsidRPr="1F30A786">
              <w:rPr>
                <w:rFonts w:ascii="Roboto" w:eastAsia="Roboto" w:hAnsi="Roboto" w:cs="Roboto"/>
                <w:color w:val="001D35"/>
              </w:rPr>
              <w:t>Asistencia Financiera</w:t>
            </w:r>
          </w:p>
        </w:tc>
        <w:tc>
          <w:tcPr>
            <w:tcW w:w="2142" w:type="dxa"/>
          </w:tcPr>
          <w:p w14:paraId="4C8666AE" w14:textId="77777777" w:rsidR="00666A8D" w:rsidRDefault="00666A8D" w:rsidP="00D12233"/>
        </w:tc>
      </w:tr>
      <w:tr w:rsidR="00666A8D" w14:paraId="6E1FBA14" w14:textId="77777777" w:rsidTr="1F30A786">
        <w:tc>
          <w:tcPr>
            <w:tcW w:w="2805" w:type="dxa"/>
          </w:tcPr>
          <w:p w14:paraId="0A70AA96" w14:textId="406F61DB" w:rsidR="00666A8D" w:rsidRDefault="002C052E" w:rsidP="00D12233">
            <w:r>
              <w:t>Financial Assistance Options: For HPH Only</w:t>
            </w:r>
          </w:p>
        </w:tc>
        <w:tc>
          <w:tcPr>
            <w:tcW w:w="2850" w:type="dxa"/>
          </w:tcPr>
          <w:p w14:paraId="50CE951C" w14:textId="77777777" w:rsidR="002C052E" w:rsidRPr="002C052E" w:rsidRDefault="002C052E" w:rsidP="002C052E">
            <w:r w:rsidRPr="002C052E">
              <w:t xml:space="preserve">Humboldt Park accepts the </w:t>
            </w:r>
            <w:hyperlink r:id="rId32" w:tgtFrame="_blank" w:history="1">
              <w:r w:rsidRPr="002C052E">
                <w:rPr>
                  <w:rStyle w:val="Hyperlink"/>
                  <w:b/>
                  <w:bCs/>
                </w:rPr>
                <w:t>insurance plans listed on our website</w:t>
              </w:r>
            </w:hyperlink>
            <w:r w:rsidRPr="002C052E">
              <w:t>.</w:t>
            </w:r>
          </w:p>
          <w:p w14:paraId="1F4D0134" w14:textId="77777777" w:rsidR="00666A8D" w:rsidRDefault="00666A8D" w:rsidP="0082322E"/>
        </w:tc>
        <w:tc>
          <w:tcPr>
            <w:tcW w:w="2850" w:type="dxa"/>
          </w:tcPr>
          <w:p w14:paraId="3C1C0DAD" w14:textId="51FD0291"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Humboldt Park acepta los </w:t>
            </w:r>
            <w:r w:rsidRPr="1F30A786">
              <w:rPr>
                <w:rFonts w:ascii="Roboto" w:eastAsia="Roboto" w:hAnsi="Roboto" w:cs="Roboto"/>
                <w:b/>
                <w:bCs/>
                <w:color w:val="001D35"/>
              </w:rPr>
              <w:t>planes de seguros nombrados en nuestro sitio web.</w:t>
            </w:r>
          </w:p>
        </w:tc>
        <w:tc>
          <w:tcPr>
            <w:tcW w:w="2142" w:type="dxa"/>
          </w:tcPr>
          <w:p w14:paraId="2BB23172" w14:textId="77777777" w:rsidR="00666A8D" w:rsidRDefault="00666A8D" w:rsidP="00D12233"/>
        </w:tc>
      </w:tr>
      <w:tr w:rsidR="008E372B" w14:paraId="4CCC6DEB" w14:textId="77777777" w:rsidTr="1F30A786">
        <w:tc>
          <w:tcPr>
            <w:tcW w:w="2805" w:type="dxa"/>
          </w:tcPr>
          <w:p w14:paraId="6C8B3A92" w14:textId="3FF480D1" w:rsidR="008E372B" w:rsidRDefault="008E372B" w:rsidP="008E372B">
            <w:r>
              <w:t>Financial Assistance Options: For HPH Only</w:t>
            </w:r>
          </w:p>
        </w:tc>
        <w:tc>
          <w:tcPr>
            <w:tcW w:w="2850" w:type="dxa"/>
          </w:tcPr>
          <w:p w14:paraId="3452F291" w14:textId="62D8B2B4" w:rsidR="008E372B" w:rsidRPr="002C052E" w:rsidRDefault="008E372B" w:rsidP="008E372B">
            <w:r w:rsidRPr="008E372B">
              <w:t>Humboldt Park Health is committed to treating all patients with dignity and respect, regardless of their ability to pay. If at any time you would like to speak with someone about your options, please </w:t>
            </w:r>
            <w:hyperlink r:id="rId33" w:history="1">
              <w:r w:rsidRPr="008E372B">
                <w:rPr>
                  <w:rStyle w:val="Hyperlink"/>
                  <w:b/>
                  <w:bCs/>
                </w:rPr>
                <w:t>contact us</w:t>
              </w:r>
            </w:hyperlink>
            <w:r w:rsidRPr="008E372B">
              <w:t>.</w:t>
            </w:r>
          </w:p>
        </w:tc>
        <w:tc>
          <w:tcPr>
            <w:tcW w:w="2850" w:type="dxa"/>
          </w:tcPr>
          <w:p w14:paraId="5315F0A8" w14:textId="716044CE" w:rsidR="1F30A786" w:rsidRPr="1F30A786" w:rsidRDefault="1F30A786" w:rsidP="1F30A786">
            <w:pPr>
              <w:spacing w:before="40" w:after="40"/>
              <w:ind w:left="-80"/>
              <w:rPr>
                <w:rFonts w:ascii="Roboto" w:eastAsia="Roboto" w:hAnsi="Roboto" w:cs="Roboto"/>
                <w:color w:val="001D35"/>
                <w:lang w:val="es-ES"/>
              </w:rPr>
            </w:pPr>
            <w:r w:rsidRPr="1F30A786">
              <w:rPr>
                <w:rFonts w:ascii="Roboto" w:eastAsia="Roboto" w:hAnsi="Roboto" w:cs="Roboto"/>
                <w:color w:val="001D35"/>
                <w:lang w:val="es-ES"/>
              </w:rPr>
              <w:t xml:space="preserve">Humboldt Park Health está comprometido a tratar a todos los pacientes con dignidad y respeto, independientemente de sus posibilidades para poder pagar. Si en algún momento desea hablar con alguien sobre sus opciones, </w:t>
            </w:r>
            <w:r w:rsidRPr="1F30A786">
              <w:rPr>
                <w:rFonts w:ascii="Roboto" w:eastAsia="Roboto" w:hAnsi="Roboto" w:cs="Roboto"/>
                <w:b/>
                <w:bCs/>
                <w:color w:val="001D35"/>
                <w:lang w:val="es-ES"/>
              </w:rPr>
              <w:t xml:space="preserve">contáctenos </w:t>
            </w:r>
            <w:r w:rsidRPr="1F30A786">
              <w:rPr>
                <w:rFonts w:ascii="Roboto" w:eastAsia="Roboto" w:hAnsi="Roboto" w:cs="Roboto"/>
                <w:color w:val="001D35"/>
                <w:lang w:val="es-ES"/>
              </w:rPr>
              <w:t>por favor.</w:t>
            </w:r>
          </w:p>
        </w:tc>
        <w:tc>
          <w:tcPr>
            <w:tcW w:w="2142" w:type="dxa"/>
          </w:tcPr>
          <w:p w14:paraId="79585547" w14:textId="77777777" w:rsidR="008E372B" w:rsidRDefault="008E372B" w:rsidP="008E372B"/>
        </w:tc>
      </w:tr>
      <w:tr w:rsidR="00EB477A" w14:paraId="52DDD2F5" w14:textId="77777777" w:rsidTr="1F30A786">
        <w:tc>
          <w:tcPr>
            <w:tcW w:w="2805" w:type="dxa"/>
          </w:tcPr>
          <w:p w14:paraId="68EE6FEB" w14:textId="2267EDB1" w:rsidR="00EB477A" w:rsidRDefault="00EB477A" w:rsidP="008E372B">
            <w:r>
              <w:t>Payment Plans: For HPH only</w:t>
            </w:r>
          </w:p>
        </w:tc>
        <w:tc>
          <w:tcPr>
            <w:tcW w:w="2850" w:type="dxa"/>
          </w:tcPr>
          <w:p w14:paraId="5F28A1CE" w14:textId="77777777" w:rsidR="00EB477A" w:rsidRPr="00EB477A" w:rsidRDefault="00EB477A" w:rsidP="00EB477A">
            <w:r w:rsidRPr="00EB477A">
              <w:t>We offer our patients the option of setting up a payment plan, and you may have up to 12 months to pay outstanding balances, interest-free, if the balance is between $101-$1,500. Additional extended payment plans are available through Curea/Fortiva Patient Loan Program available at our hospital. Payment plans of up to 24 months may be made by the approval of the Director of Revenue Cycle.</w:t>
            </w:r>
          </w:p>
          <w:p w14:paraId="34D43261" w14:textId="77777777" w:rsidR="00EB477A" w:rsidRPr="00EB477A" w:rsidRDefault="00EB477A" w:rsidP="00EB477A"/>
          <w:p w14:paraId="4B9D8536" w14:textId="77777777" w:rsidR="00EB477A" w:rsidRPr="00EB477A" w:rsidRDefault="00EB477A" w:rsidP="00EB477A">
            <w:r w:rsidRPr="00EB477A">
              <w:t>Physician charges are separate from hospital billing, therefore we are not able to establish payment plans for patients for any physician-related bills. You will be required to make separate arrangements for those accounts with the physician/physician groups.</w:t>
            </w:r>
          </w:p>
          <w:p w14:paraId="750C3784" w14:textId="77777777" w:rsidR="00EB477A" w:rsidRPr="00EB477A" w:rsidRDefault="00EB477A" w:rsidP="00EB477A">
            <w:r w:rsidRPr="00EB477A">
              <w:t>If you have questions about our payment plan requirements, or need help setting up a payment plan, please </w:t>
            </w:r>
            <w:hyperlink r:id="rId34" w:history="1">
              <w:r w:rsidRPr="00EB477A">
                <w:rPr>
                  <w:rStyle w:val="Hyperlink"/>
                  <w:b/>
                  <w:bCs/>
                </w:rPr>
                <w:t>contact us</w:t>
              </w:r>
            </w:hyperlink>
            <w:r w:rsidRPr="00EB477A">
              <w:t>.</w:t>
            </w:r>
          </w:p>
          <w:p w14:paraId="1E487CB7" w14:textId="77777777" w:rsidR="00EB477A" w:rsidRPr="008E372B" w:rsidRDefault="00EB477A" w:rsidP="008E372B"/>
        </w:tc>
        <w:tc>
          <w:tcPr>
            <w:tcW w:w="2850" w:type="dxa"/>
          </w:tcPr>
          <w:p w14:paraId="6D6AE03D" w14:textId="1A580A3B" w:rsidR="1F30A786" w:rsidRDefault="1F30A786" w:rsidP="1F30A786">
            <w:pPr>
              <w:spacing w:before="40" w:after="40"/>
              <w:ind w:left="-80"/>
              <w:rPr>
                <w:rFonts w:ascii="Roboto" w:eastAsia="Roboto" w:hAnsi="Roboto" w:cs="Roboto"/>
                <w:color w:val="001D35"/>
                <w:lang w:val="es-ES"/>
              </w:rPr>
            </w:pPr>
            <w:r w:rsidRPr="1F30A786">
              <w:rPr>
                <w:rFonts w:ascii="Roboto" w:eastAsia="Roboto" w:hAnsi="Roboto" w:cs="Roboto"/>
                <w:color w:val="001D35"/>
                <w:lang w:val="es-ES"/>
              </w:rPr>
              <w:t xml:space="preserve">Le ofrecemos a nuestros pacientes la opción de establecer un plan de pago, en donde puede tener hasta 12 meses para pagar sus saldos pendientes y sin pagar intereses, esto </w:t>
            </w:r>
            <w:r w:rsidR="4B4E45B7" w:rsidRPr="1F30A786">
              <w:rPr>
                <w:rFonts w:ascii="Roboto" w:eastAsia="Roboto" w:hAnsi="Roboto" w:cs="Roboto"/>
                <w:color w:val="001D35"/>
                <w:lang w:val="es-ES"/>
              </w:rPr>
              <w:t>aplica</w:t>
            </w:r>
            <w:r w:rsidRPr="1F30A786">
              <w:rPr>
                <w:rFonts w:ascii="Roboto" w:eastAsia="Roboto" w:hAnsi="Roboto" w:cs="Roboto"/>
                <w:color w:val="001D35"/>
                <w:lang w:val="es-ES"/>
              </w:rPr>
              <w:t xml:space="preserve"> si el saldo está entre $101 y $1,500. Hay </w:t>
            </w:r>
            <w:r w:rsidR="7BA2A0EE" w:rsidRPr="1F30A786">
              <w:rPr>
                <w:rFonts w:ascii="Roboto" w:eastAsia="Roboto" w:hAnsi="Roboto" w:cs="Roboto"/>
                <w:color w:val="001D35"/>
                <w:lang w:val="es-ES"/>
              </w:rPr>
              <w:t>planes</w:t>
            </w:r>
            <w:r w:rsidRPr="1F30A786">
              <w:rPr>
                <w:rFonts w:ascii="Roboto" w:eastAsia="Roboto" w:hAnsi="Roboto" w:cs="Roboto"/>
                <w:color w:val="001D35"/>
                <w:lang w:val="es-ES"/>
              </w:rPr>
              <w:t xml:space="preserve"> adicionales disponibles de pagos </w:t>
            </w:r>
            <w:r w:rsidRPr="1F30A786">
              <w:rPr>
                <w:rFonts w:ascii="Roboto" w:eastAsia="Roboto" w:hAnsi="Roboto" w:cs="Roboto"/>
                <w:color w:val="001D35"/>
                <w:highlight w:val="yellow"/>
                <w:lang w:val="es-ES"/>
              </w:rPr>
              <w:t>extendidos en nuestro hospital</w:t>
            </w:r>
            <w:r w:rsidRPr="1F30A786">
              <w:rPr>
                <w:rFonts w:ascii="Roboto" w:eastAsia="Roboto" w:hAnsi="Roboto" w:cs="Roboto"/>
                <w:color w:val="001D35"/>
                <w:lang w:val="es-ES"/>
              </w:rPr>
              <w:t xml:space="preserve"> que son a través del Programa de Préstamos para Pacientes Curea/Fortiva. Se pueden establecer planes de pago de hasta 24 meses con la aprobación del </w:t>
            </w:r>
            <w:r w:rsidR="4D0E877D" w:rsidRPr="1F30A786">
              <w:rPr>
                <w:rFonts w:ascii="Roboto" w:eastAsia="Roboto" w:hAnsi="Roboto" w:cs="Roboto"/>
                <w:color w:val="001D35"/>
                <w:lang w:val="es-ES"/>
              </w:rPr>
              <w:t>Director</w:t>
            </w:r>
            <w:r w:rsidRPr="1F30A786">
              <w:rPr>
                <w:rFonts w:ascii="Roboto" w:eastAsia="Roboto" w:hAnsi="Roboto" w:cs="Roboto"/>
                <w:color w:val="001D35"/>
                <w:lang w:val="es-ES"/>
              </w:rPr>
              <w:t xml:space="preserve"> de Gestión del Ciclo de Ingresos.</w:t>
            </w:r>
          </w:p>
          <w:p w14:paraId="44BCE74E" w14:textId="441983D3" w:rsid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Los cargos de los médicos son independientes de la cuenta del hospital, por lo que no podemos establecer planes de pago para los pacientes por ninguna cuenta relacionada con los médicos. Deberá llegar a un acuerdo por separado con el médico o el grupo de médicos para </w:t>
            </w:r>
            <w:r w:rsidR="031B984A" w:rsidRPr="1F30A786">
              <w:rPr>
                <w:rFonts w:ascii="Roboto" w:eastAsia="Roboto" w:hAnsi="Roboto" w:cs="Roboto"/>
                <w:color w:val="001D35"/>
              </w:rPr>
              <w:t>dichas</w:t>
            </w:r>
            <w:r w:rsidRPr="1F30A786">
              <w:rPr>
                <w:rFonts w:ascii="Roboto" w:eastAsia="Roboto" w:hAnsi="Roboto" w:cs="Roboto"/>
                <w:color w:val="001D35"/>
              </w:rPr>
              <w:t xml:space="preserve"> cuentas.</w:t>
            </w:r>
          </w:p>
          <w:p w14:paraId="63DFA841" w14:textId="7E5C286A" w:rsidR="1F30A786" w:rsidRPr="1F30A786" w:rsidRDefault="1F30A786" w:rsidP="1F30A786">
            <w:pPr>
              <w:spacing w:before="40" w:after="40"/>
              <w:ind w:left="-80"/>
              <w:rPr>
                <w:rFonts w:ascii="Roboto" w:eastAsia="Roboto" w:hAnsi="Roboto" w:cs="Roboto"/>
                <w:color w:val="001D35"/>
                <w:lang w:val="es-ES"/>
              </w:rPr>
            </w:pPr>
            <w:r w:rsidRPr="1F30A786">
              <w:rPr>
                <w:rFonts w:ascii="Roboto" w:eastAsia="Roboto" w:hAnsi="Roboto" w:cs="Roboto"/>
                <w:color w:val="001D35"/>
                <w:lang w:val="es-ES"/>
              </w:rPr>
              <w:t xml:space="preserve">Si tiene alguna pregunta sobre los requisitos de nuestro plan de pago o necesita ayuda para establecer un plan de pago, </w:t>
            </w:r>
            <w:r w:rsidRPr="1F30A786">
              <w:rPr>
                <w:rFonts w:ascii="Roboto" w:eastAsia="Roboto" w:hAnsi="Roboto" w:cs="Roboto"/>
                <w:b/>
                <w:bCs/>
                <w:color w:val="001D35"/>
                <w:lang w:val="es-ES"/>
              </w:rPr>
              <w:t>contáctenos</w:t>
            </w:r>
            <w:r w:rsidR="254A3C57" w:rsidRPr="1F30A786">
              <w:rPr>
                <w:rFonts w:ascii="Roboto" w:eastAsia="Roboto" w:hAnsi="Roboto" w:cs="Roboto"/>
                <w:color w:val="001D35"/>
                <w:lang w:val="es-ES"/>
              </w:rPr>
              <w:t xml:space="preserve"> por favor</w:t>
            </w:r>
            <w:r w:rsidRPr="1F30A786">
              <w:rPr>
                <w:rFonts w:ascii="Roboto" w:eastAsia="Roboto" w:hAnsi="Roboto" w:cs="Roboto"/>
                <w:color w:val="001D35"/>
                <w:lang w:val="es-ES"/>
              </w:rPr>
              <w:t>.</w:t>
            </w:r>
          </w:p>
        </w:tc>
        <w:tc>
          <w:tcPr>
            <w:tcW w:w="2142" w:type="dxa"/>
          </w:tcPr>
          <w:p w14:paraId="3CE25B85" w14:textId="77777777" w:rsidR="00EB477A" w:rsidRDefault="00EB477A" w:rsidP="008E372B"/>
        </w:tc>
      </w:tr>
      <w:tr w:rsidR="00BB252E" w14:paraId="7F00E4C1" w14:textId="77777777" w:rsidTr="1F30A786">
        <w:tc>
          <w:tcPr>
            <w:tcW w:w="2805" w:type="dxa"/>
          </w:tcPr>
          <w:p w14:paraId="7675E8EE" w14:textId="205E1481" w:rsidR="00BB252E" w:rsidRDefault="00BB252E" w:rsidP="008E372B">
            <w:r>
              <w:t xml:space="preserve">Contact Us </w:t>
            </w:r>
          </w:p>
        </w:tc>
        <w:tc>
          <w:tcPr>
            <w:tcW w:w="2850" w:type="dxa"/>
          </w:tcPr>
          <w:p w14:paraId="2475E3E8" w14:textId="5ABA76F6" w:rsidR="00BB252E" w:rsidRPr="00EB477A" w:rsidRDefault="00BB252E" w:rsidP="00EB477A">
            <w:r w:rsidRPr="00BB252E">
              <w:t>If you already have an account, use My Messages to send us a secure message.</w:t>
            </w:r>
          </w:p>
        </w:tc>
        <w:tc>
          <w:tcPr>
            <w:tcW w:w="2850" w:type="dxa"/>
          </w:tcPr>
          <w:p w14:paraId="144FBC73" w14:textId="34D9F7C1"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Si usted ya tiene una cuenta creada, utilice Mis Mensajes para mandarnos un mensaje de manera segura.</w:t>
            </w:r>
          </w:p>
        </w:tc>
        <w:tc>
          <w:tcPr>
            <w:tcW w:w="2142" w:type="dxa"/>
          </w:tcPr>
          <w:p w14:paraId="0D43D9A2" w14:textId="77777777" w:rsidR="00BB252E" w:rsidRDefault="00BB252E" w:rsidP="008E372B"/>
        </w:tc>
      </w:tr>
      <w:tr w:rsidR="00A507DD" w14:paraId="39A01168" w14:textId="77777777" w:rsidTr="1F30A786">
        <w:tc>
          <w:tcPr>
            <w:tcW w:w="2805" w:type="dxa"/>
          </w:tcPr>
          <w:p w14:paraId="527B3A52" w14:textId="593059FD" w:rsidR="00A507DD" w:rsidRDefault="00E45782" w:rsidP="008E372B">
            <w:r>
              <w:t>Contact us – error message</w:t>
            </w:r>
          </w:p>
        </w:tc>
        <w:tc>
          <w:tcPr>
            <w:tcW w:w="2850" w:type="dxa"/>
          </w:tcPr>
          <w:p w14:paraId="5C794211" w14:textId="04CF3165" w:rsidR="00A507DD" w:rsidRPr="00BB252E" w:rsidRDefault="00E45782" w:rsidP="00EB477A">
            <w:r>
              <w:t>Message required</w:t>
            </w:r>
          </w:p>
        </w:tc>
        <w:tc>
          <w:tcPr>
            <w:tcW w:w="2850" w:type="dxa"/>
          </w:tcPr>
          <w:p w14:paraId="3EA4495B" w14:textId="4982B7BA"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un mensaje.</w:t>
            </w:r>
          </w:p>
        </w:tc>
        <w:tc>
          <w:tcPr>
            <w:tcW w:w="2142" w:type="dxa"/>
          </w:tcPr>
          <w:p w14:paraId="175F2F23" w14:textId="77777777" w:rsidR="00A507DD" w:rsidRDefault="00A507DD" w:rsidP="008E372B"/>
        </w:tc>
      </w:tr>
      <w:tr w:rsidR="00E45782" w14:paraId="3862CA84" w14:textId="77777777" w:rsidTr="1F30A786">
        <w:tc>
          <w:tcPr>
            <w:tcW w:w="2805" w:type="dxa"/>
          </w:tcPr>
          <w:p w14:paraId="2F31B8E2" w14:textId="371D8F8E" w:rsidR="00E45782" w:rsidRDefault="00E45782" w:rsidP="008E372B">
            <w:r>
              <w:t>Contact us – error message</w:t>
            </w:r>
          </w:p>
        </w:tc>
        <w:tc>
          <w:tcPr>
            <w:tcW w:w="2850" w:type="dxa"/>
          </w:tcPr>
          <w:p w14:paraId="218E86BA" w14:textId="7BC44172" w:rsidR="00E45782" w:rsidRDefault="00E45782" w:rsidP="00EB477A">
            <w:r>
              <w:t>First name required</w:t>
            </w:r>
          </w:p>
        </w:tc>
        <w:tc>
          <w:tcPr>
            <w:tcW w:w="2850" w:type="dxa"/>
          </w:tcPr>
          <w:p w14:paraId="003AF42B" w14:textId="1B86A9CD"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Se requiere </w:t>
            </w:r>
            <w:r w:rsidR="17FF0BF9" w:rsidRPr="1F30A786">
              <w:rPr>
                <w:rFonts w:ascii="Roboto" w:eastAsia="Roboto" w:hAnsi="Roboto" w:cs="Roboto"/>
                <w:color w:val="001D35"/>
              </w:rPr>
              <w:t>un</w:t>
            </w:r>
            <w:r w:rsidRPr="1F30A786">
              <w:rPr>
                <w:rFonts w:ascii="Roboto" w:eastAsia="Roboto" w:hAnsi="Roboto" w:cs="Roboto"/>
                <w:color w:val="001D35"/>
              </w:rPr>
              <w:t xml:space="preserve"> nombre.</w:t>
            </w:r>
          </w:p>
        </w:tc>
        <w:tc>
          <w:tcPr>
            <w:tcW w:w="2142" w:type="dxa"/>
          </w:tcPr>
          <w:p w14:paraId="0D029D8C" w14:textId="77777777" w:rsidR="00E45782" w:rsidRDefault="00E45782" w:rsidP="008E372B"/>
        </w:tc>
      </w:tr>
      <w:tr w:rsidR="00D8180E" w14:paraId="106DA297" w14:textId="77777777" w:rsidTr="1F30A786">
        <w:tc>
          <w:tcPr>
            <w:tcW w:w="2805" w:type="dxa"/>
          </w:tcPr>
          <w:p w14:paraId="16317C7D" w14:textId="57A08BB0" w:rsidR="00D8180E" w:rsidRDefault="00292001" w:rsidP="008E372B">
            <w:r>
              <w:t>Contact us – error message</w:t>
            </w:r>
          </w:p>
        </w:tc>
        <w:tc>
          <w:tcPr>
            <w:tcW w:w="2850" w:type="dxa"/>
          </w:tcPr>
          <w:p w14:paraId="038189E0" w14:textId="2A6CCF7B" w:rsidR="00D8180E" w:rsidRDefault="00292001" w:rsidP="00EB477A">
            <w:r>
              <w:t>Guarantor number required</w:t>
            </w:r>
          </w:p>
        </w:tc>
        <w:tc>
          <w:tcPr>
            <w:tcW w:w="2850" w:type="dxa"/>
          </w:tcPr>
          <w:p w14:paraId="0E3B7E32" w14:textId="5F05F0F7"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el número del aval.</w:t>
            </w:r>
          </w:p>
        </w:tc>
        <w:tc>
          <w:tcPr>
            <w:tcW w:w="2142" w:type="dxa"/>
          </w:tcPr>
          <w:p w14:paraId="73975A3C" w14:textId="77777777" w:rsidR="00D8180E" w:rsidRDefault="00D8180E" w:rsidP="008E372B"/>
        </w:tc>
      </w:tr>
      <w:tr w:rsidR="00292001" w14:paraId="0948610A" w14:textId="77777777" w:rsidTr="1F30A786">
        <w:tc>
          <w:tcPr>
            <w:tcW w:w="2805" w:type="dxa"/>
          </w:tcPr>
          <w:p w14:paraId="1C29AAE8" w14:textId="3C4FEFC8" w:rsidR="00292001" w:rsidRDefault="00292001" w:rsidP="008E372B">
            <w:r>
              <w:t>Contact us – error message</w:t>
            </w:r>
          </w:p>
        </w:tc>
        <w:tc>
          <w:tcPr>
            <w:tcW w:w="2850" w:type="dxa"/>
          </w:tcPr>
          <w:p w14:paraId="058E3591" w14:textId="5DEE0491" w:rsidR="00292001" w:rsidRDefault="00292001" w:rsidP="00EB477A">
            <w:r>
              <w:t>Please enter a valid email address</w:t>
            </w:r>
          </w:p>
        </w:tc>
        <w:tc>
          <w:tcPr>
            <w:tcW w:w="2850" w:type="dxa"/>
          </w:tcPr>
          <w:p w14:paraId="0A7BA39F" w14:textId="6E9AC6D2"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Por favor, ingrese una dirección de correo electrónico válida.</w:t>
            </w:r>
          </w:p>
        </w:tc>
        <w:tc>
          <w:tcPr>
            <w:tcW w:w="2142" w:type="dxa"/>
          </w:tcPr>
          <w:p w14:paraId="757AF650" w14:textId="77777777" w:rsidR="00292001" w:rsidRDefault="00292001" w:rsidP="008E372B"/>
        </w:tc>
      </w:tr>
      <w:tr w:rsidR="00292001" w14:paraId="0F3B77F4" w14:textId="77777777" w:rsidTr="1F30A786">
        <w:tc>
          <w:tcPr>
            <w:tcW w:w="2805" w:type="dxa"/>
          </w:tcPr>
          <w:p w14:paraId="2F77A87D" w14:textId="0364D13B" w:rsidR="00292001" w:rsidRDefault="00292001" w:rsidP="008E372B">
            <w:r>
              <w:t>Contact us – error message</w:t>
            </w:r>
          </w:p>
        </w:tc>
        <w:tc>
          <w:tcPr>
            <w:tcW w:w="2850" w:type="dxa"/>
          </w:tcPr>
          <w:p w14:paraId="1C879529" w14:textId="3BA69AA2" w:rsidR="00292001" w:rsidRDefault="00292001" w:rsidP="00EB477A">
            <w:r>
              <w:t>Phone number required</w:t>
            </w:r>
          </w:p>
        </w:tc>
        <w:tc>
          <w:tcPr>
            <w:tcW w:w="2850" w:type="dxa"/>
          </w:tcPr>
          <w:p w14:paraId="18382461" w14:textId="4A132F48"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un número de teléfono.</w:t>
            </w:r>
          </w:p>
        </w:tc>
        <w:tc>
          <w:tcPr>
            <w:tcW w:w="2142" w:type="dxa"/>
          </w:tcPr>
          <w:p w14:paraId="687297EE" w14:textId="77777777" w:rsidR="00292001" w:rsidRDefault="00292001" w:rsidP="008E372B"/>
        </w:tc>
      </w:tr>
      <w:tr w:rsidR="00292001" w14:paraId="5263AD70" w14:textId="77777777" w:rsidTr="1F30A786">
        <w:tc>
          <w:tcPr>
            <w:tcW w:w="2805" w:type="dxa"/>
          </w:tcPr>
          <w:p w14:paraId="59E2656F" w14:textId="41B01BC5" w:rsidR="00292001" w:rsidRDefault="00D60416" w:rsidP="008E372B">
            <w:r>
              <w:t>Ask a question confirmation message</w:t>
            </w:r>
          </w:p>
        </w:tc>
        <w:tc>
          <w:tcPr>
            <w:tcW w:w="2850" w:type="dxa"/>
          </w:tcPr>
          <w:p w14:paraId="5D5A3315" w14:textId="58604084" w:rsidR="00292001" w:rsidRDefault="00C87983" w:rsidP="00EB477A">
            <w:r>
              <w:t>Thank you for your message.  A representative will be in contact within three business days.</w:t>
            </w:r>
          </w:p>
        </w:tc>
        <w:tc>
          <w:tcPr>
            <w:tcW w:w="2850" w:type="dxa"/>
          </w:tcPr>
          <w:p w14:paraId="61B3DEC4" w14:textId="3A5FC5C4"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Muchas gracias por su mensaje. Uno de nuestros representantes se pondrá en contacto con usted dentro de tres días hábiles.</w:t>
            </w:r>
          </w:p>
        </w:tc>
        <w:tc>
          <w:tcPr>
            <w:tcW w:w="2142" w:type="dxa"/>
          </w:tcPr>
          <w:p w14:paraId="410AB237" w14:textId="77777777" w:rsidR="00292001" w:rsidRDefault="00292001" w:rsidP="008E372B"/>
        </w:tc>
      </w:tr>
      <w:tr w:rsidR="00C87983" w14:paraId="4502A5F0" w14:textId="77777777" w:rsidTr="1F30A786">
        <w:tc>
          <w:tcPr>
            <w:tcW w:w="2805" w:type="dxa"/>
          </w:tcPr>
          <w:p w14:paraId="562FC890" w14:textId="7F898BAC" w:rsidR="00C87983" w:rsidRDefault="00D000E0" w:rsidP="008E372B">
            <w:r>
              <w:t>Login flow – error</w:t>
            </w:r>
          </w:p>
        </w:tc>
        <w:tc>
          <w:tcPr>
            <w:tcW w:w="2850" w:type="dxa"/>
          </w:tcPr>
          <w:p w14:paraId="022E1ACD" w14:textId="5F114365" w:rsidR="00C87983" w:rsidRDefault="00D000E0" w:rsidP="00EB477A">
            <w:r>
              <w:t>Email address required</w:t>
            </w:r>
          </w:p>
        </w:tc>
        <w:tc>
          <w:tcPr>
            <w:tcW w:w="2850" w:type="dxa"/>
          </w:tcPr>
          <w:p w14:paraId="757AC553" w14:textId="67165C5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una dirección de correo electrónico</w:t>
            </w:r>
          </w:p>
        </w:tc>
        <w:tc>
          <w:tcPr>
            <w:tcW w:w="2142" w:type="dxa"/>
          </w:tcPr>
          <w:p w14:paraId="118561B9" w14:textId="77777777" w:rsidR="00C87983" w:rsidRDefault="00C87983" w:rsidP="008E372B"/>
        </w:tc>
      </w:tr>
      <w:tr w:rsidR="00D000E0" w14:paraId="503ABC8F" w14:textId="77777777" w:rsidTr="1F30A786">
        <w:tc>
          <w:tcPr>
            <w:tcW w:w="2805" w:type="dxa"/>
          </w:tcPr>
          <w:p w14:paraId="2F23C74F" w14:textId="3C051980" w:rsidR="00D000E0" w:rsidRDefault="00D000E0" w:rsidP="008E372B">
            <w:r>
              <w:t>Login flow – error</w:t>
            </w:r>
          </w:p>
        </w:tc>
        <w:tc>
          <w:tcPr>
            <w:tcW w:w="2850" w:type="dxa"/>
          </w:tcPr>
          <w:p w14:paraId="0AA1F267" w14:textId="5E94E903" w:rsidR="00D000E0" w:rsidRDefault="00D000E0" w:rsidP="00EB477A">
            <w:r>
              <w:t>Password required</w:t>
            </w:r>
          </w:p>
        </w:tc>
        <w:tc>
          <w:tcPr>
            <w:tcW w:w="2850" w:type="dxa"/>
          </w:tcPr>
          <w:p w14:paraId="6BF29BAD" w14:textId="2CFF5420"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una contraseña.</w:t>
            </w:r>
          </w:p>
        </w:tc>
        <w:tc>
          <w:tcPr>
            <w:tcW w:w="2142" w:type="dxa"/>
          </w:tcPr>
          <w:p w14:paraId="161F7791" w14:textId="77777777" w:rsidR="00D000E0" w:rsidRDefault="00D000E0" w:rsidP="008E372B"/>
        </w:tc>
      </w:tr>
      <w:tr w:rsidR="00451759" w14:paraId="6D323C3F" w14:textId="77777777" w:rsidTr="1F30A786">
        <w:tc>
          <w:tcPr>
            <w:tcW w:w="2805" w:type="dxa"/>
          </w:tcPr>
          <w:p w14:paraId="1D38CE9B" w14:textId="1EF6AB83" w:rsidR="00451759" w:rsidRDefault="00451759" w:rsidP="008E372B">
            <w:r>
              <w:t>Login flow – forgot password instructions</w:t>
            </w:r>
          </w:p>
        </w:tc>
        <w:tc>
          <w:tcPr>
            <w:tcW w:w="2850" w:type="dxa"/>
          </w:tcPr>
          <w:p w14:paraId="275AC8D8" w14:textId="22A23FA5" w:rsidR="00451759" w:rsidRDefault="00451759" w:rsidP="00EB477A">
            <w:r>
              <w:t>To help us find your account, please enter your email address.</w:t>
            </w:r>
          </w:p>
        </w:tc>
        <w:tc>
          <w:tcPr>
            <w:tcW w:w="2850" w:type="dxa"/>
          </w:tcPr>
          <w:p w14:paraId="20529FDB" w14:textId="18F1C113"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Para ayudarnos a encontrar su cuenta, por favor ingrese su dirección de correo electrónico.</w:t>
            </w:r>
          </w:p>
        </w:tc>
        <w:tc>
          <w:tcPr>
            <w:tcW w:w="2142" w:type="dxa"/>
          </w:tcPr>
          <w:p w14:paraId="522B964F" w14:textId="77777777" w:rsidR="00451759" w:rsidRDefault="00451759" w:rsidP="008E372B"/>
        </w:tc>
      </w:tr>
      <w:tr w:rsidR="00451759" w14:paraId="22BAACBC" w14:textId="77777777" w:rsidTr="1F30A786">
        <w:tc>
          <w:tcPr>
            <w:tcW w:w="2805" w:type="dxa"/>
          </w:tcPr>
          <w:p w14:paraId="2510B743" w14:textId="5542B864" w:rsidR="00451759" w:rsidRDefault="007938BE" w:rsidP="008E372B">
            <w:r>
              <w:t>Login flow – forgot password title</w:t>
            </w:r>
          </w:p>
        </w:tc>
        <w:tc>
          <w:tcPr>
            <w:tcW w:w="2850" w:type="dxa"/>
          </w:tcPr>
          <w:p w14:paraId="0D53554B" w14:textId="1ACC59C6" w:rsidR="00451759" w:rsidRDefault="007938BE" w:rsidP="00EB477A">
            <w:r>
              <w:t>Forgot your password?</w:t>
            </w:r>
          </w:p>
        </w:tc>
        <w:tc>
          <w:tcPr>
            <w:tcW w:w="2850" w:type="dxa"/>
          </w:tcPr>
          <w:p w14:paraId="36B105BA" w14:textId="0C067755"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¿Olvidó su contraseña?</w:t>
            </w:r>
          </w:p>
        </w:tc>
        <w:tc>
          <w:tcPr>
            <w:tcW w:w="2142" w:type="dxa"/>
          </w:tcPr>
          <w:p w14:paraId="6692A46C" w14:textId="77777777" w:rsidR="00451759" w:rsidRDefault="00451759" w:rsidP="008E372B"/>
        </w:tc>
      </w:tr>
      <w:tr w:rsidR="007938BE" w14:paraId="2AD75863" w14:textId="77777777" w:rsidTr="1F30A786">
        <w:tc>
          <w:tcPr>
            <w:tcW w:w="2805" w:type="dxa"/>
          </w:tcPr>
          <w:p w14:paraId="3C9CDD09" w14:textId="00C9B498" w:rsidR="007938BE" w:rsidRDefault="00C66AF1" w:rsidP="008E372B">
            <w:r>
              <w:t>Forgot password – verification</w:t>
            </w:r>
          </w:p>
        </w:tc>
        <w:tc>
          <w:tcPr>
            <w:tcW w:w="2850" w:type="dxa"/>
          </w:tcPr>
          <w:p w14:paraId="68D88805" w14:textId="74A3909B" w:rsidR="007938BE" w:rsidRDefault="00C66AF1" w:rsidP="00EB477A">
            <w:r>
              <w:t>Reset your password</w:t>
            </w:r>
          </w:p>
        </w:tc>
        <w:tc>
          <w:tcPr>
            <w:tcW w:w="2850" w:type="dxa"/>
          </w:tcPr>
          <w:p w14:paraId="417A0D97" w14:textId="01187010" w:rsidR="7462585A" w:rsidRPr="1F30A786" w:rsidRDefault="7462585A" w:rsidP="1F30A786">
            <w:pPr>
              <w:spacing w:before="40" w:after="40"/>
              <w:ind w:left="-80"/>
              <w:rPr>
                <w:rFonts w:ascii="Roboto" w:eastAsia="Roboto" w:hAnsi="Roboto" w:cs="Roboto"/>
                <w:color w:val="001D35"/>
              </w:rPr>
            </w:pPr>
            <w:r w:rsidRPr="1F30A786">
              <w:rPr>
                <w:rFonts w:ascii="Roboto" w:eastAsia="Roboto" w:hAnsi="Roboto" w:cs="Roboto"/>
                <w:color w:val="001D35"/>
              </w:rPr>
              <w:t>Cambia</w:t>
            </w:r>
            <w:r w:rsidR="2BA1F803" w:rsidRPr="1F30A786">
              <w:rPr>
                <w:rFonts w:ascii="Roboto" w:eastAsia="Roboto" w:hAnsi="Roboto" w:cs="Roboto"/>
                <w:color w:val="001D35"/>
              </w:rPr>
              <w:t>r</w:t>
            </w:r>
            <w:r w:rsidR="1F30A786" w:rsidRPr="1F30A786">
              <w:rPr>
                <w:rFonts w:ascii="Roboto" w:eastAsia="Roboto" w:hAnsi="Roboto" w:cs="Roboto"/>
                <w:color w:val="001D35"/>
              </w:rPr>
              <w:t xml:space="preserve"> su contraseña.</w:t>
            </w:r>
          </w:p>
        </w:tc>
        <w:tc>
          <w:tcPr>
            <w:tcW w:w="2142" w:type="dxa"/>
          </w:tcPr>
          <w:p w14:paraId="1E0E6F7A" w14:textId="77777777" w:rsidR="007938BE" w:rsidRDefault="007938BE" w:rsidP="008E372B"/>
        </w:tc>
      </w:tr>
      <w:tr w:rsidR="00C66AF1" w14:paraId="35186321" w14:textId="77777777" w:rsidTr="1F30A786">
        <w:tc>
          <w:tcPr>
            <w:tcW w:w="2805" w:type="dxa"/>
          </w:tcPr>
          <w:p w14:paraId="35F3C409" w14:textId="0E92B811" w:rsidR="00C66AF1" w:rsidRDefault="00C66AF1" w:rsidP="008E372B">
            <w:r>
              <w:t>Forgot password – verification</w:t>
            </w:r>
          </w:p>
        </w:tc>
        <w:tc>
          <w:tcPr>
            <w:tcW w:w="2850" w:type="dxa"/>
          </w:tcPr>
          <w:p w14:paraId="63B450EE" w14:textId="43CE981F" w:rsidR="00C66AF1" w:rsidRDefault="00C66AF1" w:rsidP="00EB477A">
            <w:r>
              <w:t>For your security, select a method to verify your account information</w:t>
            </w:r>
            <w:r w:rsidR="000050A3">
              <w:t>.</w:t>
            </w:r>
          </w:p>
        </w:tc>
        <w:tc>
          <w:tcPr>
            <w:tcW w:w="2850" w:type="dxa"/>
          </w:tcPr>
          <w:p w14:paraId="47F0C617" w14:textId="35D22B9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w:t>
            </w:r>
            <w:r w:rsidR="5879ACE4" w:rsidRPr="1F30A786">
              <w:rPr>
                <w:rFonts w:ascii="Roboto" w:eastAsia="Roboto" w:hAnsi="Roboto" w:cs="Roboto"/>
                <w:color w:val="001D35"/>
              </w:rPr>
              <w:t>or</w:t>
            </w:r>
            <w:r w:rsidRPr="1F30A786">
              <w:rPr>
                <w:rFonts w:ascii="Roboto" w:eastAsia="Roboto" w:hAnsi="Roboto" w:cs="Roboto"/>
                <w:color w:val="001D35"/>
              </w:rPr>
              <w:t xml:space="preserve"> su seguridad, seleccione un método para verificar la información de su cuenta.</w:t>
            </w:r>
          </w:p>
        </w:tc>
        <w:tc>
          <w:tcPr>
            <w:tcW w:w="2142" w:type="dxa"/>
          </w:tcPr>
          <w:p w14:paraId="4712BE39" w14:textId="77777777" w:rsidR="00C66AF1" w:rsidRDefault="00C66AF1" w:rsidP="008E372B"/>
        </w:tc>
      </w:tr>
      <w:tr w:rsidR="000050A3" w14:paraId="2D7F3AFB" w14:textId="77777777" w:rsidTr="1F30A786">
        <w:tc>
          <w:tcPr>
            <w:tcW w:w="2805" w:type="dxa"/>
          </w:tcPr>
          <w:p w14:paraId="283C5E15" w14:textId="261D4BC7" w:rsidR="000050A3" w:rsidRDefault="000050A3" w:rsidP="008E372B">
            <w:r>
              <w:t>Forgot password – verification</w:t>
            </w:r>
          </w:p>
        </w:tc>
        <w:tc>
          <w:tcPr>
            <w:tcW w:w="2850" w:type="dxa"/>
          </w:tcPr>
          <w:p w14:paraId="2EF2210C" w14:textId="07A1DFDC" w:rsidR="000050A3" w:rsidRDefault="000050A3" w:rsidP="00EB477A">
            <w:r>
              <w:t>Text: Sends a temporary code to your mobile device.</w:t>
            </w:r>
          </w:p>
        </w:tc>
        <w:tc>
          <w:tcPr>
            <w:tcW w:w="2850" w:type="dxa"/>
          </w:tcPr>
          <w:p w14:paraId="542ACCB7" w14:textId="1007C7A5"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Mensaje de texto: </w:t>
            </w:r>
            <w:r w:rsidR="2996C8F9" w:rsidRPr="1F30A786">
              <w:rPr>
                <w:rFonts w:ascii="Roboto" w:eastAsia="Roboto" w:hAnsi="Roboto" w:cs="Roboto"/>
                <w:color w:val="001D35"/>
              </w:rPr>
              <w:t>e</w:t>
            </w:r>
            <w:r w:rsidRPr="1F30A786">
              <w:rPr>
                <w:rFonts w:ascii="Roboto" w:eastAsia="Roboto" w:hAnsi="Roboto" w:cs="Roboto"/>
                <w:color w:val="001D35"/>
              </w:rPr>
              <w:t>nvía un código temporal a su dispositivo móvil.</w:t>
            </w:r>
          </w:p>
        </w:tc>
        <w:tc>
          <w:tcPr>
            <w:tcW w:w="2142" w:type="dxa"/>
          </w:tcPr>
          <w:p w14:paraId="59EB288B" w14:textId="77777777" w:rsidR="000050A3" w:rsidRDefault="000050A3" w:rsidP="008E372B"/>
        </w:tc>
      </w:tr>
      <w:tr w:rsidR="000050A3" w14:paraId="6443FA4B" w14:textId="77777777" w:rsidTr="1F30A786">
        <w:tc>
          <w:tcPr>
            <w:tcW w:w="2805" w:type="dxa"/>
          </w:tcPr>
          <w:p w14:paraId="21D8BD78" w14:textId="3ACC594A" w:rsidR="000050A3" w:rsidRDefault="000050A3" w:rsidP="008E372B">
            <w:r>
              <w:t>Forgot password – verification</w:t>
            </w:r>
          </w:p>
        </w:tc>
        <w:tc>
          <w:tcPr>
            <w:tcW w:w="2850" w:type="dxa"/>
          </w:tcPr>
          <w:p w14:paraId="12E96C27" w14:textId="07F36C44" w:rsidR="000050A3" w:rsidRDefault="000050A3" w:rsidP="00EB477A">
            <w:r>
              <w:t>Email: Sends a temporary code to your email address.</w:t>
            </w:r>
          </w:p>
        </w:tc>
        <w:tc>
          <w:tcPr>
            <w:tcW w:w="2850" w:type="dxa"/>
          </w:tcPr>
          <w:p w14:paraId="34E6D469" w14:textId="37F5FD7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Correo electrónico: Mensaje de texto: </w:t>
            </w:r>
            <w:r w:rsidR="414B82E6" w:rsidRPr="1F30A786">
              <w:rPr>
                <w:rFonts w:ascii="Roboto" w:eastAsia="Roboto" w:hAnsi="Roboto" w:cs="Roboto"/>
                <w:color w:val="001D35"/>
              </w:rPr>
              <w:t>e</w:t>
            </w:r>
            <w:r w:rsidRPr="1F30A786">
              <w:rPr>
                <w:rFonts w:ascii="Roboto" w:eastAsia="Roboto" w:hAnsi="Roboto" w:cs="Roboto"/>
                <w:color w:val="001D35"/>
              </w:rPr>
              <w:t>nvía un código temporal a su dirección de correo.</w:t>
            </w:r>
          </w:p>
        </w:tc>
        <w:tc>
          <w:tcPr>
            <w:tcW w:w="2142" w:type="dxa"/>
          </w:tcPr>
          <w:p w14:paraId="7634D7B4" w14:textId="77777777" w:rsidR="000050A3" w:rsidRDefault="000050A3" w:rsidP="008E372B"/>
        </w:tc>
      </w:tr>
      <w:tr w:rsidR="000050A3" w14:paraId="50211273" w14:textId="77777777" w:rsidTr="1F30A786">
        <w:tc>
          <w:tcPr>
            <w:tcW w:w="2805" w:type="dxa"/>
          </w:tcPr>
          <w:p w14:paraId="6A0143DB" w14:textId="49CFD9E7" w:rsidR="000050A3" w:rsidRDefault="000050A3" w:rsidP="008E372B">
            <w:r>
              <w:t>Forgot password – verification nav button</w:t>
            </w:r>
          </w:p>
        </w:tc>
        <w:tc>
          <w:tcPr>
            <w:tcW w:w="2850" w:type="dxa"/>
          </w:tcPr>
          <w:p w14:paraId="4D9529E2" w14:textId="158E2137" w:rsidR="000050A3" w:rsidRDefault="000050A3" w:rsidP="00EB477A">
            <w:r>
              <w:t>Back</w:t>
            </w:r>
          </w:p>
        </w:tc>
        <w:tc>
          <w:tcPr>
            <w:tcW w:w="2850" w:type="dxa"/>
          </w:tcPr>
          <w:p w14:paraId="08D73538" w14:textId="40A3EDE1"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Regresar</w:t>
            </w:r>
          </w:p>
        </w:tc>
        <w:tc>
          <w:tcPr>
            <w:tcW w:w="2142" w:type="dxa"/>
          </w:tcPr>
          <w:p w14:paraId="0DA6B958" w14:textId="77777777" w:rsidR="000050A3" w:rsidRDefault="000050A3" w:rsidP="008E372B"/>
        </w:tc>
      </w:tr>
      <w:tr w:rsidR="00C82645" w14:paraId="1917F97D" w14:textId="77777777" w:rsidTr="1F30A786">
        <w:tc>
          <w:tcPr>
            <w:tcW w:w="2805" w:type="dxa"/>
          </w:tcPr>
          <w:p w14:paraId="46801387" w14:textId="28B8BE19" w:rsidR="00C82645" w:rsidRDefault="00C82645" w:rsidP="008E372B">
            <w:r>
              <w:t>Forgot password – code entry</w:t>
            </w:r>
          </w:p>
        </w:tc>
        <w:tc>
          <w:tcPr>
            <w:tcW w:w="2850" w:type="dxa"/>
          </w:tcPr>
          <w:p w14:paraId="3A79F0F1" w14:textId="344F98BD" w:rsidR="00C82645" w:rsidRDefault="00C82645" w:rsidP="00EB477A">
            <w:r>
              <w:t>A text message containing a six-digit code was just sent to [email address].  Please enter the six-digit code</w:t>
            </w:r>
            <w:r w:rsidR="004167B7">
              <w:t>.</w:t>
            </w:r>
          </w:p>
        </w:tc>
        <w:tc>
          <w:tcPr>
            <w:tcW w:w="2850" w:type="dxa"/>
          </w:tcPr>
          <w:p w14:paraId="26A5E4AD" w14:textId="0A5CC56C"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Acabamos de enviarle un mensaje de texto con un código de seis dígitos a su [dirección de correo electrónico]. Por favor, ingrese el código de seis dígitos.</w:t>
            </w:r>
          </w:p>
        </w:tc>
        <w:tc>
          <w:tcPr>
            <w:tcW w:w="2142" w:type="dxa"/>
          </w:tcPr>
          <w:p w14:paraId="4206C748" w14:textId="77777777" w:rsidR="00C82645" w:rsidRDefault="00C82645" w:rsidP="008E372B"/>
        </w:tc>
      </w:tr>
      <w:tr w:rsidR="004167B7" w14:paraId="69FFD435" w14:textId="77777777" w:rsidTr="1F30A786">
        <w:tc>
          <w:tcPr>
            <w:tcW w:w="2805" w:type="dxa"/>
          </w:tcPr>
          <w:p w14:paraId="6D0D2D5A" w14:textId="58C0FAD8" w:rsidR="004167B7" w:rsidRDefault="004167B7" w:rsidP="008E372B">
            <w:r>
              <w:t>Forgot password – code entry</w:t>
            </w:r>
          </w:p>
        </w:tc>
        <w:tc>
          <w:tcPr>
            <w:tcW w:w="2850" w:type="dxa"/>
          </w:tcPr>
          <w:p w14:paraId="2D91CE2E" w14:textId="35CE24EE" w:rsidR="004167B7" w:rsidRDefault="004167B7" w:rsidP="00EB477A">
            <w:r>
              <w:t>Resend code in [countdown]</w:t>
            </w:r>
          </w:p>
        </w:tc>
        <w:tc>
          <w:tcPr>
            <w:tcW w:w="2850" w:type="dxa"/>
          </w:tcPr>
          <w:p w14:paraId="53448D72" w14:textId="4B384E9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Reenviar el código en [cuenta regresiva].</w:t>
            </w:r>
          </w:p>
        </w:tc>
        <w:tc>
          <w:tcPr>
            <w:tcW w:w="2142" w:type="dxa"/>
          </w:tcPr>
          <w:p w14:paraId="7E85B1B8" w14:textId="77777777" w:rsidR="004167B7" w:rsidRDefault="004167B7" w:rsidP="008E372B"/>
        </w:tc>
      </w:tr>
      <w:tr w:rsidR="002F6DC4" w14:paraId="54755ACA" w14:textId="77777777" w:rsidTr="1F30A786">
        <w:tc>
          <w:tcPr>
            <w:tcW w:w="2805" w:type="dxa"/>
          </w:tcPr>
          <w:p w14:paraId="6318AB03" w14:textId="0103E564" w:rsidR="002F6DC4" w:rsidRDefault="002F6DC4" w:rsidP="008E372B">
            <w:r>
              <w:t>Reset password – instructions</w:t>
            </w:r>
          </w:p>
        </w:tc>
        <w:tc>
          <w:tcPr>
            <w:tcW w:w="2850" w:type="dxa"/>
          </w:tcPr>
          <w:p w14:paraId="44658ACD" w14:textId="0F237BB8" w:rsidR="002F6DC4" w:rsidRDefault="002F6DC4" w:rsidP="00EB477A">
            <w:r>
              <w:t>Enter a new password below</w:t>
            </w:r>
            <w:r w:rsidR="00926E4F">
              <w:t>.</w:t>
            </w:r>
          </w:p>
        </w:tc>
        <w:tc>
          <w:tcPr>
            <w:tcW w:w="2850" w:type="dxa"/>
          </w:tcPr>
          <w:p w14:paraId="7A913F5F" w14:textId="09E90BBE"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Ingrese una contraseña en la parte de abajo.</w:t>
            </w:r>
          </w:p>
        </w:tc>
        <w:tc>
          <w:tcPr>
            <w:tcW w:w="2142" w:type="dxa"/>
          </w:tcPr>
          <w:p w14:paraId="10096BB3" w14:textId="77777777" w:rsidR="002F6DC4" w:rsidRDefault="002F6DC4" w:rsidP="008E372B"/>
        </w:tc>
      </w:tr>
      <w:tr w:rsidR="00926E4F" w14:paraId="15579051" w14:textId="77777777" w:rsidTr="1F30A786">
        <w:tc>
          <w:tcPr>
            <w:tcW w:w="2805" w:type="dxa"/>
          </w:tcPr>
          <w:p w14:paraId="54C80FC5" w14:textId="14D88237" w:rsidR="00926E4F" w:rsidRDefault="00926E4F" w:rsidP="008E372B"/>
        </w:tc>
        <w:tc>
          <w:tcPr>
            <w:tcW w:w="2850" w:type="dxa"/>
          </w:tcPr>
          <w:p w14:paraId="1A11C9CB" w14:textId="5F4DF52B" w:rsidR="00926E4F" w:rsidRDefault="00926E4F" w:rsidP="00EB477A">
            <w:r>
              <w:t>Confirm password</w:t>
            </w:r>
          </w:p>
        </w:tc>
        <w:tc>
          <w:tcPr>
            <w:tcW w:w="2850" w:type="dxa"/>
          </w:tcPr>
          <w:p w14:paraId="314CB7C4" w14:textId="46F779CE"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Confirme su contraseña.</w:t>
            </w:r>
          </w:p>
        </w:tc>
        <w:tc>
          <w:tcPr>
            <w:tcW w:w="2142" w:type="dxa"/>
          </w:tcPr>
          <w:p w14:paraId="701FF71A" w14:textId="77777777" w:rsidR="00926E4F" w:rsidRDefault="00926E4F" w:rsidP="008E372B"/>
        </w:tc>
      </w:tr>
      <w:tr w:rsidR="00926E4F" w14:paraId="13F2BAA8" w14:textId="77777777" w:rsidTr="1F30A786">
        <w:tc>
          <w:tcPr>
            <w:tcW w:w="2805" w:type="dxa"/>
          </w:tcPr>
          <w:p w14:paraId="57A583D9" w14:textId="6B9BA10F" w:rsidR="00926E4F" w:rsidRDefault="00E45EBC" w:rsidP="008E372B">
            <w:r>
              <w:t>Reset password button title</w:t>
            </w:r>
          </w:p>
        </w:tc>
        <w:tc>
          <w:tcPr>
            <w:tcW w:w="2850" w:type="dxa"/>
          </w:tcPr>
          <w:p w14:paraId="03BFF0BB" w14:textId="610BF987" w:rsidR="00926E4F" w:rsidRDefault="00E45EBC" w:rsidP="00EB477A">
            <w:r>
              <w:t>Reset password</w:t>
            </w:r>
          </w:p>
        </w:tc>
        <w:tc>
          <w:tcPr>
            <w:tcW w:w="2850" w:type="dxa"/>
          </w:tcPr>
          <w:p w14:paraId="1D890707" w14:textId="54519F03" w:rsidR="3A934F17" w:rsidRPr="1F30A786" w:rsidRDefault="3A934F17" w:rsidP="1F30A786">
            <w:pPr>
              <w:spacing w:before="40" w:after="40"/>
              <w:ind w:left="-80"/>
              <w:rPr>
                <w:rFonts w:ascii="Roboto" w:eastAsia="Roboto" w:hAnsi="Roboto" w:cs="Roboto"/>
                <w:color w:val="001D35"/>
              </w:rPr>
            </w:pPr>
            <w:r w:rsidRPr="1F30A786">
              <w:rPr>
                <w:rFonts w:ascii="Roboto" w:eastAsia="Roboto" w:hAnsi="Roboto" w:cs="Roboto"/>
                <w:color w:val="001D35"/>
              </w:rPr>
              <w:t>Cambie</w:t>
            </w:r>
            <w:r w:rsidR="1F30A786" w:rsidRPr="1F30A786">
              <w:rPr>
                <w:rFonts w:ascii="Roboto" w:eastAsia="Roboto" w:hAnsi="Roboto" w:cs="Roboto"/>
                <w:color w:val="001D35"/>
              </w:rPr>
              <w:t xml:space="preserve"> su contraseña.</w:t>
            </w:r>
          </w:p>
        </w:tc>
        <w:tc>
          <w:tcPr>
            <w:tcW w:w="2142" w:type="dxa"/>
          </w:tcPr>
          <w:p w14:paraId="39192023" w14:textId="77777777" w:rsidR="00926E4F" w:rsidRDefault="00926E4F" w:rsidP="008E372B"/>
        </w:tc>
      </w:tr>
      <w:tr w:rsidR="00A0497A" w14:paraId="599FEC61" w14:textId="77777777" w:rsidTr="1F30A786">
        <w:tc>
          <w:tcPr>
            <w:tcW w:w="2805" w:type="dxa"/>
          </w:tcPr>
          <w:p w14:paraId="36AB1A8E" w14:textId="798A81CE" w:rsidR="00A0497A" w:rsidRDefault="00A0497A" w:rsidP="008E372B">
            <w:r>
              <w:t>Reset password confirmation</w:t>
            </w:r>
          </w:p>
        </w:tc>
        <w:tc>
          <w:tcPr>
            <w:tcW w:w="2850" w:type="dxa"/>
          </w:tcPr>
          <w:p w14:paraId="5D268483" w14:textId="638B62DF" w:rsidR="00A0497A" w:rsidRDefault="00A0497A" w:rsidP="00EB477A">
            <w:r>
              <w:t>Your password has successfully been reset.</w:t>
            </w:r>
          </w:p>
        </w:tc>
        <w:tc>
          <w:tcPr>
            <w:tcW w:w="2850" w:type="dxa"/>
          </w:tcPr>
          <w:p w14:paraId="7EF6C682" w14:textId="2F2399D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Su contraseña ha sido </w:t>
            </w:r>
            <w:r w:rsidR="22558BC6" w:rsidRPr="1F30A786">
              <w:rPr>
                <w:rFonts w:ascii="Roboto" w:eastAsia="Roboto" w:hAnsi="Roboto" w:cs="Roboto"/>
                <w:color w:val="001D35"/>
              </w:rPr>
              <w:t>c</w:t>
            </w:r>
            <w:r w:rsidRPr="1F30A786">
              <w:rPr>
                <w:rFonts w:ascii="Roboto" w:eastAsia="Roboto" w:hAnsi="Roboto" w:cs="Roboto"/>
                <w:color w:val="001D35"/>
              </w:rPr>
              <w:t>a</w:t>
            </w:r>
            <w:r w:rsidR="00B3BBB3" w:rsidRPr="1F30A786">
              <w:rPr>
                <w:rFonts w:ascii="Roboto" w:eastAsia="Roboto" w:hAnsi="Roboto" w:cs="Roboto"/>
                <w:color w:val="001D35"/>
              </w:rPr>
              <w:t>mbiada</w:t>
            </w:r>
            <w:r w:rsidRPr="1F30A786">
              <w:rPr>
                <w:rFonts w:ascii="Roboto" w:eastAsia="Roboto" w:hAnsi="Roboto" w:cs="Roboto"/>
                <w:color w:val="001D35"/>
              </w:rPr>
              <w:t xml:space="preserve"> de manera exitosa.</w:t>
            </w:r>
          </w:p>
        </w:tc>
        <w:tc>
          <w:tcPr>
            <w:tcW w:w="2142" w:type="dxa"/>
          </w:tcPr>
          <w:p w14:paraId="5A8C7636" w14:textId="77777777" w:rsidR="00A0497A" w:rsidRDefault="00A0497A" w:rsidP="008E372B"/>
        </w:tc>
      </w:tr>
      <w:tr w:rsidR="00A0497A" w14:paraId="50DE41AE" w14:textId="77777777" w:rsidTr="1F30A786">
        <w:tc>
          <w:tcPr>
            <w:tcW w:w="2805" w:type="dxa"/>
          </w:tcPr>
          <w:p w14:paraId="215F67C7" w14:textId="138E19E6" w:rsidR="00A0497A" w:rsidRDefault="00A0497A" w:rsidP="008E372B">
            <w:r>
              <w:t>Resent password – nav button</w:t>
            </w:r>
          </w:p>
        </w:tc>
        <w:tc>
          <w:tcPr>
            <w:tcW w:w="2850" w:type="dxa"/>
          </w:tcPr>
          <w:p w14:paraId="641D121C" w14:textId="791D5E64" w:rsidR="00A0497A" w:rsidRDefault="00A0497A" w:rsidP="00EB477A">
            <w:r>
              <w:t>Back to log in</w:t>
            </w:r>
          </w:p>
        </w:tc>
        <w:tc>
          <w:tcPr>
            <w:tcW w:w="2850" w:type="dxa"/>
          </w:tcPr>
          <w:p w14:paraId="0ACE674F" w14:textId="20CE52BB"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Volver a iniciar sesión.</w:t>
            </w:r>
          </w:p>
        </w:tc>
        <w:tc>
          <w:tcPr>
            <w:tcW w:w="2142" w:type="dxa"/>
          </w:tcPr>
          <w:p w14:paraId="7AB019E4" w14:textId="77777777" w:rsidR="00A0497A" w:rsidRDefault="00A0497A" w:rsidP="008E372B"/>
        </w:tc>
      </w:tr>
      <w:tr w:rsidR="00A0497A" w14:paraId="197F7D3D" w14:textId="77777777" w:rsidTr="1F30A786">
        <w:tc>
          <w:tcPr>
            <w:tcW w:w="2805" w:type="dxa"/>
          </w:tcPr>
          <w:p w14:paraId="4A44188B" w14:textId="381709F7" w:rsidR="00A0497A" w:rsidRDefault="00390DB0" w:rsidP="008E372B">
            <w:r>
              <w:t>Reset password – error</w:t>
            </w:r>
          </w:p>
        </w:tc>
        <w:tc>
          <w:tcPr>
            <w:tcW w:w="2850" w:type="dxa"/>
          </w:tcPr>
          <w:p w14:paraId="316E78C5" w14:textId="1AC65A77" w:rsidR="00A0497A" w:rsidRDefault="00390DB0" w:rsidP="00EB477A">
            <w:r>
              <w:t>Please enter the six-digit code</w:t>
            </w:r>
          </w:p>
        </w:tc>
        <w:tc>
          <w:tcPr>
            <w:tcW w:w="2850" w:type="dxa"/>
          </w:tcPr>
          <w:p w14:paraId="0D46495B" w14:textId="4708F1C3"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Por favor, ingrese el código de seis dígitos.</w:t>
            </w:r>
          </w:p>
        </w:tc>
        <w:tc>
          <w:tcPr>
            <w:tcW w:w="2142" w:type="dxa"/>
          </w:tcPr>
          <w:p w14:paraId="26E42581" w14:textId="77777777" w:rsidR="00A0497A" w:rsidRDefault="00A0497A" w:rsidP="008E372B"/>
        </w:tc>
      </w:tr>
      <w:tr w:rsidR="00390DB0" w14:paraId="6902091A" w14:textId="77777777" w:rsidTr="1F30A786">
        <w:tc>
          <w:tcPr>
            <w:tcW w:w="2805" w:type="dxa"/>
          </w:tcPr>
          <w:p w14:paraId="20DCEEE4" w14:textId="64904939" w:rsidR="00390DB0" w:rsidRDefault="00390DB0" w:rsidP="008E372B">
            <w:r>
              <w:t>Reset password – error</w:t>
            </w:r>
          </w:p>
        </w:tc>
        <w:tc>
          <w:tcPr>
            <w:tcW w:w="2850" w:type="dxa"/>
          </w:tcPr>
          <w:p w14:paraId="56C56EE7" w14:textId="5AD04E9F" w:rsidR="00390DB0" w:rsidRDefault="00390DB0" w:rsidP="00EB477A">
            <w:r>
              <w:t>Verification code must be 6 digits</w:t>
            </w:r>
          </w:p>
        </w:tc>
        <w:tc>
          <w:tcPr>
            <w:tcW w:w="2850" w:type="dxa"/>
          </w:tcPr>
          <w:p w14:paraId="424F97E4" w14:textId="7F86703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El código de verificación debe ser de 6 dígitos.</w:t>
            </w:r>
          </w:p>
        </w:tc>
        <w:tc>
          <w:tcPr>
            <w:tcW w:w="2142" w:type="dxa"/>
          </w:tcPr>
          <w:p w14:paraId="7DD82B4C" w14:textId="77777777" w:rsidR="00390DB0" w:rsidRDefault="00390DB0" w:rsidP="008E372B"/>
        </w:tc>
      </w:tr>
      <w:tr w:rsidR="0088092B" w14:paraId="6908D394" w14:textId="77777777" w:rsidTr="1F30A786">
        <w:tc>
          <w:tcPr>
            <w:tcW w:w="2805" w:type="dxa"/>
          </w:tcPr>
          <w:p w14:paraId="2FF5966C" w14:textId="2C03CAC2" w:rsidR="0088092B" w:rsidRDefault="0088092B" w:rsidP="008E372B">
            <w:r>
              <w:t>Reset password – error</w:t>
            </w:r>
          </w:p>
        </w:tc>
        <w:tc>
          <w:tcPr>
            <w:tcW w:w="2850" w:type="dxa"/>
          </w:tcPr>
          <w:p w14:paraId="7B987FF4" w14:textId="4E8EF657" w:rsidR="0088092B" w:rsidRDefault="0088092B" w:rsidP="00EB477A">
            <w:r>
              <w:t>Passwords don’t match</w:t>
            </w:r>
          </w:p>
        </w:tc>
        <w:tc>
          <w:tcPr>
            <w:tcW w:w="2850" w:type="dxa"/>
          </w:tcPr>
          <w:p w14:paraId="15F5360D" w14:textId="6E02BD25"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Las contraseñas no coinciden.</w:t>
            </w:r>
          </w:p>
        </w:tc>
        <w:tc>
          <w:tcPr>
            <w:tcW w:w="2142" w:type="dxa"/>
          </w:tcPr>
          <w:p w14:paraId="365B5641" w14:textId="77777777" w:rsidR="0088092B" w:rsidRDefault="0088092B" w:rsidP="008E372B"/>
        </w:tc>
      </w:tr>
      <w:tr w:rsidR="007C523F" w14:paraId="16741CE9" w14:textId="77777777" w:rsidTr="1F30A786">
        <w:tc>
          <w:tcPr>
            <w:tcW w:w="2805" w:type="dxa"/>
          </w:tcPr>
          <w:p w14:paraId="02F8EAB5" w14:textId="273F9070" w:rsidR="007C523F" w:rsidRDefault="007C523F" w:rsidP="008E372B">
            <w:r>
              <w:t>Quick Pay – Instructions</w:t>
            </w:r>
          </w:p>
        </w:tc>
        <w:tc>
          <w:tcPr>
            <w:tcW w:w="2850" w:type="dxa"/>
          </w:tcPr>
          <w:p w14:paraId="2250CBF1" w14:textId="53DE9306" w:rsidR="007C523F" w:rsidRDefault="00183059" w:rsidP="00EB477A">
            <w:r>
              <w:t>You are making a quick payment. Enter the account information below.</w:t>
            </w:r>
          </w:p>
        </w:tc>
        <w:tc>
          <w:tcPr>
            <w:tcW w:w="2850" w:type="dxa"/>
          </w:tcPr>
          <w:p w14:paraId="7A5E1BDA" w14:textId="6595704A"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Está realizando un pago rápido. Ingrese la información de su cuenta </w:t>
            </w:r>
            <w:r w:rsidR="399FB98B" w:rsidRPr="1F30A786">
              <w:rPr>
                <w:rFonts w:ascii="Roboto" w:eastAsia="Roboto" w:hAnsi="Roboto" w:cs="Roboto"/>
                <w:color w:val="001D35"/>
              </w:rPr>
              <w:t>en la parte de abajo</w:t>
            </w:r>
            <w:r w:rsidRPr="1F30A786">
              <w:rPr>
                <w:rFonts w:ascii="Roboto" w:eastAsia="Roboto" w:hAnsi="Roboto" w:cs="Roboto"/>
                <w:color w:val="001D35"/>
              </w:rPr>
              <w:t>.</w:t>
            </w:r>
          </w:p>
        </w:tc>
        <w:tc>
          <w:tcPr>
            <w:tcW w:w="2142" w:type="dxa"/>
          </w:tcPr>
          <w:p w14:paraId="48A253C2" w14:textId="77777777" w:rsidR="007C523F" w:rsidRDefault="007C523F" w:rsidP="008E372B"/>
        </w:tc>
      </w:tr>
      <w:tr w:rsidR="00183059" w14:paraId="4B809AB0" w14:textId="77777777" w:rsidTr="1F30A786">
        <w:tc>
          <w:tcPr>
            <w:tcW w:w="2805" w:type="dxa"/>
          </w:tcPr>
          <w:p w14:paraId="6DFCD4C5" w14:textId="44AA63A9" w:rsidR="00183059" w:rsidRDefault="00C23BC5" w:rsidP="008E372B">
            <w:r>
              <w:t>Quick pay – field title</w:t>
            </w:r>
          </w:p>
        </w:tc>
        <w:tc>
          <w:tcPr>
            <w:tcW w:w="2850" w:type="dxa"/>
          </w:tcPr>
          <w:p w14:paraId="177B886C" w14:textId="4EF8911B" w:rsidR="00183059" w:rsidRDefault="00C23BC5" w:rsidP="00EB477A">
            <w:r>
              <w:t>Guarantor first name</w:t>
            </w:r>
          </w:p>
        </w:tc>
        <w:tc>
          <w:tcPr>
            <w:tcW w:w="2850" w:type="dxa"/>
          </w:tcPr>
          <w:p w14:paraId="7E1C0C35" w14:textId="0D57D532"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Nombre del aval.</w:t>
            </w:r>
          </w:p>
        </w:tc>
        <w:tc>
          <w:tcPr>
            <w:tcW w:w="2142" w:type="dxa"/>
          </w:tcPr>
          <w:p w14:paraId="5C949763" w14:textId="77777777" w:rsidR="00183059" w:rsidRDefault="00183059" w:rsidP="008E372B"/>
        </w:tc>
      </w:tr>
      <w:tr w:rsidR="00C23BC5" w14:paraId="1A8D2D42" w14:textId="77777777" w:rsidTr="1F30A786">
        <w:tc>
          <w:tcPr>
            <w:tcW w:w="2805" w:type="dxa"/>
          </w:tcPr>
          <w:p w14:paraId="504099A2" w14:textId="195AB4FB" w:rsidR="00C23BC5" w:rsidRDefault="00C23BC5" w:rsidP="008E372B">
            <w:r>
              <w:t>Quick pay – field title</w:t>
            </w:r>
          </w:p>
        </w:tc>
        <w:tc>
          <w:tcPr>
            <w:tcW w:w="2850" w:type="dxa"/>
          </w:tcPr>
          <w:p w14:paraId="5952C07B" w14:textId="2AFEAD7D" w:rsidR="00C23BC5" w:rsidRDefault="00E57C17" w:rsidP="00EB477A">
            <w:r>
              <w:t>Guarantor last name</w:t>
            </w:r>
          </w:p>
        </w:tc>
        <w:tc>
          <w:tcPr>
            <w:tcW w:w="2850" w:type="dxa"/>
          </w:tcPr>
          <w:p w14:paraId="18ED6964" w14:textId="081F9117"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Apellido del aval.</w:t>
            </w:r>
          </w:p>
        </w:tc>
        <w:tc>
          <w:tcPr>
            <w:tcW w:w="2142" w:type="dxa"/>
          </w:tcPr>
          <w:p w14:paraId="1393721B" w14:textId="77777777" w:rsidR="00C23BC5" w:rsidRDefault="00C23BC5" w:rsidP="008E372B"/>
        </w:tc>
      </w:tr>
      <w:tr w:rsidR="00E57C17" w14:paraId="45967C97" w14:textId="77777777" w:rsidTr="1F30A786">
        <w:tc>
          <w:tcPr>
            <w:tcW w:w="2805" w:type="dxa"/>
          </w:tcPr>
          <w:p w14:paraId="001170F0" w14:textId="1BCB70A3" w:rsidR="00E57C17" w:rsidRDefault="003F6950" w:rsidP="008E372B">
            <w:r>
              <w:t>Quick pay – field title</w:t>
            </w:r>
          </w:p>
        </w:tc>
        <w:tc>
          <w:tcPr>
            <w:tcW w:w="2850" w:type="dxa"/>
          </w:tcPr>
          <w:p w14:paraId="38265006" w14:textId="5E65414F" w:rsidR="00E57C17" w:rsidRDefault="003F6950" w:rsidP="00EB477A">
            <w:r>
              <w:t>Guarantor ZIP code</w:t>
            </w:r>
          </w:p>
        </w:tc>
        <w:tc>
          <w:tcPr>
            <w:tcW w:w="2850" w:type="dxa"/>
          </w:tcPr>
          <w:p w14:paraId="4CBB3DF2" w14:textId="7DF2DB9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Código postal del aval.</w:t>
            </w:r>
          </w:p>
        </w:tc>
        <w:tc>
          <w:tcPr>
            <w:tcW w:w="2142" w:type="dxa"/>
          </w:tcPr>
          <w:p w14:paraId="08A88F84" w14:textId="77777777" w:rsidR="00E57C17" w:rsidRDefault="00E57C17" w:rsidP="008E372B"/>
        </w:tc>
      </w:tr>
      <w:tr w:rsidR="003F6950" w14:paraId="3EFA9A53" w14:textId="77777777" w:rsidTr="1F30A786">
        <w:tc>
          <w:tcPr>
            <w:tcW w:w="2805" w:type="dxa"/>
          </w:tcPr>
          <w:p w14:paraId="18991F64" w14:textId="5084DF06" w:rsidR="003F6950" w:rsidRDefault="003F6950" w:rsidP="008E372B">
            <w:r>
              <w:t>Quick pay – field title</w:t>
            </w:r>
          </w:p>
        </w:tc>
        <w:tc>
          <w:tcPr>
            <w:tcW w:w="2850" w:type="dxa"/>
          </w:tcPr>
          <w:p w14:paraId="455610A0" w14:textId="4D240B95" w:rsidR="003F6950" w:rsidRDefault="003F6950" w:rsidP="00EB477A">
            <w:r>
              <w:t>Mobile number (optional)</w:t>
            </w:r>
          </w:p>
        </w:tc>
        <w:tc>
          <w:tcPr>
            <w:tcW w:w="2850" w:type="dxa"/>
          </w:tcPr>
          <w:p w14:paraId="4FB5C935" w14:textId="78518B9D"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Número de celular (opcional)</w:t>
            </w:r>
          </w:p>
        </w:tc>
        <w:tc>
          <w:tcPr>
            <w:tcW w:w="2142" w:type="dxa"/>
          </w:tcPr>
          <w:p w14:paraId="59BCE719" w14:textId="77777777" w:rsidR="003F6950" w:rsidRDefault="003F6950" w:rsidP="008E372B"/>
        </w:tc>
      </w:tr>
      <w:tr w:rsidR="003F6950" w14:paraId="4D1C0721" w14:textId="77777777" w:rsidTr="1F30A786">
        <w:tc>
          <w:tcPr>
            <w:tcW w:w="2805" w:type="dxa"/>
          </w:tcPr>
          <w:p w14:paraId="54008885" w14:textId="6221AC67" w:rsidR="003F6950" w:rsidRDefault="00AE0C96" w:rsidP="008E372B">
            <w:r>
              <w:t>Quick pay – nav button</w:t>
            </w:r>
          </w:p>
        </w:tc>
        <w:tc>
          <w:tcPr>
            <w:tcW w:w="2850" w:type="dxa"/>
          </w:tcPr>
          <w:p w14:paraId="33823421" w14:textId="2D8115C8" w:rsidR="003F6950" w:rsidRDefault="00AE0C96" w:rsidP="00EB477A">
            <w:r>
              <w:t>Next</w:t>
            </w:r>
          </w:p>
        </w:tc>
        <w:tc>
          <w:tcPr>
            <w:tcW w:w="2850" w:type="dxa"/>
          </w:tcPr>
          <w:p w14:paraId="105658C1" w14:textId="427C3B06"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Siguiente</w:t>
            </w:r>
          </w:p>
        </w:tc>
        <w:tc>
          <w:tcPr>
            <w:tcW w:w="2142" w:type="dxa"/>
          </w:tcPr>
          <w:p w14:paraId="6F05D07C" w14:textId="77777777" w:rsidR="003F6950" w:rsidRDefault="003F6950" w:rsidP="008E372B"/>
        </w:tc>
      </w:tr>
      <w:tr w:rsidR="00AE0C96" w14:paraId="2818EAE6" w14:textId="77777777" w:rsidTr="1F30A786">
        <w:tc>
          <w:tcPr>
            <w:tcW w:w="2805" w:type="dxa"/>
          </w:tcPr>
          <w:p w14:paraId="1A212F47" w14:textId="37CE5BD1" w:rsidR="00AE0C96" w:rsidRDefault="00AE0C96" w:rsidP="008E372B">
            <w:r>
              <w:t xml:space="preserve">Quick pay – nav button </w:t>
            </w:r>
          </w:p>
        </w:tc>
        <w:tc>
          <w:tcPr>
            <w:tcW w:w="2850" w:type="dxa"/>
          </w:tcPr>
          <w:p w14:paraId="061F894B" w14:textId="258CA034" w:rsidR="00AE0C96" w:rsidRDefault="00C7184E" w:rsidP="00EB477A">
            <w:r>
              <w:t>Cancel</w:t>
            </w:r>
          </w:p>
        </w:tc>
        <w:tc>
          <w:tcPr>
            <w:tcW w:w="2850" w:type="dxa"/>
          </w:tcPr>
          <w:p w14:paraId="637A3E6E" w14:textId="7771742A"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Cancelar</w:t>
            </w:r>
          </w:p>
        </w:tc>
        <w:tc>
          <w:tcPr>
            <w:tcW w:w="2142" w:type="dxa"/>
          </w:tcPr>
          <w:p w14:paraId="4E4E2CC9" w14:textId="77777777" w:rsidR="00AE0C96" w:rsidRDefault="00AE0C96" w:rsidP="008E372B"/>
        </w:tc>
      </w:tr>
      <w:tr w:rsidR="00C7184E" w14:paraId="11073466" w14:textId="77777777" w:rsidTr="1F30A786">
        <w:tc>
          <w:tcPr>
            <w:tcW w:w="2805" w:type="dxa"/>
          </w:tcPr>
          <w:p w14:paraId="288DF289" w14:textId="23FFBC79" w:rsidR="00C7184E" w:rsidRDefault="00C7184E" w:rsidP="008E372B">
            <w:r>
              <w:t>Quick pay – how to find your guarantor number</w:t>
            </w:r>
          </w:p>
        </w:tc>
        <w:tc>
          <w:tcPr>
            <w:tcW w:w="2850" w:type="dxa"/>
          </w:tcPr>
          <w:p w14:paraId="689E3F51" w14:textId="04DCF508" w:rsidR="00C7184E" w:rsidRDefault="00C7184E" w:rsidP="00EB477A">
            <w:r>
              <w:t>Find your guarantor number in the Accounts Summary on your statement.</w:t>
            </w:r>
          </w:p>
        </w:tc>
        <w:tc>
          <w:tcPr>
            <w:tcW w:w="2850" w:type="dxa"/>
          </w:tcPr>
          <w:p w14:paraId="4E2938BA" w14:textId="7686C031"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Encuentre su número de aval en el Resumen de las Cuentas de su estado de cuenta.</w:t>
            </w:r>
          </w:p>
        </w:tc>
        <w:tc>
          <w:tcPr>
            <w:tcW w:w="2142" w:type="dxa"/>
          </w:tcPr>
          <w:p w14:paraId="2838404B" w14:textId="77777777" w:rsidR="00C7184E" w:rsidRDefault="00C7184E" w:rsidP="008E372B"/>
        </w:tc>
      </w:tr>
      <w:tr w:rsidR="00C7184E" w14:paraId="288D9A01" w14:textId="77777777" w:rsidTr="1F30A786">
        <w:tc>
          <w:tcPr>
            <w:tcW w:w="2805" w:type="dxa"/>
          </w:tcPr>
          <w:p w14:paraId="0FC0868D" w14:textId="18F1BB9F" w:rsidR="00C7184E" w:rsidRDefault="007617DA" w:rsidP="008E372B">
            <w:r>
              <w:t>Quick pay – error</w:t>
            </w:r>
          </w:p>
        </w:tc>
        <w:tc>
          <w:tcPr>
            <w:tcW w:w="2850" w:type="dxa"/>
          </w:tcPr>
          <w:p w14:paraId="67F691C2" w14:textId="3D4FF2A6" w:rsidR="00C7184E" w:rsidRDefault="007617DA" w:rsidP="00EB477A">
            <w:r>
              <w:t>Guarantor number is required</w:t>
            </w:r>
          </w:p>
        </w:tc>
        <w:tc>
          <w:tcPr>
            <w:tcW w:w="2850" w:type="dxa"/>
          </w:tcPr>
          <w:p w14:paraId="2406E788" w14:textId="2C3BFA10"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Se requiere el número del aval. </w:t>
            </w:r>
          </w:p>
        </w:tc>
        <w:tc>
          <w:tcPr>
            <w:tcW w:w="2142" w:type="dxa"/>
          </w:tcPr>
          <w:p w14:paraId="0CB57672" w14:textId="77777777" w:rsidR="00C7184E" w:rsidRDefault="00C7184E" w:rsidP="008E372B"/>
        </w:tc>
      </w:tr>
      <w:tr w:rsidR="007617DA" w14:paraId="5F94FEAC" w14:textId="77777777" w:rsidTr="1F30A786">
        <w:tc>
          <w:tcPr>
            <w:tcW w:w="2805" w:type="dxa"/>
          </w:tcPr>
          <w:p w14:paraId="6FB981AB" w14:textId="57DD5227" w:rsidR="007617DA" w:rsidRDefault="001370FD" w:rsidP="008E372B">
            <w:r>
              <w:t>Quick pay – error</w:t>
            </w:r>
          </w:p>
        </w:tc>
        <w:tc>
          <w:tcPr>
            <w:tcW w:w="2850" w:type="dxa"/>
          </w:tcPr>
          <w:p w14:paraId="3AB076E1" w14:textId="3FF42E06" w:rsidR="007617DA" w:rsidRDefault="001370FD" w:rsidP="00EB477A">
            <w:r>
              <w:t>First name is required</w:t>
            </w:r>
          </w:p>
        </w:tc>
        <w:tc>
          <w:tcPr>
            <w:tcW w:w="2850" w:type="dxa"/>
          </w:tcPr>
          <w:p w14:paraId="255CD5FD" w14:textId="59227A2F"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el nombre.</w:t>
            </w:r>
          </w:p>
        </w:tc>
        <w:tc>
          <w:tcPr>
            <w:tcW w:w="2142" w:type="dxa"/>
          </w:tcPr>
          <w:p w14:paraId="4B358751" w14:textId="77777777" w:rsidR="007617DA" w:rsidRDefault="007617DA" w:rsidP="008E372B"/>
        </w:tc>
      </w:tr>
      <w:tr w:rsidR="001370FD" w14:paraId="6B3B35C5" w14:textId="77777777" w:rsidTr="1F30A786">
        <w:tc>
          <w:tcPr>
            <w:tcW w:w="2805" w:type="dxa"/>
          </w:tcPr>
          <w:p w14:paraId="45E0A85C" w14:textId="34FA8F3B" w:rsidR="001370FD" w:rsidRDefault="001370FD" w:rsidP="008E372B">
            <w:r>
              <w:t>Quick pay – error</w:t>
            </w:r>
          </w:p>
        </w:tc>
        <w:tc>
          <w:tcPr>
            <w:tcW w:w="2850" w:type="dxa"/>
          </w:tcPr>
          <w:p w14:paraId="56A7A8F0" w14:textId="0102DFB0" w:rsidR="001370FD" w:rsidRDefault="001370FD" w:rsidP="00EB477A">
            <w:r>
              <w:t>Last name is required</w:t>
            </w:r>
          </w:p>
        </w:tc>
        <w:tc>
          <w:tcPr>
            <w:tcW w:w="2850" w:type="dxa"/>
          </w:tcPr>
          <w:p w14:paraId="44C179B8" w14:textId="215E8A86"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el apellido.</w:t>
            </w:r>
          </w:p>
        </w:tc>
        <w:tc>
          <w:tcPr>
            <w:tcW w:w="2142" w:type="dxa"/>
          </w:tcPr>
          <w:p w14:paraId="6460A8DE" w14:textId="77777777" w:rsidR="001370FD" w:rsidRDefault="001370FD" w:rsidP="008E372B"/>
        </w:tc>
      </w:tr>
      <w:tr w:rsidR="001370FD" w14:paraId="006D79AD" w14:textId="77777777" w:rsidTr="1F30A786">
        <w:tc>
          <w:tcPr>
            <w:tcW w:w="2805" w:type="dxa"/>
          </w:tcPr>
          <w:p w14:paraId="0F6C7294" w14:textId="718CDE69" w:rsidR="001370FD" w:rsidRDefault="001370FD" w:rsidP="008E372B">
            <w:r>
              <w:t>Quick pay – error</w:t>
            </w:r>
          </w:p>
        </w:tc>
        <w:tc>
          <w:tcPr>
            <w:tcW w:w="2850" w:type="dxa"/>
          </w:tcPr>
          <w:p w14:paraId="4E74477F" w14:textId="3FAB426C" w:rsidR="001370FD" w:rsidRDefault="001370FD" w:rsidP="00EB477A">
            <w:r>
              <w:t>Zip code must be at least 5 characters</w:t>
            </w:r>
          </w:p>
        </w:tc>
        <w:tc>
          <w:tcPr>
            <w:tcW w:w="2850" w:type="dxa"/>
          </w:tcPr>
          <w:p w14:paraId="28DAACCE" w14:textId="42C234BE"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El código postal debe tener al menos 5 números.</w:t>
            </w:r>
          </w:p>
        </w:tc>
        <w:tc>
          <w:tcPr>
            <w:tcW w:w="2142" w:type="dxa"/>
          </w:tcPr>
          <w:p w14:paraId="1A31B806" w14:textId="77777777" w:rsidR="001370FD" w:rsidRDefault="001370FD" w:rsidP="008E372B"/>
        </w:tc>
      </w:tr>
      <w:tr w:rsidR="00A717F2" w14:paraId="242738E6" w14:textId="77777777" w:rsidTr="1F30A786">
        <w:tc>
          <w:tcPr>
            <w:tcW w:w="2805" w:type="dxa"/>
          </w:tcPr>
          <w:p w14:paraId="2C0CE62D" w14:textId="35F448B4" w:rsidR="00A717F2" w:rsidRDefault="00A717F2" w:rsidP="008E372B">
            <w:r>
              <w:t>Quick pay – error for overpayment</w:t>
            </w:r>
          </w:p>
        </w:tc>
        <w:tc>
          <w:tcPr>
            <w:tcW w:w="2850" w:type="dxa"/>
          </w:tcPr>
          <w:p w14:paraId="05E71FAC" w14:textId="06BA0E03" w:rsidR="00A717F2" w:rsidRDefault="00A156D2" w:rsidP="00EB477A">
            <w:r w:rsidRPr="00A156D2">
              <w:t>The amount</w:t>
            </w:r>
            <w:r>
              <w:t xml:space="preserve"> entered</w:t>
            </w:r>
            <w:r w:rsidRPr="00A156D2">
              <w:t xml:space="preserve"> is more than the outstanding balance. Please enter an amount up to the full balance.</w:t>
            </w:r>
          </w:p>
        </w:tc>
        <w:tc>
          <w:tcPr>
            <w:tcW w:w="2850" w:type="dxa"/>
          </w:tcPr>
          <w:p w14:paraId="61915040" w14:textId="7DB4F349"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La cantidad ingresada es mayor </w:t>
            </w:r>
            <w:r w:rsidR="75211C58" w:rsidRPr="1F30A786">
              <w:rPr>
                <w:rFonts w:ascii="Roboto" w:eastAsia="Roboto" w:hAnsi="Roboto" w:cs="Roboto"/>
                <w:color w:val="001D35"/>
              </w:rPr>
              <w:t xml:space="preserve">al </w:t>
            </w:r>
            <w:r w:rsidRPr="1F30A786">
              <w:rPr>
                <w:rFonts w:ascii="Roboto" w:eastAsia="Roboto" w:hAnsi="Roboto" w:cs="Roboto"/>
                <w:color w:val="001D35"/>
              </w:rPr>
              <w:t>saldo pendiente. Por favor, ingrese una cantidad que sea la del saldo total</w:t>
            </w:r>
            <w:r w:rsidR="10609A0D" w:rsidRPr="1F30A786">
              <w:rPr>
                <w:rFonts w:ascii="Roboto" w:eastAsia="Roboto" w:hAnsi="Roboto" w:cs="Roboto"/>
                <w:color w:val="001D35"/>
              </w:rPr>
              <w:t xml:space="preserve"> pendiente</w:t>
            </w:r>
            <w:r w:rsidRPr="1F30A786">
              <w:rPr>
                <w:rFonts w:ascii="Roboto" w:eastAsia="Roboto" w:hAnsi="Roboto" w:cs="Roboto"/>
                <w:color w:val="001D35"/>
              </w:rPr>
              <w:t>.</w:t>
            </w:r>
          </w:p>
        </w:tc>
        <w:tc>
          <w:tcPr>
            <w:tcW w:w="2142" w:type="dxa"/>
          </w:tcPr>
          <w:p w14:paraId="1364FC14" w14:textId="77777777" w:rsidR="00A717F2" w:rsidRDefault="00A717F2" w:rsidP="008E372B"/>
        </w:tc>
      </w:tr>
      <w:tr w:rsidR="00502506" w14:paraId="02386AE3" w14:textId="77777777" w:rsidTr="1F30A786">
        <w:tc>
          <w:tcPr>
            <w:tcW w:w="2805" w:type="dxa"/>
          </w:tcPr>
          <w:p w14:paraId="7888C7CC" w14:textId="623DB851" w:rsidR="00502506" w:rsidRDefault="00502506" w:rsidP="008E372B">
            <w:r>
              <w:t>Quick pay – error</w:t>
            </w:r>
          </w:p>
        </w:tc>
        <w:tc>
          <w:tcPr>
            <w:tcW w:w="2850" w:type="dxa"/>
          </w:tcPr>
          <w:p w14:paraId="3265E687" w14:textId="146E069E" w:rsidR="00502506" w:rsidRPr="00A156D2" w:rsidRDefault="00502506" w:rsidP="00EB477A">
            <w:r>
              <w:t>Please enter a valid card number</w:t>
            </w:r>
          </w:p>
        </w:tc>
        <w:tc>
          <w:tcPr>
            <w:tcW w:w="2850" w:type="dxa"/>
          </w:tcPr>
          <w:p w14:paraId="760D09C1" w14:textId="080C9734"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Por favor ingrese un número</w:t>
            </w:r>
            <w:r w:rsidR="0747440E" w:rsidRPr="1F30A786">
              <w:rPr>
                <w:rFonts w:ascii="Roboto" w:eastAsia="Roboto" w:hAnsi="Roboto" w:cs="Roboto"/>
                <w:color w:val="001D35"/>
              </w:rPr>
              <w:t xml:space="preserve"> válido</w:t>
            </w:r>
            <w:r w:rsidRPr="1F30A786">
              <w:rPr>
                <w:rFonts w:ascii="Roboto" w:eastAsia="Roboto" w:hAnsi="Roboto" w:cs="Roboto"/>
                <w:color w:val="001D35"/>
              </w:rPr>
              <w:t xml:space="preserve"> de tarjeta </w:t>
            </w:r>
          </w:p>
        </w:tc>
        <w:tc>
          <w:tcPr>
            <w:tcW w:w="2142" w:type="dxa"/>
          </w:tcPr>
          <w:p w14:paraId="46BE00FB" w14:textId="77777777" w:rsidR="00502506" w:rsidRDefault="00502506" w:rsidP="008E372B"/>
        </w:tc>
      </w:tr>
      <w:tr w:rsidR="00502506" w14:paraId="0F93EBCB" w14:textId="77777777" w:rsidTr="1F30A786">
        <w:tc>
          <w:tcPr>
            <w:tcW w:w="2805" w:type="dxa"/>
          </w:tcPr>
          <w:p w14:paraId="2BE1BE14" w14:textId="7D66AEBD" w:rsidR="00502506" w:rsidRDefault="00502506" w:rsidP="008E372B">
            <w:r>
              <w:t>Quick pay – error</w:t>
            </w:r>
          </w:p>
        </w:tc>
        <w:tc>
          <w:tcPr>
            <w:tcW w:w="2850" w:type="dxa"/>
          </w:tcPr>
          <w:p w14:paraId="0E45C050" w14:textId="130ECE54" w:rsidR="00502506" w:rsidRDefault="00502506" w:rsidP="00EB477A">
            <w:r>
              <w:t xml:space="preserve">Please enter a </w:t>
            </w:r>
            <w:r w:rsidR="006B7452">
              <w:t>valid</w:t>
            </w:r>
            <w:r>
              <w:t xml:space="preserve"> CVV</w:t>
            </w:r>
          </w:p>
        </w:tc>
        <w:tc>
          <w:tcPr>
            <w:tcW w:w="2850" w:type="dxa"/>
          </w:tcPr>
          <w:p w14:paraId="2A802115" w14:textId="00E22215"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Por favor ingrese un </w:t>
            </w:r>
            <w:r w:rsidR="0F281000" w:rsidRPr="1F30A786">
              <w:rPr>
                <w:rFonts w:ascii="Roboto" w:eastAsia="Roboto" w:hAnsi="Roboto" w:cs="Roboto"/>
                <w:color w:val="001D35"/>
              </w:rPr>
              <w:t>Código de Seguridad</w:t>
            </w:r>
            <w:r w:rsidRPr="1F30A786">
              <w:rPr>
                <w:rFonts w:ascii="Roboto" w:eastAsia="Roboto" w:hAnsi="Roboto" w:cs="Roboto"/>
                <w:color w:val="001D35"/>
              </w:rPr>
              <w:t xml:space="preserve"> válido</w:t>
            </w:r>
            <w:r w:rsidR="2790E862" w:rsidRPr="1F30A786">
              <w:rPr>
                <w:rFonts w:ascii="Roboto" w:eastAsia="Roboto" w:hAnsi="Roboto" w:cs="Roboto"/>
                <w:color w:val="001D35"/>
              </w:rPr>
              <w:t xml:space="preserve"> de la tarjeta</w:t>
            </w:r>
            <w:r w:rsidRPr="1F30A786">
              <w:rPr>
                <w:rFonts w:ascii="Roboto" w:eastAsia="Roboto" w:hAnsi="Roboto" w:cs="Roboto"/>
                <w:color w:val="001D35"/>
              </w:rPr>
              <w:t xml:space="preserve"> (CVV)</w:t>
            </w:r>
          </w:p>
        </w:tc>
        <w:tc>
          <w:tcPr>
            <w:tcW w:w="2142" w:type="dxa"/>
          </w:tcPr>
          <w:p w14:paraId="1180A703" w14:textId="77777777" w:rsidR="00502506" w:rsidRDefault="00502506" w:rsidP="008E372B"/>
        </w:tc>
      </w:tr>
      <w:tr w:rsidR="006B7452" w14:paraId="3C15C06E" w14:textId="77777777" w:rsidTr="1F30A786">
        <w:tc>
          <w:tcPr>
            <w:tcW w:w="2805" w:type="dxa"/>
          </w:tcPr>
          <w:p w14:paraId="25109F50" w14:textId="3BF5D033" w:rsidR="006B7452" w:rsidRDefault="006B7452" w:rsidP="008E372B">
            <w:r>
              <w:t>Quick Pay – payment screen</w:t>
            </w:r>
          </w:p>
        </w:tc>
        <w:tc>
          <w:tcPr>
            <w:tcW w:w="2850" w:type="dxa"/>
          </w:tcPr>
          <w:p w14:paraId="09BC9243" w14:textId="39C95AB7" w:rsidR="006B7452" w:rsidRDefault="006B7452" w:rsidP="00EB477A">
            <w:r>
              <w:t>Payment Details</w:t>
            </w:r>
          </w:p>
        </w:tc>
        <w:tc>
          <w:tcPr>
            <w:tcW w:w="2850" w:type="dxa"/>
          </w:tcPr>
          <w:p w14:paraId="1D9176DA" w14:textId="459253B4" w:rsidR="186AD1CA" w:rsidRPr="1F30A786" w:rsidRDefault="186AD1CA"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Información </w:t>
            </w:r>
            <w:r w:rsidR="1F30A786" w:rsidRPr="1F30A786">
              <w:rPr>
                <w:rFonts w:ascii="Roboto" w:eastAsia="Roboto" w:hAnsi="Roboto" w:cs="Roboto"/>
                <w:color w:val="001D35"/>
              </w:rPr>
              <w:t>del Pago</w:t>
            </w:r>
          </w:p>
        </w:tc>
        <w:tc>
          <w:tcPr>
            <w:tcW w:w="2142" w:type="dxa"/>
          </w:tcPr>
          <w:p w14:paraId="1ED3BD66" w14:textId="77777777" w:rsidR="006B7452" w:rsidRDefault="006B7452" w:rsidP="008E372B"/>
        </w:tc>
      </w:tr>
      <w:tr w:rsidR="006B7452" w14:paraId="349A23F7" w14:textId="77777777" w:rsidTr="1F30A786">
        <w:tc>
          <w:tcPr>
            <w:tcW w:w="2805" w:type="dxa"/>
          </w:tcPr>
          <w:p w14:paraId="3389FFC5" w14:textId="1C6E7FBF" w:rsidR="006B7452" w:rsidRDefault="00421187" w:rsidP="008E372B">
            <w:r>
              <w:t>Quick Pay – payment screen</w:t>
            </w:r>
          </w:p>
        </w:tc>
        <w:tc>
          <w:tcPr>
            <w:tcW w:w="2850" w:type="dxa"/>
          </w:tcPr>
          <w:p w14:paraId="5025FB23" w14:textId="01B757BB" w:rsidR="006B7452" w:rsidRDefault="006B7452" w:rsidP="00EB477A">
            <w:r>
              <w:t>Payment to account</w:t>
            </w:r>
          </w:p>
        </w:tc>
        <w:tc>
          <w:tcPr>
            <w:tcW w:w="2850" w:type="dxa"/>
          </w:tcPr>
          <w:p w14:paraId="0767AF4B" w14:textId="689E19F4"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Pago a la cuenta</w:t>
            </w:r>
          </w:p>
        </w:tc>
        <w:tc>
          <w:tcPr>
            <w:tcW w:w="2142" w:type="dxa"/>
          </w:tcPr>
          <w:p w14:paraId="5E5D1922" w14:textId="77777777" w:rsidR="006B7452" w:rsidRDefault="006B7452" w:rsidP="008E372B"/>
        </w:tc>
      </w:tr>
      <w:tr w:rsidR="006B7452" w14:paraId="096BA73D" w14:textId="77777777" w:rsidTr="1F30A786">
        <w:tc>
          <w:tcPr>
            <w:tcW w:w="2805" w:type="dxa"/>
          </w:tcPr>
          <w:p w14:paraId="0BD0AD95" w14:textId="56277231" w:rsidR="006B7452" w:rsidRDefault="00421187" w:rsidP="008E372B">
            <w:r>
              <w:t>Quick Pay – payment screen</w:t>
            </w:r>
          </w:p>
        </w:tc>
        <w:tc>
          <w:tcPr>
            <w:tcW w:w="2850" w:type="dxa"/>
          </w:tcPr>
          <w:p w14:paraId="5F9FE0D4" w14:textId="69F697A1" w:rsidR="006B7452" w:rsidRDefault="006B7452" w:rsidP="00EB477A">
            <w:r>
              <w:t>Quick Pay Details</w:t>
            </w:r>
          </w:p>
        </w:tc>
        <w:tc>
          <w:tcPr>
            <w:tcW w:w="2850" w:type="dxa"/>
          </w:tcPr>
          <w:p w14:paraId="538EBFD0" w14:textId="4DE467E2" w:rsidR="36D8F156" w:rsidRPr="1F30A786" w:rsidRDefault="36D8F15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Información </w:t>
            </w:r>
            <w:r w:rsidR="1F30A786" w:rsidRPr="1F30A786">
              <w:rPr>
                <w:rFonts w:ascii="Roboto" w:eastAsia="Roboto" w:hAnsi="Roboto" w:cs="Roboto"/>
                <w:color w:val="001D35"/>
              </w:rPr>
              <w:t>del Pago Rápido</w:t>
            </w:r>
          </w:p>
        </w:tc>
        <w:tc>
          <w:tcPr>
            <w:tcW w:w="2142" w:type="dxa"/>
          </w:tcPr>
          <w:p w14:paraId="58A6933E" w14:textId="77777777" w:rsidR="006B7452" w:rsidRDefault="006B7452" w:rsidP="008E372B"/>
        </w:tc>
      </w:tr>
      <w:tr w:rsidR="006B7452" w14:paraId="30A1484F" w14:textId="77777777" w:rsidTr="1F30A786">
        <w:tc>
          <w:tcPr>
            <w:tcW w:w="2805" w:type="dxa"/>
          </w:tcPr>
          <w:p w14:paraId="143839CB" w14:textId="4254974B" w:rsidR="006B7452" w:rsidRDefault="00421187" w:rsidP="008E372B">
            <w:r>
              <w:t>Quick Pay – payment screen</w:t>
            </w:r>
          </w:p>
        </w:tc>
        <w:tc>
          <w:tcPr>
            <w:tcW w:w="2850" w:type="dxa"/>
          </w:tcPr>
          <w:p w14:paraId="4C0DD412" w14:textId="4A1BD8AA" w:rsidR="006B7452" w:rsidRDefault="00791EFD" w:rsidP="00EB477A">
            <w:r>
              <w:t>Email a receipt (optional)</w:t>
            </w:r>
          </w:p>
        </w:tc>
        <w:tc>
          <w:tcPr>
            <w:tcW w:w="2850" w:type="dxa"/>
          </w:tcPr>
          <w:p w14:paraId="38C229F0" w14:textId="275EB5B2"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Enviar un recibo por correo electrónico (opcional)</w:t>
            </w:r>
          </w:p>
        </w:tc>
        <w:tc>
          <w:tcPr>
            <w:tcW w:w="2142" w:type="dxa"/>
          </w:tcPr>
          <w:p w14:paraId="59586ED8" w14:textId="77777777" w:rsidR="006B7452" w:rsidRDefault="006B7452" w:rsidP="008E372B"/>
        </w:tc>
      </w:tr>
      <w:tr w:rsidR="00791EFD" w14:paraId="7CBBE2DF" w14:textId="77777777" w:rsidTr="1F30A786">
        <w:tc>
          <w:tcPr>
            <w:tcW w:w="2805" w:type="dxa"/>
          </w:tcPr>
          <w:p w14:paraId="15E4C043" w14:textId="423CFBC0" w:rsidR="00791EFD" w:rsidRDefault="00421187" w:rsidP="008E372B">
            <w:r>
              <w:t>Quick Pay – payment screen</w:t>
            </w:r>
          </w:p>
        </w:tc>
        <w:tc>
          <w:tcPr>
            <w:tcW w:w="2850" w:type="dxa"/>
          </w:tcPr>
          <w:p w14:paraId="03B09353" w14:textId="4F86031E" w:rsidR="00791EFD" w:rsidRDefault="00791EFD" w:rsidP="00EB477A">
            <w:r>
              <w:t>The guarantor will also receive a confirmation of this payment.</w:t>
            </w:r>
          </w:p>
        </w:tc>
        <w:tc>
          <w:tcPr>
            <w:tcW w:w="2850" w:type="dxa"/>
          </w:tcPr>
          <w:p w14:paraId="5EBAB734" w14:textId="08854EE4"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El aval también recibirá una confirmación de este pago.</w:t>
            </w:r>
          </w:p>
        </w:tc>
        <w:tc>
          <w:tcPr>
            <w:tcW w:w="2142" w:type="dxa"/>
          </w:tcPr>
          <w:p w14:paraId="1D2A5998" w14:textId="77777777" w:rsidR="00791EFD" w:rsidRDefault="00791EFD" w:rsidP="008E372B"/>
        </w:tc>
      </w:tr>
      <w:tr w:rsidR="00421187" w14:paraId="77250D4C" w14:textId="77777777" w:rsidTr="1F30A786">
        <w:tc>
          <w:tcPr>
            <w:tcW w:w="2805" w:type="dxa"/>
          </w:tcPr>
          <w:p w14:paraId="0E0ED240" w14:textId="727D6255" w:rsidR="00421187" w:rsidRDefault="00715814" w:rsidP="008E372B">
            <w:r>
              <w:t>Quick Pay – Confirmation</w:t>
            </w:r>
          </w:p>
        </w:tc>
        <w:tc>
          <w:tcPr>
            <w:tcW w:w="2850" w:type="dxa"/>
          </w:tcPr>
          <w:p w14:paraId="69A4AA27" w14:textId="100A53BC" w:rsidR="00421187" w:rsidRDefault="00715814" w:rsidP="00EB477A">
            <w:r>
              <w:t>You are about to submit a payment of</w:t>
            </w:r>
          </w:p>
        </w:tc>
        <w:tc>
          <w:tcPr>
            <w:tcW w:w="2850" w:type="dxa"/>
          </w:tcPr>
          <w:p w14:paraId="15DF15B4" w14:textId="7F90A253"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Está usted por mandar un pago de</w:t>
            </w:r>
          </w:p>
        </w:tc>
        <w:tc>
          <w:tcPr>
            <w:tcW w:w="2142" w:type="dxa"/>
          </w:tcPr>
          <w:p w14:paraId="154AF1A5" w14:textId="77777777" w:rsidR="00421187" w:rsidRDefault="00421187" w:rsidP="008E372B"/>
        </w:tc>
      </w:tr>
      <w:tr w:rsidR="00715814" w14:paraId="4E5B4D34" w14:textId="77777777" w:rsidTr="1F30A786">
        <w:tc>
          <w:tcPr>
            <w:tcW w:w="2805" w:type="dxa"/>
          </w:tcPr>
          <w:p w14:paraId="423A50E1" w14:textId="5ED45253" w:rsidR="00715814" w:rsidRDefault="00433427" w:rsidP="008E372B">
            <w:r>
              <w:t>Quick Pay – Confirmation</w:t>
            </w:r>
          </w:p>
        </w:tc>
        <w:tc>
          <w:tcPr>
            <w:tcW w:w="2850" w:type="dxa"/>
          </w:tcPr>
          <w:p w14:paraId="523D9F41" w14:textId="0298D061" w:rsidR="00715814" w:rsidRDefault="00433427" w:rsidP="00EB477A">
            <w:r>
              <w:t>By submitting, you agree to our Terms and Conditions</w:t>
            </w:r>
          </w:p>
        </w:tc>
        <w:tc>
          <w:tcPr>
            <w:tcW w:w="2850" w:type="dxa"/>
          </w:tcPr>
          <w:p w14:paraId="0C5EA51C" w14:textId="61B0475D"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Al enviarlo, usted acepta nuestros Términos y Condiciones.</w:t>
            </w:r>
          </w:p>
        </w:tc>
        <w:tc>
          <w:tcPr>
            <w:tcW w:w="2142" w:type="dxa"/>
          </w:tcPr>
          <w:p w14:paraId="7F67DB76" w14:textId="77777777" w:rsidR="00715814" w:rsidRDefault="00715814" w:rsidP="008E372B"/>
        </w:tc>
      </w:tr>
      <w:tr w:rsidR="00433427" w14:paraId="4C37BC41" w14:textId="77777777" w:rsidTr="1F30A786">
        <w:tc>
          <w:tcPr>
            <w:tcW w:w="2805" w:type="dxa"/>
          </w:tcPr>
          <w:p w14:paraId="48E1FA15" w14:textId="1AE8A591" w:rsidR="00433427" w:rsidRDefault="00433427" w:rsidP="008E372B">
            <w:r>
              <w:t>Quick Pay – confirmation</w:t>
            </w:r>
          </w:p>
        </w:tc>
        <w:tc>
          <w:tcPr>
            <w:tcW w:w="2850" w:type="dxa"/>
          </w:tcPr>
          <w:p w14:paraId="2043CEFF" w14:textId="2461C9B3" w:rsidR="00433427" w:rsidRDefault="00433427" w:rsidP="00EB477A">
            <w:r>
              <w:t>Agree and submit payment</w:t>
            </w:r>
          </w:p>
        </w:tc>
        <w:tc>
          <w:tcPr>
            <w:tcW w:w="2850" w:type="dxa"/>
          </w:tcPr>
          <w:p w14:paraId="407D6BA2" w14:textId="0FA7B395"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Está de acuerdo y mand</w:t>
            </w:r>
            <w:r w:rsidR="59F5E72E" w:rsidRPr="1F30A786">
              <w:rPr>
                <w:rFonts w:ascii="Roboto" w:eastAsia="Roboto" w:hAnsi="Roboto" w:cs="Roboto"/>
                <w:color w:val="001D35"/>
              </w:rPr>
              <w:t>ar</w:t>
            </w:r>
            <w:r w:rsidRPr="1F30A786">
              <w:rPr>
                <w:rFonts w:ascii="Roboto" w:eastAsia="Roboto" w:hAnsi="Roboto" w:cs="Roboto"/>
                <w:color w:val="001D35"/>
              </w:rPr>
              <w:t xml:space="preserve"> el pago</w:t>
            </w:r>
          </w:p>
        </w:tc>
        <w:tc>
          <w:tcPr>
            <w:tcW w:w="2142" w:type="dxa"/>
          </w:tcPr>
          <w:p w14:paraId="262DF5B4" w14:textId="77777777" w:rsidR="00433427" w:rsidRDefault="00433427" w:rsidP="008E372B"/>
        </w:tc>
      </w:tr>
      <w:tr w:rsidR="00433427" w14:paraId="05E9D8BD" w14:textId="77777777" w:rsidTr="1F30A786">
        <w:tc>
          <w:tcPr>
            <w:tcW w:w="2805" w:type="dxa"/>
          </w:tcPr>
          <w:p w14:paraId="40635B13" w14:textId="000D9C42" w:rsidR="00433427" w:rsidRDefault="0076354C" w:rsidP="008E372B">
            <w:r>
              <w:t>Financial Assistance Application – Status descriptions</w:t>
            </w:r>
          </w:p>
        </w:tc>
        <w:tc>
          <w:tcPr>
            <w:tcW w:w="2850" w:type="dxa"/>
          </w:tcPr>
          <w:p w14:paraId="3EA9B78D" w14:textId="31DA80BF" w:rsidR="00433427" w:rsidRDefault="0076354C" w:rsidP="00EB477A">
            <w:r>
              <w:t>You have started an application but have not yet submitted it.</w:t>
            </w:r>
          </w:p>
        </w:tc>
        <w:tc>
          <w:tcPr>
            <w:tcW w:w="2850" w:type="dxa"/>
          </w:tcPr>
          <w:p w14:paraId="50B5ED43" w14:textId="4B207CE7" w:rsidR="1F30A786" w:rsidRPr="1F30A786" w:rsidRDefault="1F30A786" w:rsidP="1F30A786">
            <w:pPr>
              <w:spacing w:before="40" w:after="40"/>
              <w:ind w:left="-80"/>
              <w:rPr>
                <w:rFonts w:ascii="Roboto" w:eastAsia="Roboto" w:hAnsi="Roboto" w:cs="Roboto"/>
                <w:color w:val="001D35"/>
                <w:lang w:val="es-ES"/>
              </w:rPr>
            </w:pPr>
            <w:r w:rsidRPr="1F30A786">
              <w:rPr>
                <w:rFonts w:ascii="Roboto" w:eastAsia="Roboto" w:hAnsi="Roboto" w:cs="Roboto"/>
                <w:color w:val="001D35"/>
                <w:lang w:val="es-ES"/>
              </w:rPr>
              <w:t xml:space="preserve">Usted ha </w:t>
            </w:r>
            <w:r w:rsidR="09773287" w:rsidRPr="1F30A786">
              <w:rPr>
                <w:rFonts w:ascii="Roboto" w:eastAsia="Roboto" w:hAnsi="Roboto" w:cs="Roboto"/>
                <w:color w:val="001D35"/>
                <w:lang w:val="es-ES"/>
              </w:rPr>
              <w:t>iniciado</w:t>
            </w:r>
            <w:r w:rsidRPr="1F30A786">
              <w:rPr>
                <w:rFonts w:ascii="Roboto" w:eastAsia="Roboto" w:hAnsi="Roboto" w:cs="Roboto"/>
                <w:color w:val="001D35"/>
                <w:lang w:val="es-ES"/>
              </w:rPr>
              <w:t xml:space="preserve"> una </w:t>
            </w:r>
            <w:r w:rsidR="306DF316" w:rsidRPr="1F30A786">
              <w:rPr>
                <w:rFonts w:ascii="Roboto" w:eastAsia="Roboto" w:hAnsi="Roboto" w:cs="Roboto"/>
                <w:color w:val="001D35"/>
                <w:lang w:val="es-ES"/>
              </w:rPr>
              <w:t>aplicación,</w:t>
            </w:r>
            <w:r w:rsidRPr="1F30A786">
              <w:rPr>
                <w:rFonts w:ascii="Roboto" w:eastAsia="Roboto" w:hAnsi="Roboto" w:cs="Roboto"/>
                <w:color w:val="001D35"/>
                <w:lang w:val="es-ES"/>
              </w:rPr>
              <w:t xml:space="preserve"> pero no la ha enviado.</w:t>
            </w:r>
          </w:p>
        </w:tc>
        <w:tc>
          <w:tcPr>
            <w:tcW w:w="2142" w:type="dxa"/>
          </w:tcPr>
          <w:p w14:paraId="0A80AFED" w14:textId="77777777" w:rsidR="00433427" w:rsidRDefault="00433427" w:rsidP="008E372B"/>
        </w:tc>
      </w:tr>
      <w:tr w:rsidR="0076354C" w14:paraId="21FB1042" w14:textId="77777777" w:rsidTr="1F30A786">
        <w:tc>
          <w:tcPr>
            <w:tcW w:w="2805" w:type="dxa"/>
          </w:tcPr>
          <w:p w14:paraId="4BDA58A3" w14:textId="20FD5E09" w:rsidR="0076354C" w:rsidRDefault="0076354C" w:rsidP="008E372B">
            <w:r>
              <w:t>Financial Assistance Application – Status descriptions</w:t>
            </w:r>
          </w:p>
        </w:tc>
        <w:tc>
          <w:tcPr>
            <w:tcW w:w="2850" w:type="dxa"/>
          </w:tcPr>
          <w:p w14:paraId="12875443" w14:textId="48F04D6A" w:rsidR="0076354C" w:rsidRDefault="00D514AA" w:rsidP="00EB477A">
            <w:r>
              <w:t>Your application is submitted and under</w:t>
            </w:r>
            <w:r w:rsidR="00F1610D">
              <w:t xml:space="preserve"> review.</w:t>
            </w:r>
          </w:p>
        </w:tc>
        <w:tc>
          <w:tcPr>
            <w:tcW w:w="2850" w:type="dxa"/>
          </w:tcPr>
          <w:p w14:paraId="79EE4663" w14:textId="7275B858"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Su aplicación ha sido enviada</w:t>
            </w:r>
            <w:r w:rsidR="1E8484BC" w:rsidRPr="1F30A786">
              <w:rPr>
                <w:rFonts w:ascii="Roboto" w:eastAsia="Roboto" w:hAnsi="Roboto" w:cs="Roboto"/>
                <w:color w:val="001D35"/>
              </w:rPr>
              <w:t>,</w:t>
            </w:r>
            <w:r w:rsidRPr="1F30A786">
              <w:rPr>
                <w:rFonts w:ascii="Roboto" w:eastAsia="Roboto" w:hAnsi="Roboto" w:cs="Roboto"/>
                <w:color w:val="001D35"/>
              </w:rPr>
              <w:t xml:space="preserve"> y se encuentra bajo revisión.</w:t>
            </w:r>
          </w:p>
        </w:tc>
        <w:tc>
          <w:tcPr>
            <w:tcW w:w="2142" w:type="dxa"/>
          </w:tcPr>
          <w:p w14:paraId="74DB73EC" w14:textId="77777777" w:rsidR="0076354C" w:rsidRDefault="0076354C" w:rsidP="008E372B"/>
        </w:tc>
      </w:tr>
      <w:tr w:rsidR="00F1610D" w14:paraId="07A146A3" w14:textId="77777777" w:rsidTr="1F30A786">
        <w:tc>
          <w:tcPr>
            <w:tcW w:w="2805" w:type="dxa"/>
          </w:tcPr>
          <w:p w14:paraId="66504E01" w14:textId="500F82AF" w:rsidR="00F1610D" w:rsidRDefault="00F1610D" w:rsidP="008E372B">
            <w:r>
              <w:t>Financial Assistance Application – Status descriptions</w:t>
            </w:r>
          </w:p>
        </w:tc>
        <w:tc>
          <w:tcPr>
            <w:tcW w:w="2850" w:type="dxa"/>
          </w:tcPr>
          <w:p w14:paraId="31CD6C62" w14:textId="45D6BB31" w:rsidR="00F1610D" w:rsidRDefault="00F1610D" w:rsidP="00EB477A">
            <w:r>
              <w:t>Your application is approved</w:t>
            </w:r>
            <w:r w:rsidR="00D514AA">
              <w:t>.</w:t>
            </w:r>
          </w:p>
        </w:tc>
        <w:tc>
          <w:tcPr>
            <w:tcW w:w="2850" w:type="dxa"/>
          </w:tcPr>
          <w:p w14:paraId="35DABD4B" w14:textId="6CD442AA"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Su aplicación ha sido aprobada.</w:t>
            </w:r>
          </w:p>
        </w:tc>
        <w:tc>
          <w:tcPr>
            <w:tcW w:w="2142" w:type="dxa"/>
          </w:tcPr>
          <w:p w14:paraId="5EE80F56" w14:textId="77777777" w:rsidR="00F1610D" w:rsidRDefault="00F1610D" w:rsidP="008E372B"/>
        </w:tc>
      </w:tr>
      <w:tr w:rsidR="00F1610D" w14:paraId="59D7F982" w14:textId="77777777" w:rsidTr="1F30A786">
        <w:tc>
          <w:tcPr>
            <w:tcW w:w="2805" w:type="dxa"/>
          </w:tcPr>
          <w:p w14:paraId="1E317A7C" w14:textId="2BD15D76" w:rsidR="00F1610D" w:rsidRDefault="00D514AA" w:rsidP="008E372B">
            <w:r>
              <w:t>Financial Assistance Application – Status descriptions</w:t>
            </w:r>
          </w:p>
        </w:tc>
        <w:tc>
          <w:tcPr>
            <w:tcW w:w="2850" w:type="dxa"/>
          </w:tcPr>
          <w:p w14:paraId="6B34BB90" w14:textId="2644FDF3" w:rsidR="00F1610D" w:rsidRDefault="00D514AA" w:rsidP="00EB477A">
            <w:r>
              <w:t>Your application is denied.</w:t>
            </w:r>
          </w:p>
        </w:tc>
        <w:tc>
          <w:tcPr>
            <w:tcW w:w="2850" w:type="dxa"/>
          </w:tcPr>
          <w:p w14:paraId="596C3AB1" w14:textId="0E5DD174"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Su aplicación ha sido negada.</w:t>
            </w:r>
          </w:p>
        </w:tc>
        <w:tc>
          <w:tcPr>
            <w:tcW w:w="2142" w:type="dxa"/>
          </w:tcPr>
          <w:p w14:paraId="377D37F1" w14:textId="77777777" w:rsidR="00F1610D" w:rsidRDefault="00F1610D" w:rsidP="008E372B"/>
        </w:tc>
      </w:tr>
      <w:tr w:rsidR="000F68E8" w14:paraId="0526F1A3" w14:textId="77777777" w:rsidTr="1F30A786">
        <w:tc>
          <w:tcPr>
            <w:tcW w:w="2805" w:type="dxa"/>
          </w:tcPr>
          <w:p w14:paraId="49F9F1C9" w14:textId="2ABF7085" w:rsidR="000F68E8" w:rsidRDefault="000F68E8" w:rsidP="008E372B">
            <w:r>
              <w:t>FAA – Personal Info – Update button</w:t>
            </w:r>
          </w:p>
        </w:tc>
        <w:tc>
          <w:tcPr>
            <w:tcW w:w="2850" w:type="dxa"/>
          </w:tcPr>
          <w:p w14:paraId="14BD8F01" w14:textId="303DA699" w:rsidR="000F68E8" w:rsidRDefault="000F68E8" w:rsidP="00EB477A">
            <w:r>
              <w:t>Update Personal Information</w:t>
            </w:r>
          </w:p>
        </w:tc>
        <w:tc>
          <w:tcPr>
            <w:tcW w:w="2850" w:type="dxa"/>
          </w:tcPr>
          <w:p w14:paraId="6DB767A9" w14:textId="07CF5F3E"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Actualizar su Información Personal</w:t>
            </w:r>
          </w:p>
        </w:tc>
        <w:tc>
          <w:tcPr>
            <w:tcW w:w="2142" w:type="dxa"/>
          </w:tcPr>
          <w:p w14:paraId="43288945" w14:textId="77777777" w:rsidR="000F68E8" w:rsidRDefault="000F68E8" w:rsidP="008E372B"/>
        </w:tc>
      </w:tr>
      <w:tr w:rsidR="003E3538" w14:paraId="67CAFED9" w14:textId="77777777" w:rsidTr="1F30A786">
        <w:tc>
          <w:tcPr>
            <w:tcW w:w="2805" w:type="dxa"/>
          </w:tcPr>
          <w:p w14:paraId="433A17D6" w14:textId="68089EDD" w:rsidR="003E3538" w:rsidRDefault="003E3538" w:rsidP="008E372B">
            <w:r>
              <w:t>FAA – Personal Info – Error</w:t>
            </w:r>
          </w:p>
        </w:tc>
        <w:tc>
          <w:tcPr>
            <w:tcW w:w="2850" w:type="dxa"/>
          </w:tcPr>
          <w:p w14:paraId="26B14A68" w14:textId="79D6C3C4" w:rsidR="003E3538" w:rsidRDefault="003E3538" w:rsidP="00EB477A">
            <w:r>
              <w:t>Please confirm your personal information is correct.</w:t>
            </w:r>
          </w:p>
        </w:tc>
        <w:tc>
          <w:tcPr>
            <w:tcW w:w="2850" w:type="dxa"/>
          </w:tcPr>
          <w:p w14:paraId="4C096C14" w14:textId="3A625092"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Por favor confirme si su información personal es correcta.</w:t>
            </w:r>
          </w:p>
        </w:tc>
        <w:tc>
          <w:tcPr>
            <w:tcW w:w="2142" w:type="dxa"/>
          </w:tcPr>
          <w:p w14:paraId="2253114A" w14:textId="77777777" w:rsidR="003E3538" w:rsidRDefault="003E3538" w:rsidP="008E372B"/>
        </w:tc>
      </w:tr>
      <w:tr w:rsidR="00394CBC" w14:paraId="73F9C880" w14:textId="77777777" w:rsidTr="1F30A786">
        <w:tc>
          <w:tcPr>
            <w:tcW w:w="2805" w:type="dxa"/>
          </w:tcPr>
          <w:p w14:paraId="0D813B38" w14:textId="2DE781EE" w:rsidR="00394CBC" w:rsidRDefault="00394CBC" w:rsidP="008E372B">
            <w:r>
              <w:t>FAA – page navigation buttons</w:t>
            </w:r>
          </w:p>
        </w:tc>
        <w:tc>
          <w:tcPr>
            <w:tcW w:w="2850" w:type="dxa"/>
          </w:tcPr>
          <w:p w14:paraId="78D15B0F" w14:textId="77777777" w:rsidR="00394CBC" w:rsidRDefault="00394CBC" w:rsidP="00EB477A">
            <w:r>
              <w:t>Back</w:t>
            </w:r>
          </w:p>
          <w:p w14:paraId="02154B63" w14:textId="77777777" w:rsidR="00394CBC" w:rsidRDefault="00394CBC" w:rsidP="00EB477A"/>
          <w:p w14:paraId="31C99C8D" w14:textId="25B4D239" w:rsidR="00394CBC" w:rsidRDefault="00394CBC" w:rsidP="00EB477A">
            <w:r>
              <w:t>Next</w:t>
            </w:r>
          </w:p>
        </w:tc>
        <w:tc>
          <w:tcPr>
            <w:tcW w:w="2850" w:type="dxa"/>
          </w:tcPr>
          <w:p w14:paraId="789F933A" w14:textId="3A2BD657" w:rsid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Regresar</w:t>
            </w:r>
          </w:p>
          <w:p w14:paraId="2E3EB587" w14:textId="4C2AE4B0" w:rsidR="1F30A786" w:rsidRDefault="1F30A786" w:rsidP="1F30A786">
            <w:pPr>
              <w:spacing w:before="40" w:after="40"/>
              <w:ind w:left="-80"/>
              <w:rPr>
                <w:rFonts w:ascii="Roboto" w:eastAsia="Roboto" w:hAnsi="Roboto" w:cs="Roboto"/>
                <w:color w:val="001D35"/>
              </w:rPr>
            </w:pPr>
          </w:p>
          <w:p w14:paraId="22E2AB83" w14:textId="50867D61"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Siguiente</w:t>
            </w:r>
          </w:p>
        </w:tc>
        <w:tc>
          <w:tcPr>
            <w:tcW w:w="2142" w:type="dxa"/>
          </w:tcPr>
          <w:p w14:paraId="520A660C" w14:textId="77777777" w:rsidR="00394CBC" w:rsidRDefault="00394CBC" w:rsidP="008E372B"/>
        </w:tc>
      </w:tr>
      <w:tr w:rsidR="00394CBC" w14:paraId="79054768" w14:textId="77777777" w:rsidTr="1F30A786">
        <w:tc>
          <w:tcPr>
            <w:tcW w:w="2805" w:type="dxa"/>
          </w:tcPr>
          <w:p w14:paraId="7F542A7A" w14:textId="24FA5E5B" w:rsidR="00394CBC" w:rsidRDefault="000F17D1" w:rsidP="008E372B">
            <w:r>
              <w:t>FAA – General “answer required” error</w:t>
            </w:r>
          </w:p>
        </w:tc>
        <w:tc>
          <w:tcPr>
            <w:tcW w:w="2850" w:type="dxa"/>
          </w:tcPr>
          <w:p w14:paraId="5AEE7FF5" w14:textId="1C7D481C" w:rsidR="00394CBC" w:rsidRDefault="000F17D1" w:rsidP="00EB477A">
            <w:r>
              <w:t>Answer required</w:t>
            </w:r>
          </w:p>
        </w:tc>
        <w:tc>
          <w:tcPr>
            <w:tcW w:w="2850" w:type="dxa"/>
          </w:tcPr>
          <w:p w14:paraId="620C2DD9" w14:textId="2C233178"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Se requiere una respuesta</w:t>
            </w:r>
          </w:p>
        </w:tc>
        <w:tc>
          <w:tcPr>
            <w:tcW w:w="2142" w:type="dxa"/>
          </w:tcPr>
          <w:p w14:paraId="129BAB3F" w14:textId="77777777" w:rsidR="00394CBC" w:rsidRDefault="00394CBC" w:rsidP="008E372B"/>
        </w:tc>
      </w:tr>
      <w:tr w:rsidR="000F17D1" w14:paraId="33D965EB" w14:textId="77777777" w:rsidTr="1F30A786">
        <w:tc>
          <w:tcPr>
            <w:tcW w:w="2805" w:type="dxa"/>
          </w:tcPr>
          <w:p w14:paraId="32EA764E" w14:textId="607A4E90" w:rsidR="000F17D1" w:rsidRDefault="00AA14A8" w:rsidP="008E372B">
            <w:r>
              <w:t>FAA – document upload error</w:t>
            </w:r>
          </w:p>
        </w:tc>
        <w:tc>
          <w:tcPr>
            <w:tcW w:w="2850" w:type="dxa"/>
          </w:tcPr>
          <w:p w14:paraId="67C94E19" w14:textId="6166B530" w:rsidR="000F17D1" w:rsidRDefault="0020470F" w:rsidP="00EB477A">
            <w:r>
              <w:t>Please upload your required documents.</w:t>
            </w:r>
          </w:p>
        </w:tc>
        <w:tc>
          <w:tcPr>
            <w:tcW w:w="2850" w:type="dxa"/>
          </w:tcPr>
          <w:p w14:paraId="5EB9B560" w14:textId="3AAA5CDB"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Por favor suba sus documentos requeridos.</w:t>
            </w:r>
          </w:p>
        </w:tc>
        <w:tc>
          <w:tcPr>
            <w:tcW w:w="2142" w:type="dxa"/>
          </w:tcPr>
          <w:p w14:paraId="37BB9F42" w14:textId="77777777" w:rsidR="000F17D1" w:rsidRDefault="000F17D1" w:rsidP="008E372B"/>
        </w:tc>
      </w:tr>
      <w:tr w:rsidR="0020470F" w14:paraId="3EC07BDB" w14:textId="77777777" w:rsidTr="1F30A786">
        <w:tc>
          <w:tcPr>
            <w:tcW w:w="2805" w:type="dxa"/>
          </w:tcPr>
          <w:p w14:paraId="786C59DE" w14:textId="1C6FABC6" w:rsidR="0020470F" w:rsidRDefault="00FA32E0" w:rsidP="008E372B">
            <w:r>
              <w:t>FAA – Attestation errors</w:t>
            </w:r>
          </w:p>
        </w:tc>
        <w:tc>
          <w:tcPr>
            <w:tcW w:w="2850" w:type="dxa"/>
          </w:tcPr>
          <w:p w14:paraId="6FC08FF5" w14:textId="268F4124" w:rsidR="0020470F" w:rsidRDefault="00FA32E0" w:rsidP="00EB477A">
            <w:r>
              <w:t>You must confirm your personal information</w:t>
            </w:r>
          </w:p>
        </w:tc>
        <w:tc>
          <w:tcPr>
            <w:tcW w:w="2850" w:type="dxa"/>
          </w:tcPr>
          <w:p w14:paraId="60652ED7" w14:textId="22B7E774" w:rsidR="413DD7B9" w:rsidRPr="1F30A786" w:rsidRDefault="413DD7B9" w:rsidP="1F30A786">
            <w:pPr>
              <w:spacing w:before="40" w:after="40"/>
              <w:ind w:left="-80"/>
              <w:rPr>
                <w:rFonts w:ascii="Roboto" w:eastAsia="Roboto" w:hAnsi="Roboto" w:cs="Roboto"/>
                <w:color w:val="001D35"/>
              </w:rPr>
            </w:pPr>
            <w:r w:rsidRPr="1F30A786">
              <w:rPr>
                <w:rFonts w:ascii="Roboto" w:eastAsia="Roboto" w:hAnsi="Roboto" w:cs="Roboto"/>
                <w:color w:val="001D35"/>
              </w:rPr>
              <w:t>D</w:t>
            </w:r>
            <w:r w:rsidR="1F30A786" w:rsidRPr="1F30A786">
              <w:rPr>
                <w:rFonts w:ascii="Roboto" w:eastAsia="Roboto" w:hAnsi="Roboto" w:cs="Roboto"/>
                <w:color w:val="001D35"/>
              </w:rPr>
              <w:t>ebe confirmar su información personal.</w:t>
            </w:r>
          </w:p>
        </w:tc>
        <w:tc>
          <w:tcPr>
            <w:tcW w:w="2142" w:type="dxa"/>
          </w:tcPr>
          <w:p w14:paraId="74FD916A" w14:textId="77777777" w:rsidR="0020470F" w:rsidRDefault="0020470F" w:rsidP="008E372B"/>
        </w:tc>
      </w:tr>
      <w:tr w:rsidR="00A16A10" w14:paraId="2DDEB1C1" w14:textId="77777777" w:rsidTr="1F30A786">
        <w:tc>
          <w:tcPr>
            <w:tcW w:w="2805" w:type="dxa"/>
          </w:tcPr>
          <w:p w14:paraId="5BAE813E" w14:textId="27C6DB6B" w:rsidR="00A16A10" w:rsidRDefault="00A16A10" w:rsidP="008E372B">
            <w:r>
              <w:t>FAA – Incomplete app error</w:t>
            </w:r>
          </w:p>
        </w:tc>
        <w:tc>
          <w:tcPr>
            <w:tcW w:w="2850" w:type="dxa"/>
          </w:tcPr>
          <w:p w14:paraId="50A10FE6" w14:textId="46293DB6" w:rsidR="00A16A10" w:rsidRDefault="00A16A10" w:rsidP="00EB477A">
            <w:r>
              <w:t>Your application is incomplete. Please select the edit icon next to the unfinished section(s) to continue.</w:t>
            </w:r>
          </w:p>
        </w:tc>
        <w:tc>
          <w:tcPr>
            <w:tcW w:w="2850" w:type="dxa"/>
          </w:tcPr>
          <w:p w14:paraId="0508261B" w14:textId="64232A57" w:rsidR="1F30A786" w:rsidRPr="1F30A786" w:rsidRDefault="1F30A786" w:rsidP="1F30A786">
            <w:pPr>
              <w:spacing w:before="40" w:after="40"/>
              <w:ind w:left="-80"/>
              <w:rPr>
                <w:rFonts w:ascii="Roboto" w:eastAsia="Roboto" w:hAnsi="Roboto" w:cs="Roboto"/>
                <w:color w:val="001D35"/>
              </w:rPr>
            </w:pPr>
            <w:r w:rsidRPr="1F30A786">
              <w:rPr>
                <w:rFonts w:ascii="Roboto" w:eastAsia="Roboto" w:hAnsi="Roboto" w:cs="Roboto"/>
                <w:color w:val="001D35"/>
              </w:rPr>
              <w:t xml:space="preserve">Su solicitud está incompleta. Por favor, seleccione el ícono de editar junto a la(s) sección(es) sin terminar para poder continuar. </w:t>
            </w:r>
          </w:p>
        </w:tc>
        <w:tc>
          <w:tcPr>
            <w:tcW w:w="2142" w:type="dxa"/>
          </w:tcPr>
          <w:p w14:paraId="68FF86AE" w14:textId="77777777" w:rsidR="00A16A10" w:rsidRDefault="00A16A10" w:rsidP="008E372B"/>
        </w:tc>
      </w:tr>
      <w:tr w:rsidR="00A16A10" w14:paraId="193DF43C" w14:textId="77777777" w:rsidTr="1F30A786">
        <w:tc>
          <w:tcPr>
            <w:tcW w:w="2805" w:type="dxa"/>
          </w:tcPr>
          <w:p w14:paraId="40A3AF87" w14:textId="77777777" w:rsidR="00A16A10" w:rsidRDefault="00A16A10" w:rsidP="008E372B"/>
        </w:tc>
        <w:tc>
          <w:tcPr>
            <w:tcW w:w="2850" w:type="dxa"/>
          </w:tcPr>
          <w:p w14:paraId="6291A854" w14:textId="77777777" w:rsidR="00A16A10" w:rsidRDefault="00A16A10" w:rsidP="00EB477A"/>
        </w:tc>
        <w:tc>
          <w:tcPr>
            <w:tcW w:w="2850" w:type="dxa"/>
          </w:tcPr>
          <w:p w14:paraId="08F39A00" w14:textId="6B3D13EF" w:rsidR="00A16A10" w:rsidRDefault="00A16A10" w:rsidP="008E372B"/>
        </w:tc>
        <w:tc>
          <w:tcPr>
            <w:tcW w:w="2142" w:type="dxa"/>
          </w:tcPr>
          <w:p w14:paraId="0467B2AB" w14:textId="77777777" w:rsidR="00A16A10" w:rsidRDefault="00A16A10" w:rsidP="008E372B"/>
        </w:tc>
      </w:tr>
    </w:tbl>
    <w:p w14:paraId="73A456AA" w14:textId="2AC57F7C" w:rsidR="00D12233" w:rsidRDefault="00D12233" w:rsidP="00D12233"/>
    <w:p w14:paraId="46ECBFD1" w14:textId="77777777" w:rsidR="00D12233" w:rsidRDefault="00D12233" w:rsidP="00D12233"/>
    <w:p w14:paraId="776ACCE7" w14:textId="77777777" w:rsidR="00D12233" w:rsidRPr="00D12233" w:rsidRDefault="00D12233" w:rsidP="00D12233"/>
    <w:p w14:paraId="2100D126" w14:textId="74A0474A" w:rsidR="00A81DF8" w:rsidRDefault="00A81DF8" w:rsidP="000B1916">
      <w:pPr>
        <w:pStyle w:val="ListParagraph"/>
        <w:numPr>
          <w:ilvl w:val="0"/>
          <w:numId w:val="18"/>
        </w:numPr>
      </w:pPr>
      <w:r>
        <w:t xml:space="preserve">My Communication Preferences </w:t>
      </w:r>
      <w:r w:rsidR="00B3510E">
        <w:t xml:space="preserve">(Manage my Profile) </w:t>
      </w:r>
      <w:r w:rsidR="006D63B4">
        <w:t>– do we need to describe w</w:t>
      </w:r>
      <w:r w:rsidR="00A8554E">
        <w:t>hat changes to each method applies to</w:t>
      </w:r>
      <w:r w:rsidR="00C74873">
        <w:t>? (equitypay info vs. bills sent from provider?)</w:t>
      </w:r>
    </w:p>
    <w:p w14:paraId="2CFD4CE6" w14:textId="10E965D4" w:rsidR="001C68F8" w:rsidRPr="00B74FD9" w:rsidRDefault="001C68F8" w:rsidP="001C68F8"/>
    <w:p w14:paraId="4C835DFE" w14:textId="77777777" w:rsidR="00B74FD9" w:rsidRDefault="00B74FD9" w:rsidP="00E33ADC"/>
    <w:p w14:paraId="74A4016C" w14:textId="790C4635" w:rsidR="001E01EF" w:rsidRDefault="0009204E" w:rsidP="00E33ADC">
      <w:pPr>
        <w:pStyle w:val="Heading1"/>
        <w:spacing w:before="0" w:after="0"/>
        <w:rPr>
          <w:rFonts w:asciiTheme="minorHAnsi" w:hAnsiTheme="minorHAnsi"/>
        </w:rPr>
      </w:pPr>
      <w:bookmarkStart w:id="490" w:name="_Toc200962923"/>
      <w:r>
        <w:rPr>
          <w:rFonts w:asciiTheme="minorHAnsi" w:hAnsiTheme="minorHAnsi"/>
        </w:rPr>
        <w:t>Notes</w:t>
      </w:r>
      <w:bookmarkEnd w:id="490"/>
    </w:p>
    <w:p w14:paraId="6AB60548" w14:textId="5452B61D" w:rsidR="00547D0A" w:rsidRDefault="00547D0A" w:rsidP="00E33ADC">
      <w:r>
        <w:t xml:space="preserve">Review you </w:t>
      </w:r>
      <w:r w:rsidR="001E01EF">
        <w:t>balances</w:t>
      </w:r>
    </w:p>
    <w:p w14:paraId="004CE81C" w14:textId="087A5C6B" w:rsidR="00F95681" w:rsidRDefault="00F95681" w:rsidP="00E33ADC">
      <w:r>
        <w:t>How to read your statement.</w:t>
      </w:r>
      <w:r w:rsidR="00D35328">
        <w:t xml:space="preserve"> </w:t>
      </w:r>
    </w:p>
    <w:p w14:paraId="62817ED6" w14:textId="2C71510D" w:rsidR="00FD5DAB" w:rsidRDefault="001E01EF" w:rsidP="00B729E7">
      <w:r>
        <w:t xml:space="preserve">How to </w:t>
      </w:r>
      <w:r w:rsidR="00FD5DAB">
        <w:t>Apply for Financial Assistance</w:t>
      </w:r>
    </w:p>
    <w:p w14:paraId="409928DA" w14:textId="4FC63756" w:rsidR="00B76C8F" w:rsidRDefault="000C7D2E" w:rsidP="00E33ADC">
      <w:r>
        <w:t xml:space="preserve">Repeat information provided </w:t>
      </w:r>
      <w:r w:rsidR="004224E0">
        <w:t>about financial options</w:t>
      </w:r>
      <w:r w:rsidR="0084556E">
        <w:t xml:space="preserve"> (accessible before login)</w:t>
      </w:r>
    </w:p>
    <w:p w14:paraId="707E304F" w14:textId="432EDDE0" w:rsidR="007217F2" w:rsidRDefault="00EA32C2" w:rsidP="00E33ADC">
      <w:r>
        <w:t>Pre-calculate financial assistance possible?</w:t>
      </w:r>
    </w:p>
    <w:p w14:paraId="5F6D867A" w14:textId="634E6AC9" w:rsidR="004224E0" w:rsidRDefault="004224E0" w:rsidP="00E33ADC">
      <w:r>
        <w:t xml:space="preserve">Prepopulate </w:t>
      </w:r>
      <w:r w:rsidR="00C32614">
        <w:t>a financial assistance form.</w:t>
      </w:r>
    </w:p>
    <w:p w14:paraId="36DA606C" w14:textId="6A3E8699" w:rsidR="00C32614" w:rsidRDefault="00C32614" w:rsidP="00B729E7">
      <w:r>
        <w:t>Allow scanning of documents to go with</w:t>
      </w:r>
      <w:r w:rsidR="00C561C0">
        <w:t xml:space="preserve"> the form.</w:t>
      </w:r>
    </w:p>
    <w:p w14:paraId="5AE1E56E" w14:textId="5C8E9214" w:rsidR="0064515D" w:rsidRDefault="0064515D" w:rsidP="00E33ADC">
      <w:r>
        <w:t xml:space="preserve">Ask </w:t>
      </w:r>
      <w:r w:rsidR="001C4278">
        <w:t xml:space="preserve">a question </w:t>
      </w:r>
      <w:r w:rsidR="00920A62">
        <w:t>regarding my bill</w:t>
      </w:r>
    </w:p>
    <w:p w14:paraId="4709A732" w14:textId="36E473DF" w:rsidR="002E3FE3" w:rsidRDefault="008A2FF7" w:rsidP="00E33ADC">
      <w:pPr>
        <w:pStyle w:val="ListParagraph"/>
        <w:numPr>
          <w:ilvl w:val="1"/>
          <w:numId w:val="8"/>
        </w:numPr>
      </w:pPr>
      <w:r>
        <w:t>C</w:t>
      </w:r>
      <w:r w:rsidR="004213BC">
        <w:t>harges on my bill</w:t>
      </w:r>
    </w:p>
    <w:p w14:paraId="6695F46D" w14:textId="681E1723" w:rsidR="008A2FF7" w:rsidRDefault="008A464B" w:rsidP="00E33ADC">
      <w:pPr>
        <w:pStyle w:val="ListParagraph"/>
        <w:numPr>
          <w:ilvl w:val="1"/>
          <w:numId w:val="8"/>
        </w:numPr>
      </w:pPr>
      <w:r>
        <w:t>I</w:t>
      </w:r>
      <w:r w:rsidR="00AA229B">
        <w:t>nsurance payments</w:t>
      </w:r>
    </w:p>
    <w:p w14:paraId="6C2E170D" w14:textId="56C1E852" w:rsidR="00C26C46" w:rsidRDefault="008A464B" w:rsidP="00E33ADC">
      <w:pPr>
        <w:pStyle w:val="ListParagraph"/>
        <w:numPr>
          <w:ilvl w:val="1"/>
          <w:numId w:val="8"/>
        </w:numPr>
      </w:pPr>
      <w:r>
        <w:t xml:space="preserve">Insurance </w:t>
      </w:r>
      <w:r w:rsidR="00A4153B">
        <w:t>asking for</w:t>
      </w:r>
      <w:r w:rsidR="00865564">
        <w:t xml:space="preserve"> </w:t>
      </w:r>
      <w:r w:rsidR="003856A2">
        <w:t>c</w:t>
      </w:r>
      <w:r w:rsidR="00865564">
        <w:t>oordination of benefits</w:t>
      </w:r>
    </w:p>
    <w:p w14:paraId="47045297" w14:textId="32CD2A72" w:rsidR="00B86F5F" w:rsidRDefault="00B86F5F" w:rsidP="00E33ADC">
      <w:pPr>
        <w:pStyle w:val="ListParagraph"/>
        <w:numPr>
          <w:ilvl w:val="1"/>
          <w:numId w:val="8"/>
        </w:numPr>
      </w:pPr>
      <w:r>
        <w:t>Other</w:t>
      </w:r>
    </w:p>
    <w:p w14:paraId="562CD16F" w14:textId="77777777" w:rsidR="00D86308" w:rsidRDefault="00D86308" w:rsidP="00E33ADC"/>
    <w:p w14:paraId="1B170756" w14:textId="521DA416" w:rsidR="005365F6" w:rsidRDefault="005365F6" w:rsidP="00E33ADC">
      <w:r>
        <w:t>Original objectives not covered in revised version</w:t>
      </w:r>
    </w:p>
    <w:p w14:paraId="58DB1D29" w14:textId="77777777" w:rsidR="005365F6" w:rsidRPr="00BB709B" w:rsidRDefault="005365F6" w:rsidP="00E33ADC">
      <w:pPr>
        <w:pStyle w:val="ListParagraph"/>
        <w:numPr>
          <w:ilvl w:val="0"/>
          <w:numId w:val="7"/>
        </w:numPr>
      </w:pPr>
      <w:r w:rsidRPr="00BB709B">
        <w:t xml:space="preserve">Explain how insurance determines amount paid </w:t>
      </w:r>
      <w:r w:rsidRPr="00BB709B">
        <w:rPr>
          <w:rFonts w:ascii="Wingdings" w:eastAsia="Wingdings" w:hAnsi="Wingdings" w:cs="Wingdings"/>
        </w:rPr>
        <w:t>à</w:t>
      </w:r>
      <w:r w:rsidRPr="00BB709B">
        <w:t xml:space="preserve"> expect that the amount paid by insurance will not equal total charges</w:t>
      </w:r>
    </w:p>
    <w:p w14:paraId="68FA8170" w14:textId="4612FD1A" w:rsidR="005365F6" w:rsidRPr="00BB709B" w:rsidRDefault="005365F6" w:rsidP="00E33ADC">
      <w:pPr>
        <w:pStyle w:val="ListParagraph"/>
        <w:numPr>
          <w:ilvl w:val="0"/>
          <w:numId w:val="7"/>
        </w:numPr>
      </w:pPr>
      <w:r w:rsidRPr="00BB709B">
        <w:t xml:space="preserve">Explain how patient balance is </w:t>
      </w:r>
      <w:commentRangeStart w:id="491"/>
      <w:r w:rsidRPr="00BB709B">
        <w:t>determined</w:t>
      </w:r>
      <w:commentRangeEnd w:id="491"/>
      <w:r w:rsidRPr="00BB709B">
        <w:rPr>
          <w:rStyle w:val="CommentReference"/>
          <w:sz w:val="24"/>
          <w:szCs w:val="24"/>
        </w:rPr>
        <w:commentReference w:id="491"/>
      </w:r>
      <w:r w:rsidRPr="00BB709B">
        <w:t xml:space="preserve"> </w:t>
      </w:r>
      <w:r w:rsidRPr="00BB709B">
        <w:rPr>
          <w:rFonts w:ascii="Wingdings" w:eastAsia="Wingdings" w:hAnsi="Wingdings" w:cs="Wingdings"/>
        </w:rPr>
        <w:t>à</w:t>
      </w:r>
      <w:r w:rsidRPr="00BB709B">
        <w:t xml:space="preserve"> calculate expected patient balance for </w:t>
      </w:r>
      <w:r w:rsidR="002C1DD4" w:rsidRPr="002C1DD4">
        <w:rPr>
          <w:highlight w:val="yellow"/>
        </w:rPr>
        <w:t>covered services</w:t>
      </w:r>
      <w:commentRangeStart w:id="492"/>
      <w:commentRangeStart w:id="493"/>
      <w:commentRangeStart w:id="494"/>
      <w:commentRangeStart w:id="495"/>
      <w:commentRangeStart w:id="496"/>
      <w:commentRangeStart w:id="497"/>
      <w:commentRangeEnd w:id="492"/>
      <w:r w:rsidRPr="00BB709B">
        <w:rPr>
          <w:rStyle w:val="CommentReference"/>
          <w:sz w:val="24"/>
          <w:szCs w:val="24"/>
        </w:rPr>
        <w:commentReference w:id="492"/>
      </w:r>
      <w:commentRangeEnd w:id="493"/>
      <w:r>
        <w:rPr>
          <w:rStyle w:val="CommentReference"/>
        </w:rPr>
        <w:commentReference w:id="493"/>
      </w:r>
      <w:commentRangeEnd w:id="494"/>
      <w:r w:rsidRPr="00BB709B">
        <w:rPr>
          <w:rStyle w:val="CommentReference"/>
          <w:sz w:val="24"/>
          <w:szCs w:val="24"/>
        </w:rPr>
        <w:commentReference w:id="494"/>
      </w:r>
      <w:commentRangeEnd w:id="495"/>
      <w:r>
        <w:rPr>
          <w:rStyle w:val="CommentReference"/>
        </w:rPr>
        <w:commentReference w:id="495"/>
      </w:r>
      <w:commentRangeEnd w:id="496"/>
      <w:r w:rsidRPr="00BB709B">
        <w:rPr>
          <w:rStyle w:val="CommentReference"/>
          <w:sz w:val="24"/>
          <w:szCs w:val="24"/>
        </w:rPr>
        <w:commentReference w:id="496"/>
      </w:r>
      <w:commentRangeEnd w:id="497"/>
      <w:r>
        <w:rPr>
          <w:rStyle w:val="CommentReference"/>
        </w:rPr>
        <w:commentReference w:id="497"/>
      </w:r>
    </w:p>
    <w:p w14:paraId="1ED92B44" w14:textId="50CEB279" w:rsidR="00B9623C" w:rsidRDefault="00B9623C" w:rsidP="00E33ADC">
      <w:r>
        <w:t xml:space="preserve"> </w:t>
      </w:r>
    </w:p>
    <w:p w14:paraId="54B3FA8C" w14:textId="0B62E83A" w:rsidR="007D1D7B" w:rsidRDefault="007D1D7B" w:rsidP="007D1D7B">
      <w:pPr>
        <w:pStyle w:val="Heading1"/>
        <w:spacing w:before="0" w:after="0"/>
        <w:rPr>
          <w:ins w:id="498" w:author="Jessica Varkonyi" w:date="2025-05-01T11:30:00Z" w16du:dateUtc="2025-05-01T15:30:00Z"/>
        </w:rPr>
      </w:pPr>
      <w:bookmarkStart w:id="499" w:name="_Toc200962924"/>
      <w:ins w:id="500" w:author="Jessica Varkonyi" w:date="2025-05-01T11:30:00Z" w16du:dateUtc="2025-05-01T15:30:00Z">
        <w:r>
          <w:t>HPH specific content</w:t>
        </w:r>
        <w:bookmarkEnd w:id="499"/>
      </w:ins>
    </w:p>
    <w:p w14:paraId="015401DF" w14:textId="77777777" w:rsidR="00720803" w:rsidRPr="00720803" w:rsidRDefault="007D1D7B" w:rsidP="00720803">
      <w:pPr>
        <w:rPr>
          <w:ins w:id="501" w:author="Jessica Varkonyi" w:date="2025-05-01T11:30:00Z" w16du:dateUtc="2025-05-01T15:30:00Z"/>
          <w:b/>
          <w:bCs/>
          <w:rPrChange w:id="502" w:author="Jessica Varkonyi" w:date="2025-05-01T11:30:00Z" w16du:dateUtc="2025-05-01T15:30:00Z">
            <w:rPr>
              <w:ins w:id="503" w:author="Jessica Varkonyi" w:date="2025-05-01T11:30:00Z" w16du:dateUtc="2025-05-01T15:30:00Z"/>
            </w:rPr>
          </w:rPrChange>
        </w:rPr>
      </w:pPr>
      <w:ins w:id="504" w:author="Jessica Varkonyi" w:date="2025-05-01T11:30:00Z" w16du:dateUtc="2025-05-01T15:30:00Z">
        <w:r w:rsidRPr="00720803">
          <w:rPr>
            <w:b/>
            <w:bCs/>
            <w:rPrChange w:id="505" w:author="Jessica Varkonyi" w:date="2025-05-01T11:30:00Z" w16du:dateUtc="2025-05-01T15:30:00Z">
              <w:rPr/>
            </w:rPrChange>
          </w:rPr>
          <w:t>Pricing</w:t>
        </w:r>
        <w:r w:rsidR="00720803" w:rsidRPr="00720803">
          <w:rPr>
            <w:b/>
            <w:bCs/>
            <w:rPrChange w:id="506" w:author="Jessica Varkonyi" w:date="2025-05-01T11:30:00Z" w16du:dateUtc="2025-05-01T15:30:00Z">
              <w:rPr/>
            </w:rPrChange>
          </w:rPr>
          <w:t>:</w:t>
        </w:r>
      </w:ins>
    </w:p>
    <w:p w14:paraId="6E3A161A" w14:textId="441809A7" w:rsidR="00720803" w:rsidRDefault="00720803" w:rsidP="00720803">
      <w:pPr>
        <w:rPr>
          <w:ins w:id="507" w:author="Jessica Varkonyi" w:date="2025-05-01T11:30:00Z" w16du:dateUtc="2025-05-01T15:30:00Z"/>
        </w:rPr>
      </w:pPr>
      <w:ins w:id="508" w:author="Jessica Varkonyi" w:date="2025-05-01T11:30:00Z">
        <w:r w:rsidRPr="00720803">
          <w:t>Humboldt Park Health is committed to price transparency.  We want to make it easy for you to understand our prices and how they relate to the cost of your care.  Our </w:t>
        </w:r>
        <w:r w:rsidRPr="00720803">
          <w:fldChar w:fldCharType="begin"/>
        </w:r>
        <w:r w:rsidRPr="00720803">
          <w:instrText>HYPERLINK "https://www.hph.care/wp-content/uploads/2021/05/361564290_Humboldt_Park_Health_standardcharges.xlsx"</w:instrText>
        </w:r>
        <w:r w:rsidRPr="00720803">
          <w:fldChar w:fldCharType="separate"/>
        </w:r>
        <w:r w:rsidRPr="00720803">
          <w:rPr>
            <w:rStyle w:val="Hyperlink"/>
            <w:b/>
            <w:bCs/>
          </w:rPr>
          <w:t>price transparency sheet</w:t>
        </w:r>
      </w:ins>
      <w:ins w:id="509" w:author="Jessica Varkonyi" w:date="2025-05-01T11:30:00Z" w16du:dateUtc="2025-05-01T15:30:00Z">
        <w:r w:rsidRPr="00720803">
          <w:fldChar w:fldCharType="end"/>
        </w:r>
      </w:ins>
      <w:ins w:id="510" w:author="Jessica Varkonyi" w:date="2025-05-01T11:30:00Z">
        <w:r w:rsidRPr="00720803">
          <w:t> lists of prices for services at Humboldt Park Health. Each price is the total amount we bill for each service.  They do not represent the actual amount you and/or your insurance company may be responsible for. This list only includes charges from Humboldt Park.  It does not include charges that may be billed separately, such as physician or other professional fees.</w:t>
        </w:r>
      </w:ins>
    </w:p>
    <w:p w14:paraId="237B3510" w14:textId="77777777" w:rsidR="00720803" w:rsidRPr="00720803" w:rsidRDefault="00720803" w:rsidP="00720803">
      <w:pPr>
        <w:rPr>
          <w:ins w:id="511" w:author="Jessica Varkonyi" w:date="2025-05-01T11:30:00Z"/>
        </w:rPr>
      </w:pPr>
    </w:p>
    <w:p w14:paraId="456EC993" w14:textId="77777777" w:rsidR="00720803" w:rsidRPr="00720803" w:rsidRDefault="00720803" w:rsidP="00720803">
      <w:pPr>
        <w:rPr>
          <w:ins w:id="512" w:author="Jessica Varkonyi" w:date="2025-05-01T11:30:00Z"/>
        </w:rPr>
      </w:pPr>
      <w:ins w:id="513" w:author="Jessica Varkonyi" w:date="2025-05-01T11:30:00Z">
        <w:r w:rsidRPr="00720803">
          <w:t>For more information about our pricing, download our </w:t>
        </w:r>
        <w:r w:rsidRPr="00720803">
          <w:fldChar w:fldCharType="begin"/>
        </w:r>
        <w:r w:rsidRPr="00720803">
          <w:instrText>HYPERLINK "https://www.hph.care/wp-content/uploads/2021/05/Humboldt-Park-Health-Chargemaster2021.xlsx"</w:instrText>
        </w:r>
        <w:r w:rsidRPr="00720803">
          <w:fldChar w:fldCharType="separate"/>
        </w:r>
        <w:r w:rsidRPr="00720803">
          <w:rPr>
            <w:rStyle w:val="Hyperlink"/>
            <w:b/>
            <w:bCs/>
          </w:rPr>
          <w:t>charge master sheet</w:t>
        </w:r>
      </w:ins>
      <w:ins w:id="514" w:author="Jessica Varkonyi" w:date="2025-05-01T11:30:00Z" w16du:dateUtc="2025-05-01T15:30:00Z">
        <w:r w:rsidRPr="00720803">
          <w:fldChar w:fldCharType="end"/>
        </w:r>
      </w:ins>
      <w:ins w:id="515" w:author="Jessica Varkonyi" w:date="2025-05-01T11:30:00Z">
        <w:r w:rsidRPr="00720803">
          <w:rPr>
            <w:b/>
            <w:bCs/>
          </w:rPr>
          <w:t> </w:t>
        </w:r>
        <w:r w:rsidRPr="00720803">
          <w:t>or visit our </w:t>
        </w:r>
        <w:r w:rsidRPr="00720803">
          <w:fldChar w:fldCharType="begin"/>
        </w:r>
        <w:r w:rsidRPr="00720803">
          <w:instrText>HYPERLINK "https://www.patientsimple.com/hph/estimates"</w:instrText>
        </w:r>
        <w:r w:rsidRPr="00720803">
          <w:fldChar w:fldCharType="separate"/>
        </w:r>
        <w:r w:rsidRPr="00720803">
          <w:rPr>
            <w:rStyle w:val="Hyperlink"/>
            <w:b/>
            <w:bCs/>
          </w:rPr>
          <w:t>Self-Serve Patient Estimate Tool</w:t>
        </w:r>
      </w:ins>
      <w:ins w:id="516" w:author="Jessica Varkonyi" w:date="2025-05-01T11:30:00Z" w16du:dateUtc="2025-05-01T15:30:00Z">
        <w:r w:rsidRPr="00720803">
          <w:fldChar w:fldCharType="end"/>
        </w:r>
      </w:ins>
      <w:ins w:id="517" w:author="Jessica Varkonyi" w:date="2025-05-01T11:30:00Z">
        <w:r w:rsidRPr="00720803">
          <w:t>. To learn more about your bill and how insurance works, visit our </w:t>
        </w:r>
        <w:r w:rsidRPr="00720803">
          <w:fldChar w:fldCharType="begin"/>
        </w:r>
        <w:r w:rsidRPr="00720803">
          <w:instrText>HYPERLINK "https://salnah.uatsrsppp.com/learning-library"</w:instrText>
        </w:r>
        <w:r w:rsidRPr="00720803">
          <w:fldChar w:fldCharType="separate"/>
        </w:r>
        <w:r w:rsidRPr="00720803">
          <w:rPr>
            <w:rStyle w:val="Hyperlink"/>
            <w:b/>
            <w:bCs/>
          </w:rPr>
          <w:t>Learning Library</w:t>
        </w:r>
      </w:ins>
      <w:ins w:id="518" w:author="Jessica Varkonyi" w:date="2025-05-01T11:30:00Z" w16du:dateUtc="2025-05-01T15:30:00Z">
        <w:r w:rsidRPr="00720803">
          <w:fldChar w:fldCharType="end"/>
        </w:r>
      </w:ins>
      <w:ins w:id="519" w:author="Jessica Varkonyi" w:date="2025-05-01T11:30:00Z">
        <w:r w:rsidRPr="00720803">
          <w:t>.</w:t>
        </w:r>
      </w:ins>
    </w:p>
    <w:p w14:paraId="68FA9AC6" w14:textId="4637D60F" w:rsidR="007D1D7B" w:rsidRDefault="007D1D7B" w:rsidP="007D1D7B">
      <w:pPr>
        <w:rPr>
          <w:ins w:id="520" w:author="Jessica Varkonyi" w:date="2025-05-01T11:30:00Z" w16du:dateUtc="2025-05-01T15:30:00Z"/>
        </w:rPr>
      </w:pPr>
    </w:p>
    <w:p w14:paraId="26E98B01" w14:textId="05430F23" w:rsidR="00720803" w:rsidRDefault="00720803" w:rsidP="007D1D7B">
      <w:pPr>
        <w:rPr>
          <w:ins w:id="521" w:author="Jessica Varkonyi" w:date="2025-05-01T11:30:00Z" w16du:dateUtc="2025-05-01T15:30:00Z"/>
          <w:b/>
          <w:bCs/>
        </w:rPr>
      </w:pPr>
      <w:ins w:id="522" w:author="Jessica Varkonyi" w:date="2025-05-01T11:30:00Z" w16du:dateUtc="2025-05-01T15:30:00Z">
        <w:r>
          <w:rPr>
            <w:b/>
            <w:bCs/>
          </w:rPr>
          <w:t>Accepted Insurances:</w:t>
        </w:r>
      </w:ins>
    </w:p>
    <w:p w14:paraId="08137156" w14:textId="77777777" w:rsidR="00986AA0" w:rsidRPr="00986AA0" w:rsidRDefault="00986AA0" w:rsidP="00986AA0">
      <w:pPr>
        <w:rPr>
          <w:ins w:id="523" w:author="Jessica Varkonyi" w:date="2025-05-01T11:30:00Z"/>
          <w:b/>
          <w:bCs/>
        </w:rPr>
      </w:pPr>
      <w:ins w:id="524" w:author="Jessica Varkonyi" w:date="2025-05-01T11:30:00Z">
        <w:r w:rsidRPr="00986AA0">
          <w:rPr>
            <w:rPrChange w:id="525" w:author="Jessica Varkonyi" w:date="2025-05-01T11:30:00Z" w16du:dateUtc="2025-05-01T15:30:00Z">
              <w:rPr>
                <w:b/>
                <w:bCs/>
              </w:rPr>
            </w:rPrChange>
          </w:rPr>
          <w:t>Humboldt Park accepts the insurance plans listed below.</w:t>
        </w:r>
        <w:r w:rsidRPr="00986AA0">
          <w:rPr>
            <w:rFonts w:hint="eastAsia"/>
            <w:rPrChange w:id="526" w:author="Jessica Varkonyi" w:date="2025-05-01T11:30:00Z" w16du:dateUtc="2025-05-01T15:30:00Z">
              <w:rPr>
                <w:rFonts w:hint="eastAsia"/>
                <w:b/>
                <w:bCs/>
              </w:rPr>
            </w:rPrChange>
          </w:rPr>
          <w:t> </w:t>
        </w:r>
        <w:r w:rsidRPr="00986AA0">
          <w:rPr>
            <w:rPrChange w:id="527" w:author="Jessica Varkonyi" w:date="2025-05-01T11:30:00Z" w16du:dateUtc="2025-05-01T15:30:00Z">
              <w:rPr>
                <w:b/>
                <w:bCs/>
              </w:rPr>
            </w:rPrChange>
          </w:rPr>
          <w:t xml:space="preserve"> To learn more about insurance, visit</w:t>
        </w:r>
        <w:r w:rsidRPr="00986AA0">
          <w:rPr>
            <w:b/>
            <w:bCs/>
          </w:rPr>
          <w:t> </w:t>
        </w:r>
        <w:r w:rsidRPr="00986AA0">
          <w:rPr>
            <w:b/>
            <w:bCs/>
          </w:rPr>
          <w:fldChar w:fldCharType="begin"/>
        </w:r>
        <w:r w:rsidRPr="00986AA0">
          <w:rPr>
            <w:b/>
            <w:bCs/>
          </w:rPr>
          <w:instrText>HYPERLINK "https://salnah.uatsrsppp.com/about-billing"</w:instrText>
        </w:r>
        <w:r w:rsidRPr="00986AA0">
          <w:rPr>
            <w:b/>
            <w:bCs/>
          </w:rPr>
        </w:r>
        <w:r w:rsidRPr="00986AA0">
          <w:rPr>
            <w:b/>
            <w:bCs/>
          </w:rPr>
          <w:fldChar w:fldCharType="separate"/>
        </w:r>
        <w:r w:rsidRPr="00986AA0">
          <w:rPr>
            <w:rStyle w:val="Hyperlink"/>
            <w:b/>
            <w:bCs/>
          </w:rPr>
          <w:t>How Billing and Insurance Work</w:t>
        </w:r>
      </w:ins>
      <w:ins w:id="528" w:author="Jessica Varkonyi" w:date="2025-05-01T11:30:00Z" w16du:dateUtc="2025-05-01T15:30:00Z">
        <w:r w:rsidRPr="00986AA0">
          <w:rPr>
            <w:b/>
            <w:bCs/>
          </w:rPr>
          <w:fldChar w:fldCharType="end"/>
        </w:r>
      </w:ins>
      <w:ins w:id="529" w:author="Jessica Varkonyi" w:date="2025-05-01T11:30:00Z">
        <w:r w:rsidRPr="00986AA0">
          <w:rPr>
            <w:b/>
            <w:bCs/>
          </w:rPr>
          <w:t>.</w:t>
        </w:r>
      </w:ins>
    </w:p>
    <w:p w14:paraId="6CEF9D32" w14:textId="77777777" w:rsidR="00986AA0" w:rsidRPr="00986AA0" w:rsidRDefault="00986AA0" w:rsidP="00986AA0">
      <w:pPr>
        <w:rPr>
          <w:ins w:id="530" w:author="Jessica Varkonyi" w:date="2025-05-01T11:30:00Z"/>
          <w:b/>
          <w:bCs/>
        </w:rPr>
      </w:pPr>
      <w:ins w:id="531" w:author="Jessica Varkonyi" w:date="2025-05-01T11:30:00Z">
        <w:r w:rsidRPr="00986AA0">
          <w:rPr>
            <w:b/>
            <w:bCs/>
          </w:rPr>
          <w:t> </w:t>
        </w:r>
      </w:ins>
    </w:p>
    <w:p w14:paraId="3F6E86C4" w14:textId="77777777" w:rsidR="00986AA0" w:rsidRPr="00986AA0" w:rsidRDefault="00986AA0" w:rsidP="000B1916">
      <w:pPr>
        <w:numPr>
          <w:ilvl w:val="0"/>
          <w:numId w:val="42"/>
        </w:numPr>
        <w:rPr>
          <w:ins w:id="532" w:author="Jessica Varkonyi" w:date="2025-05-01T11:30:00Z"/>
          <w:rPrChange w:id="533" w:author="Jessica Varkonyi" w:date="2025-05-01T11:31:00Z" w16du:dateUtc="2025-05-01T15:31:00Z">
            <w:rPr>
              <w:ins w:id="534" w:author="Jessica Varkonyi" w:date="2025-05-01T11:30:00Z"/>
              <w:b/>
              <w:bCs/>
            </w:rPr>
          </w:rPrChange>
        </w:rPr>
      </w:pPr>
      <w:ins w:id="535" w:author="Jessica Varkonyi" w:date="2025-05-01T11:30:00Z">
        <w:r w:rsidRPr="00986AA0">
          <w:rPr>
            <w:rPrChange w:id="536" w:author="Jessica Varkonyi" w:date="2025-05-01T11:31:00Z" w16du:dateUtc="2025-05-01T15:31:00Z">
              <w:rPr>
                <w:b/>
                <w:bCs/>
              </w:rPr>
            </w:rPrChange>
          </w:rPr>
          <w:t>AARP/Amer Assoc of Retired</w:t>
        </w:r>
      </w:ins>
    </w:p>
    <w:p w14:paraId="0E34F3EF" w14:textId="77777777" w:rsidR="00986AA0" w:rsidRPr="00986AA0" w:rsidRDefault="00986AA0" w:rsidP="000B1916">
      <w:pPr>
        <w:numPr>
          <w:ilvl w:val="0"/>
          <w:numId w:val="42"/>
        </w:numPr>
        <w:rPr>
          <w:ins w:id="537" w:author="Jessica Varkonyi" w:date="2025-05-01T11:30:00Z"/>
          <w:rPrChange w:id="538" w:author="Jessica Varkonyi" w:date="2025-05-01T11:31:00Z" w16du:dateUtc="2025-05-01T15:31:00Z">
            <w:rPr>
              <w:ins w:id="539" w:author="Jessica Varkonyi" w:date="2025-05-01T11:30:00Z"/>
              <w:b/>
              <w:bCs/>
            </w:rPr>
          </w:rPrChange>
        </w:rPr>
      </w:pPr>
      <w:ins w:id="540" w:author="Jessica Varkonyi" w:date="2025-05-01T11:30:00Z">
        <w:r w:rsidRPr="00986AA0">
          <w:rPr>
            <w:rPrChange w:id="541" w:author="Jessica Varkonyi" w:date="2025-05-01T11:31:00Z" w16du:dateUtc="2025-05-01T15:31:00Z">
              <w:rPr>
                <w:b/>
                <w:bCs/>
              </w:rPr>
            </w:rPrChange>
          </w:rPr>
          <w:t>Advocate Health Centers/Advocate Masonic Medical</w:t>
        </w:r>
      </w:ins>
    </w:p>
    <w:p w14:paraId="207ECC6D" w14:textId="77777777" w:rsidR="00986AA0" w:rsidRPr="00986AA0" w:rsidRDefault="00986AA0" w:rsidP="000B1916">
      <w:pPr>
        <w:numPr>
          <w:ilvl w:val="0"/>
          <w:numId w:val="42"/>
        </w:numPr>
        <w:rPr>
          <w:ins w:id="542" w:author="Jessica Varkonyi" w:date="2025-05-01T11:30:00Z"/>
          <w:rPrChange w:id="543" w:author="Jessica Varkonyi" w:date="2025-05-01T11:31:00Z" w16du:dateUtc="2025-05-01T15:31:00Z">
            <w:rPr>
              <w:ins w:id="544" w:author="Jessica Varkonyi" w:date="2025-05-01T11:30:00Z"/>
              <w:b/>
              <w:bCs/>
            </w:rPr>
          </w:rPrChange>
        </w:rPr>
      </w:pPr>
      <w:ins w:id="545" w:author="Jessica Varkonyi" w:date="2025-05-01T11:30:00Z">
        <w:r w:rsidRPr="00986AA0">
          <w:rPr>
            <w:rPrChange w:id="546" w:author="Jessica Varkonyi" w:date="2025-05-01T11:31:00Z" w16du:dateUtc="2025-05-01T15:31:00Z">
              <w:rPr>
                <w:b/>
                <w:bCs/>
              </w:rPr>
            </w:rPrChange>
          </w:rPr>
          <w:t>Aetna</w:t>
        </w:r>
      </w:ins>
    </w:p>
    <w:p w14:paraId="3B7538B5" w14:textId="77777777" w:rsidR="00986AA0" w:rsidRPr="00986AA0" w:rsidRDefault="00986AA0" w:rsidP="000B1916">
      <w:pPr>
        <w:numPr>
          <w:ilvl w:val="0"/>
          <w:numId w:val="42"/>
        </w:numPr>
        <w:rPr>
          <w:ins w:id="547" w:author="Jessica Varkonyi" w:date="2025-05-01T11:30:00Z"/>
          <w:rPrChange w:id="548" w:author="Jessica Varkonyi" w:date="2025-05-01T11:31:00Z" w16du:dateUtc="2025-05-01T15:31:00Z">
            <w:rPr>
              <w:ins w:id="549" w:author="Jessica Varkonyi" w:date="2025-05-01T11:30:00Z"/>
              <w:b/>
              <w:bCs/>
            </w:rPr>
          </w:rPrChange>
        </w:rPr>
      </w:pPr>
      <w:ins w:id="550" w:author="Jessica Varkonyi" w:date="2025-05-01T11:30:00Z">
        <w:r w:rsidRPr="00986AA0">
          <w:rPr>
            <w:rPrChange w:id="551" w:author="Jessica Varkonyi" w:date="2025-05-01T11:31:00Z" w16du:dateUtc="2025-05-01T15:31:00Z">
              <w:rPr>
                <w:b/>
                <w:bCs/>
              </w:rPr>
            </w:rPrChange>
          </w:rPr>
          <w:t>Aetna Better Health</w:t>
        </w:r>
      </w:ins>
    </w:p>
    <w:p w14:paraId="1B0D39B2" w14:textId="77777777" w:rsidR="00986AA0" w:rsidRPr="00986AA0" w:rsidRDefault="00986AA0" w:rsidP="000B1916">
      <w:pPr>
        <w:numPr>
          <w:ilvl w:val="0"/>
          <w:numId w:val="42"/>
        </w:numPr>
        <w:rPr>
          <w:ins w:id="552" w:author="Jessica Varkonyi" w:date="2025-05-01T11:30:00Z"/>
          <w:rPrChange w:id="553" w:author="Jessica Varkonyi" w:date="2025-05-01T11:31:00Z" w16du:dateUtc="2025-05-01T15:31:00Z">
            <w:rPr>
              <w:ins w:id="554" w:author="Jessica Varkonyi" w:date="2025-05-01T11:30:00Z"/>
              <w:b/>
              <w:bCs/>
            </w:rPr>
          </w:rPrChange>
        </w:rPr>
      </w:pPr>
      <w:ins w:id="555" w:author="Jessica Varkonyi" w:date="2025-05-01T11:30:00Z">
        <w:r w:rsidRPr="00986AA0">
          <w:rPr>
            <w:rPrChange w:id="556" w:author="Jessica Varkonyi" w:date="2025-05-01T11:31:00Z" w16du:dateUtc="2025-05-01T15:31:00Z">
              <w:rPr>
                <w:b/>
                <w:bCs/>
              </w:rPr>
            </w:rPrChange>
          </w:rPr>
          <w:t>Allied Benefit Systems</w:t>
        </w:r>
      </w:ins>
    </w:p>
    <w:p w14:paraId="656B0F25" w14:textId="77777777" w:rsidR="00986AA0" w:rsidRPr="00986AA0" w:rsidRDefault="00986AA0" w:rsidP="000B1916">
      <w:pPr>
        <w:numPr>
          <w:ilvl w:val="0"/>
          <w:numId w:val="42"/>
        </w:numPr>
        <w:rPr>
          <w:ins w:id="557" w:author="Jessica Varkonyi" w:date="2025-05-01T11:30:00Z"/>
          <w:rPrChange w:id="558" w:author="Jessica Varkonyi" w:date="2025-05-01T11:31:00Z" w16du:dateUtc="2025-05-01T15:31:00Z">
            <w:rPr>
              <w:ins w:id="559" w:author="Jessica Varkonyi" w:date="2025-05-01T11:30:00Z"/>
              <w:b/>
              <w:bCs/>
            </w:rPr>
          </w:rPrChange>
        </w:rPr>
      </w:pPr>
      <w:ins w:id="560" w:author="Jessica Varkonyi" w:date="2025-05-01T11:30:00Z">
        <w:r w:rsidRPr="00986AA0">
          <w:rPr>
            <w:rPrChange w:id="561" w:author="Jessica Varkonyi" w:date="2025-05-01T11:31:00Z" w16du:dateUtc="2025-05-01T15:31:00Z">
              <w:rPr>
                <w:b/>
                <w:bCs/>
              </w:rPr>
            </w:rPrChange>
          </w:rPr>
          <w:t>Allstate Insurance</w:t>
        </w:r>
      </w:ins>
    </w:p>
    <w:p w14:paraId="5730E218" w14:textId="77777777" w:rsidR="00986AA0" w:rsidRPr="00986AA0" w:rsidRDefault="00986AA0" w:rsidP="000B1916">
      <w:pPr>
        <w:numPr>
          <w:ilvl w:val="0"/>
          <w:numId w:val="42"/>
        </w:numPr>
        <w:rPr>
          <w:ins w:id="562" w:author="Jessica Varkonyi" w:date="2025-05-01T11:30:00Z"/>
          <w:rPrChange w:id="563" w:author="Jessica Varkonyi" w:date="2025-05-01T11:31:00Z" w16du:dateUtc="2025-05-01T15:31:00Z">
            <w:rPr>
              <w:ins w:id="564" w:author="Jessica Varkonyi" w:date="2025-05-01T11:30:00Z"/>
              <w:b/>
              <w:bCs/>
            </w:rPr>
          </w:rPrChange>
        </w:rPr>
      </w:pPr>
      <w:ins w:id="565" w:author="Jessica Varkonyi" w:date="2025-05-01T11:30:00Z">
        <w:r w:rsidRPr="00986AA0">
          <w:rPr>
            <w:rPrChange w:id="566" w:author="Jessica Varkonyi" w:date="2025-05-01T11:31:00Z" w16du:dateUtc="2025-05-01T15:31:00Z">
              <w:rPr>
                <w:b/>
                <w:bCs/>
              </w:rPr>
            </w:rPrChange>
          </w:rPr>
          <w:t>Ambetter IL</w:t>
        </w:r>
      </w:ins>
    </w:p>
    <w:p w14:paraId="095EA2E4" w14:textId="77777777" w:rsidR="00986AA0" w:rsidRPr="00986AA0" w:rsidRDefault="00986AA0" w:rsidP="000B1916">
      <w:pPr>
        <w:numPr>
          <w:ilvl w:val="0"/>
          <w:numId w:val="42"/>
        </w:numPr>
        <w:rPr>
          <w:ins w:id="567" w:author="Jessica Varkonyi" w:date="2025-05-01T11:30:00Z"/>
          <w:rPrChange w:id="568" w:author="Jessica Varkonyi" w:date="2025-05-01T11:31:00Z" w16du:dateUtc="2025-05-01T15:31:00Z">
            <w:rPr>
              <w:ins w:id="569" w:author="Jessica Varkonyi" w:date="2025-05-01T11:30:00Z"/>
              <w:b/>
              <w:bCs/>
            </w:rPr>
          </w:rPrChange>
        </w:rPr>
      </w:pPr>
      <w:ins w:id="570" w:author="Jessica Varkonyi" w:date="2025-05-01T11:30:00Z">
        <w:r w:rsidRPr="00986AA0">
          <w:rPr>
            <w:rPrChange w:id="571" w:author="Jessica Varkonyi" w:date="2025-05-01T11:31:00Z" w16du:dateUtc="2025-05-01T15:31:00Z">
              <w:rPr>
                <w:b/>
                <w:bCs/>
              </w:rPr>
            </w:rPrChange>
          </w:rPr>
          <w:t>Beacon Health Options</w:t>
        </w:r>
      </w:ins>
    </w:p>
    <w:p w14:paraId="0E9BB516" w14:textId="77777777" w:rsidR="00986AA0" w:rsidRPr="00986AA0" w:rsidRDefault="00986AA0" w:rsidP="000B1916">
      <w:pPr>
        <w:numPr>
          <w:ilvl w:val="0"/>
          <w:numId w:val="42"/>
        </w:numPr>
        <w:rPr>
          <w:ins w:id="572" w:author="Jessica Varkonyi" w:date="2025-05-01T11:30:00Z"/>
          <w:rPrChange w:id="573" w:author="Jessica Varkonyi" w:date="2025-05-01T11:31:00Z" w16du:dateUtc="2025-05-01T15:31:00Z">
            <w:rPr>
              <w:ins w:id="574" w:author="Jessica Varkonyi" w:date="2025-05-01T11:30:00Z"/>
              <w:b/>
              <w:bCs/>
            </w:rPr>
          </w:rPrChange>
        </w:rPr>
      </w:pPr>
      <w:ins w:id="575" w:author="Jessica Varkonyi" w:date="2025-05-01T11:30:00Z">
        <w:r w:rsidRPr="00986AA0">
          <w:rPr>
            <w:rPrChange w:id="576" w:author="Jessica Varkonyi" w:date="2025-05-01T11:31:00Z" w16du:dateUtc="2025-05-01T15:31:00Z">
              <w:rPr>
                <w:b/>
                <w:bCs/>
              </w:rPr>
            </w:rPrChange>
          </w:rPr>
          <w:t>Beacon Health Strategies</w:t>
        </w:r>
      </w:ins>
    </w:p>
    <w:p w14:paraId="067EBF93" w14:textId="77777777" w:rsidR="00986AA0" w:rsidRPr="00986AA0" w:rsidRDefault="00986AA0" w:rsidP="000B1916">
      <w:pPr>
        <w:numPr>
          <w:ilvl w:val="0"/>
          <w:numId w:val="42"/>
        </w:numPr>
        <w:rPr>
          <w:ins w:id="577" w:author="Jessica Varkonyi" w:date="2025-05-01T11:30:00Z"/>
          <w:rPrChange w:id="578" w:author="Jessica Varkonyi" w:date="2025-05-01T11:31:00Z" w16du:dateUtc="2025-05-01T15:31:00Z">
            <w:rPr>
              <w:ins w:id="579" w:author="Jessica Varkonyi" w:date="2025-05-01T11:30:00Z"/>
              <w:b/>
              <w:bCs/>
            </w:rPr>
          </w:rPrChange>
        </w:rPr>
      </w:pPr>
      <w:ins w:id="580" w:author="Jessica Varkonyi" w:date="2025-05-01T11:30:00Z">
        <w:r w:rsidRPr="00986AA0">
          <w:rPr>
            <w:rPrChange w:id="581" w:author="Jessica Varkonyi" w:date="2025-05-01T11:31:00Z" w16du:dateUtc="2025-05-01T15:31:00Z">
              <w:rPr>
                <w:b/>
                <w:bCs/>
              </w:rPr>
            </w:rPrChange>
          </w:rPr>
          <w:t>Blue Cross/ Blue Shield</w:t>
        </w:r>
      </w:ins>
    </w:p>
    <w:p w14:paraId="47880ED1" w14:textId="77777777" w:rsidR="00986AA0" w:rsidRPr="00986AA0" w:rsidRDefault="00986AA0" w:rsidP="000B1916">
      <w:pPr>
        <w:numPr>
          <w:ilvl w:val="0"/>
          <w:numId w:val="42"/>
        </w:numPr>
        <w:rPr>
          <w:ins w:id="582" w:author="Jessica Varkonyi" w:date="2025-05-01T11:30:00Z"/>
          <w:rPrChange w:id="583" w:author="Jessica Varkonyi" w:date="2025-05-01T11:31:00Z" w16du:dateUtc="2025-05-01T15:31:00Z">
            <w:rPr>
              <w:ins w:id="584" w:author="Jessica Varkonyi" w:date="2025-05-01T11:30:00Z"/>
              <w:b/>
              <w:bCs/>
            </w:rPr>
          </w:rPrChange>
        </w:rPr>
      </w:pPr>
      <w:ins w:id="585" w:author="Jessica Varkonyi" w:date="2025-05-01T11:30:00Z">
        <w:r w:rsidRPr="00986AA0">
          <w:rPr>
            <w:rPrChange w:id="586" w:author="Jessica Varkonyi" w:date="2025-05-01T11:31:00Z" w16du:dateUtc="2025-05-01T15:31:00Z">
              <w:rPr>
                <w:b/>
                <w:bCs/>
              </w:rPr>
            </w:rPrChange>
          </w:rPr>
          <w:t>Blue Shield</w:t>
        </w:r>
      </w:ins>
    </w:p>
    <w:p w14:paraId="49AD4C68" w14:textId="77777777" w:rsidR="00986AA0" w:rsidRPr="00986AA0" w:rsidRDefault="00986AA0" w:rsidP="000B1916">
      <w:pPr>
        <w:numPr>
          <w:ilvl w:val="0"/>
          <w:numId w:val="42"/>
        </w:numPr>
        <w:rPr>
          <w:ins w:id="587" w:author="Jessica Varkonyi" w:date="2025-05-01T11:30:00Z"/>
          <w:rPrChange w:id="588" w:author="Jessica Varkonyi" w:date="2025-05-01T11:31:00Z" w16du:dateUtc="2025-05-01T15:31:00Z">
            <w:rPr>
              <w:ins w:id="589" w:author="Jessica Varkonyi" w:date="2025-05-01T11:30:00Z"/>
              <w:b/>
              <w:bCs/>
            </w:rPr>
          </w:rPrChange>
        </w:rPr>
      </w:pPr>
      <w:ins w:id="590" w:author="Jessica Varkonyi" w:date="2025-05-01T11:30:00Z">
        <w:r w:rsidRPr="00986AA0">
          <w:rPr>
            <w:rPrChange w:id="591" w:author="Jessica Varkonyi" w:date="2025-05-01T11:31:00Z" w16du:dateUtc="2025-05-01T15:31:00Z">
              <w:rPr>
                <w:b/>
                <w:bCs/>
              </w:rPr>
            </w:rPrChange>
          </w:rPr>
          <w:t>Blue Cross Community</w:t>
        </w:r>
      </w:ins>
    </w:p>
    <w:p w14:paraId="1858FB83" w14:textId="77777777" w:rsidR="00986AA0" w:rsidRPr="00986AA0" w:rsidRDefault="00986AA0" w:rsidP="000B1916">
      <w:pPr>
        <w:numPr>
          <w:ilvl w:val="0"/>
          <w:numId w:val="42"/>
        </w:numPr>
        <w:rPr>
          <w:ins w:id="592" w:author="Jessica Varkonyi" w:date="2025-05-01T11:30:00Z"/>
          <w:rPrChange w:id="593" w:author="Jessica Varkonyi" w:date="2025-05-01T11:31:00Z" w16du:dateUtc="2025-05-01T15:31:00Z">
            <w:rPr>
              <w:ins w:id="594" w:author="Jessica Varkonyi" w:date="2025-05-01T11:30:00Z"/>
              <w:b/>
              <w:bCs/>
            </w:rPr>
          </w:rPrChange>
        </w:rPr>
      </w:pPr>
      <w:ins w:id="595" w:author="Jessica Varkonyi" w:date="2025-05-01T11:30:00Z">
        <w:r w:rsidRPr="00986AA0">
          <w:rPr>
            <w:rPrChange w:id="596" w:author="Jessica Varkonyi" w:date="2025-05-01T11:31:00Z" w16du:dateUtc="2025-05-01T15:31:00Z">
              <w:rPr>
                <w:b/>
                <w:bCs/>
              </w:rPr>
            </w:rPrChange>
          </w:rPr>
          <w:t>CHAMP VA</w:t>
        </w:r>
      </w:ins>
    </w:p>
    <w:p w14:paraId="28B5A03E" w14:textId="77777777" w:rsidR="00986AA0" w:rsidRPr="00986AA0" w:rsidRDefault="00986AA0" w:rsidP="000B1916">
      <w:pPr>
        <w:numPr>
          <w:ilvl w:val="0"/>
          <w:numId w:val="42"/>
        </w:numPr>
        <w:rPr>
          <w:ins w:id="597" w:author="Jessica Varkonyi" w:date="2025-05-01T11:30:00Z"/>
          <w:rPrChange w:id="598" w:author="Jessica Varkonyi" w:date="2025-05-01T11:31:00Z" w16du:dateUtc="2025-05-01T15:31:00Z">
            <w:rPr>
              <w:ins w:id="599" w:author="Jessica Varkonyi" w:date="2025-05-01T11:30:00Z"/>
              <w:b/>
              <w:bCs/>
            </w:rPr>
          </w:rPrChange>
        </w:rPr>
      </w:pPr>
      <w:ins w:id="600" w:author="Jessica Varkonyi" w:date="2025-05-01T11:30:00Z">
        <w:r w:rsidRPr="00986AA0">
          <w:rPr>
            <w:rPrChange w:id="601" w:author="Jessica Varkonyi" w:date="2025-05-01T11:31:00Z" w16du:dateUtc="2025-05-01T15:31:00Z">
              <w:rPr>
                <w:b/>
                <w:bCs/>
              </w:rPr>
            </w:rPrChange>
          </w:rPr>
          <w:t>Cigna</w:t>
        </w:r>
      </w:ins>
    </w:p>
    <w:p w14:paraId="5AD12138" w14:textId="77777777" w:rsidR="00986AA0" w:rsidRPr="00986AA0" w:rsidRDefault="00986AA0" w:rsidP="000B1916">
      <w:pPr>
        <w:numPr>
          <w:ilvl w:val="0"/>
          <w:numId w:val="42"/>
        </w:numPr>
        <w:rPr>
          <w:ins w:id="602" w:author="Jessica Varkonyi" w:date="2025-05-01T11:30:00Z"/>
          <w:rPrChange w:id="603" w:author="Jessica Varkonyi" w:date="2025-05-01T11:31:00Z" w16du:dateUtc="2025-05-01T15:31:00Z">
            <w:rPr>
              <w:ins w:id="604" w:author="Jessica Varkonyi" w:date="2025-05-01T11:30:00Z"/>
              <w:b/>
              <w:bCs/>
            </w:rPr>
          </w:rPrChange>
        </w:rPr>
      </w:pPr>
      <w:ins w:id="605" w:author="Jessica Varkonyi" w:date="2025-05-01T11:30:00Z">
        <w:r w:rsidRPr="00986AA0">
          <w:rPr>
            <w:rPrChange w:id="606" w:author="Jessica Varkonyi" w:date="2025-05-01T11:31:00Z" w16du:dateUtc="2025-05-01T15:31:00Z">
              <w:rPr>
                <w:b/>
                <w:bCs/>
              </w:rPr>
            </w:rPrChange>
          </w:rPr>
          <w:t>Cigna Healthspring</w:t>
        </w:r>
      </w:ins>
    </w:p>
    <w:p w14:paraId="23F4521D" w14:textId="77777777" w:rsidR="00986AA0" w:rsidRPr="00986AA0" w:rsidRDefault="00986AA0" w:rsidP="000B1916">
      <w:pPr>
        <w:numPr>
          <w:ilvl w:val="0"/>
          <w:numId w:val="42"/>
        </w:numPr>
        <w:rPr>
          <w:ins w:id="607" w:author="Jessica Varkonyi" w:date="2025-05-01T11:30:00Z"/>
          <w:rPrChange w:id="608" w:author="Jessica Varkonyi" w:date="2025-05-01T11:31:00Z" w16du:dateUtc="2025-05-01T15:31:00Z">
            <w:rPr>
              <w:ins w:id="609" w:author="Jessica Varkonyi" w:date="2025-05-01T11:30:00Z"/>
              <w:b/>
              <w:bCs/>
            </w:rPr>
          </w:rPrChange>
        </w:rPr>
      </w:pPr>
      <w:ins w:id="610" w:author="Jessica Varkonyi" w:date="2025-05-01T11:30:00Z">
        <w:r w:rsidRPr="00986AA0">
          <w:rPr>
            <w:rPrChange w:id="611" w:author="Jessica Varkonyi" w:date="2025-05-01T11:31:00Z" w16du:dateUtc="2025-05-01T15:31:00Z">
              <w:rPr>
                <w:b/>
                <w:bCs/>
              </w:rPr>
            </w:rPrChange>
          </w:rPr>
          <w:t>Community Care Alliance of IL</w:t>
        </w:r>
      </w:ins>
    </w:p>
    <w:p w14:paraId="6EFEE42B" w14:textId="77777777" w:rsidR="00986AA0" w:rsidRPr="00986AA0" w:rsidRDefault="00986AA0" w:rsidP="000B1916">
      <w:pPr>
        <w:numPr>
          <w:ilvl w:val="0"/>
          <w:numId w:val="42"/>
        </w:numPr>
        <w:rPr>
          <w:ins w:id="612" w:author="Jessica Varkonyi" w:date="2025-05-01T11:30:00Z"/>
          <w:rPrChange w:id="613" w:author="Jessica Varkonyi" w:date="2025-05-01T11:31:00Z" w16du:dateUtc="2025-05-01T15:31:00Z">
            <w:rPr>
              <w:ins w:id="614" w:author="Jessica Varkonyi" w:date="2025-05-01T11:30:00Z"/>
              <w:b/>
              <w:bCs/>
            </w:rPr>
          </w:rPrChange>
        </w:rPr>
      </w:pPr>
      <w:ins w:id="615" w:author="Jessica Varkonyi" w:date="2025-05-01T11:30:00Z">
        <w:r w:rsidRPr="00986AA0">
          <w:rPr>
            <w:rPrChange w:id="616" w:author="Jessica Varkonyi" w:date="2025-05-01T11:31:00Z" w16du:dateUtc="2025-05-01T15:31:00Z">
              <w:rPr>
                <w:b/>
                <w:bCs/>
              </w:rPr>
            </w:rPrChange>
          </w:rPr>
          <w:t>County Care</w:t>
        </w:r>
      </w:ins>
    </w:p>
    <w:p w14:paraId="43844A52" w14:textId="77777777" w:rsidR="00986AA0" w:rsidRPr="00986AA0" w:rsidRDefault="00986AA0" w:rsidP="000B1916">
      <w:pPr>
        <w:numPr>
          <w:ilvl w:val="0"/>
          <w:numId w:val="42"/>
        </w:numPr>
        <w:rPr>
          <w:ins w:id="617" w:author="Jessica Varkonyi" w:date="2025-05-01T11:30:00Z"/>
          <w:rPrChange w:id="618" w:author="Jessica Varkonyi" w:date="2025-05-01T11:31:00Z" w16du:dateUtc="2025-05-01T15:31:00Z">
            <w:rPr>
              <w:ins w:id="619" w:author="Jessica Varkonyi" w:date="2025-05-01T11:30:00Z"/>
              <w:b/>
              <w:bCs/>
            </w:rPr>
          </w:rPrChange>
        </w:rPr>
      </w:pPr>
      <w:ins w:id="620" w:author="Jessica Varkonyi" w:date="2025-05-01T11:30:00Z">
        <w:r w:rsidRPr="00986AA0">
          <w:rPr>
            <w:rPrChange w:id="621" w:author="Jessica Varkonyi" w:date="2025-05-01T11:31:00Z" w16du:dateUtc="2025-05-01T15:31:00Z">
              <w:rPr>
                <w:b/>
                <w:bCs/>
              </w:rPr>
            </w:rPrChange>
          </w:rPr>
          <w:t>Coventry</w:t>
        </w:r>
      </w:ins>
    </w:p>
    <w:p w14:paraId="4523F9A4" w14:textId="77777777" w:rsidR="00986AA0" w:rsidRPr="00986AA0" w:rsidRDefault="00986AA0" w:rsidP="000B1916">
      <w:pPr>
        <w:numPr>
          <w:ilvl w:val="0"/>
          <w:numId w:val="42"/>
        </w:numPr>
        <w:rPr>
          <w:ins w:id="622" w:author="Jessica Varkonyi" w:date="2025-05-01T11:30:00Z"/>
          <w:rPrChange w:id="623" w:author="Jessica Varkonyi" w:date="2025-05-01T11:31:00Z" w16du:dateUtc="2025-05-01T15:31:00Z">
            <w:rPr>
              <w:ins w:id="624" w:author="Jessica Varkonyi" w:date="2025-05-01T11:30:00Z"/>
              <w:b/>
              <w:bCs/>
            </w:rPr>
          </w:rPrChange>
        </w:rPr>
      </w:pPr>
      <w:ins w:id="625" w:author="Jessica Varkonyi" w:date="2025-05-01T11:30:00Z">
        <w:r w:rsidRPr="00986AA0">
          <w:rPr>
            <w:rPrChange w:id="626" w:author="Jessica Varkonyi" w:date="2025-05-01T11:31:00Z" w16du:dateUtc="2025-05-01T15:31:00Z">
              <w:rPr>
                <w:b/>
                <w:bCs/>
              </w:rPr>
            </w:rPrChange>
          </w:rPr>
          <w:t>Family Health/Wellcare</w:t>
        </w:r>
      </w:ins>
    </w:p>
    <w:p w14:paraId="102CD7DB" w14:textId="77777777" w:rsidR="00986AA0" w:rsidRPr="00986AA0" w:rsidRDefault="00986AA0" w:rsidP="000B1916">
      <w:pPr>
        <w:numPr>
          <w:ilvl w:val="0"/>
          <w:numId w:val="42"/>
        </w:numPr>
        <w:rPr>
          <w:ins w:id="627" w:author="Jessica Varkonyi" w:date="2025-05-01T11:30:00Z"/>
          <w:rPrChange w:id="628" w:author="Jessica Varkonyi" w:date="2025-05-01T11:31:00Z" w16du:dateUtc="2025-05-01T15:31:00Z">
            <w:rPr>
              <w:ins w:id="629" w:author="Jessica Varkonyi" w:date="2025-05-01T11:30:00Z"/>
              <w:b/>
              <w:bCs/>
            </w:rPr>
          </w:rPrChange>
        </w:rPr>
      </w:pPr>
      <w:ins w:id="630" w:author="Jessica Varkonyi" w:date="2025-05-01T11:30:00Z">
        <w:r w:rsidRPr="00986AA0">
          <w:rPr>
            <w:rPrChange w:id="631" w:author="Jessica Varkonyi" w:date="2025-05-01T11:31:00Z" w16du:dateUtc="2025-05-01T15:31:00Z">
              <w:rPr>
                <w:b/>
                <w:bCs/>
              </w:rPr>
            </w:rPrChange>
          </w:rPr>
          <w:t>Gallagher Bassett/Claimedix</w:t>
        </w:r>
      </w:ins>
    </w:p>
    <w:p w14:paraId="2361A6C8" w14:textId="77777777" w:rsidR="00986AA0" w:rsidRPr="00986AA0" w:rsidRDefault="00986AA0" w:rsidP="000B1916">
      <w:pPr>
        <w:numPr>
          <w:ilvl w:val="0"/>
          <w:numId w:val="42"/>
        </w:numPr>
        <w:rPr>
          <w:ins w:id="632" w:author="Jessica Varkonyi" w:date="2025-05-01T11:30:00Z"/>
          <w:rPrChange w:id="633" w:author="Jessica Varkonyi" w:date="2025-05-01T11:31:00Z" w16du:dateUtc="2025-05-01T15:31:00Z">
            <w:rPr>
              <w:ins w:id="634" w:author="Jessica Varkonyi" w:date="2025-05-01T11:30:00Z"/>
              <w:b/>
              <w:bCs/>
            </w:rPr>
          </w:rPrChange>
        </w:rPr>
      </w:pPr>
      <w:ins w:id="635" w:author="Jessica Varkonyi" w:date="2025-05-01T11:30:00Z">
        <w:r w:rsidRPr="00986AA0">
          <w:rPr>
            <w:rPrChange w:id="636" w:author="Jessica Varkonyi" w:date="2025-05-01T11:31:00Z" w16du:dateUtc="2025-05-01T15:31:00Z">
              <w:rPr>
                <w:b/>
                <w:bCs/>
              </w:rPr>
            </w:rPrChange>
          </w:rPr>
          <w:t>Harmony Health/Wellcare</w:t>
        </w:r>
      </w:ins>
    </w:p>
    <w:p w14:paraId="7447FF4D" w14:textId="77777777" w:rsidR="00986AA0" w:rsidRPr="00986AA0" w:rsidRDefault="00986AA0" w:rsidP="000B1916">
      <w:pPr>
        <w:numPr>
          <w:ilvl w:val="0"/>
          <w:numId w:val="42"/>
        </w:numPr>
        <w:rPr>
          <w:ins w:id="637" w:author="Jessica Varkonyi" w:date="2025-05-01T11:30:00Z"/>
          <w:rPrChange w:id="638" w:author="Jessica Varkonyi" w:date="2025-05-01T11:31:00Z" w16du:dateUtc="2025-05-01T15:31:00Z">
            <w:rPr>
              <w:ins w:id="639" w:author="Jessica Varkonyi" w:date="2025-05-01T11:30:00Z"/>
              <w:b/>
              <w:bCs/>
            </w:rPr>
          </w:rPrChange>
        </w:rPr>
      </w:pPr>
      <w:ins w:id="640" w:author="Jessica Varkonyi" w:date="2025-05-01T11:30:00Z">
        <w:r w:rsidRPr="00986AA0">
          <w:rPr>
            <w:rPrChange w:id="641" w:author="Jessica Varkonyi" w:date="2025-05-01T11:31:00Z" w16du:dateUtc="2025-05-01T15:31:00Z">
              <w:rPr>
                <w:b/>
                <w:bCs/>
              </w:rPr>
            </w:rPrChange>
          </w:rPr>
          <w:t>Healthlink HMO</w:t>
        </w:r>
      </w:ins>
    </w:p>
    <w:p w14:paraId="091A131B" w14:textId="77777777" w:rsidR="00986AA0" w:rsidRPr="00986AA0" w:rsidRDefault="00986AA0" w:rsidP="000B1916">
      <w:pPr>
        <w:numPr>
          <w:ilvl w:val="0"/>
          <w:numId w:val="42"/>
        </w:numPr>
        <w:rPr>
          <w:ins w:id="642" w:author="Jessica Varkonyi" w:date="2025-05-01T11:30:00Z"/>
          <w:rPrChange w:id="643" w:author="Jessica Varkonyi" w:date="2025-05-01T11:31:00Z" w16du:dateUtc="2025-05-01T15:31:00Z">
            <w:rPr>
              <w:ins w:id="644" w:author="Jessica Varkonyi" w:date="2025-05-01T11:30:00Z"/>
              <w:b/>
              <w:bCs/>
            </w:rPr>
          </w:rPrChange>
        </w:rPr>
      </w:pPr>
      <w:ins w:id="645" w:author="Jessica Varkonyi" w:date="2025-05-01T11:30:00Z">
        <w:r w:rsidRPr="00986AA0">
          <w:rPr>
            <w:rPrChange w:id="646" w:author="Jessica Varkonyi" w:date="2025-05-01T11:31:00Z" w16du:dateUtc="2025-05-01T15:31:00Z">
              <w:rPr>
                <w:b/>
                <w:bCs/>
              </w:rPr>
            </w:rPrChange>
          </w:rPr>
          <w:t>HealthSCOPE Benefits</w:t>
        </w:r>
      </w:ins>
    </w:p>
    <w:p w14:paraId="485B961A" w14:textId="77777777" w:rsidR="00986AA0" w:rsidRPr="00986AA0" w:rsidRDefault="00986AA0" w:rsidP="000B1916">
      <w:pPr>
        <w:numPr>
          <w:ilvl w:val="0"/>
          <w:numId w:val="42"/>
        </w:numPr>
        <w:rPr>
          <w:ins w:id="647" w:author="Jessica Varkonyi" w:date="2025-05-01T11:30:00Z"/>
          <w:rPrChange w:id="648" w:author="Jessica Varkonyi" w:date="2025-05-01T11:31:00Z" w16du:dateUtc="2025-05-01T15:31:00Z">
            <w:rPr>
              <w:ins w:id="649" w:author="Jessica Varkonyi" w:date="2025-05-01T11:30:00Z"/>
              <w:b/>
              <w:bCs/>
            </w:rPr>
          </w:rPrChange>
        </w:rPr>
      </w:pPr>
      <w:ins w:id="650" w:author="Jessica Varkonyi" w:date="2025-05-01T11:30:00Z">
        <w:r w:rsidRPr="00986AA0">
          <w:rPr>
            <w:rPrChange w:id="651" w:author="Jessica Varkonyi" w:date="2025-05-01T11:31:00Z" w16du:dateUtc="2025-05-01T15:31:00Z">
              <w:rPr>
                <w:b/>
                <w:bCs/>
              </w:rPr>
            </w:rPrChange>
          </w:rPr>
          <w:t>Health Springs</w:t>
        </w:r>
      </w:ins>
    </w:p>
    <w:p w14:paraId="7C9A2C1F" w14:textId="77777777" w:rsidR="00986AA0" w:rsidRPr="00986AA0" w:rsidRDefault="00986AA0" w:rsidP="000B1916">
      <w:pPr>
        <w:numPr>
          <w:ilvl w:val="0"/>
          <w:numId w:val="42"/>
        </w:numPr>
        <w:rPr>
          <w:ins w:id="652" w:author="Jessica Varkonyi" w:date="2025-05-01T11:30:00Z"/>
          <w:rPrChange w:id="653" w:author="Jessica Varkonyi" w:date="2025-05-01T11:31:00Z" w16du:dateUtc="2025-05-01T15:31:00Z">
            <w:rPr>
              <w:ins w:id="654" w:author="Jessica Varkonyi" w:date="2025-05-01T11:30:00Z"/>
              <w:b/>
              <w:bCs/>
            </w:rPr>
          </w:rPrChange>
        </w:rPr>
      </w:pPr>
      <w:ins w:id="655" w:author="Jessica Varkonyi" w:date="2025-05-01T11:30:00Z">
        <w:r w:rsidRPr="00986AA0">
          <w:rPr>
            <w:rPrChange w:id="656" w:author="Jessica Varkonyi" w:date="2025-05-01T11:31:00Z" w16du:dateUtc="2025-05-01T15:31:00Z">
              <w:rPr>
                <w:b/>
                <w:bCs/>
              </w:rPr>
            </w:rPrChange>
          </w:rPr>
          <w:t>Humana</w:t>
        </w:r>
      </w:ins>
    </w:p>
    <w:p w14:paraId="419BA8CF" w14:textId="77777777" w:rsidR="00986AA0" w:rsidRPr="00986AA0" w:rsidRDefault="00986AA0" w:rsidP="000B1916">
      <w:pPr>
        <w:numPr>
          <w:ilvl w:val="0"/>
          <w:numId w:val="43"/>
        </w:numPr>
        <w:rPr>
          <w:ins w:id="657" w:author="Jessica Varkonyi" w:date="2025-05-01T11:30:00Z"/>
          <w:rPrChange w:id="658" w:author="Jessica Varkonyi" w:date="2025-05-01T11:31:00Z" w16du:dateUtc="2025-05-01T15:31:00Z">
            <w:rPr>
              <w:ins w:id="659" w:author="Jessica Varkonyi" w:date="2025-05-01T11:30:00Z"/>
              <w:b/>
              <w:bCs/>
            </w:rPr>
          </w:rPrChange>
        </w:rPr>
      </w:pPr>
      <w:ins w:id="660" w:author="Jessica Varkonyi" w:date="2025-05-01T11:30:00Z">
        <w:r w:rsidRPr="00986AA0">
          <w:rPr>
            <w:rPrChange w:id="661" w:author="Jessica Varkonyi" w:date="2025-05-01T11:31:00Z" w16du:dateUtc="2025-05-01T15:31:00Z">
              <w:rPr>
                <w:b/>
                <w:bCs/>
              </w:rPr>
            </w:rPrChange>
          </w:rPr>
          <w:t>Illini Care/Centene</w:t>
        </w:r>
      </w:ins>
    </w:p>
    <w:p w14:paraId="0BA7D74F" w14:textId="77777777" w:rsidR="00986AA0" w:rsidRPr="00986AA0" w:rsidRDefault="00986AA0" w:rsidP="000B1916">
      <w:pPr>
        <w:numPr>
          <w:ilvl w:val="0"/>
          <w:numId w:val="43"/>
        </w:numPr>
        <w:rPr>
          <w:ins w:id="662" w:author="Jessica Varkonyi" w:date="2025-05-01T11:30:00Z"/>
          <w:rPrChange w:id="663" w:author="Jessica Varkonyi" w:date="2025-05-01T11:31:00Z" w16du:dateUtc="2025-05-01T15:31:00Z">
            <w:rPr>
              <w:ins w:id="664" w:author="Jessica Varkonyi" w:date="2025-05-01T11:30:00Z"/>
              <w:b/>
              <w:bCs/>
            </w:rPr>
          </w:rPrChange>
        </w:rPr>
      </w:pPr>
      <w:ins w:id="665" w:author="Jessica Varkonyi" w:date="2025-05-01T11:30:00Z">
        <w:r w:rsidRPr="00986AA0">
          <w:rPr>
            <w:rPrChange w:id="666" w:author="Jessica Varkonyi" w:date="2025-05-01T11:31:00Z" w16du:dateUtc="2025-05-01T15:31:00Z">
              <w:rPr>
                <w:b/>
                <w:bCs/>
              </w:rPr>
            </w:rPrChange>
          </w:rPr>
          <w:t>IL Medicaid</w:t>
        </w:r>
      </w:ins>
    </w:p>
    <w:p w14:paraId="40FB9777" w14:textId="77777777" w:rsidR="00986AA0" w:rsidRPr="00986AA0" w:rsidRDefault="00986AA0" w:rsidP="000B1916">
      <w:pPr>
        <w:numPr>
          <w:ilvl w:val="0"/>
          <w:numId w:val="43"/>
        </w:numPr>
        <w:rPr>
          <w:ins w:id="667" w:author="Jessica Varkonyi" w:date="2025-05-01T11:30:00Z"/>
          <w:rPrChange w:id="668" w:author="Jessica Varkonyi" w:date="2025-05-01T11:31:00Z" w16du:dateUtc="2025-05-01T15:31:00Z">
            <w:rPr>
              <w:ins w:id="669" w:author="Jessica Varkonyi" w:date="2025-05-01T11:30:00Z"/>
              <w:b/>
              <w:bCs/>
            </w:rPr>
          </w:rPrChange>
        </w:rPr>
      </w:pPr>
      <w:ins w:id="670" w:author="Jessica Varkonyi" w:date="2025-05-01T11:30:00Z">
        <w:r w:rsidRPr="00986AA0">
          <w:rPr>
            <w:rPrChange w:id="671" w:author="Jessica Varkonyi" w:date="2025-05-01T11:31:00Z" w16du:dateUtc="2025-05-01T15:31:00Z">
              <w:rPr>
                <w:b/>
                <w:bCs/>
              </w:rPr>
            </w:rPrChange>
          </w:rPr>
          <w:t>Medical Mutual of OHIL Medicare (NGS) Part A</w:t>
        </w:r>
      </w:ins>
    </w:p>
    <w:p w14:paraId="0EEE78B0" w14:textId="77777777" w:rsidR="00986AA0" w:rsidRPr="00986AA0" w:rsidRDefault="00986AA0" w:rsidP="000B1916">
      <w:pPr>
        <w:numPr>
          <w:ilvl w:val="0"/>
          <w:numId w:val="43"/>
        </w:numPr>
        <w:rPr>
          <w:ins w:id="672" w:author="Jessica Varkonyi" w:date="2025-05-01T11:30:00Z"/>
          <w:rPrChange w:id="673" w:author="Jessica Varkonyi" w:date="2025-05-01T11:31:00Z" w16du:dateUtc="2025-05-01T15:31:00Z">
            <w:rPr>
              <w:ins w:id="674" w:author="Jessica Varkonyi" w:date="2025-05-01T11:30:00Z"/>
              <w:b/>
              <w:bCs/>
            </w:rPr>
          </w:rPrChange>
        </w:rPr>
      </w:pPr>
      <w:ins w:id="675" w:author="Jessica Varkonyi" w:date="2025-05-01T11:30:00Z">
        <w:r w:rsidRPr="00986AA0">
          <w:rPr>
            <w:rPrChange w:id="676" w:author="Jessica Varkonyi" w:date="2025-05-01T11:31:00Z" w16du:dateUtc="2025-05-01T15:31:00Z">
              <w:rPr>
                <w:b/>
                <w:bCs/>
              </w:rPr>
            </w:rPrChange>
          </w:rPr>
          <w:t>IL Medicare (NGS) Part B</w:t>
        </w:r>
      </w:ins>
    </w:p>
    <w:p w14:paraId="6D98C436" w14:textId="77777777" w:rsidR="00986AA0" w:rsidRPr="00986AA0" w:rsidRDefault="00986AA0" w:rsidP="000B1916">
      <w:pPr>
        <w:numPr>
          <w:ilvl w:val="0"/>
          <w:numId w:val="43"/>
        </w:numPr>
        <w:rPr>
          <w:ins w:id="677" w:author="Jessica Varkonyi" w:date="2025-05-01T11:30:00Z"/>
          <w:rPrChange w:id="678" w:author="Jessica Varkonyi" w:date="2025-05-01T11:31:00Z" w16du:dateUtc="2025-05-01T15:31:00Z">
            <w:rPr>
              <w:ins w:id="679" w:author="Jessica Varkonyi" w:date="2025-05-01T11:30:00Z"/>
              <w:b/>
              <w:bCs/>
            </w:rPr>
          </w:rPrChange>
        </w:rPr>
      </w:pPr>
      <w:ins w:id="680" w:author="Jessica Varkonyi" w:date="2025-05-01T11:30:00Z">
        <w:r w:rsidRPr="00986AA0">
          <w:rPr>
            <w:rPrChange w:id="681" w:author="Jessica Varkonyi" w:date="2025-05-01T11:31:00Z" w16du:dateUtc="2025-05-01T15:31:00Z">
              <w:rPr>
                <w:b/>
                <w:bCs/>
              </w:rPr>
            </w:rPrChange>
          </w:rPr>
          <w:t>Key Benefit Administrators</w:t>
        </w:r>
      </w:ins>
    </w:p>
    <w:p w14:paraId="18AC4860" w14:textId="77777777" w:rsidR="00986AA0" w:rsidRPr="00986AA0" w:rsidRDefault="00986AA0" w:rsidP="000B1916">
      <w:pPr>
        <w:numPr>
          <w:ilvl w:val="0"/>
          <w:numId w:val="43"/>
        </w:numPr>
        <w:rPr>
          <w:ins w:id="682" w:author="Jessica Varkonyi" w:date="2025-05-01T11:30:00Z"/>
          <w:rPrChange w:id="683" w:author="Jessica Varkonyi" w:date="2025-05-01T11:31:00Z" w16du:dateUtc="2025-05-01T15:31:00Z">
            <w:rPr>
              <w:ins w:id="684" w:author="Jessica Varkonyi" w:date="2025-05-01T11:30:00Z"/>
              <w:b/>
              <w:bCs/>
            </w:rPr>
          </w:rPrChange>
        </w:rPr>
      </w:pPr>
      <w:ins w:id="685" w:author="Jessica Varkonyi" w:date="2025-05-01T11:30:00Z">
        <w:r w:rsidRPr="00986AA0">
          <w:rPr>
            <w:rPrChange w:id="686" w:author="Jessica Varkonyi" w:date="2025-05-01T11:31:00Z" w16du:dateUtc="2025-05-01T15:31:00Z">
              <w:rPr>
                <w:b/>
                <w:bCs/>
              </w:rPr>
            </w:rPrChange>
          </w:rPr>
          <w:t>Liberty Mutual</w:t>
        </w:r>
      </w:ins>
    </w:p>
    <w:p w14:paraId="24614EFD" w14:textId="77777777" w:rsidR="00986AA0" w:rsidRPr="00986AA0" w:rsidRDefault="00986AA0" w:rsidP="000B1916">
      <w:pPr>
        <w:numPr>
          <w:ilvl w:val="0"/>
          <w:numId w:val="43"/>
        </w:numPr>
        <w:rPr>
          <w:ins w:id="687" w:author="Jessica Varkonyi" w:date="2025-05-01T11:30:00Z"/>
          <w:rPrChange w:id="688" w:author="Jessica Varkonyi" w:date="2025-05-01T11:31:00Z" w16du:dateUtc="2025-05-01T15:31:00Z">
            <w:rPr>
              <w:ins w:id="689" w:author="Jessica Varkonyi" w:date="2025-05-01T11:30:00Z"/>
              <w:b/>
              <w:bCs/>
            </w:rPr>
          </w:rPrChange>
        </w:rPr>
      </w:pPr>
      <w:ins w:id="690" w:author="Jessica Varkonyi" w:date="2025-05-01T11:30:00Z">
        <w:r w:rsidRPr="00986AA0">
          <w:rPr>
            <w:rPrChange w:id="691" w:author="Jessica Varkonyi" w:date="2025-05-01T11:31:00Z" w16du:dateUtc="2025-05-01T15:31:00Z">
              <w:rPr>
                <w:b/>
                <w:bCs/>
              </w:rPr>
            </w:rPrChange>
          </w:rPr>
          <w:t>Meridian Health Plan</w:t>
        </w:r>
      </w:ins>
    </w:p>
    <w:p w14:paraId="441FF7A8" w14:textId="77777777" w:rsidR="00986AA0" w:rsidRPr="00986AA0" w:rsidRDefault="00986AA0" w:rsidP="000B1916">
      <w:pPr>
        <w:numPr>
          <w:ilvl w:val="0"/>
          <w:numId w:val="43"/>
        </w:numPr>
        <w:rPr>
          <w:ins w:id="692" w:author="Jessica Varkonyi" w:date="2025-05-01T11:30:00Z"/>
          <w:rPrChange w:id="693" w:author="Jessica Varkonyi" w:date="2025-05-01T11:31:00Z" w16du:dateUtc="2025-05-01T15:31:00Z">
            <w:rPr>
              <w:ins w:id="694" w:author="Jessica Varkonyi" w:date="2025-05-01T11:30:00Z"/>
              <w:b/>
              <w:bCs/>
            </w:rPr>
          </w:rPrChange>
        </w:rPr>
      </w:pPr>
      <w:ins w:id="695" w:author="Jessica Varkonyi" w:date="2025-05-01T11:30:00Z">
        <w:r w:rsidRPr="00986AA0">
          <w:rPr>
            <w:rPrChange w:id="696" w:author="Jessica Varkonyi" w:date="2025-05-01T11:31:00Z" w16du:dateUtc="2025-05-01T15:31:00Z">
              <w:rPr>
                <w:b/>
                <w:bCs/>
              </w:rPr>
            </w:rPrChange>
          </w:rPr>
          <w:t>Meritain Health</w:t>
        </w:r>
      </w:ins>
    </w:p>
    <w:p w14:paraId="196CC745" w14:textId="77777777" w:rsidR="00986AA0" w:rsidRPr="00986AA0" w:rsidRDefault="00986AA0" w:rsidP="000B1916">
      <w:pPr>
        <w:numPr>
          <w:ilvl w:val="0"/>
          <w:numId w:val="43"/>
        </w:numPr>
        <w:rPr>
          <w:ins w:id="697" w:author="Jessica Varkonyi" w:date="2025-05-01T11:30:00Z"/>
          <w:rPrChange w:id="698" w:author="Jessica Varkonyi" w:date="2025-05-01T11:31:00Z" w16du:dateUtc="2025-05-01T15:31:00Z">
            <w:rPr>
              <w:ins w:id="699" w:author="Jessica Varkonyi" w:date="2025-05-01T11:30:00Z"/>
              <w:b/>
              <w:bCs/>
            </w:rPr>
          </w:rPrChange>
        </w:rPr>
      </w:pPr>
      <w:ins w:id="700" w:author="Jessica Varkonyi" w:date="2025-05-01T11:30:00Z">
        <w:r w:rsidRPr="00986AA0">
          <w:rPr>
            <w:rPrChange w:id="701" w:author="Jessica Varkonyi" w:date="2025-05-01T11:31:00Z" w16du:dateUtc="2025-05-01T15:31:00Z">
              <w:rPr>
                <w:b/>
                <w:bCs/>
              </w:rPr>
            </w:rPrChange>
          </w:rPr>
          <w:t>Mutual of Omaha</w:t>
        </w:r>
      </w:ins>
    </w:p>
    <w:p w14:paraId="7D25505E" w14:textId="77777777" w:rsidR="00986AA0" w:rsidRPr="00986AA0" w:rsidRDefault="00986AA0" w:rsidP="000B1916">
      <w:pPr>
        <w:numPr>
          <w:ilvl w:val="0"/>
          <w:numId w:val="43"/>
        </w:numPr>
        <w:rPr>
          <w:ins w:id="702" w:author="Jessica Varkonyi" w:date="2025-05-01T11:30:00Z"/>
          <w:rPrChange w:id="703" w:author="Jessica Varkonyi" w:date="2025-05-01T11:31:00Z" w16du:dateUtc="2025-05-01T15:31:00Z">
            <w:rPr>
              <w:ins w:id="704" w:author="Jessica Varkonyi" w:date="2025-05-01T11:30:00Z"/>
              <w:b/>
              <w:bCs/>
            </w:rPr>
          </w:rPrChange>
        </w:rPr>
      </w:pPr>
      <w:ins w:id="705" w:author="Jessica Varkonyi" w:date="2025-05-01T11:30:00Z">
        <w:r w:rsidRPr="00986AA0">
          <w:rPr>
            <w:rPrChange w:id="706" w:author="Jessica Varkonyi" w:date="2025-05-01T11:31:00Z" w16du:dateUtc="2025-05-01T15:31:00Z">
              <w:rPr>
                <w:b/>
                <w:bCs/>
              </w:rPr>
            </w:rPrChange>
          </w:rPr>
          <w:t>Next Level Health</w:t>
        </w:r>
      </w:ins>
    </w:p>
    <w:p w14:paraId="1B893018" w14:textId="77777777" w:rsidR="00986AA0" w:rsidRPr="00986AA0" w:rsidRDefault="00986AA0" w:rsidP="000B1916">
      <w:pPr>
        <w:numPr>
          <w:ilvl w:val="0"/>
          <w:numId w:val="43"/>
        </w:numPr>
        <w:rPr>
          <w:ins w:id="707" w:author="Jessica Varkonyi" w:date="2025-05-01T11:30:00Z"/>
          <w:rPrChange w:id="708" w:author="Jessica Varkonyi" w:date="2025-05-01T11:31:00Z" w16du:dateUtc="2025-05-01T15:31:00Z">
            <w:rPr>
              <w:ins w:id="709" w:author="Jessica Varkonyi" w:date="2025-05-01T11:30:00Z"/>
              <w:b/>
              <w:bCs/>
            </w:rPr>
          </w:rPrChange>
        </w:rPr>
      </w:pPr>
      <w:ins w:id="710" w:author="Jessica Varkonyi" w:date="2025-05-01T11:30:00Z">
        <w:r w:rsidRPr="00986AA0">
          <w:rPr>
            <w:rPrChange w:id="711" w:author="Jessica Varkonyi" w:date="2025-05-01T11:31:00Z" w16du:dateUtc="2025-05-01T15:31:00Z">
              <w:rPr>
                <w:b/>
                <w:bCs/>
              </w:rPr>
            </w:rPrChange>
          </w:rPr>
          <w:t>Sedgwick</w:t>
        </w:r>
      </w:ins>
    </w:p>
    <w:p w14:paraId="7906CBA0" w14:textId="77777777" w:rsidR="00986AA0" w:rsidRPr="00986AA0" w:rsidRDefault="00986AA0" w:rsidP="000B1916">
      <w:pPr>
        <w:numPr>
          <w:ilvl w:val="0"/>
          <w:numId w:val="43"/>
        </w:numPr>
        <w:rPr>
          <w:ins w:id="712" w:author="Jessica Varkonyi" w:date="2025-05-01T11:30:00Z"/>
          <w:rPrChange w:id="713" w:author="Jessica Varkonyi" w:date="2025-05-01T11:31:00Z" w16du:dateUtc="2025-05-01T15:31:00Z">
            <w:rPr>
              <w:ins w:id="714" w:author="Jessica Varkonyi" w:date="2025-05-01T11:30:00Z"/>
              <w:b/>
              <w:bCs/>
            </w:rPr>
          </w:rPrChange>
        </w:rPr>
      </w:pPr>
      <w:ins w:id="715" w:author="Jessica Varkonyi" w:date="2025-05-01T11:30:00Z">
        <w:r w:rsidRPr="00986AA0">
          <w:rPr>
            <w:rPrChange w:id="716" w:author="Jessica Varkonyi" w:date="2025-05-01T11:31:00Z" w16du:dateUtc="2025-05-01T15:31:00Z">
              <w:rPr>
                <w:b/>
                <w:bCs/>
              </w:rPr>
            </w:rPrChange>
          </w:rPr>
          <w:t>Simply Healthcare</w:t>
        </w:r>
      </w:ins>
    </w:p>
    <w:p w14:paraId="14BEC133" w14:textId="77777777" w:rsidR="00986AA0" w:rsidRPr="00986AA0" w:rsidRDefault="00986AA0" w:rsidP="000B1916">
      <w:pPr>
        <w:numPr>
          <w:ilvl w:val="0"/>
          <w:numId w:val="43"/>
        </w:numPr>
        <w:rPr>
          <w:ins w:id="717" w:author="Jessica Varkonyi" w:date="2025-05-01T11:30:00Z"/>
          <w:rPrChange w:id="718" w:author="Jessica Varkonyi" w:date="2025-05-01T11:31:00Z" w16du:dateUtc="2025-05-01T15:31:00Z">
            <w:rPr>
              <w:ins w:id="719" w:author="Jessica Varkonyi" w:date="2025-05-01T11:30:00Z"/>
              <w:b/>
              <w:bCs/>
            </w:rPr>
          </w:rPrChange>
        </w:rPr>
      </w:pPr>
      <w:ins w:id="720" w:author="Jessica Varkonyi" w:date="2025-05-01T11:30:00Z">
        <w:r w:rsidRPr="00986AA0">
          <w:rPr>
            <w:rPrChange w:id="721" w:author="Jessica Varkonyi" w:date="2025-05-01T11:31:00Z" w16du:dateUtc="2025-05-01T15:31:00Z">
              <w:rPr>
                <w:b/>
                <w:bCs/>
              </w:rPr>
            </w:rPrChange>
          </w:rPr>
          <w:t>UMR Wausau</w:t>
        </w:r>
      </w:ins>
    </w:p>
    <w:p w14:paraId="75066F9B" w14:textId="77777777" w:rsidR="00986AA0" w:rsidRPr="00986AA0" w:rsidRDefault="00986AA0" w:rsidP="000B1916">
      <w:pPr>
        <w:numPr>
          <w:ilvl w:val="0"/>
          <w:numId w:val="43"/>
        </w:numPr>
        <w:rPr>
          <w:ins w:id="722" w:author="Jessica Varkonyi" w:date="2025-05-01T11:30:00Z"/>
          <w:rPrChange w:id="723" w:author="Jessica Varkonyi" w:date="2025-05-01T11:31:00Z" w16du:dateUtc="2025-05-01T15:31:00Z">
            <w:rPr>
              <w:ins w:id="724" w:author="Jessica Varkonyi" w:date="2025-05-01T11:30:00Z"/>
              <w:b/>
              <w:bCs/>
            </w:rPr>
          </w:rPrChange>
        </w:rPr>
      </w:pPr>
      <w:ins w:id="725" w:author="Jessica Varkonyi" w:date="2025-05-01T11:30:00Z">
        <w:r w:rsidRPr="00986AA0">
          <w:rPr>
            <w:rPrChange w:id="726" w:author="Jessica Varkonyi" w:date="2025-05-01T11:31:00Z" w16du:dateUtc="2025-05-01T15:31:00Z">
              <w:rPr>
                <w:b/>
                <w:bCs/>
              </w:rPr>
            </w:rPrChange>
          </w:rPr>
          <w:t>United Healthcare</w:t>
        </w:r>
      </w:ins>
    </w:p>
    <w:p w14:paraId="12F4825A" w14:textId="77777777" w:rsidR="00986AA0" w:rsidRPr="00986AA0" w:rsidRDefault="00986AA0" w:rsidP="000B1916">
      <w:pPr>
        <w:numPr>
          <w:ilvl w:val="0"/>
          <w:numId w:val="43"/>
        </w:numPr>
        <w:rPr>
          <w:ins w:id="727" w:author="Jessica Varkonyi" w:date="2025-05-01T11:30:00Z"/>
          <w:rPrChange w:id="728" w:author="Jessica Varkonyi" w:date="2025-05-01T11:31:00Z" w16du:dateUtc="2025-05-01T15:31:00Z">
            <w:rPr>
              <w:ins w:id="729" w:author="Jessica Varkonyi" w:date="2025-05-01T11:30:00Z"/>
              <w:b/>
              <w:bCs/>
            </w:rPr>
          </w:rPrChange>
        </w:rPr>
      </w:pPr>
      <w:ins w:id="730" w:author="Jessica Varkonyi" w:date="2025-05-01T11:30:00Z">
        <w:r w:rsidRPr="00986AA0">
          <w:rPr>
            <w:rPrChange w:id="731" w:author="Jessica Varkonyi" w:date="2025-05-01T11:31:00Z" w16du:dateUtc="2025-05-01T15:31:00Z">
              <w:rPr>
                <w:b/>
                <w:bCs/>
              </w:rPr>
            </w:rPrChange>
          </w:rPr>
          <w:t>UPMC Health Plan</w:t>
        </w:r>
      </w:ins>
    </w:p>
    <w:p w14:paraId="49395FAE" w14:textId="77777777" w:rsidR="00986AA0" w:rsidRPr="00986AA0" w:rsidRDefault="00986AA0" w:rsidP="000B1916">
      <w:pPr>
        <w:numPr>
          <w:ilvl w:val="0"/>
          <w:numId w:val="43"/>
        </w:numPr>
        <w:rPr>
          <w:ins w:id="732" w:author="Jessica Varkonyi" w:date="2025-05-01T11:30:00Z"/>
          <w:rPrChange w:id="733" w:author="Jessica Varkonyi" w:date="2025-05-01T11:31:00Z" w16du:dateUtc="2025-05-01T15:31:00Z">
            <w:rPr>
              <w:ins w:id="734" w:author="Jessica Varkonyi" w:date="2025-05-01T11:30:00Z"/>
              <w:b/>
              <w:bCs/>
            </w:rPr>
          </w:rPrChange>
        </w:rPr>
      </w:pPr>
      <w:ins w:id="735" w:author="Jessica Varkonyi" w:date="2025-05-01T11:30:00Z">
        <w:r w:rsidRPr="00986AA0">
          <w:rPr>
            <w:rPrChange w:id="736" w:author="Jessica Varkonyi" w:date="2025-05-01T11:31:00Z" w16du:dateUtc="2025-05-01T15:31:00Z">
              <w:rPr>
                <w:b/>
                <w:bCs/>
              </w:rPr>
            </w:rPrChange>
          </w:rPr>
          <w:t>NAPHCARE</w:t>
        </w:r>
      </w:ins>
    </w:p>
    <w:p w14:paraId="39187DC3" w14:textId="77777777" w:rsidR="00986AA0" w:rsidRPr="00986AA0" w:rsidRDefault="00986AA0" w:rsidP="000B1916">
      <w:pPr>
        <w:numPr>
          <w:ilvl w:val="0"/>
          <w:numId w:val="43"/>
        </w:numPr>
        <w:rPr>
          <w:ins w:id="737" w:author="Jessica Varkonyi" w:date="2025-05-01T11:30:00Z"/>
          <w:rPrChange w:id="738" w:author="Jessica Varkonyi" w:date="2025-05-01T11:31:00Z" w16du:dateUtc="2025-05-01T15:31:00Z">
            <w:rPr>
              <w:ins w:id="739" w:author="Jessica Varkonyi" w:date="2025-05-01T11:30:00Z"/>
              <w:b/>
              <w:bCs/>
            </w:rPr>
          </w:rPrChange>
        </w:rPr>
      </w:pPr>
      <w:ins w:id="740" w:author="Jessica Varkonyi" w:date="2025-05-01T11:30:00Z">
        <w:r w:rsidRPr="00986AA0">
          <w:rPr>
            <w:rPrChange w:id="741" w:author="Jessica Varkonyi" w:date="2025-05-01T11:31:00Z" w16du:dateUtc="2025-05-01T15:31:00Z">
              <w:rPr>
                <w:b/>
                <w:bCs/>
              </w:rPr>
            </w:rPrChange>
          </w:rPr>
          <w:t>Illini Care</w:t>
        </w:r>
      </w:ins>
    </w:p>
    <w:p w14:paraId="7B9D7CB9" w14:textId="77777777" w:rsidR="00986AA0" w:rsidRPr="00986AA0" w:rsidRDefault="00986AA0" w:rsidP="000B1916">
      <w:pPr>
        <w:numPr>
          <w:ilvl w:val="0"/>
          <w:numId w:val="43"/>
        </w:numPr>
        <w:rPr>
          <w:ins w:id="742" w:author="Jessica Varkonyi" w:date="2025-05-01T11:30:00Z"/>
          <w:rPrChange w:id="743" w:author="Jessica Varkonyi" w:date="2025-05-01T11:31:00Z" w16du:dateUtc="2025-05-01T15:31:00Z">
            <w:rPr>
              <w:ins w:id="744" w:author="Jessica Varkonyi" w:date="2025-05-01T11:30:00Z"/>
              <w:b/>
              <w:bCs/>
            </w:rPr>
          </w:rPrChange>
        </w:rPr>
      </w:pPr>
      <w:ins w:id="745" w:author="Jessica Varkonyi" w:date="2025-05-01T11:30:00Z">
        <w:r w:rsidRPr="00986AA0">
          <w:rPr>
            <w:rPrChange w:id="746" w:author="Jessica Varkonyi" w:date="2025-05-01T11:31:00Z" w16du:dateUtc="2025-05-01T15:31:00Z">
              <w:rPr>
                <w:b/>
                <w:bCs/>
              </w:rPr>
            </w:rPrChange>
          </w:rPr>
          <w:t>Molina</w:t>
        </w:r>
      </w:ins>
    </w:p>
    <w:p w14:paraId="63C6D212" w14:textId="77777777" w:rsidR="00986AA0" w:rsidRPr="00986AA0" w:rsidRDefault="00986AA0" w:rsidP="000B1916">
      <w:pPr>
        <w:numPr>
          <w:ilvl w:val="0"/>
          <w:numId w:val="43"/>
        </w:numPr>
        <w:rPr>
          <w:ins w:id="747" w:author="Jessica Varkonyi" w:date="2025-05-01T11:30:00Z"/>
          <w:rPrChange w:id="748" w:author="Jessica Varkonyi" w:date="2025-05-01T11:31:00Z" w16du:dateUtc="2025-05-01T15:31:00Z">
            <w:rPr>
              <w:ins w:id="749" w:author="Jessica Varkonyi" w:date="2025-05-01T11:30:00Z"/>
              <w:b/>
              <w:bCs/>
            </w:rPr>
          </w:rPrChange>
        </w:rPr>
      </w:pPr>
      <w:ins w:id="750" w:author="Jessica Varkonyi" w:date="2025-05-01T11:30:00Z">
        <w:r w:rsidRPr="00986AA0">
          <w:rPr>
            <w:rPrChange w:id="751" w:author="Jessica Varkonyi" w:date="2025-05-01T11:31:00Z" w16du:dateUtc="2025-05-01T15:31:00Z">
              <w:rPr>
                <w:b/>
                <w:bCs/>
              </w:rPr>
            </w:rPrChange>
          </w:rPr>
          <w:t>Harmony</w:t>
        </w:r>
      </w:ins>
    </w:p>
    <w:p w14:paraId="5D75E8F5" w14:textId="77777777" w:rsidR="00986AA0" w:rsidRPr="00986AA0" w:rsidRDefault="00986AA0" w:rsidP="000B1916">
      <w:pPr>
        <w:numPr>
          <w:ilvl w:val="0"/>
          <w:numId w:val="43"/>
        </w:numPr>
        <w:rPr>
          <w:ins w:id="752" w:author="Jessica Varkonyi" w:date="2025-05-01T11:30:00Z"/>
          <w:rPrChange w:id="753" w:author="Jessica Varkonyi" w:date="2025-05-01T11:31:00Z" w16du:dateUtc="2025-05-01T15:31:00Z">
            <w:rPr>
              <w:ins w:id="754" w:author="Jessica Varkonyi" w:date="2025-05-01T11:30:00Z"/>
              <w:b/>
              <w:bCs/>
            </w:rPr>
          </w:rPrChange>
        </w:rPr>
      </w:pPr>
      <w:ins w:id="755" w:author="Jessica Varkonyi" w:date="2025-05-01T11:30:00Z">
        <w:r w:rsidRPr="00986AA0">
          <w:rPr>
            <w:rPrChange w:id="756" w:author="Jessica Varkonyi" w:date="2025-05-01T11:31:00Z" w16du:dateUtc="2025-05-01T15:31:00Z">
              <w:rPr>
                <w:b/>
                <w:bCs/>
              </w:rPr>
            </w:rPrChange>
          </w:rPr>
          <w:t>Welfare Funds/ Labor Funds</w:t>
        </w:r>
      </w:ins>
    </w:p>
    <w:p w14:paraId="0F76F8D7" w14:textId="77777777" w:rsidR="00986AA0" w:rsidRPr="00986AA0" w:rsidRDefault="00986AA0" w:rsidP="000B1916">
      <w:pPr>
        <w:numPr>
          <w:ilvl w:val="0"/>
          <w:numId w:val="43"/>
        </w:numPr>
        <w:rPr>
          <w:ins w:id="757" w:author="Jessica Varkonyi" w:date="2025-05-01T11:30:00Z"/>
          <w:rPrChange w:id="758" w:author="Jessica Varkonyi" w:date="2025-05-01T11:31:00Z" w16du:dateUtc="2025-05-01T15:31:00Z">
            <w:rPr>
              <w:ins w:id="759" w:author="Jessica Varkonyi" w:date="2025-05-01T11:30:00Z"/>
              <w:b/>
              <w:bCs/>
            </w:rPr>
          </w:rPrChange>
        </w:rPr>
      </w:pPr>
      <w:ins w:id="760" w:author="Jessica Varkonyi" w:date="2025-05-01T11:30:00Z">
        <w:r w:rsidRPr="00986AA0">
          <w:rPr>
            <w:rPrChange w:id="761" w:author="Jessica Varkonyi" w:date="2025-05-01T11:31:00Z" w16du:dateUtc="2025-05-01T15:31:00Z">
              <w:rPr>
                <w:b/>
                <w:bCs/>
              </w:rPr>
            </w:rPrChange>
          </w:rPr>
          <w:t>All Local Union Carriers</w:t>
        </w:r>
      </w:ins>
    </w:p>
    <w:p w14:paraId="623510EB" w14:textId="77777777" w:rsidR="00986AA0" w:rsidRPr="00986AA0" w:rsidRDefault="00986AA0" w:rsidP="000B1916">
      <w:pPr>
        <w:numPr>
          <w:ilvl w:val="0"/>
          <w:numId w:val="43"/>
        </w:numPr>
        <w:rPr>
          <w:ins w:id="762" w:author="Jessica Varkonyi" w:date="2025-05-01T11:30:00Z"/>
          <w:rPrChange w:id="763" w:author="Jessica Varkonyi" w:date="2025-05-01T11:31:00Z" w16du:dateUtc="2025-05-01T15:31:00Z">
            <w:rPr>
              <w:ins w:id="764" w:author="Jessica Varkonyi" w:date="2025-05-01T11:30:00Z"/>
              <w:b/>
              <w:bCs/>
            </w:rPr>
          </w:rPrChange>
        </w:rPr>
      </w:pPr>
      <w:ins w:id="765" w:author="Jessica Varkonyi" w:date="2025-05-01T11:30:00Z">
        <w:r w:rsidRPr="00986AA0">
          <w:rPr>
            <w:rPrChange w:id="766" w:author="Jessica Varkonyi" w:date="2025-05-01T11:31:00Z" w16du:dateUtc="2025-05-01T15:31:00Z">
              <w:rPr>
                <w:b/>
                <w:bCs/>
              </w:rPr>
            </w:rPrChange>
          </w:rPr>
          <w:t>Federal Employee Program Insurance</w:t>
        </w:r>
      </w:ins>
    </w:p>
    <w:p w14:paraId="28D6E5C8" w14:textId="77777777" w:rsidR="00986AA0" w:rsidRPr="00986AA0" w:rsidRDefault="00986AA0" w:rsidP="000B1916">
      <w:pPr>
        <w:numPr>
          <w:ilvl w:val="0"/>
          <w:numId w:val="43"/>
        </w:numPr>
        <w:rPr>
          <w:ins w:id="767" w:author="Jessica Varkonyi" w:date="2025-05-01T11:30:00Z"/>
          <w:rPrChange w:id="768" w:author="Jessica Varkonyi" w:date="2025-05-01T11:31:00Z" w16du:dateUtc="2025-05-01T15:31:00Z">
            <w:rPr>
              <w:ins w:id="769" w:author="Jessica Varkonyi" w:date="2025-05-01T11:30:00Z"/>
              <w:b/>
              <w:bCs/>
            </w:rPr>
          </w:rPrChange>
        </w:rPr>
      </w:pPr>
      <w:ins w:id="770" w:author="Jessica Varkonyi" w:date="2025-05-01T11:30:00Z">
        <w:r w:rsidRPr="00986AA0">
          <w:rPr>
            <w:rPrChange w:id="771" w:author="Jessica Varkonyi" w:date="2025-05-01T11:31:00Z" w16du:dateUtc="2025-05-01T15:31:00Z">
              <w:rPr>
                <w:b/>
                <w:bCs/>
              </w:rPr>
            </w:rPrChange>
          </w:rPr>
          <w:t>City Of Chicago Employees Insurance</w:t>
        </w:r>
      </w:ins>
    </w:p>
    <w:p w14:paraId="5739FE66" w14:textId="77777777" w:rsidR="00986AA0" w:rsidRPr="00986AA0" w:rsidRDefault="00986AA0" w:rsidP="00986AA0">
      <w:pPr>
        <w:rPr>
          <w:ins w:id="772" w:author="Jessica Varkonyi" w:date="2025-05-01T11:30:00Z"/>
          <w:rPrChange w:id="773" w:author="Jessica Varkonyi" w:date="2025-05-01T11:31:00Z" w16du:dateUtc="2025-05-01T15:31:00Z">
            <w:rPr>
              <w:ins w:id="774" w:author="Jessica Varkonyi" w:date="2025-05-01T11:30:00Z"/>
              <w:b/>
              <w:bCs/>
            </w:rPr>
          </w:rPrChange>
        </w:rPr>
      </w:pPr>
      <w:ins w:id="775" w:author="Jessica Varkonyi" w:date="2025-05-01T11:30:00Z">
        <w:r w:rsidRPr="00986AA0">
          <w:rPr>
            <w:rPrChange w:id="776" w:author="Jessica Varkonyi" w:date="2025-05-01T11:31:00Z" w16du:dateUtc="2025-05-01T15:31:00Z">
              <w:rPr>
                <w:b/>
                <w:bCs/>
              </w:rPr>
            </w:rPrChange>
          </w:rPr>
          <w:t>We accept all Medicare and Medicaid Replacement Plans</w:t>
        </w:r>
      </w:ins>
    </w:p>
    <w:p w14:paraId="5933A89C" w14:textId="77777777" w:rsidR="00720803" w:rsidRPr="00720803" w:rsidRDefault="00720803">
      <w:pPr>
        <w:rPr>
          <w:ins w:id="777" w:author="Jessica Varkonyi" w:date="2025-05-01T11:30:00Z" w16du:dateUtc="2025-05-01T15:30:00Z"/>
          <w:b/>
          <w:bCs/>
          <w:rPrChange w:id="778" w:author="Jessica Varkonyi" w:date="2025-05-01T11:30:00Z" w16du:dateUtc="2025-05-01T15:30:00Z">
            <w:rPr>
              <w:ins w:id="779" w:author="Jessica Varkonyi" w:date="2025-05-01T11:30:00Z" w16du:dateUtc="2025-05-01T15:30:00Z"/>
            </w:rPr>
          </w:rPrChange>
        </w:rPr>
        <w:pPrChange w:id="780" w:author="Jessica Varkonyi" w:date="2025-05-01T11:30:00Z" w16du:dateUtc="2025-05-01T15:30:00Z">
          <w:pPr>
            <w:pStyle w:val="Heading1"/>
            <w:spacing w:before="0" w:after="0"/>
          </w:pPr>
        </w:pPrChange>
      </w:pPr>
    </w:p>
    <w:p w14:paraId="6311732F" w14:textId="1BE017D6" w:rsidR="00F2427A" w:rsidRDefault="00F2427A" w:rsidP="00E33ADC">
      <w:r>
        <w:br w:type="page"/>
      </w:r>
    </w:p>
    <w:p w14:paraId="39D4C74A" w14:textId="77777777" w:rsidR="000C2FFC" w:rsidRDefault="000C2FFC" w:rsidP="00E33ADC">
      <w:pPr>
        <w:pStyle w:val="Title"/>
        <w:spacing w:after="0"/>
      </w:pPr>
      <w:commentRangeStart w:id="781"/>
      <w:commentRangeStart w:id="782"/>
      <w:r>
        <w:t>TIPS</w:t>
      </w:r>
      <w:commentRangeEnd w:id="781"/>
      <w:r w:rsidR="00F940A8">
        <w:rPr>
          <w:rStyle w:val="CommentReference"/>
          <w:sz w:val="56"/>
          <w:szCs w:val="56"/>
        </w:rPr>
        <w:commentReference w:id="781"/>
      </w:r>
      <w:commentRangeEnd w:id="782"/>
      <w:r>
        <w:rPr>
          <w:rStyle w:val="CommentReference"/>
        </w:rPr>
        <w:commentReference w:id="782"/>
      </w:r>
      <w:r>
        <w:t xml:space="preserve"> FOR READING YOUR BILL</w:t>
      </w:r>
    </w:p>
    <w:p w14:paraId="32EE235F" w14:textId="06707629" w:rsidR="000C2FFC" w:rsidRDefault="000C2FFC" w:rsidP="00E33ADC">
      <w:r>
        <w:t xml:space="preserve">If you wonder why your insurance did not pay all the charges, we recommend that you seek an </w:t>
      </w:r>
      <w:r w:rsidR="002C1DD4" w:rsidRPr="002C1DD4">
        <w:rPr>
          <w:highlight w:val="yellow"/>
        </w:rPr>
        <w:t>Explanation of benefits</w:t>
      </w:r>
      <w:r>
        <w:t xml:space="preserve"> (EOB) from your insurance company. Your insurance usually mails you an EOB for each service billed to them. </w:t>
      </w:r>
    </w:p>
    <w:p w14:paraId="74CFC3E8" w14:textId="77B9E7B1" w:rsidR="000C2FFC" w:rsidRDefault="000C2FFC" w:rsidP="00E33ADC">
      <w:pPr>
        <w:rPr>
          <w:ins w:id="783" w:author="Jesse Ford" w:date="2025-01-23T10:46:00Z" w16du:dateUtc="2025-01-23T15:46:00Z"/>
        </w:rPr>
      </w:pPr>
      <w:r>
        <w:t>We recommend that you match each EOB to an account (</w:t>
      </w:r>
      <w:del w:id="784" w:author="Jesse Ford" w:date="2025-01-23T10:42:00Z" w16du:dateUtc="2025-01-23T15:42:00Z">
        <w:r>
          <w:delText xml:space="preserve">from the Details of Account Balances section) </w:delText>
        </w:r>
      </w:del>
      <w:r>
        <w:t xml:space="preserve">on your statement </w:t>
      </w:r>
      <w:ins w:id="785" w:author="Jesse Ford" w:date="2025-01-23T10:42:00Z" w16du:dateUtc="2025-01-23T15:42:00Z">
        <w:r w:rsidR="0005503C">
          <w:t xml:space="preserve">(or </w:t>
        </w:r>
        <w:r w:rsidR="00B35036">
          <w:t xml:space="preserve">the Manage My Bills section of this portal) </w:t>
        </w:r>
      </w:ins>
      <w:r>
        <w:t>to verify that the charges, payments, adjustments, and balance due are the same on the EOB as they are on the statement.</w:t>
      </w:r>
    </w:p>
    <w:p w14:paraId="35A652C8" w14:textId="77777777" w:rsidR="00AF5019" w:rsidRDefault="00AF5019" w:rsidP="00E33ADC">
      <w:pPr>
        <w:rPr>
          <w:ins w:id="786" w:author="Jesse Ford" w:date="2025-01-23T10:46:00Z" w16du:dateUtc="2025-01-23T15:46:00Z"/>
        </w:rPr>
      </w:pPr>
    </w:p>
    <w:p w14:paraId="0D053457" w14:textId="6F325223" w:rsidR="00AF5019" w:rsidRDefault="00AF5019" w:rsidP="00E33ADC">
      <w:pPr>
        <w:rPr>
          <w:ins w:id="787" w:author="Jesse Ford" w:date="2025-01-23T10:46:00Z" w16du:dateUtc="2025-01-23T15:46:00Z"/>
        </w:rPr>
      </w:pPr>
      <w:ins w:id="788" w:author="Jesse Ford" w:date="2025-01-23T10:46:00Z" w16du:dateUtc="2025-01-23T15:46:00Z">
        <w:r>
          <w:t>If you have a question about a term on the EOB or on your statement, please refer to our Glossary of terms.</w:t>
        </w:r>
      </w:ins>
    </w:p>
    <w:p w14:paraId="776CA754" w14:textId="77777777" w:rsidR="00B21DE2" w:rsidRDefault="00B21DE2" w:rsidP="00E33ADC">
      <w:pPr>
        <w:rPr>
          <w:ins w:id="789" w:author="Jesse Ford" w:date="2025-01-23T10:47:00Z" w16du:dateUtc="2025-01-23T15:47:00Z"/>
        </w:rPr>
      </w:pPr>
    </w:p>
    <w:p w14:paraId="24807B8C" w14:textId="3155416D" w:rsidR="00B21DE2" w:rsidRDefault="00C97639" w:rsidP="00E33ADC">
      <w:pPr>
        <w:rPr>
          <w:ins w:id="790" w:author="Jesse Ford" w:date="2025-01-23T10:46:00Z" w16du:dateUtc="2025-01-23T15:46:00Z"/>
        </w:rPr>
      </w:pPr>
      <w:ins w:id="791" w:author="Jesse Ford" w:date="2025-01-23T10:48:00Z">
        <w:r w:rsidRPr="00C97639">
          <w:t xml:space="preserve">If your bill doesn’t match what your insurance company says (the Explanation of Benefits), </w:t>
        </w:r>
      </w:ins>
      <w:ins w:id="792" w:author="Jesse Ford" w:date="2025-01-23T10:48:00Z" w16du:dateUtc="2025-01-23T15:48:00Z">
        <w:r w:rsidR="00811A5F" w:rsidRPr="00A311D5">
          <w:rPr>
            <w:u w:val="single"/>
            <w:rPrChange w:id="793" w:author="Jesse Ford" w:date="2025-01-23T10:48:00Z" w16du:dateUtc="2025-01-23T15:48:00Z">
              <w:rPr/>
            </w:rPrChange>
          </w:rPr>
          <w:t xml:space="preserve">contact </w:t>
        </w:r>
        <w:r w:rsidR="00811A5F" w:rsidRPr="00A311D5">
          <w:rPr>
            <w:u w:val="single"/>
            <w:rPrChange w:id="794" w:author="Jesse Ford" w:date="2025-01-23T10:49:00Z" w16du:dateUtc="2025-01-23T15:49:00Z">
              <w:rPr/>
            </w:rPrChange>
          </w:rPr>
          <w:t>us</w:t>
        </w:r>
      </w:ins>
      <w:ins w:id="795" w:author="Jesse Ford" w:date="2025-01-23T10:48:00Z">
        <w:r w:rsidRPr="00C97639">
          <w:t xml:space="preserve"> or your insurance company</w:t>
        </w:r>
      </w:ins>
      <w:ins w:id="796" w:author="Jesse Ford" w:date="2025-01-23T10:49:00Z" w16du:dateUtc="2025-01-23T15:49:00Z">
        <w:r w:rsidR="0039019B">
          <w:t xml:space="preserve"> to</w:t>
        </w:r>
      </w:ins>
      <w:ins w:id="797" w:author="Jesse Ford" w:date="2025-01-23T10:48:00Z">
        <w:r w:rsidRPr="00C97639">
          <w:t xml:space="preserve"> figure out why there’s a difference.</w:t>
        </w:r>
      </w:ins>
    </w:p>
    <w:p w14:paraId="4ED4CD4D" w14:textId="77777777" w:rsidR="00B239B9" w:rsidRDefault="00B239B9" w:rsidP="00E33ADC">
      <w:pPr>
        <w:rPr>
          <w:ins w:id="798" w:author="Jesse Ford" w:date="2025-01-23T10:49:00Z" w16du:dateUtc="2025-01-23T15:49:00Z"/>
        </w:rPr>
      </w:pPr>
    </w:p>
    <w:p w14:paraId="6A0738A1" w14:textId="77777777" w:rsidR="001C0E04" w:rsidRDefault="00B239B9" w:rsidP="00E33ADC">
      <w:pPr>
        <w:rPr>
          <w:ins w:id="799" w:author="Jesse Ford" w:date="2025-01-23T10:56:00Z" w16du:dateUtc="2025-01-23T15:56:00Z"/>
        </w:rPr>
      </w:pPr>
      <w:ins w:id="800" w:author="Jesse Ford" w:date="2025-01-23T10:49:00Z" w16du:dateUtc="2025-01-23T15:49:00Z">
        <w:r>
          <w:t>You may request an itemized bill</w:t>
        </w:r>
      </w:ins>
      <w:ins w:id="801" w:author="Jesse Ford" w:date="2025-01-23T10:50:00Z" w16du:dateUtc="2025-01-23T15:50:00Z">
        <w:r w:rsidR="00C52D1C">
          <w:t xml:space="preserve"> </w:t>
        </w:r>
      </w:ins>
      <w:ins w:id="802" w:author="Jesse Ford" w:date="2025-01-23T10:51:00Z" w16du:dateUtc="2025-01-23T15:51:00Z">
        <w:r w:rsidR="00F367E0">
          <w:t xml:space="preserve">to verify that you were billed for the correct services and treatments. </w:t>
        </w:r>
        <w:r w:rsidR="00F323F3">
          <w:t>The itemize</w:t>
        </w:r>
      </w:ins>
      <w:ins w:id="803" w:author="Jesse Ford" w:date="2025-01-23T10:52:00Z" w16du:dateUtc="2025-01-23T15:52:00Z">
        <w:r w:rsidR="00F323F3">
          <w:t xml:space="preserve">d bill </w:t>
        </w:r>
        <w:r w:rsidR="000405BC">
          <w:t xml:space="preserve">shows the charges </w:t>
        </w:r>
        <w:r w:rsidR="007B32F8">
          <w:t xml:space="preserve">for services, medications, equipment, and other costs. </w:t>
        </w:r>
      </w:ins>
    </w:p>
    <w:p w14:paraId="32146B94" w14:textId="77777777" w:rsidR="001C0E04" w:rsidRDefault="001C0E04" w:rsidP="00E33ADC">
      <w:pPr>
        <w:rPr>
          <w:ins w:id="804" w:author="Jesse Ford" w:date="2025-01-23T10:56:00Z" w16du:dateUtc="2025-01-23T15:56:00Z"/>
        </w:rPr>
      </w:pPr>
    </w:p>
    <w:p w14:paraId="546FE69B" w14:textId="77777777" w:rsidR="001C0E04" w:rsidRPr="001C0E04" w:rsidRDefault="001C0E04" w:rsidP="001C0E04">
      <w:pPr>
        <w:rPr>
          <w:ins w:id="805" w:author="Jesse Ford" w:date="2025-01-23T10:56:00Z"/>
        </w:rPr>
      </w:pPr>
      <w:ins w:id="806" w:author="Jesse Ford" w:date="2025-01-23T10:56:00Z" w16du:dateUtc="2025-01-23T15:56:00Z">
        <w:r>
          <w:t>We e</w:t>
        </w:r>
      </w:ins>
      <w:ins w:id="807" w:author="Jesse Ford" w:date="2025-01-23T10:56:00Z">
        <w:r w:rsidRPr="001C0E04">
          <w:t xml:space="preserve">ncourage patients to request an itemized bill </w:t>
        </w:r>
        <w:r w:rsidRPr="001C0E04">
          <w:rPr>
            <w:b/>
            <w:bCs/>
          </w:rPr>
          <w:t>if they’re paying a significant portion of the cost, suspect errors, or want transparency</w:t>
        </w:r>
        <w:r w:rsidRPr="001C0E04">
          <w:t>.</w:t>
        </w:r>
      </w:ins>
    </w:p>
    <w:p w14:paraId="63EE99FB" w14:textId="77777777" w:rsidR="001C0E04" w:rsidRDefault="001C0E04" w:rsidP="001C0E04">
      <w:pPr>
        <w:rPr>
          <w:ins w:id="808" w:author="Jesse Ford" w:date="2025-01-23T10:57:00Z" w16du:dateUtc="2025-01-23T15:57:00Z"/>
        </w:rPr>
      </w:pPr>
    </w:p>
    <w:p w14:paraId="53960B92" w14:textId="77777777" w:rsidR="001C0E04" w:rsidRDefault="001C0E04" w:rsidP="001C0E04">
      <w:pPr>
        <w:rPr>
          <w:ins w:id="809" w:author="Jesse Ford" w:date="2025-01-23T10:56:00Z" w16du:dateUtc="2025-01-23T15:56:00Z"/>
        </w:rPr>
      </w:pPr>
      <w:ins w:id="810" w:author="Jesse Ford" w:date="2025-01-23T10:56:00Z">
        <w:r w:rsidRPr="001C0E04">
          <w:t xml:space="preserve">For insured patients with minimal responsibility, </w:t>
        </w:r>
      </w:ins>
      <w:ins w:id="811" w:author="Jesse Ford" w:date="2025-01-23T10:57:00Z" w16du:dateUtc="2025-01-23T15:57:00Z">
        <w:r>
          <w:t xml:space="preserve">we </w:t>
        </w:r>
      </w:ins>
      <w:ins w:id="812" w:author="Jesse Ford" w:date="2025-01-23T10:56:00Z">
        <w:r w:rsidRPr="001C0E04">
          <w:t xml:space="preserve">advise </w:t>
        </w:r>
      </w:ins>
      <w:ins w:id="813" w:author="Jesse Ford" w:date="2025-01-23T10:57:00Z" w16du:dateUtc="2025-01-23T15:57:00Z">
        <w:r w:rsidR="00F87D2C">
          <w:t xml:space="preserve">you to </w:t>
        </w:r>
      </w:ins>
      <w:ins w:id="814" w:author="Jesse Ford" w:date="2025-01-23T10:56:00Z">
        <w:r w:rsidRPr="001C0E04">
          <w:t>review the EOB first, as it may already provide enough detail to confirm what they owe.</w:t>
        </w:r>
      </w:ins>
    </w:p>
    <w:p w14:paraId="5EAC7E0E" w14:textId="0165C63A" w:rsidR="00AF5019" w:rsidRDefault="00AF5019" w:rsidP="00E33ADC">
      <w:pPr>
        <w:rPr>
          <w:del w:id="815" w:author="Jesse Ford" w:date="2025-01-23T10:58:00Z" w16du:dateUtc="2025-01-23T15:58:00Z"/>
        </w:rPr>
      </w:pPr>
    </w:p>
    <w:p w14:paraId="619B97A9" w14:textId="2A3EFF07" w:rsidR="000C2FFC" w:rsidRDefault="00CF1851" w:rsidP="00E33ADC">
      <w:ins w:id="816" w:author="Jesse Ford" w:date="2025-01-23T10:55:00Z" w16du:dateUtc="2025-01-23T15:55:00Z">
        <w:r>
          <w:t xml:space="preserve">When you read an </w:t>
        </w:r>
      </w:ins>
      <w:ins w:id="817" w:author="Jesse Ford" w:date="2025-01-23T10:56:00Z" w16du:dateUtc="2025-01-23T15:56:00Z">
        <w:r w:rsidR="00734026">
          <w:t>explanation of benefits, t</w:t>
        </w:r>
      </w:ins>
      <w:del w:id="818" w:author="Jesse Ford" w:date="2025-01-23T10:56:00Z" w16du:dateUtc="2025-01-23T15:56:00Z">
        <w:r w:rsidR="000C2FFC">
          <w:delText>T</w:delText>
        </w:r>
      </w:del>
      <w:r w:rsidR="000C2FFC">
        <w:t>he insurance will often provide a description of why the patient is responsible for part of the bill. Common reasons that patients will have to pay part of the charges are:</w:t>
      </w:r>
      <w:r w:rsidR="000C2FFC" w:rsidRPr="002C00F4">
        <w:t xml:space="preserve"> </w:t>
      </w:r>
      <w:r w:rsidR="000C2FFC">
        <w:t>&lt;provide videos and or other ways to present each reason&gt;</w:t>
      </w:r>
    </w:p>
    <w:p w14:paraId="29161C51" w14:textId="77777777" w:rsidR="000C2FFC" w:rsidRDefault="000C2FFC" w:rsidP="000B1916">
      <w:pPr>
        <w:pStyle w:val="ListParagraph"/>
        <w:numPr>
          <w:ilvl w:val="0"/>
          <w:numId w:val="16"/>
        </w:numPr>
        <w:spacing w:line="259" w:lineRule="auto"/>
      </w:pPr>
      <w:r>
        <w:t xml:space="preserve">Coinsurance/Deductible </w:t>
      </w:r>
    </w:p>
    <w:p w14:paraId="504914CF" w14:textId="77777777" w:rsidR="000C2FFC" w:rsidRDefault="000C2FFC" w:rsidP="000B1916">
      <w:pPr>
        <w:pStyle w:val="ListParagraph"/>
        <w:numPr>
          <w:ilvl w:val="0"/>
          <w:numId w:val="16"/>
        </w:numPr>
        <w:spacing w:line="259" w:lineRule="auto"/>
      </w:pPr>
      <w:r>
        <w:t>Self-administered drugs</w:t>
      </w:r>
    </w:p>
    <w:p w14:paraId="1EB02AAF" w14:textId="3824D69C" w:rsidR="000C2FFC" w:rsidRDefault="000C2FFC" w:rsidP="000B1916">
      <w:pPr>
        <w:pStyle w:val="ListParagraph"/>
        <w:numPr>
          <w:ilvl w:val="0"/>
          <w:numId w:val="16"/>
        </w:numPr>
        <w:spacing w:line="259" w:lineRule="auto"/>
      </w:pPr>
      <w:r>
        <w:t>Non-</w:t>
      </w:r>
      <w:r w:rsidR="002C1DD4" w:rsidRPr="002C1DD4">
        <w:rPr>
          <w:highlight w:val="yellow"/>
        </w:rPr>
        <w:t>covered services</w:t>
      </w:r>
    </w:p>
    <w:p w14:paraId="67623B1D" w14:textId="2F9D11B6" w:rsidR="000C2FFC" w:rsidRDefault="002C1DD4" w:rsidP="000B1916">
      <w:pPr>
        <w:pStyle w:val="ListParagraph"/>
        <w:numPr>
          <w:ilvl w:val="0"/>
          <w:numId w:val="16"/>
        </w:numPr>
        <w:spacing w:line="259" w:lineRule="auto"/>
      </w:pPr>
      <w:r w:rsidRPr="002C1DD4">
        <w:rPr>
          <w:highlight w:val="yellow"/>
        </w:rPr>
        <w:t>In-network</w:t>
      </w:r>
      <w:r w:rsidR="000C2FFC">
        <w:t>/Out of Network</w:t>
      </w:r>
    </w:p>
    <w:p w14:paraId="3E82A293" w14:textId="77777777" w:rsidR="000C2FFC" w:rsidRDefault="000C2FFC" w:rsidP="000B1916">
      <w:pPr>
        <w:pStyle w:val="ListParagraph"/>
        <w:numPr>
          <w:ilvl w:val="0"/>
          <w:numId w:val="16"/>
        </w:numPr>
        <w:spacing w:line="259" w:lineRule="auto"/>
      </w:pPr>
      <w:r>
        <w:t>Not Medically Necessary</w:t>
      </w:r>
    </w:p>
    <w:p w14:paraId="388BCAB2" w14:textId="77777777" w:rsidR="00F95118" w:rsidRDefault="00F95118" w:rsidP="00E33ADC">
      <w:pPr>
        <w:rPr>
          <w:ins w:id="819" w:author="Jesse Ford" w:date="2025-01-23T10:59:00Z" w16du:dateUtc="2025-01-23T15:59:00Z"/>
        </w:rPr>
      </w:pPr>
    </w:p>
    <w:p w14:paraId="34A3AF7B" w14:textId="1C16BFA5" w:rsidR="000C2FFC" w:rsidRDefault="00A8245A" w:rsidP="00E33ADC">
      <w:pPr>
        <w:rPr>
          <w:ins w:id="820" w:author="Jesse Ford" w:date="2025-01-23T10:58:00Z" w16du:dateUtc="2025-01-23T15:58:00Z"/>
        </w:rPr>
      </w:pPr>
      <w:ins w:id="821" w:author="Jesse Ford" w:date="2025-01-23T10:59:00Z" w16du:dateUtc="2025-01-23T15:59:00Z">
        <w:r>
          <w:t xml:space="preserve">Sometimes, insurances will ask you to provide information. </w:t>
        </w:r>
      </w:ins>
      <w:r w:rsidR="000C2FFC">
        <w:t>If an insurance mentions a Coordination of Benefits (COB) request, it is important that you respond. Here is more information about COBs.</w:t>
      </w:r>
    </w:p>
    <w:p w14:paraId="52181E5F" w14:textId="39A8FAD2" w:rsidR="008C358F" w:rsidDel="008C358F" w:rsidRDefault="008C358F" w:rsidP="00E33ADC">
      <w:pPr>
        <w:rPr>
          <w:del w:id="822" w:author="Jesse Ford" w:date="2025-01-23T10:58:00Z" w16du:dateUtc="2025-01-23T15:58:00Z"/>
        </w:rPr>
      </w:pPr>
    </w:p>
    <w:p w14:paraId="068FBF81" w14:textId="77777777" w:rsidR="000C2FFC" w:rsidRDefault="000C2FFC" w:rsidP="00E33ADC">
      <w:r>
        <w:t>&lt;COB video&gt;</w:t>
      </w:r>
    </w:p>
    <w:p w14:paraId="1E20C9F6" w14:textId="77777777" w:rsidR="00B26DF8" w:rsidRDefault="00B26DF8" w:rsidP="00E33ADC"/>
    <w:p w14:paraId="77987B78" w14:textId="77777777" w:rsidR="00B26DF8" w:rsidRDefault="00B26DF8" w:rsidP="00E33ADC"/>
    <w:p w14:paraId="412ACCBE" w14:textId="5E435340" w:rsidR="00B26DF8" w:rsidRDefault="00EF5001">
      <w:pPr>
        <w:pStyle w:val="Heading2"/>
        <w:spacing w:before="0" w:after="0"/>
        <w:pPrChange w:id="823" w:author="Jesse Ford" w:date="2024-11-08T09:29:00Z" w16du:dateUtc="2024-11-08T14:29:00Z">
          <w:pPr/>
        </w:pPrChange>
      </w:pPr>
      <w:bookmarkStart w:id="824" w:name="_Toc187047928"/>
      <w:bookmarkStart w:id="825" w:name="_Toc187047979"/>
      <w:bookmarkStart w:id="826" w:name="_Toc187220789"/>
      <w:bookmarkStart w:id="827" w:name="_Toc200962925"/>
      <w:r>
        <w:t>Coordinating with your insurance company</w:t>
      </w:r>
      <w:bookmarkEnd w:id="824"/>
      <w:bookmarkEnd w:id="825"/>
      <w:bookmarkEnd w:id="826"/>
      <w:bookmarkEnd w:id="827"/>
    </w:p>
    <w:p w14:paraId="3F584BA6" w14:textId="69D8A3AA" w:rsidR="00EF5001" w:rsidRDefault="00340D7C" w:rsidP="00E33ADC">
      <w:r>
        <w:t xml:space="preserve">To protect yourself from unexpected bills, </w:t>
      </w:r>
      <w:r w:rsidR="008B7523">
        <w:t xml:space="preserve">we highly recommend that you </w:t>
      </w:r>
      <w:r w:rsidR="00EF725E">
        <w:t xml:space="preserve">learn about your insurance. </w:t>
      </w:r>
      <w:r w:rsidR="000147EE">
        <w:t>In the healthcare industry, there are over X insurance companies</w:t>
      </w:r>
      <w:r w:rsidR="00E1498C">
        <w:t xml:space="preserve">. </w:t>
      </w:r>
      <w:r w:rsidR="00F66E8C">
        <w:t xml:space="preserve">Each insurance has </w:t>
      </w:r>
      <w:r w:rsidR="00CE1E30">
        <w:t xml:space="preserve">its own rules. </w:t>
      </w:r>
      <w:r w:rsidR="00D44419">
        <w:t xml:space="preserve">If you receive insurance through your </w:t>
      </w:r>
      <w:r w:rsidR="0050656E">
        <w:t xml:space="preserve">place of employment, </w:t>
      </w:r>
      <w:r w:rsidR="00690EC2">
        <w:t xml:space="preserve">your employer has </w:t>
      </w:r>
      <w:r w:rsidR="003B7DB8">
        <w:t xml:space="preserve">decided </w:t>
      </w:r>
      <w:r w:rsidR="00B36AB4">
        <w:t>that the insurance should pay for some services but not all services</w:t>
      </w:r>
      <w:r w:rsidR="005D7EA0">
        <w:t>. These decision</w:t>
      </w:r>
      <w:r w:rsidR="00961E2A">
        <w:t xml:space="preserve">s create your “benefit plan.” </w:t>
      </w:r>
      <w:r w:rsidR="004D51CC">
        <w:t>Since there can be a unique benefit plan for every employer</w:t>
      </w:r>
      <w:r w:rsidR="002E6787">
        <w:t xml:space="preserve">, there are </w:t>
      </w:r>
      <w:r w:rsidR="001E3B19">
        <w:t xml:space="preserve">hundreds of thousands of rules that </w:t>
      </w:r>
      <w:r w:rsidR="00524A4E">
        <w:t xml:space="preserve">healthcare providers </w:t>
      </w:r>
      <w:r w:rsidR="008332AE">
        <w:t xml:space="preserve">must </w:t>
      </w:r>
      <w:r w:rsidR="00E62144">
        <w:t xml:space="preserve">follow. </w:t>
      </w:r>
      <w:r w:rsidR="000617A8">
        <w:t>Although your healthcare provide</w:t>
      </w:r>
      <w:r w:rsidR="001E2EEA">
        <w:t>r</w:t>
      </w:r>
      <w:r w:rsidR="000617A8">
        <w:t xml:space="preserve"> wants to </w:t>
      </w:r>
      <w:r w:rsidR="00766B4D">
        <w:t>ensure that it is paid by your insurance,</w:t>
      </w:r>
      <w:r w:rsidR="000419D5">
        <w:t xml:space="preserve"> the </w:t>
      </w:r>
      <w:r w:rsidR="00240D3E">
        <w:t xml:space="preserve">industry is too complex to ensure that </w:t>
      </w:r>
      <w:r w:rsidR="00AD1DAA">
        <w:t xml:space="preserve">your healthcare providers will </w:t>
      </w:r>
      <w:r w:rsidR="000A2546">
        <w:t>know all</w:t>
      </w:r>
      <w:r w:rsidR="00DF7C51">
        <w:t xml:space="preserve"> the benefits </w:t>
      </w:r>
      <w:r w:rsidR="00125F82">
        <w:t>and rules related to your insurance</w:t>
      </w:r>
      <w:r w:rsidR="008847C4">
        <w:t xml:space="preserve">. </w:t>
      </w:r>
    </w:p>
    <w:p w14:paraId="31A937C7" w14:textId="77777777" w:rsidR="00D01FA0" w:rsidRPr="00B9623C" w:rsidRDefault="00D01FA0" w:rsidP="00E33ADC"/>
    <w:sectPr w:rsidR="00D01FA0" w:rsidRPr="00B9623C" w:rsidSect="006F503B">
      <w:footerReference w:type="default" r:id="rId3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essica Varkonyi" w:date="2025-05-08T08:57:00Z" w:initials="JV">
    <w:p w14:paraId="6B6EB60F" w14:textId="77777777" w:rsidR="00BC4E54" w:rsidRDefault="00BC4E54" w:rsidP="00BC4E54">
      <w:pPr>
        <w:pStyle w:val="CommentText"/>
      </w:pPr>
      <w:r>
        <w:rPr>
          <w:rStyle w:val="CommentReference"/>
        </w:rPr>
        <w:annotationRef/>
      </w:r>
      <w:r>
        <w:t>Say something about application? Do we know all clients will have this feature?</w:t>
      </w:r>
    </w:p>
  </w:comment>
  <w:comment w:id="6" w:author="Jesse Ford" w:date="2025-05-08T13:43:00Z" w:initials="JF">
    <w:p w14:paraId="114B42AE" w14:textId="77777777" w:rsidR="00BC4E54" w:rsidRDefault="00BC4E54" w:rsidP="00BC4E54">
      <w:pPr>
        <w:pStyle w:val="CommentText"/>
      </w:pPr>
      <w:r>
        <w:rPr>
          <w:rStyle w:val="CommentReference"/>
        </w:rPr>
        <w:annotationRef/>
      </w:r>
      <w:r>
        <w:t>Good question. We may get someone who doesn’t want that, but I don’t know why not. Let’s not say anything about the application.</w:t>
      </w:r>
    </w:p>
  </w:comment>
  <w:comment w:id="12" w:author="Elizabeth Harwood" w:date="2025-01-27T11:26:00Z" w:initials="EH">
    <w:p w14:paraId="434D8434" w14:textId="72FBCF4B" w:rsidR="009E7279" w:rsidRDefault="009E7279" w:rsidP="009E7279">
      <w:pPr>
        <w:pStyle w:val="CommentText"/>
      </w:pPr>
      <w:r>
        <w:rPr>
          <w:rStyle w:val="CommentReference"/>
        </w:rPr>
        <w:annotationRef/>
      </w:r>
      <w:r>
        <w:t>Are these descriptions actually going on the Manage My Bills page?</w:t>
      </w:r>
    </w:p>
  </w:comment>
  <w:comment w:id="14" w:author="Elizabeth Harwood" w:date="2025-04-16T11:56:00Z" w:initials="EH">
    <w:p w14:paraId="7C11803A" w14:textId="77777777" w:rsidR="00F10BBA" w:rsidRDefault="00F10BBA" w:rsidP="00F10BBA">
      <w:pPr>
        <w:pStyle w:val="CommentText"/>
      </w:pPr>
      <w:r>
        <w:rPr>
          <w:rStyle w:val="CommentReference"/>
        </w:rPr>
        <w:annotationRef/>
      </w:r>
      <w:r w:rsidRPr="692A3109">
        <w:t>Should this be "the patient or provider," or "you, the patient, or the provider?"</w:t>
      </w:r>
    </w:p>
  </w:comment>
  <w:comment w:id="15" w:author="Jessica Varkonyi" w:date="2025-04-16T12:45:00Z" w:initials="JV">
    <w:p w14:paraId="46712788" w14:textId="77777777" w:rsidR="00F10BBA" w:rsidRDefault="00F10BBA" w:rsidP="00F10BBA">
      <w:pPr>
        <w:pStyle w:val="CommentText"/>
      </w:pPr>
      <w:r>
        <w:rPr>
          <w:rStyle w:val="CommentReference"/>
        </w:rPr>
        <w:annotationRef/>
      </w:r>
      <w:r>
        <w:t>Good question. My approach was to use “you” to refer to the guarantor (the financially responsible party).</w:t>
      </w:r>
    </w:p>
  </w:comment>
  <w:comment w:id="16" w:author="Elizabeth Harwood" w:date="2025-04-16T09:49:00Z" w:initials="">
    <w:p w14:paraId="7E066CFC" w14:textId="77777777" w:rsidR="00F10BBA" w:rsidRDefault="00F10BBA" w:rsidP="00F10BBA">
      <w:pPr>
        <w:pStyle w:val="CommentText"/>
      </w:pPr>
      <w:r>
        <w:rPr>
          <w:rStyle w:val="CommentReference"/>
        </w:rPr>
        <w:annotationRef/>
      </w:r>
      <w:r>
        <w:t xml:space="preserve">Yeah, I didn't know. It might not be the guarantor reading it. Not sure that it makes that much difference. </w:t>
      </w:r>
    </w:p>
  </w:comment>
  <w:comment w:id="17" w:author="Jesse Ford" w:date="2025-04-15T15:09:00Z" w:initials="JF">
    <w:p w14:paraId="592E79CD" w14:textId="77777777" w:rsidR="00F751F1" w:rsidRDefault="00F751F1" w:rsidP="00F751F1">
      <w:pPr>
        <w:pStyle w:val="CommentText"/>
      </w:pPr>
      <w:r>
        <w:rPr>
          <w:rStyle w:val="CommentReference"/>
        </w:rPr>
        <w:annotationRef/>
      </w:r>
      <w:r>
        <w:t>Including determining if a person is covered by more than one health insurance plan</w:t>
      </w:r>
    </w:p>
  </w:comment>
  <w:comment w:id="18" w:author="Jessica Varkonyi" w:date="2025-04-15T13:36:00Z" w:initials="JV">
    <w:p w14:paraId="565682C7" w14:textId="77777777" w:rsidR="00523F11" w:rsidRDefault="00523F11" w:rsidP="00523F11">
      <w:pPr>
        <w:pStyle w:val="CommentText"/>
      </w:pPr>
      <w:r>
        <w:rPr>
          <w:rStyle w:val="CommentReference"/>
        </w:rPr>
        <w:annotationRef/>
      </w:r>
      <w:r>
        <w:t>Glossary?</w:t>
      </w:r>
    </w:p>
  </w:comment>
  <w:comment w:id="19" w:author="Jesse Ford" w:date="2025-04-15T15:52:00Z" w:initials="JF">
    <w:p w14:paraId="4FE3E276" w14:textId="77777777" w:rsidR="00523F11" w:rsidRDefault="00523F11" w:rsidP="00523F11">
      <w:pPr>
        <w:pStyle w:val="CommentText"/>
      </w:pPr>
      <w:r>
        <w:rPr>
          <w:rStyle w:val="CommentReference"/>
        </w:rPr>
        <w:annotationRef/>
      </w:r>
      <w:r>
        <w:t>Yes. Maximum benefit sounds like a good term to put in glossary</w:t>
      </w:r>
    </w:p>
  </w:comment>
  <w:comment w:id="20" w:author="Jessica Varkonyi" w:date="2025-04-15T13:00:00Z" w:initials="JV">
    <w:p w14:paraId="0C2DFEBD" w14:textId="77777777" w:rsidR="00523F11" w:rsidRDefault="00523F11" w:rsidP="00523F11">
      <w:pPr>
        <w:pStyle w:val="CommentText"/>
      </w:pPr>
      <w:r>
        <w:rPr>
          <w:rStyle w:val="CommentReference"/>
        </w:rPr>
        <w:annotationRef/>
      </w:r>
      <w:r>
        <w:t>It feels like maybe we need an explainer page about this in the learning library rather than trying to give examples here.</w:t>
      </w:r>
    </w:p>
    <w:p w14:paraId="5B9253B4" w14:textId="77777777" w:rsidR="00523F11" w:rsidRDefault="00523F11" w:rsidP="00523F11">
      <w:pPr>
        <w:pStyle w:val="CommentText"/>
      </w:pPr>
    </w:p>
    <w:p w14:paraId="17A1FF54" w14:textId="77777777" w:rsidR="00523F11" w:rsidRDefault="00523F11" w:rsidP="00523F11">
      <w:pPr>
        <w:pStyle w:val="CommentText"/>
      </w:pPr>
      <w:r>
        <w:t xml:space="preserve">Additional content from V: </w:t>
      </w:r>
      <w:r>
        <w:rPr>
          <w:color w:val="FF0000"/>
        </w:rPr>
        <w:t>You may not be signed up correctly or still covered. If there’s an issue with your eligibility, like your insurance coverage being cancelled or not active at the time of your visit, your insurance won’t pay. This might happen if there’s a problem with your policy, such as a mistake about the dates of your coverage or if you weren’t signed up for insurance at the time of the service. If your insurance company didn’t think you were covered during your visit, they wouldn’t pay for your treatment</w:t>
      </w:r>
    </w:p>
  </w:comment>
  <w:comment w:id="21" w:author="Jessica Varkonyi" w:date="2025-04-15T13:01:00Z" w:initials="JV">
    <w:p w14:paraId="3CCCF250" w14:textId="77777777" w:rsidR="00523F11" w:rsidRDefault="00523F11" w:rsidP="00523F11">
      <w:pPr>
        <w:pStyle w:val="CommentText"/>
      </w:pPr>
      <w:r>
        <w:rPr>
          <w:rStyle w:val="CommentReference"/>
        </w:rPr>
        <w:annotationRef/>
      </w:r>
      <w:r>
        <w:t>Also, we don’t have eligibility in the glossary right now.</w:t>
      </w:r>
    </w:p>
  </w:comment>
  <w:comment w:id="22" w:author="Jesse Ford" w:date="2025-04-15T15:53:00Z" w:initials="JF">
    <w:p w14:paraId="1D78B4C4" w14:textId="77777777" w:rsidR="00523F11" w:rsidRDefault="00523F11" w:rsidP="00523F11">
      <w:pPr>
        <w:pStyle w:val="CommentText"/>
      </w:pPr>
      <w:r>
        <w:rPr>
          <w:rStyle w:val="CommentReference"/>
        </w:rPr>
        <w:annotationRef/>
      </w:r>
      <w:r>
        <w:t>Agree to both. Not here but something more extensive in learning library, and def part of glossary</w:t>
      </w:r>
    </w:p>
  </w:comment>
  <w:comment w:id="23" w:author="Jessica Varkonyi" w:date="2025-04-15T13:12:00Z" w:initials="JV">
    <w:p w14:paraId="725485BC" w14:textId="77777777" w:rsidR="00523F11" w:rsidRDefault="00523F11" w:rsidP="00523F11">
      <w:pPr>
        <w:pStyle w:val="CommentText"/>
      </w:pPr>
      <w:r>
        <w:rPr>
          <w:rStyle w:val="CommentReference"/>
        </w:rPr>
        <w:annotationRef/>
      </w:r>
      <w:r>
        <w:t>Should we add to glossary?</w:t>
      </w:r>
    </w:p>
  </w:comment>
  <w:comment w:id="24" w:author="Jesse Ford" w:date="2025-04-15T15:53:00Z" w:initials="JF">
    <w:p w14:paraId="2F9B6EE4" w14:textId="77777777" w:rsidR="00523F11" w:rsidRDefault="00523F11" w:rsidP="00523F11">
      <w:pPr>
        <w:pStyle w:val="CommentText"/>
      </w:pPr>
      <w:r>
        <w:rPr>
          <w:rStyle w:val="CommentReference"/>
        </w:rPr>
        <w:annotationRef/>
      </w:r>
      <w:r>
        <w:t>yes</w:t>
      </w:r>
    </w:p>
  </w:comment>
  <w:comment w:id="25" w:author="Elizabeth Harwood" w:date="2025-04-16T12:07:00Z" w:initials="EH">
    <w:p w14:paraId="78F9E263" w14:textId="77777777" w:rsidR="00523F11" w:rsidRDefault="00523F11" w:rsidP="00523F11">
      <w:pPr>
        <w:pStyle w:val="CommentText"/>
      </w:pPr>
      <w:r>
        <w:rPr>
          <w:rStyle w:val="CommentReference"/>
        </w:rPr>
        <w:annotationRef/>
      </w:r>
      <w:r w:rsidRPr="167CC6F6">
        <w:t>…they had… (if it's changed to "the patient")</w:t>
      </w:r>
    </w:p>
  </w:comment>
  <w:comment w:id="26" w:author="Jessica Varkonyi" w:date="2025-04-15T13:17:00Z" w:initials="JV">
    <w:p w14:paraId="20DA583F" w14:textId="77777777" w:rsidR="00523F11" w:rsidRDefault="00523F11" w:rsidP="00523F11">
      <w:pPr>
        <w:pStyle w:val="CommentText"/>
      </w:pPr>
      <w:r>
        <w:rPr>
          <w:rStyle w:val="CommentReference"/>
        </w:rPr>
        <w:annotationRef/>
      </w:r>
      <w:r>
        <w:t>Payment?  Assistance?  Things can be “covered” by insurance even if they’re not fully paid for, right?</w:t>
      </w:r>
    </w:p>
  </w:comment>
  <w:comment w:id="27" w:author="Jesse Ford" w:date="2025-04-15T15:54:00Z" w:initials="JF">
    <w:p w14:paraId="73783D41" w14:textId="77777777" w:rsidR="00523F11" w:rsidRDefault="00523F11" w:rsidP="00523F11">
      <w:pPr>
        <w:pStyle w:val="CommentText"/>
      </w:pPr>
      <w:r>
        <w:rPr>
          <w:rStyle w:val="CommentReference"/>
        </w:rPr>
        <w:annotationRef/>
      </w:r>
      <w:r>
        <w:t>I don’t think the word Coverage is on the denial. I think just delete that word</w:t>
      </w:r>
    </w:p>
  </w:comment>
  <w:comment w:id="28" w:author="Elizabeth Harwood" w:date="2025-04-16T12:10:00Z" w:initials="EH">
    <w:p w14:paraId="66D2D4AE" w14:textId="77777777" w:rsidR="00523F11" w:rsidRDefault="00523F11" w:rsidP="00523F11">
      <w:pPr>
        <w:pStyle w:val="CommentText"/>
      </w:pPr>
      <w:r>
        <w:rPr>
          <w:rStyle w:val="CommentReference"/>
        </w:rPr>
        <w:annotationRef/>
      </w:r>
      <w:r w:rsidRPr="54A8CB1C">
        <w:t>again, maybe "the patient…" and subsequent changes?</w:t>
      </w:r>
    </w:p>
    <w:p w14:paraId="413610F8" w14:textId="77777777" w:rsidR="00523F11" w:rsidRDefault="00523F11" w:rsidP="00523F11">
      <w:pPr>
        <w:pStyle w:val="CommentText"/>
      </w:pPr>
    </w:p>
  </w:comment>
  <w:comment w:id="37" w:author="Victoria Ford" w:date="2025-05-28T11:23:00Z" w:initials="VF">
    <w:p w14:paraId="1F756520" w14:textId="492D4F01" w:rsidR="00B5132A" w:rsidRDefault="00B5132A">
      <w:pPr>
        <w:pStyle w:val="CommentText"/>
      </w:pPr>
      <w:r>
        <w:rPr>
          <w:rStyle w:val="CommentReference"/>
        </w:rPr>
        <w:annotationRef/>
      </w:r>
      <w:r w:rsidRPr="6B007F77">
        <w:t>@Monika.rosas@gmail.com This will be the next priority.</w:t>
      </w:r>
    </w:p>
  </w:comment>
  <w:comment w:id="38" w:author="Elizabeth Harwood" w:date="2025-01-08T13:05:00Z" w:initials="EH">
    <w:p w14:paraId="411A32E7" w14:textId="77777777" w:rsidR="00067D09" w:rsidRDefault="00067D09" w:rsidP="00067D09">
      <w:pPr>
        <w:pStyle w:val="CommentText"/>
      </w:pPr>
      <w:r>
        <w:rPr>
          <w:rStyle w:val="CommentReference"/>
        </w:rPr>
        <w:annotationRef/>
      </w:r>
      <w:r>
        <w:t>Should this be “are” complicated?</w:t>
      </w:r>
    </w:p>
  </w:comment>
  <w:comment w:id="39" w:author="Jessica Varkonyi" w:date="2025-01-08T14:15:00Z" w:initials="JV">
    <w:p w14:paraId="251FA342" w14:textId="77777777" w:rsidR="00067D09" w:rsidRDefault="00067D09" w:rsidP="00067D09">
      <w:pPr>
        <w:pStyle w:val="CommentText"/>
      </w:pPr>
      <w:r>
        <w:rPr>
          <w:rStyle w:val="CommentReference"/>
        </w:rPr>
        <w:annotationRef/>
      </w:r>
      <w:r>
        <w:t>Good catch! Thank you.</w:t>
      </w:r>
    </w:p>
  </w:comment>
  <w:comment w:id="40" w:author="Jesse Ford" w:date="2024-11-08T09:27:00Z" w:initials="JF">
    <w:p w14:paraId="49C6DE90" w14:textId="77777777" w:rsidR="00067D09" w:rsidRDefault="00067D09" w:rsidP="00067D09">
      <w:pPr>
        <w:pStyle w:val="CommentText"/>
      </w:pPr>
      <w:r>
        <w:rPr>
          <w:rStyle w:val="CommentReference"/>
        </w:rPr>
        <w:annotationRef/>
      </w:r>
      <w:r>
        <w:t>We will have physician groups using the portal so the appoint would not be from the hospital. Maybe we share that we are giving an example using hospital, but that the process is true for other healthcare providers as well, like physicians, home health agencies, nursing homes, surgical centers.</w:t>
      </w:r>
    </w:p>
  </w:comment>
  <w:comment w:id="41" w:author="Jessica Varkonyi" w:date="2024-11-08T10:43:00Z" w:initials="JV">
    <w:p w14:paraId="6D550E01" w14:textId="77777777" w:rsidR="00067D09" w:rsidRDefault="00067D09" w:rsidP="00067D09">
      <w:pPr>
        <w:pStyle w:val="CommentText"/>
      </w:pPr>
      <w:r>
        <w:rPr>
          <w:rStyle w:val="CommentReference"/>
        </w:rPr>
        <w:annotationRef/>
      </w:r>
      <w:r>
        <w:t>This is something we probably should put in our style guide so we’re using consistent terminology.  Right now, the glossary defines “provider” as “</w:t>
      </w:r>
      <w:r>
        <w:rPr>
          <w:highlight w:val="yellow"/>
          <w:u w:val="single"/>
        </w:rPr>
        <w:t>Provider</w:t>
      </w:r>
      <w:r>
        <w:rPr>
          <w:u w:val="single"/>
        </w:rPr>
        <w:t>:</w:t>
      </w:r>
      <w:r>
        <w:t>  A provider is any physician, medical professional, or medical facility that is certified by state law to provide medical or health services. “  Can we just always say “provider” instead of “hospital” or “physician’s office,” etc.”?</w:t>
      </w:r>
    </w:p>
  </w:comment>
  <w:comment w:id="42" w:author="Jesse Ford" w:date="2024-11-08T12:15:00Z" w:initials="JF">
    <w:p w14:paraId="73073871" w14:textId="77777777" w:rsidR="00067D09" w:rsidRDefault="00067D09" w:rsidP="00067D09">
      <w:pPr>
        <w:pStyle w:val="CommentText"/>
      </w:pPr>
      <w:r>
        <w:rPr>
          <w:rStyle w:val="CommentReference"/>
        </w:rPr>
        <w:annotationRef/>
      </w:r>
      <w:r>
        <w:t>If we introduce the word in the video, I think using Provider is best.  I would also update the definition to be clear that it includes hospitals</w:t>
      </w:r>
    </w:p>
  </w:comment>
  <w:comment w:id="43" w:author="Jessica Varkonyi" w:date="2024-09-24T11:25:00Z" w:initials="JV">
    <w:p w14:paraId="770D3F75" w14:textId="77777777" w:rsidR="00067D09" w:rsidRDefault="00067D09" w:rsidP="00067D09">
      <w:pPr>
        <w:pStyle w:val="CommentText"/>
      </w:pPr>
      <w:r>
        <w:rPr>
          <w:rStyle w:val="CommentReference"/>
        </w:rPr>
        <w:annotationRef/>
      </w:r>
      <w:r>
        <w:t>As of 9/24, glossary entry is “prior authorization/precertification”</w:t>
      </w:r>
    </w:p>
  </w:comment>
  <w:comment w:id="44" w:author="Jesse Ford" w:date="2024-11-08T09:22:00Z" w:initials="JF">
    <w:p w14:paraId="524867CF" w14:textId="77777777" w:rsidR="00067D09" w:rsidRDefault="00067D09" w:rsidP="00067D09">
      <w:pPr>
        <w:pStyle w:val="CommentText"/>
      </w:pPr>
      <w:r>
        <w:rPr>
          <w:rStyle w:val="CommentReference"/>
        </w:rPr>
        <w:annotationRef/>
      </w:r>
      <w:r>
        <w:t xml:space="preserve">Hmmm….Authorization alone is more simple. I would have the glossary have “authorization” as the entry. There could be a separate pre-certification line. </w:t>
      </w:r>
    </w:p>
  </w:comment>
  <w:comment w:id="45" w:author="Jesse Ford" w:date="2024-10-01T10:29:00Z" w:initials="JF">
    <w:p w14:paraId="3EC3573A" w14:textId="77777777" w:rsidR="00067D09" w:rsidRDefault="00067D09" w:rsidP="00067D09">
      <w:pPr>
        <w:pStyle w:val="CommentText"/>
      </w:pPr>
      <w:r>
        <w:rPr>
          <w:rStyle w:val="CommentReference"/>
        </w:rPr>
        <w:annotationRef/>
      </w:r>
      <w:r>
        <w:t>However, sometimes the insurance expects the patient to inform them of services they receive, particularly emergency room visit.</w:t>
      </w:r>
    </w:p>
  </w:comment>
  <w:comment w:id="46" w:author="Jessica Varkonyi" w:date="2024-10-01T11:09:00Z" w:initials="JV">
    <w:p w14:paraId="66F61C8B" w14:textId="77777777" w:rsidR="00067D09" w:rsidRDefault="00067D09" w:rsidP="00067D09">
      <w:pPr>
        <w:pStyle w:val="CommentText"/>
      </w:pPr>
      <w:r>
        <w:rPr>
          <w:rStyle w:val="CommentReference"/>
        </w:rPr>
        <w:annotationRef/>
      </w:r>
      <w:r>
        <w:t>I added a revision, but am wondering if this clarification too much detail for the introductory video?  Not sure.</w:t>
      </w:r>
    </w:p>
  </w:comment>
  <w:comment w:id="47" w:author="Jesse Ford" w:date="2024-10-01T11:15:00Z" w:initials="JF">
    <w:p w14:paraId="0AB1DD7C" w14:textId="77777777" w:rsidR="00067D09" w:rsidRDefault="00067D09" w:rsidP="00067D09">
      <w:pPr>
        <w:pStyle w:val="CommentText"/>
      </w:pPr>
      <w:r>
        <w:rPr>
          <w:rStyle w:val="CommentReference"/>
        </w:rPr>
        <w:annotationRef/>
      </w:r>
      <w:r>
        <w:t>I think of the two messages, the more important one is that insurances expect patients to inform them of some things. It is always good for patients to check with insurance about services they seek.</w:t>
      </w:r>
    </w:p>
  </w:comment>
  <w:comment w:id="48" w:author="Jessica Varkonyi" w:date="2024-11-07T14:28:00Z" w:initials="JV">
    <w:p w14:paraId="648AA17B" w14:textId="77777777" w:rsidR="00067D09" w:rsidRDefault="00067D09" w:rsidP="00067D09">
      <w:pPr>
        <w:pStyle w:val="CommentText"/>
      </w:pPr>
      <w:r>
        <w:rPr>
          <w:rStyle w:val="CommentReference"/>
        </w:rPr>
        <w:annotationRef/>
      </w:r>
      <w:r>
        <w:t>Another revision added.  Also see “Why is my insurance requesting authorization” below.</w:t>
      </w:r>
    </w:p>
  </w:comment>
  <w:comment w:id="49" w:author="Jesse Ford" w:date="2024-11-06T11:43:00Z" w:initials="JF">
    <w:p w14:paraId="3561D7CE" w14:textId="77777777" w:rsidR="00067D09" w:rsidRDefault="00067D09" w:rsidP="00067D09">
      <w:pPr>
        <w:pStyle w:val="CommentText"/>
      </w:pPr>
      <w:r>
        <w:rPr>
          <w:rStyle w:val="CommentReference"/>
        </w:rPr>
        <w:annotationRef/>
      </w:r>
      <w:r>
        <w:t>Should we introduce the sample statement here?</w:t>
      </w:r>
    </w:p>
  </w:comment>
  <w:comment w:id="50" w:author="Jessica Varkonyi" w:date="2024-11-06T12:29:00Z" w:initials="JV">
    <w:p w14:paraId="05A0D7CD" w14:textId="77777777" w:rsidR="00067D09" w:rsidRDefault="00067D09" w:rsidP="00067D09">
      <w:pPr>
        <w:pStyle w:val="CommentText"/>
      </w:pPr>
      <w:r>
        <w:rPr>
          <w:rStyle w:val="CommentReference"/>
        </w:rPr>
        <w:annotationRef/>
      </w:r>
      <w:r>
        <w:t>Maybe? It’d might have to be a generic recommendation to login to see it since they will look different for all clients.</w:t>
      </w:r>
    </w:p>
  </w:comment>
  <w:comment w:id="51" w:author="Jesse Ford" w:date="2024-11-06T13:04:00Z" w:initials="JF">
    <w:p w14:paraId="06837E69" w14:textId="77777777" w:rsidR="00067D09" w:rsidRDefault="00067D09" w:rsidP="00067D09">
      <w:pPr>
        <w:pStyle w:val="CommentText"/>
      </w:pPr>
      <w:r>
        <w:rPr>
          <w:rStyle w:val="CommentReference"/>
        </w:rPr>
        <w:annotationRef/>
      </w:r>
      <w:r>
        <w:t>Oh yeah.  It can’t be the sample statement because it is a video, but we could maybe show that they can look at a sample statement by giving a screen shot of the page and where the link to the sample statement is</w:t>
      </w:r>
    </w:p>
  </w:comment>
  <w:comment w:id="52" w:author="Jessica Varkonyi" w:date="2024-11-14T14:30:00Z" w:initials="JV">
    <w:p w14:paraId="7D9538B0" w14:textId="77777777" w:rsidR="00067D09" w:rsidRDefault="00067D09" w:rsidP="00067D09">
      <w:pPr>
        <w:pStyle w:val="CommentText"/>
      </w:pPr>
      <w:r>
        <w:rPr>
          <w:rStyle w:val="CommentReference"/>
        </w:rPr>
        <w:annotationRef/>
      </w:r>
      <w:r>
        <w:t>Let’s reference it verbally for now rather than a screenshot or even saying exactly where it’s located.  There’s too much variability with site design now, and even after our design is final, each client’s portal will be branded differently.</w:t>
      </w:r>
    </w:p>
  </w:comment>
  <w:comment w:id="69" w:author="Jessica Varkonyi" w:date="2024-12-03T13:44:00Z" w:initials="JV">
    <w:p w14:paraId="26848F61" w14:textId="77777777" w:rsidR="00F1185B" w:rsidRDefault="00F1185B" w:rsidP="00F1185B">
      <w:pPr>
        <w:pStyle w:val="CommentText"/>
      </w:pPr>
      <w:r>
        <w:rPr>
          <w:rStyle w:val="CommentReference"/>
        </w:rPr>
        <w:annotationRef/>
      </w:r>
      <w:r>
        <w:t>Don’t like the word always - if they don’t have a a balance b/c it is covered by insurance, they won’t get a bill.</w:t>
      </w:r>
    </w:p>
  </w:comment>
  <w:comment w:id="70" w:author="Jesse Ford" w:date="2024-11-14T11:55:00Z" w:initials="JF">
    <w:p w14:paraId="467D3782" w14:textId="77777777" w:rsidR="00F1185B" w:rsidRDefault="00F1185B" w:rsidP="00F1185B">
      <w:pPr>
        <w:pStyle w:val="CommentText"/>
      </w:pPr>
      <w:r>
        <w:rPr>
          <w:rStyle w:val="CommentReference"/>
        </w:rPr>
        <w:annotationRef/>
      </w:r>
      <w:r>
        <w:t>This would be a 4</w:t>
      </w:r>
      <w:r>
        <w:rPr>
          <w:vertAlign w:val="superscript"/>
        </w:rPr>
        <w:t>th</w:t>
      </w:r>
      <w:r>
        <w:t xml:space="preserve"> question, but it seems like a good one. If two of the others are combined, we end up with three</w:t>
      </w:r>
    </w:p>
  </w:comment>
  <w:comment w:id="75" w:author="Jessica Varkonyi" w:date="2024-11-07T14:20:00Z" w:initials="JV">
    <w:p w14:paraId="78422F31" w14:textId="77777777" w:rsidR="007E7F5E" w:rsidRDefault="007E7F5E" w:rsidP="007E7F5E">
      <w:pPr>
        <w:pStyle w:val="CommentText"/>
      </w:pPr>
      <w:r>
        <w:rPr>
          <w:rStyle w:val="CommentReference"/>
        </w:rPr>
        <w:annotationRef/>
      </w:r>
      <w:r>
        <w:t>Is this where we might also link to accepted insurances at a specific hospital?</w:t>
      </w:r>
    </w:p>
  </w:comment>
  <w:comment w:id="76" w:author="Jesse Ford" w:date="2024-11-07T16:57:00Z" w:initials="JF">
    <w:p w14:paraId="1E196D41" w14:textId="77777777" w:rsidR="007E7F5E" w:rsidRDefault="007E7F5E" w:rsidP="007E7F5E">
      <w:pPr>
        <w:pStyle w:val="CommentText"/>
      </w:pPr>
      <w:r>
        <w:rPr>
          <w:rStyle w:val="CommentReference"/>
        </w:rPr>
        <w:annotationRef/>
      </w:r>
      <w:r>
        <w:t>Yes. Usually that is a category unto itself</w:t>
      </w:r>
    </w:p>
  </w:comment>
  <w:comment w:id="77" w:author="Jessica Varkonyi" w:date="2024-09-24T11:25:00Z" w:initials="JV">
    <w:p w14:paraId="5081133B" w14:textId="77777777" w:rsidR="007E7F5E" w:rsidRDefault="007E7F5E" w:rsidP="007E7F5E">
      <w:pPr>
        <w:pStyle w:val="CommentText"/>
      </w:pPr>
      <w:r>
        <w:rPr>
          <w:rStyle w:val="CommentReference"/>
        </w:rPr>
        <w:annotationRef/>
      </w:r>
      <w:r>
        <w:t>As of 9/24, glossary entry is “prior authorization/precertification”</w:t>
      </w:r>
    </w:p>
  </w:comment>
  <w:comment w:id="78" w:author="Jesse Ford" w:date="2025-01-08T12:39:00Z" w:initials="JF">
    <w:p w14:paraId="02CB9641" w14:textId="77777777" w:rsidR="007E7F5E" w:rsidRDefault="007E7F5E" w:rsidP="007E7F5E">
      <w:pPr>
        <w:pStyle w:val="CommentText"/>
      </w:pPr>
      <w:r>
        <w:rPr>
          <w:rStyle w:val="CommentReference"/>
        </w:rPr>
        <w:annotationRef/>
      </w:r>
      <w:r>
        <w:t xml:space="preserve">Also, some plan require you to notify them within a certain timeframe after visiting an emergency room. </w:t>
      </w:r>
    </w:p>
  </w:comment>
  <w:comment w:id="79" w:author="Jessica Varkonyi" w:date="2025-01-08T14:32:00Z" w:initials="JV">
    <w:p w14:paraId="574FEA98" w14:textId="77777777" w:rsidR="007E7F5E" w:rsidRDefault="007E7F5E" w:rsidP="007E7F5E">
      <w:pPr>
        <w:pStyle w:val="CommentText"/>
      </w:pPr>
      <w:r>
        <w:rPr>
          <w:rStyle w:val="CommentReference"/>
        </w:rPr>
        <w:annotationRef/>
      </w:r>
      <w:r>
        <w:t>Revision added.</w:t>
      </w:r>
    </w:p>
  </w:comment>
  <w:comment w:id="83" w:author="Monica Gallardo (Client Portal)" w:date="1900-01-01T00:00:00Z" w:initials="MP">
    <w:p w14:paraId="4B42BD77" w14:textId="37E39EBB" w:rsidR="00B42D23" w:rsidRDefault="00B42D23">
      <w:pPr>
        <w:pStyle w:val="CommentText"/>
      </w:pPr>
      <w:r>
        <w:rPr>
          <w:rStyle w:val="CommentReference"/>
        </w:rPr>
        <w:annotationRef/>
      </w:r>
      <w:r w:rsidRPr="585EE61B">
        <w:t xml:space="preserve">I would like to discuss this part because Account is "cuenta" in Spanish and then we have Bill which is also "cuenta" -- this could be a bit confusing. It is not easy to change it. My only solution is to add another word to Bill/Billing "estado de cuenta" and I would have to add it to the entire translation, including the parts I already finished. I am not sure if this will affect in any way the things you have done with the translated parts. </w:t>
      </w:r>
    </w:p>
    <w:p w14:paraId="31E45E92" w14:textId="0D7AEDA7" w:rsidR="00B42D23" w:rsidRDefault="00B42D23">
      <w:pPr>
        <w:pStyle w:val="CommentText"/>
      </w:pPr>
      <w:r w:rsidRPr="5B59C8A0">
        <w:t>This is one of the main reasons I always like to translate and then review the whole translation when I am done. Please let me know what you think.</w:t>
      </w:r>
    </w:p>
  </w:comment>
  <w:comment w:id="89" w:author="Jesse Ford" w:date="2024-11-06T13:30:00Z" w:initials="JF">
    <w:p w14:paraId="4586A4CD" w14:textId="3620D19A" w:rsidR="009A4021" w:rsidRDefault="009A4021" w:rsidP="009A4021">
      <w:pPr>
        <w:pStyle w:val="CommentText"/>
      </w:pPr>
      <w:r>
        <w:rPr>
          <w:rStyle w:val="CommentReference"/>
        </w:rPr>
        <w:annotationRef/>
      </w:r>
      <w:hyperlink r:id="rId1" w:history="1">
        <w:r w:rsidRPr="00CA508B">
          <w:rPr>
            <w:rStyle w:val="Hyperlink"/>
          </w:rPr>
          <w:t>https://www.dukehealth.org/paying-for-care/your-rights-and-protections-against-surprise-medical-bills</w:t>
        </w:r>
      </w:hyperlink>
    </w:p>
  </w:comment>
  <w:comment w:id="90" w:author="Jesse Ford" w:date="2024-11-06T13:31:00Z" w:initials="JF">
    <w:p w14:paraId="596D1886" w14:textId="77777777" w:rsidR="009A4021" w:rsidRDefault="009A4021" w:rsidP="009A4021">
      <w:pPr>
        <w:pStyle w:val="CommentText"/>
      </w:pPr>
      <w:r>
        <w:rPr>
          <w:rStyle w:val="CommentReference"/>
        </w:rPr>
        <w:annotationRef/>
      </w:r>
      <w:hyperlink r:id="rId2" w:history="1">
        <w:r w:rsidRPr="00DC64E9">
          <w:rPr>
            <w:rStyle w:val="Hyperlink"/>
          </w:rPr>
          <w:t>https://www.dukehealth.org/paying-for-care/pay-my-bill</w:t>
        </w:r>
      </w:hyperlink>
    </w:p>
  </w:comment>
  <w:comment w:id="91" w:author="Jesse Ford" w:date="2024-11-06T13:33:00Z" w:initials="JF">
    <w:p w14:paraId="4952B488" w14:textId="77777777" w:rsidR="009A4021" w:rsidRDefault="009A4021" w:rsidP="009A4021">
      <w:pPr>
        <w:pStyle w:val="CommentText"/>
      </w:pPr>
      <w:r>
        <w:rPr>
          <w:rStyle w:val="CommentReference"/>
        </w:rPr>
        <w:annotationRef/>
      </w:r>
      <w:hyperlink r:id="rId3" w:history="1">
        <w:r w:rsidRPr="00A42CD2">
          <w:rPr>
            <w:rStyle w:val="Hyperlink"/>
          </w:rPr>
          <w:t>https://mcforms.mayo.edu/mc5200-mc5299/mc5256-01.pdf</w:t>
        </w:r>
      </w:hyperlink>
    </w:p>
  </w:comment>
  <w:comment w:id="92" w:author="Jessica Varkonyi" w:date="2024-11-14T14:59:00Z" w:initials="JV">
    <w:p w14:paraId="79111DC7" w14:textId="77777777" w:rsidR="00C24CD8" w:rsidRDefault="00C24CD8" w:rsidP="00C24CD8">
      <w:pPr>
        <w:pStyle w:val="CommentText"/>
      </w:pPr>
      <w:r>
        <w:rPr>
          <w:rStyle w:val="CommentReference"/>
        </w:rPr>
        <w:annotationRef/>
      </w:r>
      <w:r>
        <w:t>Alternative to above paragraph (this version is 7</w:t>
      </w:r>
      <w:r>
        <w:rPr>
          <w:vertAlign w:val="superscript"/>
        </w:rPr>
        <w:t>th</w:t>
      </w:r>
      <w:r>
        <w:t xml:space="preserve"> grade reading level instead of college level).</w:t>
      </w:r>
    </w:p>
  </w:comment>
  <w:comment w:id="94" w:author="Jessica Varkonyi" w:date="2024-12-11T10:35:00Z" w:initials="JV">
    <w:p w14:paraId="03556950" w14:textId="77777777" w:rsidR="00287297" w:rsidRDefault="00287297" w:rsidP="00287297">
      <w:pPr>
        <w:pStyle w:val="CommentText"/>
      </w:pPr>
      <w:r>
        <w:rPr>
          <w:rStyle w:val="CommentReference"/>
        </w:rPr>
        <w:annotationRef/>
      </w:r>
      <w:r>
        <w:t xml:space="preserve">This may be a better link.  What do you think </w:t>
      </w:r>
      <w:hyperlink r:id="rId4" w:history="1">
        <w:r w:rsidRPr="003E7E94">
          <w:rPr>
            <w:rStyle w:val="Mention"/>
            <w:noProof/>
          </w:rPr>
          <w:t>@Jesse Ford</w:t>
        </w:r>
      </w:hyperlink>
      <w:r>
        <w:t xml:space="preserve"> and </w:t>
      </w:r>
      <w:hyperlink r:id="rId5" w:history="1">
        <w:r w:rsidRPr="003E7E94">
          <w:rPr>
            <w:rStyle w:val="Mention"/>
            <w:noProof/>
          </w:rPr>
          <w:t>@Elizabeth Harwood</w:t>
        </w:r>
      </w:hyperlink>
      <w:r>
        <w:t xml:space="preserve"> ?</w:t>
      </w:r>
    </w:p>
  </w:comment>
  <w:comment w:id="95" w:author="Jesse Ford" w:date="2024-12-11T10:42:00Z" w:initials="JF">
    <w:p w14:paraId="7EB5D024" w14:textId="77777777" w:rsidR="00287297" w:rsidRDefault="00287297" w:rsidP="00287297">
      <w:pPr>
        <w:pStyle w:val="CommentText"/>
      </w:pPr>
      <w:r>
        <w:rPr>
          <w:rStyle w:val="CommentReference"/>
        </w:rPr>
        <w:annotationRef/>
      </w:r>
      <w:r>
        <w:t>I’m good with it</w:t>
      </w:r>
    </w:p>
  </w:comment>
  <w:comment w:id="96" w:author="Elizabeth Harwood" w:date="2024-12-13T08:45:00Z" w:initials="EH">
    <w:p w14:paraId="1FFEEA1F" w14:textId="77777777" w:rsidR="00287297" w:rsidRDefault="00287297" w:rsidP="00287297">
      <w:pPr>
        <w:pStyle w:val="CommentText"/>
      </w:pPr>
      <w:r>
        <w:rPr>
          <w:rStyle w:val="CommentReference"/>
        </w:rPr>
        <w:annotationRef/>
      </w:r>
      <w:r>
        <w:t>It’s a very informative site but not particularly friendly if you have a fourth-grade reading level.</w:t>
      </w:r>
    </w:p>
  </w:comment>
  <w:comment w:id="103" w:author="Jessica Varkonyi" w:date="2025-01-08T15:22:00Z" w:initials="JV">
    <w:p w14:paraId="1385BF5B" w14:textId="77777777" w:rsidR="00E0409D" w:rsidRDefault="00E0409D" w:rsidP="00E0409D">
      <w:pPr>
        <w:pStyle w:val="CommentText"/>
      </w:pPr>
      <w:r>
        <w:rPr>
          <w:rStyle w:val="CommentReference"/>
        </w:rPr>
        <w:annotationRef/>
      </w:r>
      <w:r>
        <w:t xml:space="preserve">How are we defining “service?”  </w:t>
      </w:r>
    </w:p>
  </w:comment>
  <w:comment w:id="104" w:author="Jessica Varkonyi" w:date="2025-01-09T14:52:00Z" w:initials="JV">
    <w:p w14:paraId="17EFD178" w14:textId="77777777" w:rsidR="00E0409D" w:rsidRDefault="00E0409D" w:rsidP="00E0409D">
      <w:pPr>
        <w:pStyle w:val="CommentText"/>
      </w:pPr>
      <w:r>
        <w:rPr>
          <w:rStyle w:val="CommentReference"/>
        </w:rPr>
        <w:annotationRef/>
      </w:r>
      <w:r>
        <w:t>This glossary entry still needs to be revised.</w:t>
      </w:r>
    </w:p>
  </w:comment>
  <w:comment w:id="105" w:author="Jesse Ford" w:date="2025-01-16T12:59:00Z" w:initials="JF">
    <w:p w14:paraId="6643AA4E" w14:textId="77777777" w:rsidR="00E0409D" w:rsidRDefault="00E0409D" w:rsidP="00E0409D">
      <w:pPr>
        <w:pStyle w:val="CommentText"/>
      </w:pPr>
      <w:r>
        <w:rPr>
          <w:rStyle w:val="CommentReference"/>
        </w:rPr>
        <w:annotationRef/>
      </w:r>
      <w:r>
        <w:t>I’ve added a policy that may help define it. The policy is in the Figma chat</w:t>
      </w:r>
    </w:p>
  </w:comment>
  <w:comment w:id="106" w:author="Elizabeth Harwood" w:date="2025-01-16T16:55:00Z" w:initials="EH">
    <w:p w14:paraId="10A27C1B" w14:textId="77777777" w:rsidR="00E0409D" w:rsidRDefault="00E0409D" w:rsidP="00E0409D">
      <w:pPr>
        <w:pStyle w:val="CommentText"/>
      </w:pPr>
      <w:r>
        <w:rPr>
          <w:rStyle w:val="CommentReference"/>
        </w:rPr>
        <w:annotationRef/>
      </w:r>
      <w:r>
        <w:t xml:space="preserve">Could we say “an unexpected bill,” as you can receive a bill even if there is no denial. </w:t>
      </w:r>
    </w:p>
  </w:comment>
  <w:comment w:id="108" w:author="Jesse Ford" w:date="2025-01-08T12:47:00Z" w:initials="JF">
    <w:p w14:paraId="5063B210" w14:textId="42AFD90D" w:rsidR="00FC4706" w:rsidRDefault="00FC4706" w:rsidP="00FC4706">
      <w:pPr>
        <w:pStyle w:val="CommentText"/>
      </w:pPr>
      <w:r>
        <w:rPr>
          <w:rStyle w:val="CommentReference"/>
        </w:rPr>
        <w:annotationRef/>
      </w:r>
      <w:r>
        <w:t>My preference is to reverse the order of words to “after insurance payments and any adjustments.”</w:t>
      </w:r>
    </w:p>
  </w:comment>
  <w:comment w:id="109" w:author="Jessica Varkonyi" w:date="2024-12-30T14:43:00Z" w:initials="JV">
    <w:p w14:paraId="1BB2E17D" w14:textId="77777777" w:rsidR="00FC4706" w:rsidRDefault="00FC4706" w:rsidP="00FC4706">
      <w:pPr>
        <w:pStyle w:val="CommentText"/>
      </w:pPr>
      <w:r>
        <w:rPr>
          <w:rStyle w:val="CommentReference"/>
        </w:rPr>
        <w:annotationRef/>
      </w:r>
      <w:r>
        <w:t>Link (or hover box?) to glossary definitions.</w:t>
      </w:r>
    </w:p>
  </w:comment>
  <w:comment w:id="112" w:author="Victoria Ford" w:date="2025-07-08T15:03:00Z" w:initials="VF">
    <w:p w14:paraId="459BB2A9" w14:textId="7027B1E4" w:rsidR="00424FBD" w:rsidRDefault="00424FBD" w:rsidP="00424FBD">
      <w:pPr>
        <w:pStyle w:val="CommentText"/>
      </w:pPr>
      <w:r>
        <w:rPr>
          <w:rStyle w:val="CommentReference"/>
        </w:rPr>
        <w:annotationRef/>
      </w:r>
      <w:r>
        <w:fldChar w:fldCharType="begin"/>
      </w:r>
      <w:r>
        <w:instrText>HYPERLINK "mailto:jvarkonyi@saludrevenue.com"</w:instrText>
      </w:r>
      <w:bookmarkStart w:id="113" w:name="_@_A75C2F21B15349919C692D3FA9593199Z"/>
      <w:r>
        <w:fldChar w:fldCharType="separate"/>
      </w:r>
      <w:bookmarkEnd w:id="113"/>
      <w:r w:rsidRPr="00424FBD">
        <w:rPr>
          <w:rStyle w:val="Mention"/>
          <w:noProof/>
        </w:rPr>
        <w:t>@Jessica Varkonyi</w:t>
      </w:r>
      <w:r>
        <w:fldChar w:fldCharType="end"/>
      </w:r>
      <w:r>
        <w:t xml:space="preserve"> </w:t>
      </w:r>
      <w:r>
        <w:fldChar w:fldCharType="begin"/>
      </w:r>
      <w:r>
        <w:instrText>HYPERLINK "mailto:GStHilaire@saludrevenue.com"</w:instrText>
      </w:r>
      <w:bookmarkStart w:id="114" w:name="_@_5AC237E67CA84D2391680716E615D46FZ"/>
      <w:r>
        <w:fldChar w:fldCharType="separate"/>
      </w:r>
      <w:bookmarkEnd w:id="114"/>
      <w:r w:rsidRPr="00424FBD">
        <w:rPr>
          <w:rStyle w:val="Mention"/>
          <w:noProof/>
        </w:rPr>
        <w:t>@Garfield St Hilaire</w:t>
      </w:r>
      <w:r>
        <w:fldChar w:fldCharType="end"/>
      </w:r>
      <w:r>
        <w:t xml:space="preserve"> </w:t>
      </w:r>
    </w:p>
  </w:comment>
  <w:comment w:id="117" w:author="Jessica Varkonyi" w:date="2025-01-06T14:52:00Z" w:initials="JV">
    <w:p w14:paraId="68EAD3F0" w14:textId="30D07DB9" w:rsidR="006B7CCC" w:rsidRDefault="006B7CCC" w:rsidP="006B7CCC">
      <w:pPr>
        <w:pStyle w:val="CommentText"/>
      </w:pPr>
      <w:r>
        <w:rPr>
          <w:rStyle w:val="CommentReference"/>
        </w:rPr>
        <w:annotationRef/>
      </w:r>
      <w:r>
        <w:t>Links (or hover boxes?) to glossary definitions for highlighted terms on this page.</w:t>
      </w:r>
    </w:p>
  </w:comment>
  <w:comment w:id="115" w:author="Jesse Ford" w:date="2025-01-08T12:48:00Z" w:initials="JF">
    <w:p w14:paraId="13D19720" w14:textId="77777777" w:rsidR="006B7CCC" w:rsidRDefault="006B7CCC" w:rsidP="006B7CCC">
      <w:pPr>
        <w:pStyle w:val="CommentText"/>
      </w:pPr>
      <w:r>
        <w:rPr>
          <w:rStyle w:val="CommentReference"/>
        </w:rPr>
        <w:annotationRef/>
      </w:r>
      <w:r>
        <w:t xml:space="preserve">Alternative language: An Explanation of Benefits, or EOB, is a paper or online statement your insurance company sends you after they look at a medical bill. It shows how much of the bill your insurance paid and explains why they might not have paid the full amount. </w:t>
      </w:r>
    </w:p>
  </w:comment>
  <w:comment w:id="116" w:author="Jessica Varkonyi" w:date="2025-01-08T14:36:00Z" w:initials="JV">
    <w:p w14:paraId="6A9F608B" w14:textId="77777777" w:rsidR="006B7CCC" w:rsidRDefault="006B7CCC" w:rsidP="006B7CCC">
      <w:pPr>
        <w:pStyle w:val="CommentText"/>
      </w:pPr>
      <w:r>
        <w:rPr>
          <w:rStyle w:val="CommentReference"/>
        </w:rPr>
        <w:annotationRef/>
      </w:r>
      <w:r>
        <w:t>Oh, this version is so much better, thanks! I will update the glossary as well.</w:t>
      </w:r>
    </w:p>
  </w:comment>
  <w:comment w:id="118" w:author="Elizabeth Harwood" w:date="2025-01-08T13:22:00Z" w:initials="EH">
    <w:p w14:paraId="0C52D1FE" w14:textId="77777777" w:rsidR="006B7CCC" w:rsidRDefault="006B7CCC" w:rsidP="006B7CCC">
      <w:pPr>
        <w:pStyle w:val="CommentText"/>
      </w:pPr>
      <w:r>
        <w:rPr>
          <w:rStyle w:val="CommentReference"/>
        </w:rPr>
        <w:annotationRef/>
      </w:r>
      <w:r>
        <w:t>Last page?</w:t>
      </w:r>
    </w:p>
  </w:comment>
  <w:comment w:id="120" w:author="Jessica Varkonyi" w:date="2025-01-06T14:51:00Z" w:initials="JV">
    <w:p w14:paraId="60CC24FF" w14:textId="4EBB89DB" w:rsidR="00AE7226" w:rsidRDefault="00AE7226" w:rsidP="00AE7226">
      <w:pPr>
        <w:pStyle w:val="CommentText"/>
      </w:pPr>
      <w:r>
        <w:rPr>
          <w:rStyle w:val="CommentReference"/>
        </w:rPr>
        <w:annotationRef/>
      </w:r>
      <w:r>
        <w:t>Are there other questions we should add here?</w:t>
      </w:r>
    </w:p>
  </w:comment>
  <w:comment w:id="122" w:author="Jesse Ford" w:date="2025-01-08T12:56:00Z" w:initials="JF">
    <w:p w14:paraId="06CD6BFB" w14:textId="77777777" w:rsidR="00630401" w:rsidRDefault="00630401" w:rsidP="00630401">
      <w:pPr>
        <w:pStyle w:val="CommentText"/>
      </w:pPr>
      <w:r>
        <w:rPr>
          <w:rStyle w:val="CommentReference"/>
        </w:rPr>
        <w:annotationRef/>
      </w:r>
      <w:r>
        <w:t>Coinsurance and deductibles do not always apply. They typically are applied in hospital settings.</w:t>
      </w:r>
    </w:p>
  </w:comment>
  <w:comment w:id="123" w:author="Jessica Varkonyi" w:date="2025-01-08T14:53:00Z" w:initials="JV">
    <w:p w14:paraId="11B42A7E" w14:textId="77777777" w:rsidR="00630401" w:rsidRDefault="00630401" w:rsidP="00630401">
      <w:pPr>
        <w:pStyle w:val="CommentText"/>
      </w:pPr>
      <w:r>
        <w:rPr>
          <w:rStyle w:val="CommentReference"/>
        </w:rPr>
        <w:annotationRef/>
      </w:r>
      <w:r>
        <w:t>Good point.  How important is this to include?  Do we also need to explain that not all costs count toward deductible (ex: non-covered services, out-of-network services, etc.), or is that too much info?</w:t>
      </w:r>
    </w:p>
  </w:comment>
  <w:comment w:id="124" w:author="Jessica Varkonyi" w:date="2025-01-14T11:15:00Z" w:initials="JV">
    <w:p w14:paraId="47CEE0FD" w14:textId="77777777" w:rsidR="00630401" w:rsidRDefault="00630401" w:rsidP="00630401">
      <w:pPr>
        <w:pStyle w:val="CommentText"/>
      </w:pPr>
      <w:r>
        <w:rPr>
          <w:rStyle w:val="CommentReference"/>
        </w:rPr>
        <w:annotationRef/>
      </w:r>
      <w:r>
        <w:fldChar w:fldCharType="begin"/>
      </w:r>
      <w:r>
        <w:instrText>HYPERLINK "mailto:jford@saludrevenue.com"</w:instrText>
      </w:r>
      <w:bookmarkStart w:id="126" w:name="_@_B1C3CF73480C49F59C3007A68ECEFC6CZ"/>
      <w:r>
        <w:fldChar w:fldCharType="separate"/>
      </w:r>
      <w:bookmarkEnd w:id="126"/>
      <w:r w:rsidRPr="00003EB2">
        <w:rPr>
          <w:rStyle w:val="Mention"/>
          <w:noProof/>
        </w:rPr>
        <w:t>@Jesse Ford</w:t>
      </w:r>
      <w:r>
        <w:fldChar w:fldCharType="end"/>
      </w:r>
      <w:r>
        <w:t xml:space="preserve"> </w:t>
      </w:r>
    </w:p>
  </w:comment>
  <w:comment w:id="125" w:author="Jesse Ford" w:date="2025-01-14T16:59:00Z" w:initials="JF">
    <w:p w14:paraId="669A331C" w14:textId="77777777" w:rsidR="00630401" w:rsidRDefault="00630401" w:rsidP="00630401">
      <w:pPr>
        <w:pStyle w:val="CommentText"/>
      </w:pPr>
      <w:r>
        <w:rPr>
          <w:rStyle w:val="CommentReference"/>
        </w:rPr>
        <w:annotationRef/>
      </w:r>
      <w:r>
        <w:t>It may be appropriate to refer to “covered services” in the deductible definition instead of “medical” costs</w:t>
      </w:r>
    </w:p>
  </w:comment>
  <w:comment w:id="127" w:author="Jesse Ford" w:date="2025-01-08T12:57:00Z" w:initials="JF">
    <w:p w14:paraId="44A793E9" w14:textId="77777777" w:rsidR="00630401" w:rsidRDefault="00630401" w:rsidP="00630401">
      <w:pPr>
        <w:pStyle w:val="CommentText"/>
      </w:pPr>
      <w:r>
        <w:rPr>
          <w:rStyle w:val="CommentReference"/>
        </w:rPr>
        <w:annotationRef/>
      </w:r>
      <w:r>
        <w:t>I think we should avoid saying All, just in case. I would delete.</w:t>
      </w:r>
    </w:p>
  </w:comment>
  <w:comment w:id="128" w:author="Jessica Varkonyi" w:date="2025-01-08T14:53:00Z" w:initials="JV">
    <w:p w14:paraId="6BE22A35" w14:textId="77777777" w:rsidR="00630401" w:rsidRDefault="00630401" w:rsidP="00630401">
      <w:pPr>
        <w:pStyle w:val="CommentText"/>
      </w:pPr>
      <w:r>
        <w:rPr>
          <w:rStyle w:val="CommentReference"/>
        </w:rPr>
        <w:annotationRef/>
      </w:r>
      <w:r>
        <w:t>Agree!</w:t>
      </w:r>
    </w:p>
  </w:comment>
  <w:comment w:id="129" w:author="Elizabeth Harwood" w:date="2025-01-08T13:41:00Z" w:initials="EH">
    <w:p w14:paraId="121182E4" w14:textId="77777777" w:rsidR="0097303E" w:rsidRDefault="0097303E" w:rsidP="0097303E">
      <w:pPr>
        <w:pStyle w:val="CommentText"/>
      </w:pPr>
      <w:r>
        <w:rPr>
          <w:rStyle w:val="CommentReference"/>
        </w:rPr>
        <w:annotationRef/>
      </w:r>
      <w:r>
        <w:t>Is it muddying the waters to say that some preventive care is not subject to the deductible/copay/coinsurance amounts?</w:t>
      </w:r>
    </w:p>
  </w:comment>
  <w:comment w:id="130" w:author="Jessica Varkonyi" w:date="2025-01-08T14:58:00Z" w:initials="JV">
    <w:p w14:paraId="44D71FDF" w14:textId="77777777" w:rsidR="0097303E" w:rsidRDefault="0097303E" w:rsidP="0097303E">
      <w:pPr>
        <w:pStyle w:val="CommentText"/>
      </w:pPr>
      <w:r>
        <w:rPr>
          <w:rStyle w:val="CommentReference"/>
        </w:rPr>
        <w:annotationRef/>
      </w:r>
      <w:r>
        <w:t>Maybe? If we say “certain medical costs” or “most medical costs,” that would imply there are some which are not subject to the general statement.</w:t>
      </w:r>
    </w:p>
  </w:comment>
  <w:comment w:id="131" w:author="Elizabeth Harwood" w:date="2025-01-16T16:45:00Z" w:initials="EH">
    <w:p w14:paraId="0BEE8CF3" w14:textId="77777777" w:rsidR="0097303E" w:rsidRDefault="0097303E" w:rsidP="0097303E">
      <w:pPr>
        <w:pStyle w:val="CommentText"/>
      </w:pPr>
      <w:r>
        <w:rPr>
          <w:rStyle w:val="CommentReference"/>
        </w:rPr>
        <w:annotationRef/>
      </w:r>
      <w:r>
        <w:t>preventive</w:t>
      </w:r>
    </w:p>
  </w:comment>
  <w:comment w:id="132" w:author="Jesse Ford" w:date="2025-01-08T12:58:00Z" w:initials="JF">
    <w:p w14:paraId="59A1FF12" w14:textId="77777777" w:rsidR="0097303E" w:rsidRDefault="0097303E" w:rsidP="0097303E">
      <w:pPr>
        <w:pStyle w:val="CommentText"/>
      </w:pPr>
      <w:r>
        <w:rPr>
          <w:rStyle w:val="CommentReference"/>
        </w:rPr>
        <w:annotationRef/>
      </w:r>
      <w:r>
        <w:t>I don’t think this is true for clinic visits, unless the clinic is considered an outpatient department of a hospital.</w:t>
      </w:r>
    </w:p>
  </w:comment>
  <w:comment w:id="133" w:author="Jessica Varkonyi" w:date="2025-01-08T14:56:00Z" w:initials="JV">
    <w:p w14:paraId="36C3499B" w14:textId="77777777" w:rsidR="0097303E" w:rsidRDefault="0097303E" w:rsidP="0097303E">
      <w:pPr>
        <w:pStyle w:val="CommentText"/>
      </w:pPr>
      <w:r>
        <w:rPr>
          <w:rStyle w:val="CommentReference"/>
        </w:rPr>
        <w:annotationRef/>
      </w:r>
      <w:r>
        <w:t>Hmmm.  What do you think would be the best way to revise this.  Maybe we could say “certain medical costs”?  Or “most medical costs”?</w:t>
      </w:r>
    </w:p>
  </w:comment>
  <w:comment w:id="134" w:author="Vaibhav Srivastava" w:date="2025-01-08T15:38:00Z" w:initials="VS">
    <w:p w14:paraId="7CEB80A5" w14:textId="77777777" w:rsidR="0097303E" w:rsidRDefault="0097303E" w:rsidP="0097303E">
      <w:pPr>
        <w:pStyle w:val="CommentText"/>
      </w:pPr>
      <w:r>
        <w:rPr>
          <w:rStyle w:val="CommentReference"/>
        </w:rPr>
        <w:annotationRef/>
      </w:r>
      <w:r w:rsidRPr="7ED5424D">
        <w:t>We can replace the last line with something like "For most medical services, you are responsible for paying the full amount until you have met your deductible. However, certain services, such as preventive care, may be covered at no cost to you even if your deductible has not been met."</w:t>
      </w:r>
    </w:p>
  </w:comment>
  <w:comment w:id="135" w:author="Jesse Ford" w:date="2025-01-08T13:00:00Z" w:initials="JF">
    <w:p w14:paraId="71B322C3" w14:textId="77777777" w:rsidR="0097303E" w:rsidRDefault="0097303E" w:rsidP="0097303E">
      <w:pPr>
        <w:pStyle w:val="CommentText"/>
      </w:pPr>
      <w:r>
        <w:rPr>
          <w:rStyle w:val="CommentReference"/>
        </w:rPr>
        <w:annotationRef/>
      </w:r>
      <w:r>
        <w:t>Allowed amount</w:t>
      </w:r>
    </w:p>
  </w:comment>
  <w:comment w:id="136" w:author="Jesse Ford" w:date="2025-01-08T13:00:00Z" w:initials="JF">
    <w:p w14:paraId="0049978B" w14:textId="77777777" w:rsidR="0097303E" w:rsidRDefault="0097303E" w:rsidP="0097303E">
      <w:pPr>
        <w:pStyle w:val="CommentText"/>
      </w:pPr>
      <w:r>
        <w:rPr>
          <w:rStyle w:val="CommentReference"/>
        </w:rPr>
        <w:annotationRef/>
      </w:r>
      <w:r>
        <w:t>Allowed amount</w:t>
      </w:r>
    </w:p>
  </w:comment>
  <w:comment w:id="137" w:author="Elizabeth Harwood" w:date="2025-01-08T13:47:00Z" w:initials="EH">
    <w:p w14:paraId="455DB14E" w14:textId="77777777" w:rsidR="00483608" w:rsidRDefault="00483608" w:rsidP="00483608">
      <w:pPr>
        <w:pStyle w:val="CommentText"/>
      </w:pPr>
      <w:r>
        <w:rPr>
          <w:rStyle w:val="CommentReference"/>
        </w:rPr>
        <w:annotationRef/>
      </w:r>
      <w:r>
        <w:t>Need to decide if we’re going with second-person or third-person.</w:t>
      </w:r>
    </w:p>
  </w:comment>
  <w:comment w:id="138" w:author="Jessica Varkonyi" w:date="2025-01-08T15:02:00Z" w:initials="JV">
    <w:p w14:paraId="3667DD3F" w14:textId="77777777" w:rsidR="00483608" w:rsidRDefault="00483608" w:rsidP="00483608">
      <w:pPr>
        <w:pStyle w:val="CommentText"/>
      </w:pPr>
      <w:r>
        <w:rPr>
          <w:rStyle w:val="CommentReference"/>
        </w:rPr>
        <w:annotationRef/>
      </w:r>
      <w:r>
        <w:t xml:space="preserve">I think we’re going with second-person, mostly, but I used third person since the examples which follow are of a third party (not the “you” of the portal user).  Maybe that’s not good practice, though.  </w:t>
      </w:r>
    </w:p>
    <w:p w14:paraId="499F808B" w14:textId="77777777" w:rsidR="00483608" w:rsidRDefault="00483608" w:rsidP="00483608">
      <w:pPr>
        <w:pStyle w:val="CommentText"/>
      </w:pPr>
    </w:p>
    <w:p w14:paraId="0713395A" w14:textId="77777777" w:rsidR="00483608" w:rsidRDefault="00483608" w:rsidP="00483608">
      <w:pPr>
        <w:pStyle w:val="CommentText"/>
      </w:pPr>
      <w:r>
        <w:t>One potential challenge to the general rule of second-person, though, is the guarantor ‘you’ is not necessarily the same as the patient ‘you.’</w:t>
      </w:r>
    </w:p>
    <w:p w14:paraId="078BF7E8" w14:textId="77777777" w:rsidR="00483608" w:rsidRDefault="00483608" w:rsidP="00483608">
      <w:pPr>
        <w:pStyle w:val="CommentText"/>
      </w:pPr>
    </w:p>
    <w:p w14:paraId="1FB23A54" w14:textId="77777777" w:rsidR="00483608" w:rsidRDefault="00483608" w:rsidP="00483608">
      <w:pPr>
        <w:pStyle w:val="CommentText"/>
      </w:pPr>
      <w:r>
        <w:t>Do you have recommendations?</w:t>
      </w:r>
    </w:p>
  </w:comment>
  <w:comment w:id="139" w:author="Elizabeth Harwood" w:date="2025-01-14T11:24:00Z" w:initials="EH">
    <w:p w14:paraId="13746117" w14:textId="77777777" w:rsidR="00483608" w:rsidRDefault="00483608" w:rsidP="00483608">
      <w:pPr>
        <w:pStyle w:val="CommentText"/>
      </w:pPr>
      <w:r>
        <w:rPr>
          <w:rStyle w:val="CommentReference"/>
        </w:rPr>
        <w:annotationRef/>
      </w:r>
      <w:r w:rsidRPr="48EF188F">
        <w:t>I understand your reasoning. I think we can leave it.</w:t>
      </w:r>
    </w:p>
  </w:comment>
  <w:comment w:id="140" w:author="Jessica Varkonyi" w:date="2025-01-14T11:19:00Z" w:initials="JV">
    <w:p w14:paraId="72BD6826" w14:textId="77777777" w:rsidR="00483608" w:rsidRDefault="00483608" w:rsidP="00483608">
      <w:pPr>
        <w:pStyle w:val="CommentText"/>
      </w:pPr>
      <w:r>
        <w:rPr>
          <w:rStyle w:val="CommentReference"/>
        </w:rPr>
        <w:annotationRef/>
      </w:r>
      <w:hyperlink r:id="rId6" w:history="1">
        <w:r w:rsidRPr="003E1412">
          <w:rPr>
            <w:rStyle w:val="Mention"/>
            <w:noProof/>
          </w:rPr>
          <w:t>@Elizabeth Harwood</w:t>
        </w:r>
      </w:hyperlink>
      <w:r>
        <w:t xml:space="preserve"> </w:t>
      </w:r>
    </w:p>
  </w:comment>
  <w:comment w:id="141" w:author="Elizabeth Harwood" w:date="2025-01-08T13:48:00Z" w:initials="EH">
    <w:p w14:paraId="67516DDE" w14:textId="77777777" w:rsidR="00483608" w:rsidRDefault="00483608" w:rsidP="00483608">
      <w:pPr>
        <w:pStyle w:val="CommentText"/>
      </w:pPr>
      <w:r>
        <w:rPr>
          <w:rStyle w:val="CommentReference"/>
        </w:rPr>
        <w:annotationRef/>
      </w:r>
      <w:r>
        <w:t>Do we need to state what her deductible and out-of-pocket max are?</w:t>
      </w:r>
    </w:p>
  </w:comment>
  <w:comment w:id="142" w:author="Jessica Varkonyi" w:date="2025-01-08T15:03:00Z" w:initials="JV">
    <w:p w14:paraId="39F0C56D" w14:textId="77777777" w:rsidR="00483608" w:rsidRDefault="00483608" w:rsidP="00483608">
      <w:pPr>
        <w:pStyle w:val="CommentText"/>
      </w:pPr>
      <w:r>
        <w:rPr>
          <w:rStyle w:val="CommentReference"/>
        </w:rPr>
        <w:annotationRef/>
      </w:r>
      <w:r>
        <w:t>Since those amounts do not impact the numbers in this example, I vote to not include them for simplicity.</w:t>
      </w:r>
    </w:p>
  </w:comment>
  <w:comment w:id="145" w:author="Monica Gallardo (Client Portal)" w:date="2025-07-28T23:36:00Z" w:initials="MP">
    <w:p w14:paraId="31A8B184" w14:textId="425F82DB" w:rsidR="009D7FF7" w:rsidRDefault="009D7FF7">
      <w:pPr>
        <w:pStyle w:val="CommentText"/>
      </w:pPr>
      <w:r>
        <w:rPr>
          <w:rStyle w:val="CommentReference"/>
        </w:rPr>
        <w:annotationRef/>
      </w:r>
      <w:r w:rsidRPr="5AF61A9B">
        <w:t>There is extra period in here</w:t>
      </w:r>
    </w:p>
  </w:comment>
  <w:comment w:id="143" w:author="Jesse Ford" w:date="2025-01-23T11:17:00Z" w:initials="JF">
    <w:p w14:paraId="64D2B007" w14:textId="77777777" w:rsidR="00483608" w:rsidRDefault="00483608" w:rsidP="00483608">
      <w:pPr>
        <w:pStyle w:val="CommentText"/>
      </w:pPr>
      <w:r>
        <w:rPr>
          <w:rStyle w:val="CommentReference"/>
        </w:rPr>
        <w:annotationRef/>
      </w:r>
      <w:r>
        <w:t>I don’t think the math is correct here. I think the copay stands alone, and the 80% is for the 250 x-ray</w:t>
      </w:r>
    </w:p>
  </w:comment>
  <w:comment w:id="144" w:author="Jessica Varkonyi" w:date="2025-01-29T09:20:00Z" w:initials="JV">
    <w:p w14:paraId="01B7D6B0" w14:textId="77777777" w:rsidR="00483608" w:rsidRDefault="00483608" w:rsidP="00483608">
      <w:pPr>
        <w:pStyle w:val="CommentText"/>
      </w:pPr>
      <w:r>
        <w:rPr>
          <w:rStyle w:val="CommentReference"/>
        </w:rPr>
        <w:annotationRef/>
      </w:r>
      <w:r>
        <w:t>Yep! Thanks for catching this.  Revised.</w:t>
      </w:r>
    </w:p>
  </w:comment>
  <w:comment w:id="146" w:author="Monica Gallardo (Client Portal)" w:date="2025-07-29T14:21:00Z" w:initials="MP">
    <w:p w14:paraId="42A8BC7E" w14:textId="523A26C0" w:rsidR="001C4128" w:rsidRDefault="001C4128">
      <w:pPr>
        <w:pStyle w:val="CommentText"/>
      </w:pPr>
      <w:r>
        <w:rPr>
          <w:rStyle w:val="CommentReference"/>
        </w:rPr>
        <w:annotationRef/>
      </w:r>
      <w:r w:rsidRPr="0917EEED">
        <w:t>This one probably has to be a period.</w:t>
      </w:r>
    </w:p>
  </w:comment>
  <w:comment w:id="148" w:author="Jessica Varkonyi" w:date="2025-01-08T10:53:00Z" w:initials="JV">
    <w:p w14:paraId="06B29A2A" w14:textId="77777777" w:rsidR="00483608" w:rsidRDefault="00483608" w:rsidP="00483608">
      <w:pPr>
        <w:pStyle w:val="CommentText"/>
      </w:pPr>
      <w:r>
        <w:rPr>
          <w:rStyle w:val="CommentReference"/>
        </w:rPr>
        <w:annotationRef/>
      </w:r>
      <w:r>
        <w:t>Note to self: add emphasis on importance of responding to COB info requests (insurance won’t pay unless they get this info).</w:t>
      </w:r>
    </w:p>
  </w:comment>
  <w:comment w:id="149" w:author="Victoria Ford" w:date="2025-07-14T10:39:00Z" w:initials="VF">
    <w:p w14:paraId="280B1FAC" w14:textId="28F0EB8A" w:rsidR="008F5B23" w:rsidRDefault="008F5B23" w:rsidP="008F5B23">
      <w:pPr>
        <w:pStyle w:val="CommentText"/>
      </w:pPr>
      <w:r>
        <w:rPr>
          <w:rStyle w:val="CommentReference"/>
        </w:rPr>
        <w:annotationRef/>
      </w:r>
      <w:r>
        <w:fldChar w:fldCharType="begin"/>
      </w:r>
      <w:r>
        <w:instrText>HYPERLINK "mailto:eharwood@saludrevenue.com"</w:instrText>
      </w:r>
      <w:bookmarkStart w:id="150" w:name="_@_DCB821EA39FB45938D3FEA78D46E76DAZ"/>
      <w:r>
        <w:fldChar w:fldCharType="separate"/>
      </w:r>
      <w:bookmarkEnd w:id="150"/>
      <w:r w:rsidRPr="008F5B23">
        <w:rPr>
          <w:rStyle w:val="Mention"/>
          <w:noProof/>
        </w:rPr>
        <w:t>@Elizabeth Harwood</w:t>
      </w:r>
      <w:r>
        <w:fldChar w:fldCharType="end"/>
      </w:r>
      <w:r>
        <w:t xml:space="preserve"> For close captions, this sentence should have gender inclusive language as in “Su hijo(a) puede estar cubierto(a)” even though it is not written that way in the script.</w:t>
      </w:r>
    </w:p>
  </w:comment>
  <w:comment w:id="151" w:author="Victoria Ford" w:date="2025-07-31T12:11:00Z" w:initials="VF">
    <w:p w14:paraId="0F1AE99F" w14:textId="77777777" w:rsidR="00630B91" w:rsidRDefault="00630B91" w:rsidP="00630B91">
      <w:pPr>
        <w:pStyle w:val="CommentText"/>
      </w:pPr>
      <w:r>
        <w:rPr>
          <w:rStyle w:val="CommentReference"/>
        </w:rPr>
        <w:annotationRef/>
      </w:r>
      <w:r>
        <w:t>clarify</w:t>
      </w:r>
    </w:p>
  </w:comment>
  <w:comment w:id="152" w:author="Elizabeth Harwood" w:date="2025-07-31T14:05:00Z" w:initials="EH">
    <w:p w14:paraId="11D8020D" w14:textId="4E706CAA" w:rsidR="008316D2" w:rsidRDefault="008316D2" w:rsidP="008316D2">
      <w:pPr>
        <w:pStyle w:val="CommentText"/>
      </w:pPr>
      <w:r>
        <w:rPr>
          <w:rStyle w:val="CommentReference"/>
        </w:rPr>
        <w:annotationRef/>
      </w:r>
      <w:r>
        <w:fldChar w:fldCharType="begin"/>
      </w:r>
      <w:r>
        <w:instrText>HYPERLINK "mailto:vford@saludrevenue.com"</w:instrText>
      </w:r>
      <w:bookmarkStart w:id="155" w:name="_@_9491FC694E2B4953A810BB069C3C258DZ"/>
      <w:r>
        <w:fldChar w:fldCharType="separate"/>
      </w:r>
      <w:bookmarkEnd w:id="155"/>
      <w:r w:rsidRPr="008316D2">
        <w:rPr>
          <w:rStyle w:val="Mention"/>
          <w:noProof/>
        </w:rPr>
        <w:t>@Victoria Ford</w:t>
      </w:r>
      <w:r>
        <w:fldChar w:fldCharType="end"/>
      </w:r>
      <w:r>
        <w:t xml:space="preserve"> does this have a translation?</w:t>
      </w:r>
    </w:p>
  </w:comment>
  <w:comment w:id="153" w:author="Victoria Ford" w:date="2025-07-31T15:10:00Z" w:initials="VF">
    <w:p w14:paraId="533C608F" w14:textId="77777777" w:rsidR="0092188D" w:rsidRDefault="0092188D" w:rsidP="0092188D">
      <w:pPr>
        <w:pStyle w:val="CommentText"/>
      </w:pPr>
      <w:r>
        <w:rPr>
          <w:rStyle w:val="CommentReference"/>
        </w:rPr>
        <w:annotationRef/>
      </w:r>
      <w:r>
        <w:rPr>
          <w:color w:val="000000"/>
          <w:highlight w:val="cyan"/>
          <w:lang w:val="es-US"/>
        </w:rPr>
        <w:t>Fecha Efectiva de Cobertura</w:t>
      </w:r>
    </w:p>
    <w:p w14:paraId="1BCC1152" w14:textId="77777777" w:rsidR="0092188D" w:rsidRDefault="0092188D" w:rsidP="0092188D">
      <w:pPr>
        <w:pStyle w:val="CommentText"/>
      </w:pPr>
      <w:r>
        <w:t>Apologies, we were debating between two different ways to translate it</w:t>
      </w:r>
    </w:p>
  </w:comment>
  <w:comment w:id="154" w:author="Elizabeth Harwood" w:date="2025-07-31T15:13:00Z" w:initials="EH">
    <w:p w14:paraId="6FE1DF44" w14:textId="2F7322BC" w:rsidR="00A74D47" w:rsidRDefault="00A74D47">
      <w:pPr>
        <w:pStyle w:val="CommentText"/>
      </w:pPr>
      <w:r>
        <w:rPr>
          <w:rStyle w:val="CommentReference"/>
        </w:rPr>
        <w:annotationRef/>
      </w:r>
      <w:r w:rsidRPr="73D51677">
        <w:t>No worries - thank you!</w:t>
      </w:r>
    </w:p>
  </w:comment>
  <w:comment w:id="156" w:author="Jessica Varkonyi" w:date="2024-11-05T13:15:00Z" w:initials="JV">
    <w:p w14:paraId="39563318" w14:textId="29C0F1E5" w:rsidR="00483608" w:rsidRDefault="00483608" w:rsidP="00483608">
      <w:pPr>
        <w:pStyle w:val="CommentText"/>
      </w:pPr>
      <w:r>
        <w:rPr>
          <w:rStyle w:val="CommentReference"/>
        </w:rPr>
        <w:annotationRef/>
      </w:r>
      <w:r>
        <w:t>Do we need this level of detail?</w:t>
      </w:r>
    </w:p>
  </w:comment>
  <w:comment w:id="157" w:author="Jessica Varkonyi" w:date="2024-11-05T13:30:00Z" w:initials="JV">
    <w:p w14:paraId="3AF2E268" w14:textId="77777777" w:rsidR="00483608" w:rsidRDefault="00483608" w:rsidP="00483608">
      <w:pPr>
        <w:pStyle w:val="CommentText"/>
      </w:pPr>
      <w:r>
        <w:rPr>
          <w:rStyle w:val="CommentReference"/>
        </w:rPr>
        <w:annotationRef/>
      </w:r>
      <w:r>
        <w:t>Could we have a widget that helps the user determine who is their primary/secondary insurer? Is that actually helpful/needed, or is the most important thing that they know to inform the insurances and providers about all of their coverages?</w:t>
      </w:r>
    </w:p>
  </w:comment>
  <w:comment w:id="158" w:author="Jesse Ford" w:date="2024-11-07T17:01:00Z" w:initials="JF">
    <w:p w14:paraId="12E47C96" w14:textId="77777777" w:rsidR="00483608" w:rsidRDefault="00483608" w:rsidP="00483608">
      <w:pPr>
        <w:pStyle w:val="CommentText"/>
      </w:pPr>
      <w:r>
        <w:rPr>
          <w:rStyle w:val="CommentReference"/>
        </w:rPr>
        <w:annotationRef/>
      </w:r>
      <w:r>
        <w:t>A widget would be a good option. The dependents rule has a couple subsections. Complex</w:t>
      </w:r>
    </w:p>
  </w:comment>
  <w:comment w:id="160" w:author="Elizabeth Harwood" w:date="2025-05-08T15:07:00Z" w:initials="EH">
    <w:p w14:paraId="59625250" w14:textId="77777777" w:rsidR="00D03672" w:rsidRDefault="00D03672" w:rsidP="00D03672">
      <w:pPr>
        <w:pStyle w:val="CommentText"/>
      </w:pPr>
      <w:r>
        <w:rPr>
          <w:rStyle w:val="CommentReference"/>
        </w:rPr>
        <w:annotationRef/>
      </w:r>
      <w:r w:rsidRPr="639DC7DA">
        <w:t>will not or might not pay?</w:t>
      </w:r>
    </w:p>
  </w:comment>
  <w:comment w:id="163" w:author="Jessica Varkonyi" w:date="2024-12-12T11:36:00Z" w:initials="JV">
    <w:p w14:paraId="03DCB493" w14:textId="77777777" w:rsidR="00144976" w:rsidRDefault="00144976" w:rsidP="00144976">
      <w:pPr>
        <w:pStyle w:val="CommentText"/>
      </w:pPr>
      <w:r>
        <w:rPr>
          <w:rStyle w:val="CommentReference"/>
        </w:rPr>
        <w:annotationRef/>
      </w:r>
      <w:r>
        <w:t>Should we say something about not wanting the threat of medical debt to prevent receiving care?</w:t>
      </w:r>
    </w:p>
  </w:comment>
  <w:comment w:id="164" w:author="Elizabeth Harwood" w:date="2025-01-06T16:23:00Z" w:initials="EH">
    <w:p w14:paraId="450828C5" w14:textId="77777777" w:rsidR="00144976" w:rsidRDefault="00144976" w:rsidP="00144976">
      <w:pPr>
        <w:pStyle w:val="CommentText"/>
      </w:pPr>
      <w:r>
        <w:rPr>
          <w:rStyle w:val="CommentReference"/>
        </w:rPr>
        <w:annotationRef/>
      </w:r>
      <w:r w:rsidRPr="42462D14">
        <w:t>I think that's an important point to address.</w:t>
      </w:r>
    </w:p>
  </w:comment>
  <w:comment w:id="165" w:author="Jessica Varkonyi" w:date="2024-12-19T15:35:00Z" w:initials="JV">
    <w:p w14:paraId="6510DE56" w14:textId="77777777" w:rsidR="00144976" w:rsidRDefault="00144976" w:rsidP="00144976">
      <w:pPr>
        <w:pStyle w:val="CommentText"/>
      </w:pPr>
      <w:r>
        <w:rPr>
          <w:rStyle w:val="CommentReference"/>
        </w:rPr>
        <w:annotationRef/>
      </w:r>
      <w:r>
        <w:t>Do we want to list Tricare here?</w:t>
      </w:r>
    </w:p>
  </w:comment>
  <w:comment w:id="166" w:author="Elizabeth Harwood" w:date="2025-01-06T16:26:00Z" w:initials="EH">
    <w:p w14:paraId="532E821A" w14:textId="77777777" w:rsidR="00144976" w:rsidRDefault="00144976" w:rsidP="00144976">
      <w:pPr>
        <w:pStyle w:val="CommentText"/>
      </w:pPr>
      <w:r>
        <w:rPr>
          <w:rStyle w:val="CommentReference"/>
        </w:rPr>
        <w:annotationRef/>
      </w:r>
      <w:r w:rsidRPr="35DEC12B">
        <w:t>I'd vote yes.</w:t>
      </w:r>
    </w:p>
  </w:comment>
  <w:comment w:id="167" w:author="Jessica Varkonyi" w:date="2024-12-19T15:35:00Z" w:initials="JV">
    <w:p w14:paraId="3A41F8C3" w14:textId="77777777" w:rsidR="00144976" w:rsidRDefault="00144976" w:rsidP="00144976">
      <w:pPr>
        <w:pStyle w:val="CommentText"/>
      </w:pPr>
      <w:r>
        <w:rPr>
          <w:rStyle w:val="CommentReference"/>
        </w:rPr>
        <w:annotationRef/>
      </w:r>
      <w:r>
        <w:t xml:space="preserve">Do we want to add Medicaid, Medicare, CHIP, worker’s compensation, and/or homeowner’s insurance to the glossary? </w:t>
      </w:r>
    </w:p>
  </w:comment>
  <w:comment w:id="168" w:author="Jesse Ford" w:date="2025-01-14T17:01:00Z" w:initials="JF">
    <w:p w14:paraId="0FF1181A" w14:textId="77777777" w:rsidR="00144976" w:rsidRDefault="00144976" w:rsidP="00144976">
      <w:pPr>
        <w:pStyle w:val="CommentText"/>
      </w:pPr>
      <w:r>
        <w:rPr>
          <w:rStyle w:val="CommentReference"/>
        </w:rPr>
        <w:annotationRef/>
      </w:r>
      <w:r>
        <w:t>? I don’t know that we HAVE to    idk if we have the definitions, we can add them.</w:t>
      </w:r>
    </w:p>
  </w:comment>
  <w:comment w:id="169" w:author="Jesse Ford" w:date="2025-01-08T14:04:00Z" w:initials="JF">
    <w:p w14:paraId="2F3646F5" w14:textId="77777777" w:rsidR="00144976" w:rsidRDefault="00144976" w:rsidP="00144976">
      <w:pPr>
        <w:pStyle w:val="CommentText"/>
      </w:pPr>
      <w:r>
        <w:rPr>
          <w:rStyle w:val="CommentReference"/>
        </w:rPr>
        <w:annotationRef/>
      </w:r>
      <w:r>
        <w:t>Pregnancy may be an option we need to add to the options page</w:t>
      </w:r>
    </w:p>
  </w:comment>
  <w:comment w:id="170" w:author="Victoria Ford" w:date="2025-07-31T05:11:00Z" w:initials="VF">
    <w:p w14:paraId="2D0707F4" w14:textId="682A5CFB" w:rsidR="00FB6858" w:rsidRDefault="00FB6858">
      <w:pPr>
        <w:pStyle w:val="CommentText"/>
      </w:pPr>
      <w:r>
        <w:rPr>
          <w:rStyle w:val="CommentReference"/>
        </w:rPr>
        <w:annotationRef/>
      </w:r>
      <w:r w:rsidRPr="65249AC7">
        <w:t>clarify</w:t>
      </w:r>
    </w:p>
  </w:comment>
  <w:comment w:id="171" w:author="Elizabeth Harwood" w:date="2025-01-16T16:52:00Z" w:initials="EH">
    <w:p w14:paraId="3C66AD76" w14:textId="77777777" w:rsidR="00726A5E" w:rsidRDefault="00726A5E" w:rsidP="00726A5E">
      <w:pPr>
        <w:pStyle w:val="CommentText"/>
      </w:pPr>
      <w:r>
        <w:rPr>
          <w:rStyle w:val="CommentReference"/>
        </w:rPr>
        <w:annotationRef/>
      </w:r>
      <w:r>
        <w:t>preventive</w:t>
      </w:r>
    </w:p>
  </w:comment>
  <w:comment w:id="172" w:author="Victoria Ford" w:date="2025-07-31T05:11:00Z" w:initials="VF">
    <w:p w14:paraId="66CD54E9" w14:textId="5A0CB1DD" w:rsidR="00FB6858" w:rsidRDefault="00FB6858">
      <w:pPr>
        <w:pStyle w:val="CommentText"/>
      </w:pPr>
      <w:r>
        <w:rPr>
          <w:rStyle w:val="CommentReference"/>
        </w:rPr>
        <w:annotationRef/>
      </w:r>
      <w:r w:rsidRPr="3BA8A72C">
        <w:t>clarify</w:t>
      </w:r>
    </w:p>
  </w:comment>
  <w:comment w:id="173" w:author="Jessica Varkonyi" w:date="2025-01-08T09:36:00Z" w:initials="JV">
    <w:p w14:paraId="18557BCF" w14:textId="77777777" w:rsidR="00C90A75" w:rsidRDefault="00C90A75" w:rsidP="00C90A75">
      <w:pPr>
        <w:pStyle w:val="CommentText"/>
      </w:pPr>
      <w:r>
        <w:rPr>
          <w:rStyle w:val="CommentReference"/>
        </w:rPr>
        <w:annotationRef/>
      </w:r>
      <w:r>
        <w:t>Should the payment plan rules/details for a client be accessible prior to login?  If so, do we need a page that is separate from the page where they actually set up the plan? Or do we include all the info here?</w:t>
      </w:r>
    </w:p>
  </w:comment>
  <w:comment w:id="174" w:author="Elizabeth Harwood" w:date="2025-01-08T14:13:00Z" w:initials="EH">
    <w:p w14:paraId="227B7B9C" w14:textId="77777777" w:rsidR="00C90A75" w:rsidRDefault="00C90A75" w:rsidP="00C90A75">
      <w:pPr>
        <w:pStyle w:val="CommentText"/>
      </w:pPr>
      <w:r>
        <w:rPr>
          <w:rStyle w:val="CommentReference"/>
        </w:rPr>
        <w:annotationRef/>
      </w:r>
      <w:r>
        <w:t>My initial thought is that they should log in to get all those details.</w:t>
      </w:r>
    </w:p>
  </w:comment>
  <w:comment w:id="175" w:author="Jessica Varkonyi" w:date="2025-01-14T12:02:00Z" w:initials="JV">
    <w:p w14:paraId="7641C71E" w14:textId="77777777" w:rsidR="00C90A75" w:rsidRDefault="00C90A75" w:rsidP="00C90A75">
      <w:pPr>
        <w:pStyle w:val="CommentText"/>
      </w:pPr>
      <w:r>
        <w:rPr>
          <w:rStyle w:val="CommentReference"/>
        </w:rPr>
        <w:annotationRef/>
      </w:r>
      <w:r>
        <w:t xml:space="preserve">Right now, our design calls for payment plan stipulations on the page where they set up the payment plan.  So, those guidelines will only be accessible after login.  </w:t>
      </w:r>
      <w:hyperlink r:id="rId7" w:history="1">
        <w:r w:rsidRPr="00344521">
          <w:rPr>
            <w:rStyle w:val="Mention"/>
            <w:noProof/>
          </w:rPr>
          <w:t>@Jesse Ford</w:t>
        </w:r>
      </w:hyperlink>
      <w:r>
        <w:t xml:space="preserve"> - just making sure you see and agree with this.</w:t>
      </w:r>
    </w:p>
  </w:comment>
  <w:comment w:id="176" w:author="Jesse Ford" w:date="2025-01-14T17:06:00Z" w:initials="JF">
    <w:p w14:paraId="5480B39F" w14:textId="77777777" w:rsidR="00C90A75" w:rsidRDefault="00C90A75" w:rsidP="00C90A75">
      <w:pPr>
        <w:pStyle w:val="CommentText"/>
      </w:pPr>
      <w:r>
        <w:rPr>
          <w:rStyle w:val="CommentReference"/>
        </w:rPr>
        <w:annotationRef/>
      </w:r>
      <w:r>
        <w:t>The payment plan details may appear in the providers financial assistance policy. I think if they are public already then they should be public. They are posted on HPH’s site right now so I think we should assume public</w:t>
      </w:r>
    </w:p>
  </w:comment>
  <w:comment w:id="177" w:author="Jessica Varkonyi" w:date="2025-01-14T11:59:00Z" w:initials="JV">
    <w:p w14:paraId="5A1405BA" w14:textId="77777777" w:rsidR="00C90A75" w:rsidRDefault="00C90A75" w:rsidP="00C90A75">
      <w:pPr>
        <w:pStyle w:val="CommentText"/>
      </w:pPr>
      <w:r>
        <w:rPr>
          <w:rStyle w:val="CommentReference"/>
        </w:rPr>
        <w:annotationRef/>
      </w:r>
      <w:r>
        <w:t xml:space="preserve">This was in a prior draft.  Do we want to explain this here?  If so, I need an SME to help me understand how these work.  Are they the same as what’s described here?  </w:t>
      </w:r>
      <w:hyperlink r:id="rId8" w:anchor=":~:text=Prescription%20discount%20cards%20are%20designed,have%20health%20insurance%20or%20not" w:history="1">
        <w:r w:rsidRPr="00E21C32">
          <w:rPr>
            <w:rStyle w:val="Hyperlink"/>
          </w:rPr>
          <w:t>https://www.wellrx.com/how-prescription-discount-cards-work/#:~:text=Prescription%20discount%20cards%20are%20designed,have%20health%20insurance%20or%20not</w:t>
        </w:r>
      </w:hyperlink>
      <w:r>
        <w:t xml:space="preserve">. </w:t>
      </w:r>
      <w:hyperlink r:id="rId9" w:history="1">
        <w:r w:rsidRPr="00073161">
          <w:rPr>
            <w:rStyle w:val="Mention"/>
            <w:noProof/>
          </w:rPr>
          <w:t>@Jesse Ford</w:t>
        </w:r>
      </w:hyperlink>
      <w:r>
        <w:t xml:space="preserve"> </w:t>
      </w:r>
      <w:hyperlink r:id="rId10" w:history="1">
        <w:r w:rsidRPr="00073161">
          <w:rPr>
            <w:rStyle w:val="Mention"/>
            <w:noProof/>
          </w:rPr>
          <w:t>@Vaibhav Srivastava</w:t>
        </w:r>
      </w:hyperlink>
      <w:r>
        <w:t xml:space="preserve"> </w:t>
      </w:r>
    </w:p>
  </w:comment>
  <w:comment w:id="178" w:author="Jesse Ford" w:date="2025-01-14T17:08:00Z" w:initials="JF">
    <w:p w14:paraId="4D2C974C" w14:textId="77777777" w:rsidR="00C90A75" w:rsidRDefault="00C90A75" w:rsidP="00C90A75">
      <w:pPr>
        <w:pStyle w:val="CommentText"/>
      </w:pPr>
      <w:r>
        <w:rPr>
          <w:rStyle w:val="CommentReference"/>
        </w:rPr>
        <w:annotationRef/>
      </w:r>
      <w:r>
        <w:t>Or costplus pharmacy. Maybe we put….”check back as we identify/add more resources”  We probably want to check on what we can link here</w:t>
      </w:r>
    </w:p>
  </w:comment>
  <w:comment w:id="179" w:author="Jesse Ford" w:date="2025-01-08T14:08:00Z" w:initials="JF">
    <w:p w14:paraId="516BD0B8" w14:textId="77777777" w:rsidR="00C90A75" w:rsidRDefault="00C90A75" w:rsidP="00C90A75">
      <w:pPr>
        <w:pStyle w:val="CommentText"/>
      </w:pPr>
      <w:r>
        <w:rPr>
          <w:rStyle w:val="CommentReference"/>
        </w:rPr>
        <w:annotationRef/>
      </w:r>
      <w:r>
        <w:t>This whole sentence will might end up different based upon client, but we can edit anything so ok</w:t>
      </w:r>
    </w:p>
  </w:comment>
  <w:comment w:id="180" w:author="Jessica Varkonyi" w:date="2025-01-08T14:25:00Z" w:initials="JV">
    <w:p w14:paraId="30331662" w14:textId="77777777" w:rsidR="00C90A75" w:rsidRDefault="00C90A75" w:rsidP="00C90A75">
      <w:pPr>
        <w:pStyle w:val="CommentText"/>
      </w:pPr>
      <w:r>
        <w:rPr>
          <w:rStyle w:val="CommentReference"/>
        </w:rPr>
        <w:annotationRef/>
      </w:r>
      <w:r>
        <w:t xml:space="preserve">We talked about specifying which content is “canned” and which may be client-specific.  I’ll put this whole sentence in brackets to indicate it may be different based on client. </w:t>
      </w:r>
    </w:p>
  </w:comment>
  <w:comment w:id="181" w:author="Jesse Ford" w:date="2025-01-08T06:08:00Z" w:initials="JF">
    <w:p w14:paraId="5B7008F5" w14:textId="5CAC2E7F" w:rsidR="001820E9" w:rsidRDefault="001820E9">
      <w:pPr>
        <w:pStyle w:val="CommentText"/>
      </w:pPr>
      <w:r>
        <w:rPr>
          <w:rStyle w:val="CommentReference"/>
        </w:rPr>
        <w:annotationRef/>
      </w:r>
      <w:r w:rsidRPr="2E4C2B62">
        <w:t>This whole sentence will might end up different based upon client, but we can edit anything so ok</w:t>
      </w:r>
    </w:p>
  </w:comment>
  <w:comment w:id="182" w:author="Jessica Varkonyi" w:date="2025-01-08T06:25:00Z" w:initials="JV">
    <w:p w14:paraId="691EF14B" w14:textId="79C90813" w:rsidR="001820E9" w:rsidRDefault="001820E9">
      <w:pPr>
        <w:pStyle w:val="CommentText"/>
      </w:pPr>
      <w:r>
        <w:rPr>
          <w:rStyle w:val="CommentReference"/>
        </w:rPr>
        <w:annotationRef/>
      </w:r>
      <w:r w:rsidRPr="02E83C26">
        <w:t xml:space="preserve">We talked about specifying which content is “canned” and which may be client-specific.  I’ll put this whole sentence in brackets to indicate it may be different based on client. </w:t>
      </w:r>
    </w:p>
  </w:comment>
  <w:comment w:id="212" w:author="Jessica Varkonyi" w:date="2024-12-19T15:12:00Z" w:initials="JV">
    <w:p w14:paraId="3AE1E5E2" w14:textId="52A9AFFA" w:rsidR="00BE3627" w:rsidRDefault="00BE3627" w:rsidP="00BE3627">
      <w:pPr>
        <w:pStyle w:val="CommentText"/>
      </w:pPr>
      <w:r>
        <w:rPr>
          <w:rStyle w:val="CommentReference"/>
        </w:rPr>
        <w:annotationRef/>
      </w:r>
      <w:r>
        <w:t xml:space="preserve">TBD </w:t>
      </w:r>
    </w:p>
  </w:comment>
  <w:comment w:id="216" w:author="Jessica Varkonyi" w:date="2025-01-29T11:03:00Z" w:initials="JV">
    <w:p w14:paraId="1E198880" w14:textId="77777777" w:rsidR="00C57BA9" w:rsidRDefault="00C57BA9" w:rsidP="00C57BA9">
      <w:pPr>
        <w:pStyle w:val="CommentText"/>
      </w:pPr>
      <w:r>
        <w:rPr>
          <w:rStyle w:val="CommentReference"/>
        </w:rPr>
        <w:annotationRef/>
      </w:r>
      <w:r>
        <w:t>Is this HPH-specific?</w:t>
      </w:r>
    </w:p>
  </w:comment>
  <w:comment w:id="217" w:author="Jessica Varkonyi" w:date="2025-01-29T03:03:00Z" w:initials="JV">
    <w:p w14:paraId="16EC512E" w14:textId="40E0D6B6" w:rsidR="00497320" w:rsidRDefault="00497320">
      <w:pPr>
        <w:pStyle w:val="CommentText"/>
      </w:pPr>
      <w:r>
        <w:rPr>
          <w:rStyle w:val="CommentReference"/>
        </w:rPr>
        <w:annotationRef/>
      </w:r>
      <w:r w:rsidRPr="23D6FDAE">
        <w:t>Is this HPH-specific?</w:t>
      </w:r>
    </w:p>
  </w:comment>
  <w:comment w:id="218" w:author="Jessica Varkonyi" w:date="2025-01-29T10:37:00Z" w:initials="JV">
    <w:p w14:paraId="4451D49F" w14:textId="72D5D5CB" w:rsidR="00322207" w:rsidRDefault="00322207" w:rsidP="00322207">
      <w:pPr>
        <w:pStyle w:val="CommentText"/>
      </w:pPr>
      <w:r>
        <w:rPr>
          <w:rStyle w:val="CommentReference"/>
        </w:rPr>
        <w:annotationRef/>
      </w:r>
      <w:r>
        <w:t>Suggest explaining which fields are required.  (Indicate with asterisk?)</w:t>
      </w:r>
    </w:p>
  </w:comment>
  <w:comment w:id="219" w:author="Jessica Varkonyi" w:date="2025-01-29T14:34:00Z" w:initials="JV">
    <w:p w14:paraId="12366B0A" w14:textId="77777777" w:rsidR="00E9754F" w:rsidRDefault="00E9754F" w:rsidP="00E9754F">
      <w:pPr>
        <w:pStyle w:val="CommentText"/>
      </w:pPr>
      <w:r>
        <w:rPr>
          <w:rStyle w:val="CommentReference"/>
        </w:rPr>
        <w:annotationRef/>
      </w:r>
      <w:r>
        <w:t>Applicant should be guarantor.</w:t>
      </w:r>
    </w:p>
  </w:comment>
  <w:comment w:id="220" w:author="Monica Gallardo (Client Portal)" w:date="2025-07-13T21:03:00Z" w:initials="MP">
    <w:p w14:paraId="0D5F8458" w14:textId="0516FA1F" w:rsidR="00D821B1" w:rsidRDefault="00D821B1">
      <w:pPr>
        <w:pStyle w:val="CommentText"/>
      </w:pPr>
      <w:r>
        <w:rPr>
          <w:rStyle w:val="CommentReference"/>
        </w:rPr>
        <w:annotationRef/>
      </w:r>
      <w:r w:rsidRPr="46FABB84">
        <w:t xml:space="preserve">missing a coma after assistance and a "you" after have </w:t>
      </w:r>
    </w:p>
  </w:comment>
  <w:comment w:id="221" w:author="Monica Gallardo (Client Portal)" w:date="2025-07-15T10:41:00Z" w:initials="MP">
    <w:p w14:paraId="0BC3ADDA" w14:textId="3BD3B88B" w:rsidR="001243B5" w:rsidRDefault="001243B5">
      <w:pPr>
        <w:pStyle w:val="CommentText"/>
      </w:pPr>
      <w:r>
        <w:rPr>
          <w:rStyle w:val="CommentReference"/>
        </w:rPr>
        <w:annotationRef/>
      </w:r>
      <w:r w:rsidRPr="6114107F">
        <w:t xml:space="preserve">Victoria, is this the same as Health Insurance Marketplace? I need to make sure I am consistent with the translation. This may be confusing if we use two different ways and we don't explain they are the same concept. </w:t>
      </w:r>
    </w:p>
  </w:comment>
  <w:comment w:id="222" w:author="Jessica Varkonyi" w:date="2025-01-29T10:44:00Z" w:initials="JV">
    <w:p w14:paraId="0C0F22B3" w14:textId="73D279A7" w:rsidR="00A26C63" w:rsidRDefault="00A26C63" w:rsidP="00A26C63">
      <w:pPr>
        <w:pStyle w:val="CommentText"/>
      </w:pPr>
      <w:r>
        <w:rPr>
          <w:rStyle w:val="CommentReference"/>
        </w:rPr>
        <w:annotationRef/>
      </w:r>
      <w:r>
        <w:t xml:space="preserve">This may be client-specific, but it may be helpful to clarify exactly what we’re looking for here.  Is it household members as defined for tax purposes?  Or just those covered on the same insurance?  Or a literal list of everyone living in the house at the time of application?  </w:t>
      </w:r>
    </w:p>
  </w:comment>
  <w:comment w:id="223" w:author="Jessica Varkonyi" w:date="2025-01-29T10:45:00Z" w:initials="JV">
    <w:p w14:paraId="3F3E4EBB" w14:textId="77777777" w:rsidR="00FD5904" w:rsidRDefault="00FD5904" w:rsidP="00FD5904">
      <w:pPr>
        <w:pStyle w:val="CommentText"/>
      </w:pPr>
      <w:r>
        <w:rPr>
          <w:rStyle w:val="CommentReference"/>
        </w:rPr>
        <w:annotationRef/>
      </w:r>
      <w:r>
        <w:t>When the applicant specifies the relationship for each household member, will these be open field or drop-down?</w:t>
      </w:r>
    </w:p>
  </w:comment>
  <w:comment w:id="224" w:author="Jessica Varkonyi" w:date="2025-01-29T10:46:00Z" w:initials="JV">
    <w:p w14:paraId="4B3B535D" w14:textId="77777777" w:rsidR="00FD5904" w:rsidRDefault="00FD5904" w:rsidP="00FD5904">
      <w:pPr>
        <w:pStyle w:val="CommentText"/>
      </w:pPr>
      <w:r>
        <w:rPr>
          <w:rStyle w:val="CommentReference"/>
        </w:rPr>
        <w:annotationRef/>
      </w:r>
      <w:r>
        <w:t># of documents required?  (Need placeholder if client-specific)</w:t>
      </w:r>
    </w:p>
  </w:comment>
  <w:comment w:id="225" w:author="Jessica Varkonyi" w:date="2025-01-29T11:22:00Z" w:initials="JV">
    <w:p w14:paraId="61EF2778" w14:textId="77777777" w:rsidR="004D7CD9" w:rsidRDefault="004D7CD9" w:rsidP="004D7CD9">
      <w:pPr>
        <w:pStyle w:val="CommentText"/>
      </w:pPr>
      <w:r>
        <w:rPr>
          <w:rStyle w:val="CommentReference"/>
        </w:rPr>
        <w:annotationRef/>
      </w:r>
      <w:r>
        <w:t xml:space="preserve">Instead of saying “dependents of the patient and/or responsible party,” can we say “dependents of the applicant”?  </w:t>
      </w:r>
    </w:p>
  </w:comment>
  <w:comment w:id="226" w:author="Jessica Varkonyi" w:date="2025-01-29T14:40:00Z" w:initials="JV">
    <w:p w14:paraId="1CE77A81" w14:textId="77777777" w:rsidR="00805E64" w:rsidRDefault="00805E64" w:rsidP="00805E64">
      <w:pPr>
        <w:pStyle w:val="CommentText"/>
      </w:pPr>
      <w:r>
        <w:rPr>
          <w:rStyle w:val="CommentReference"/>
        </w:rPr>
        <w:annotationRef/>
      </w:r>
      <w:r>
        <w:t xml:space="preserve">Client-specific for household number.  </w:t>
      </w:r>
    </w:p>
  </w:comment>
  <w:comment w:id="227" w:author="Jessica Varkonyi" w:date="2025-01-29T14:42:00Z" w:initials="JV">
    <w:p w14:paraId="46C749E7" w14:textId="77777777" w:rsidR="00155B0A" w:rsidRDefault="00155B0A" w:rsidP="00155B0A">
      <w:pPr>
        <w:pStyle w:val="CommentText"/>
      </w:pPr>
      <w:r>
        <w:rPr>
          <w:rStyle w:val="CommentReference"/>
        </w:rPr>
        <w:annotationRef/>
      </w:r>
      <w:r>
        <w:t>Open field for relationship.</w:t>
      </w:r>
    </w:p>
  </w:comment>
  <w:comment w:id="228" w:author="Jessica Varkonyi" w:date="2025-01-29T14:42:00Z" w:initials="JV">
    <w:p w14:paraId="73CFA96B" w14:textId="77777777" w:rsidR="00FF72AC" w:rsidRDefault="00FF72AC" w:rsidP="00FF72AC">
      <w:pPr>
        <w:pStyle w:val="CommentText"/>
      </w:pPr>
      <w:r>
        <w:rPr>
          <w:rStyle w:val="CommentReference"/>
        </w:rPr>
        <w:annotationRef/>
      </w:r>
      <w:r>
        <w:t>Dependent of the guarantor.</w:t>
      </w:r>
    </w:p>
  </w:comment>
  <w:comment w:id="229" w:author="Jessica Varkonyi" w:date="2025-01-29T10:48:00Z" w:initials="JV">
    <w:p w14:paraId="17CB5356" w14:textId="33040249" w:rsidR="00E03CF6" w:rsidRDefault="00E03CF6" w:rsidP="00E03CF6">
      <w:pPr>
        <w:pStyle w:val="CommentText"/>
      </w:pPr>
      <w:r>
        <w:rPr>
          <w:rStyle w:val="CommentReference"/>
        </w:rPr>
        <w:annotationRef/>
      </w:r>
      <w:r>
        <w:t xml:space="preserve"># of documents required? Placeholder for client-specific requirements?  If pay stubs and/or W-2/1099s for each household member are required, can the form have an upload field for each person?  What should the applicant do if some household members are not employed?  </w:t>
      </w:r>
    </w:p>
  </w:comment>
  <w:comment w:id="230" w:author="Jessica Varkonyi" w:date="2025-01-29T11:29:00Z" w:initials="JV">
    <w:p w14:paraId="26F2982E" w14:textId="77777777" w:rsidR="00D67DC0" w:rsidRDefault="0099588E" w:rsidP="00D67DC0">
      <w:pPr>
        <w:pStyle w:val="CommentText"/>
      </w:pPr>
      <w:r>
        <w:rPr>
          <w:rStyle w:val="CommentReference"/>
        </w:rPr>
        <w:annotationRef/>
      </w:r>
      <w:r w:rsidR="00D67DC0">
        <w:t>Are the questions about source of income and/or employment status meant just for the applicant or for all members of the household?  What about the question about being claimed on someone else’s taxes?  (I feel like that goes back to the question of what we mean by “household information”)</w:t>
      </w:r>
    </w:p>
  </w:comment>
  <w:comment w:id="232" w:author="Jessica Varkonyi" w:date="2025-01-29T11:24:00Z" w:initials="JV">
    <w:p w14:paraId="5047B4C8" w14:textId="24C6DFF4" w:rsidR="00CC312E" w:rsidRDefault="00CC312E" w:rsidP="00CC312E">
      <w:pPr>
        <w:pStyle w:val="CommentText"/>
      </w:pPr>
      <w:r>
        <w:rPr>
          <w:rStyle w:val="CommentReference"/>
        </w:rPr>
        <w:annotationRef/>
      </w:r>
      <w:r>
        <w:t>In the documents required, an itemized bill is listed as an optional upload.  Would the financial counselor be able to access this on their own?  If so, it might lessen the burden on the patient if we don’t suggest that as supporting documentation.</w:t>
      </w:r>
    </w:p>
  </w:comment>
  <w:comment w:id="235" w:author="Jessica Varkonyi" w:date="2025-05-09T14:50:00Z" w:initials="JV">
    <w:p w14:paraId="4FACFA2B" w14:textId="77777777" w:rsidR="00605D78" w:rsidRDefault="007C4F71" w:rsidP="00605D78">
      <w:pPr>
        <w:pStyle w:val="CommentText"/>
      </w:pPr>
      <w:r>
        <w:rPr>
          <w:rStyle w:val="CommentReference"/>
        </w:rPr>
        <w:annotationRef/>
      </w:r>
      <w:r w:rsidR="00605D78">
        <w:t>Notes from 5/9 convo:</w:t>
      </w:r>
    </w:p>
    <w:p w14:paraId="3A061B71" w14:textId="77777777" w:rsidR="00605D78" w:rsidRDefault="00605D78" w:rsidP="00605D78">
      <w:pPr>
        <w:pStyle w:val="CommentText"/>
      </w:pPr>
    </w:p>
    <w:p w14:paraId="17578409" w14:textId="77777777" w:rsidR="00605D78" w:rsidRDefault="00605D78" w:rsidP="00605D78">
      <w:pPr>
        <w:pStyle w:val="CommentText"/>
      </w:pPr>
      <w:r>
        <w:rPr>
          <w:b/>
          <w:bCs/>
        </w:rPr>
        <w:t>Before login</w:t>
      </w:r>
    </w:p>
    <w:p w14:paraId="137119C6" w14:textId="77777777" w:rsidR="00605D78" w:rsidRDefault="00605D78" w:rsidP="000B1916">
      <w:pPr>
        <w:pStyle w:val="CommentText"/>
        <w:numPr>
          <w:ilvl w:val="0"/>
          <w:numId w:val="44"/>
        </w:numPr>
      </w:pPr>
      <w:r>
        <w:t>Remove FA drop down.</w:t>
      </w:r>
    </w:p>
    <w:p w14:paraId="74F685DC" w14:textId="77777777" w:rsidR="00605D78" w:rsidRDefault="00605D78" w:rsidP="000B1916">
      <w:pPr>
        <w:pStyle w:val="CommentText"/>
        <w:numPr>
          <w:ilvl w:val="0"/>
          <w:numId w:val="44"/>
        </w:numPr>
      </w:pPr>
      <w:r>
        <w:t>Clicking on FA from menu should go to “Learn about Financial Assistance Options” page</w:t>
      </w:r>
    </w:p>
    <w:p w14:paraId="307A4D52" w14:textId="77777777" w:rsidR="00605D78" w:rsidRDefault="00605D78" w:rsidP="00605D78">
      <w:pPr>
        <w:pStyle w:val="CommentText"/>
      </w:pPr>
    </w:p>
    <w:p w14:paraId="5EF51B21" w14:textId="77777777" w:rsidR="00605D78" w:rsidRDefault="00605D78" w:rsidP="00605D78">
      <w:pPr>
        <w:pStyle w:val="CommentText"/>
      </w:pPr>
      <w:r>
        <w:rPr>
          <w:b/>
          <w:bCs/>
        </w:rPr>
        <w:t>FA options page</w:t>
      </w:r>
    </w:p>
    <w:p w14:paraId="7C1EA0BE" w14:textId="77777777" w:rsidR="00605D78" w:rsidRDefault="00605D78" w:rsidP="000B1916">
      <w:pPr>
        <w:pStyle w:val="CommentText"/>
        <w:numPr>
          <w:ilvl w:val="0"/>
          <w:numId w:val="45"/>
        </w:numPr>
      </w:pPr>
      <w:r>
        <w:t>Expandable sections (like figma, but no pop-ups)</w:t>
      </w:r>
    </w:p>
    <w:p w14:paraId="3E099E79" w14:textId="77777777" w:rsidR="00605D78" w:rsidRDefault="00605D78" w:rsidP="000B1916">
      <w:pPr>
        <w:pStyle w:val="CommentText"/>
        <w:numPr>
          <w:ilvl w:val="0"/>
          <w:numId w:val="45"/>
        </w:numPr>
      </w:pPr>
      <w:r>
        <w:t>No discount calculator</w:t>
      </w:r>
    </w:p>
    <w:p w14:paraId="12114EC4" w14:textId="77777777" w:rsidR="00605D78" w:rsidRDefault="00605D78" w:rsidP="000B1916">
      <w:pPr>
        <w:pStyle w:val="CommentText"/>
        <w:numPr>
          <w:ilvl w:val="0"/>
          <w:numId w:val="45"/>
        </w:numPr>
      </w:pPr>
      <w:r>
        <w:t>Use brief descriptions for payment plan and FA program and add links to client’s corresponding policies (external links).</w:t>
      </w:r>
    </w:p>
    <w:p w14:paraId="3D0781A1" w14:textId="77777777" w:rsidR="00605D78" w:rsidRDefault="00605D78" w:rsidP="00605D78">
      <w:pPr>
        <w:pStyle w:val="CommentText"/>
      </w:pPr>
    </w:p>
    <w:p w14:paraId="6404E1D1" w14:textId="77777777" w:rsidR="00605D78" w:rsidRDefault="00605D78" w:rsidP="00605D78">
      <w:pPr>
        <w:pStyle w:val="CommentText"/>
      </w:pPr>
      <w:r>
        <w:rPr>
          <w:b/>
          <w:bCs/>
        </w:rPr>
        <w:t>After login</w:t>
      </w:r>
    </w:p>
    <w:p w14:paraId="2A57F115" w14:textId="77777777" w:rsidR="00605D78" w:rsidRDefault="00605D78" w:rsidP="000B1916">
      <w:pPr>
        <w:pStyle w:val="CommentText"/>
        <w:numPr>
          <w:ilvl w:val="0"/>
          <w:numId w:val="46"/>
        </w:numPr>
      </w:pPr>
      <w:r>
        <w:t>Drop down should include: Learn About Financial Assistance Options, Payment Plans, and Apply for Financial Assistance</w:t>
      </w:r>
    </w:p>
    <w:p w14:paraId="0AC88A86" w14:textId="77777777" w:rsidR="00605D78" w:rsidRDefault="00605D78" w:rsidP="00605D78">
      <w:pPr>
        <w:pStyle w:val="CommentText"/>
      </w:pPr>
    </w:p>
    <w:p w14:paraId="4A76ECA1" w14:textId="77777777" w:rsidR="00605D78" w:rsidRDefault="00605D78" w:rsidP="00605D78">
      <w:pPr>
        <w:pStyle w:val="CommentText"/>
      </w:pPr>
      <w:r>
        <w:rPr>
          <w:b/>
          <w:bCs/>
        </w:rPr>
        <w:t>Payment Plan Page</w:t>
      </w:r>
    </w:p>
    <w:p w14:paraId="4F60ADEF" w14:textId="77777777" w:rsidR="00605D78" w:rsidRDefault="00605D78" w:rsidP="000B1916">
      <w:pPr>
        <w:pStyle w:val="CommentText"/>
        <w:numPr>
          <w:ilvl w:val="0"/>
          <w:numId w:val="47"/>
        </w:numPr>
      </w:pPr>
      <w:r>
        <w:t>Remove extra text – focus just on setting up/modifying plans</w:t>
      </w:r>
    </w:p>
    <w:p w14:paraId="4AFD94AC" w14:textId="77777777" w:rsidR="00605D78" w:rsidRDefault="00605D78" w:rsidP="000B1916">
      <w:pPr>
        <w:pStyle w:val="CommentText"/>
        <w:numPr>
          <w:ilvl w:val="0"/>
          <w:numId w:val="47"/>
        </w:numPr>
      </w:pPr>
      <w:r>
        <w:t>Add instructions</w:t>
      </w:r>
    </w:p>
    <w:p w14:paraId="7D3D6512" w14:textId="77777777" w:rsidR="00605D78" w:rsidRDefault="00605D78" w:rsidP="00605D78">
      <w:pPr>
        <w:pStyle w:val="CommentText"/>
      </w:pPr>
    </w:p>
    <w:p w14:paraId="375B5488" w14:textId="77777777" w:rsidR="00605D78" w:rsidRDefault="00605D78" w:rsidP="00605D78">
      <w:pPr>
        <w:pStyle w:val="CommentText"/>
      </w:pPr>
      <w:r>
        <w:rPr>
          <w:b/>
          <w:bCs/>
        </w:rPr>
        <w:t>Payment Plan Logic</w:t>
      </w:r>
    </w:p>
    <w:p w14:paraId="45C6BBF3" w14:textId="77777777" w:rsidR="00605D78" w:rsidRDefault="00605D78" w:rsidP="00605D78">
      <w:pPr>
        <w:pStyle w:val="CommentText"/>
      </w:pPr>
      <w:r>
        <w:t>INITIAL PLAN SETUP</w:t>
      </w:r>
    </w:p>
    <w:p w14:paraId="74252B3F" w14:textId="77777777" w:rsidR="00605D78" w:rsidRDefault="00605D78" w:rsidP="000B1916">
      <w:pPr>
        <w:pStyle w:val="CommentText"/>
        <w:numPr>
          <w:ilvl w:val="0"/>
          <w:numId w:val="48"/>
        </w:numPr>
      </w:pPr>
      <w:r>
        <w:t>First payment date should default to current date</w:t>
      </w:r>
    </w:p>
    <w:p w14:paraId="50F90526" w14:textId="77777777" w:rsidR="00605D78" w:rsidRDefault="00605D78" w:rsidP="000B1916">
      <w:pPr>
        <w:pStyle w:val="CommentText"/>
        <w:numPr>
          <w:ilvl w:val="0"/>
          <w:numId w:val="48"/>
        </w:numPr>
      </w:pPr>
      <w:r>
        <w:t>First payment date may be changed to within 2 weeks of current date</w:t>
      </w:r>
    </w:p>
    <w:p w14:paraId="7C4766FB" w14:textId="77777777" w:rsidR="00605D78" w:rsidRDefault="00605D78" w:rsidP="000B1916">
      <w:pPr>
        <w:pStyle w:val="CommentText"/>
        <w:numPr>
          <w:ilvl w:val="0"/>
          <w:numId w:val="48"/>
        </w:numPr>
      </w:pPr>
      <w:r>
        <w:t>If user tries to select a date outside of accepted range, we need to add an error message</w:t>
      </w:r>
    </w:p>
    <w:p w14:paraId="5A46A5C4" w14:textId="77777777" w:rsidR="00605D78" w:rsidRDefault="00605D78" w:rsidP="000B1916">
      <w:pPr>
        <w:pStyle w:val="CommentText"/>
        <w:numPr>
          <w:ilvl w:val="0"/>
          <w:numId w:val="48"/>
        </w:numPr>
      </w:pPr>
      <w:r>
        <w:t>Client parameters should be programmed (e.g., limit drop down to accepted total number of months based on account balance)</w:t>
      </w:r>
    </w:p>
    <w:p w14:paraId="63523056" w14:textId="77777777" w:rsidR="00605D78" w:rsidRDefault="00605D78" w:rsidP="00605D78">
      <w:pPr>
        <w:pStyle w:val="CommentText"/>
      </w:pPr>
    </w:p>
    <w:p w14:paraId="63152ECE" w14:textId="77777777" w:rsidR="00605D78" w:rsidRDefault="00605D78" w:rsidP="00605D78">
      <w:pPr>
        <w:pStyle w:val="CommentText"/>
      </w:pPr>
      <w:r>
        <w:t>PLAN MODIFICATION</w:t>
      </w:r>
    </w:p>
    <w:p w14:paraId="3EB16D54" w14:textId="77777777" w:rsidR="00605D78" w:rsidRDefault="00605D78" w:rsidP="000B1916">
      <w:pPr>
        <w:pStyle w:val="CommentText"/>
        <w:numPr>
          <w:ilvl w:val="0"/>
          <w:numId w:val="49"/>
        </w:numPr>
      </w:pPr>
      <w:r>
        <w:t>Once a payment plan has been set up, do not allow removal of accounts from the plan - only addition of new accounts</w:t>
      </w:r>
    </w:p>
    <w:p w14:paraId="37BBF6D9" w14:textId="77777777" w:rsidR="00605D78" w:rsidRDefault="00605D78" w:rsidP="000B1916">
      <w:pPr>
        <w:pStyle w:val="CommentText"/>
        <w:numPr>
          <w:ilvl w:val="0"/>
          <w:numId w:val="49"/>
        </w:numPr>
      </w:pPr>
      <w:r>
        <w:t>User may modify monthly payment/number of months/payment date as long as within plan parameters - these will RESET at time plan is modified.  So, if balance was 1,000 and is now $500, rules for “new” pp balance of $500 apply</w:t>
      </w:r>
    </w:p>
    <w:p w14:paraId="40F9B9AD" w14:textId="77777777" w:rsidR="00605D78" w:rsidRDefault="00605D78" w:rsidP="000B1916">
      <w:pPr>
        <w:pStyle w:val="CommentText"/>
        <w:numPr>
          <w:ilvl w:val="0"/>
          <w:numId w:val="49"/>
        </w:numPr>
      </w:pPr>
      <w:r>
        <w:t>First payment date should be pre-populated with next payment date per existing plan.</w:t>
      </w:r>
    </w:p>
    <w:p w14:paraId="4754E954" w14:textId="77777777" w:rsidR="00605D78" w:rsidRDefault="00605D78" w:rsidP="000B1916">
      <w:pPr>
        <w:pStyle w:val="CommentText"/>
        <w:numPr>
          <w:ilvl w:val="0"/>
          <w:numId w:val="49"/>
        </w:numPr>
      </w:pPr>
      <w:r>
        <w:t>First payment date may be modified within 2 weeks of either side of the next payment date per existing plan.</w:t>
      </w:r>
    </w:p>
    <w:p w14:paraId="1F88204C" w14:textId="77777777" w:rsidR="00605D78" w:rsidRDefault="00605D78" w:rsidP="00605D78">
      <w:pPr>
        <w:pStyle w:val="CommentText"/>
      </w:pPr>
    </w:p>
    <w:p w14:paraId="444BC2D9" w14:textId="77777777" w:rsidR="00605D78" w:rsidRDefault="00605D78" w:rsidP="00605D78">
      <w:pPr>
        <w:pStyle w:val="CommentText"/>
      </w:pPr>
      <w:r>
        <w:t>ALL</w:t>
      </w:r>
    </w:p>
    <w:p w14:paraId="297EE45D" w14:textId="77777777" w:rsidR="00605D78" w:rsidRDefault="00605D78" w:rsidP="000B1916">
      <w:pPr>
        <w:pStyle w:val="CommentText"/>
        <w:numPr>
          <w:ilvl w:val="0"/>
          <w:numId w:val="50"/>
        </w:numPr>
      </w:pPr>
      <w:r>
        <w:t>Only payment plans within client parameters should be allowed to be created. They should be automatically approved.</w:t>
      </w:r>
    </w:p>
    <w:p w14:paraId="040B7BFC" w14:textId="77777777" w:rsidR="00605D78" w:rsidRDefault="00605D78" w:rsidP="000B1916">
      <w:pPr>
        <w:pStyle w:val="CommentText"/>
        <w:numPr>
          <w:ilvl w:val="0"/>
          <w:numId w:val="50"/>
        </w:numPr>
      </w:pPr>
      <w:r>
        <w:t>For now, allow only one monthly payment.  Add potential option for two monthly payments to “future state” list.</w:t>
      </w:r>
    </w:p>
    <w:p w14:paraId="6C00D196" w14:textId="77777777" w:rsidR="00605D78" w:rsidRDefault="00605D78" w:rsidP="000B1916">
      <w:pPr>
        <w:pStyle w:val="CommentText"/>
        <w:numPr>
          <w:ilvl w:val="0"/>
          <w:numId w:val="50"/>
        </w:numPr>
      </w:pPr>
      <w:r>
        <w:rPr>
          <w:i/>
          <w:iCs/>
        </w:rPr>
        <w:t>Question:</w:t>
      </w:r>
      <w:r>
        <w:t xml:space="preserve"> if a guarantor sets up a payment plan on the phone with a rep that is outside client parameters, can they manage that payment plan within the portal? </w:t>
      </w:r>
    </w:p>
  </w:comment>
  <w:comment w:id="236" w:author="Jessica Varkonyi" w:date="2025-05-09T15:00:00Z" w:initials="JV">
    <w:p w14:paraId="322777A9" w14:textId="77777777" w:rsidR="006A445B" w:rsidRDefault="006A445B" w:rsidP="006A445B">
      <w:pPr>
        <w:pStyle w:val="CommentText"/>
      </w:pPr>
      <w:r>
        <w:rPr>
          <w:rStyle w:val="CommentReference"/>
        </w:rPr>
        <w:annotationRef/>
      </w:r>
      <w:r>
        <w:t>This is mostly from ChatGPT. Probably needs expert review.</w:t>
      </w:r>
    </w:p>
  </w:comment>
  <w:comment w:id="239" w:author="Elizabeth Harwood" w:date="2025-01-08T14:15:00Z" w:initials="EH">
    <w:p w14:paraId="27EC29D6" w14:textId="77777777" w:rsidR="001D63AB" w:rsidRDefault="001D63AB" w:rsidP="00A94816">
      <w:pPr>
        <w:pStyle w:val="CommentText"/>
      </w:pPr>
      <w:r>
        <w:rPr>
          <w:rStyle w:val="CommentReference"/>
        </w:rPr>
        <w:annotationRef/>
      </w:r>
      <w:r>
        <w:t>…”precertification” or “preauthorization”</w:t>
      </w:r>
    </w:p>
  </w:comment>
  <w:comment w:id="241" w:author="Monica Gallardo (Client Portal)" w:date="2025-07-18T17:50:00Z" w:initials="MP">
    <w:p w14:paraId="26899ADD" w14:textId="3B10EBB3" w:rsidR="0003605C" w:rsidRDefault="0003605C">
      <w:pPr>
        <w:pStyle w:val="CommentText"/>
      </w:pPr>
      <w:r>
        <w:rPr>
          <w:rStyle w:val="CommentReference"/>
        </w:rPr>
        <w:annotationRef/>
      </w:r>
      <w:r w:rsidRPr="7C40C1F8">
        <w:t>This is not in the English version but I think is needed in Spanish</w:t>
      </w:r>
    </w:p>
  </w:comment>
  <w:comment w:id="242" w:author="Victoria Ford" w:date="2025-07-21T10:23:00Z" w:initials="VF">
    <w:p w14:paraId="2BA10C2D" w14:textId="77777777" w:rsidR="00C44C85" w:rsidRDefault="00C44C85" w:rsidP="00C44C85">
      <w:pPr>
        <w:pStyle w:val="CommentText"/>
      </w:pPr>
      <w:r>
        <w:rPr>
          <w:rStyle w:val="CommentReference"/>
        </w:rPr>
        <w:annotationRef/>
      </w:r>
      <w:r>
        <w:t>Makes sense to me</w:t>
      </w:r>
    </w:p>
  </w:comment>
  <w:comment w:id="246" w:author="Jessica Varkonyi" w:date="2024-11-07T11:28:00Z" w:initials="JV">
    <w:p w14:paraId="45005D19" w14:textId="7A7F4685" w:rsidR="000C37A6" w:rsidRDefault="000C37A6" w:rsidP="000C37A6">
      <w:pPr>
        <w:pStyle w:val="CommentText"/>
      </w:pPr>
      <w:r>
        <w:rPr>
          <w:rStyle w:val="CommentReference"/>
        </w:rPr>
        <w:annotationRef/>
      </w:r>
      <w:r>
        <w:t>After submitting the request, how is the itemized bill delivered?  According to their communication preferences?</w:t>
      </w:r>
    </w:p>
  </w:comment>
  <w:comment w:id="247" w:author="Jesse Ford" w:date="2024-11-07T16:54:00Z" w:initials="JF">
    <w:p w14:paraId="3A0060CC" w14:textId="77777777" w:rsidR="000C37A6" w:rsidRDefault="000C37A6" w:rsidP="000C37A6">
      <w:pPr>
        <w:pStyle w:val="CommentText"/>
      </w:pPr>
      <w:r>
        <w:rPr>
          <w:rStyle w:val="CommentReference"/>
        </w:rPr>
        <w:annotationRef/>
      </w:r>
      <w:r>
        <w:t>May depend upon client. Likely based on portal preference if we have any say. Can’t promise that clients would follow preferences for that.</w:t>
      </w:r>
    </w:p>
  </w:comment>
  <w:comment w:id="248" w:author="Jessica Varkonyi" w:date="2024-11-07T20:05:00Z" w:initials="JV">
    <w:p w14:paraId="3B8E4E59" w14:textId="77777777" w:rsidR="000C37A6" w:rsidRDefault="000C37A6" w:rsidP="000C37A6">
      <w:pPr>
        <w:pStyle w:val="CommentText"/>
      </w:pPr>
      <w:r>
        <w:rPr>
          <w:rStyle w:val="CommentReference"/>
        </w:rPr>
        <w:annotationRef/>
      </w:r>
      <w:r>
        <w:t>So, to be clear, it would not be us providing this? We would transfer this request to the client?</w:t>
      </w:r>
    </w:p>
    <w:p w14:paraId="5D6076CF" w14:textId="77777777" w:rsidR="000C37A6" w:rsidRDefault="000C37A6" w:rsidP="000C37A6">
      <w:pPr>
        <w:pStyle w:val="CommentText"/>
      </w:pPr>
    </w:p>
    <w:p w14:paraId="58BAD22B" w14:textId="77777777" w:rsidR="000C37A6" w:rsidRDefault="000C37A6" w:rsidP="000C37A6">
      <w:pPr>
        <w:pStyle w:val="CommentText"/>
      </w:pPr>
      <w:r>
        <w:t xml:space="preserve">It would be nice to be able to include a statement about timeframe and delivery if we keep this question here.  (“You’ll receive an itemized bill via your specified communication channel within 5 business days...etc.”).  </w:t>
      </w:r>
    </w:p>
  </w:comment>
  <w:comment w:id="249" w:author="Jesse Ford" w:date="2024-11-14T15:22:00Z" w:initials="JF">
    <w:p w14:paraId="121D95D6" w14:textId="77777777" w:rsidR="000C37A6" w:rsidRDefault="000C37A6" w:rsidP="000C37A6">
      <w:pPr>
        <w:pStyle w:val="CommentText"/>
      </w:pPr>
      <w:r>
        <w:rPr>
          <w:rStyle w:val="CommentReference"/>
        </w:rPr>
        <w:annotationRef/>
      </w:r>
      <w:r>
        <w:t>This fits into something that may end up on a worklist, and the worklist could be our responsibility or the client responsibility. We can’t define it as one way or the other</w:t>
      </w:r>
    </w:p>
  </w:comment>
  <w:comment w:id="256" w:author="Jessica Varkonyi" w:date="2025-01-16T12:32:00Z" w:initials="JV">
    <w:p w14:paraId="79862362" w14:textId="77777777" w:rsidR="00E27B38" w:rsidRDefault="00E27B38" w:rsidP="00E27B38">
      <w:pPr>
        <w:pStyle w:val="CommentText"/>
      </w:pPr>
      <w:r>
        <w:rPr>
          <w:rStyle w:val="CommentReference"/>
        </w:rPr>
        <w:annotationRef/>
      </w:r>
      <w:r>
        <w:t>Now that we’ve decided to have the feedback tab on all pages, should we remove the “I’d like to give feedback about this site” option from the “Contact us” page?</w:t>
      </w:r>
    </w:p>
  </w:comment>
  <w:comment w:id="257" w:author="Jessica Varkonyi" w:date="2025-01-16T12:49:00Z" w:initials="JV">
    <w:p w14:paraId="1B0379E3" w14:textId="77777777" w:rsidR="00305E46" w:rsidRDefault="00305E46" w:rsidP="00305E46">
      <w:pPr>
        <w:pStyle w:val="CommentText"/>
      </w:pPr>
      <w:r>
        <w:rPr>
          <w:rStyle w:val="CommentReference"/>
        </w:rPr>
        <w:annotationRef/>
      </w:r>
      <w:r>
        <w:t>Do we want to allow uploads of files (like screenshots) in case they are referencing a particular area of the portal?</w:t>
      </w:r>
    </w:p>
  </w:comment>
  <w:comment w:id="258" w:author="Jessica Varkonyi" w:date="2025-01-16T13:25:00Z" w:initials="JV">
    <w:p w14:paraId="6F67C5BD" w14:textId="77777777" w:rsidR="00305E46" w:rsidRDefault="00305E46" w:rsidP="00305E46">
      <w:pPr>
        <w:pStyle w:val="CommentText"/>
      </w:pPr>
      <w:r>
        <w:rPr>
          <w:rStyle w:val="CommentReference"/>
        </w:rPr>
        <w:annotationRef/>
      </w:r>
      <w:r>
        <w:t>Possible future state – not for go-live.</w:t>
      </w:r>
    </w:p>
  </w:comment>
  <w:comment w:id="259" w:author="Jessica Varkonyi" w:date="2025-01-16T04:49:00Z" w:initials="JV">
    <w:p w14:paraId="605EB250" w14:textId="26B42B9C" w:rsidR="00FA6788" w:rsidRDefault="00FA6788">
      <w:pPr>
        <w:pStyle w:val="CommentText"/>
      </w:pPr>
      <w:r>
        <w:rPr>
          <w:rStyle w:val="CommentReference"/>
        </w:rPr>
        <w:annotationRef/>
      </w:r>
      <w:r w:rsidRPr="002B7795">
        <w:t>Do we want to allow uploads of files (like screenshots) in case they are referencing a particular area of the portal?</w:t>
      </w:r>
    </w:p>
  </w:comment>
  <w:comment w:id="260" w:author="Jessica Varkonyi" w:date="2025-01-16T05:25:00Z" w:initials="JV">
    <w:p w14:paraId="369925E1" w14:textId="327248BE" w:rsidR="00FA6788" w:rsidRDefault="00FA6788">
      <w:pPr>
        <w:pStyle w:val="CommentText"/>
      </w:pPr>
      <w:r>
        <w:rPr>
          <w:rStyle w:val="CommentReference"/>
        </w:rPr>
        <w:annotationRef/>
      </w:r>
      <w:r w:rsidRPr="748B58E6">
        <w:t>Possible future state – not for go-live.</w:t>
      </w:r>
    </w:p>
  </w:comment>
  <w:comment w:id="491" w:author="Jesse Ford" w:date="2024-09-19T16:28:00Z" w:initials="JF">
    <w:p w14:paraId="7AE82CAA" w14:textId="0A352C80" w:rsidR="005365F6" w:rsidRDefault="005365F6" w:rsidP="005365F6">
      <w:pPr>
        <w:pStyle w:val="CommentText"/>
      </w:pPr>
      <w:r>
        <w:rPr>
          <w:rStyle w:val="CommentReference"/>
        </w:rPr>
        <w:annotationRef/>
      </w:r>
      <w:r>
        <w:t>Explain timeframe for being paid? And when patient receives the statement</w:t>
      </w:r>
    </w:p>
  </w:comment>
  <w:comment w:id="492" w:author="Jesse Ford" w:date="2024-09-19T15:06:00Z" w:initials="JF">
    <w:p w14:paraId="38067151" w14:textId="77777777" w:rsidR="005365F6" w:rsidRDefault="005365F6" w:rsidP="005365F6">
      <w:pPr>
        <w:pStyle w:val="CommentText"/>
      </w:pPr>
      <w:r>
        <w:rPr>
          <w:rStyle w:val="CommentReference"/>
        </w:rPr>
        <w:annotationRef/>
      </w:r>
      <w:r>
        <w:t>Should we have a statement about Surprise Billing? I think that is a standard thing that hospitals should have on their website. Do we want to deliver the message our way, in patient language?</w:t>
      </w:r>
    </w:p>
  </w:comment>
  <w:comment w:id="493" w:author="Jessica Varkonyi" w:date="2024-11-08T10:52:00Z" w:initials="JV">
    <w:p w14:paraId="45D06C90" w14:textId="77777777" w:rsidR="00C3448A" w:rsidRDefault="00C3448A" w:rsidP="00C3448A">
      <w:pPr>
        <w:pStyle w:val="CommentText"/>
      </w:pPr>
      <w:r>
        <w:rPr>
          <w:rStyle w:val="CommentReference"/>
        </w:rPr>
        <w:annotationRef/>
      </w:r>
      <w:r>
        <w:t>On the “how billing and insurance work page,” I added a brief answer to the question “</w:t>
      </w:r>
      <w:r>
        <w:rPr>
          <w:i/>
          <w:iCs/>
          <w:color w:val="0F4761"/>
        </w:rPr>
        <w:t xml:space="preserve">What protections do I have against surprise bills?”   </w:t>
      </w:r>
      <w:r>
        <w:t>Does this meet our needs, or do we need something more in-depth, either before or after login?</w:t>
      </w:r>
    </w:p>
  </w:comment>
  <w:comment w:id="494" w:author="Jesse Ford" w:date="2024-09-19T15:07:00Z" w:initials="JF">
    <w:p w14:paraId="6A35F821" w14:textId="3C7A98AE" w:rsidR="005365F6" w:rsidRDefault="005365F6" w:rsidP="005365F6">
      <w:pPr>
        <w:pStyle w:val="CommentText"/>
      </w:pPr>
      <w:r>
        <w:rPr>
          <w:rStyle w:val="CommentReference"/>
        </w:rPr>
        <w:annotationRef/>
      </w:r>
      <w:r>
        <w:t>Do we talk about patient responsibilities in the process? Or that is on the Review and Pay tab?</w:t>
      </w:r>
    </w:p>
  </w:comment>
  <w:comment w:id="495" w:author="Jesse Ford" w:date="2024-09-19T15:08:00Z" w:initials="JF">
    <w:p w14:paraId="337D03AC" w14:textId="77777777" w:rsidR="005365F6" w:rsidRDefault="005365F6" w:rsidP="005365F6">
      <w:pPr>
        <w:pStyle w:val="CommentText"/>
      </w:pPr>
      <w:r>
        <w:rPr>
          <w:rStyle w:val="CommentReference"/>
        </w:rPr>
        <w:annotationRef/>
      </w:r>
      <w:r>
        <w:t>I like that Duke has a Your rights and responsibilities for paying your blll</w:t>
      </w:r>
    </w:p>
  </w:comment>
  <w:comment w:id="496" w:author="Jesse Ford" w:date="2024-09-19T15:46:00Z" w:initials="JF">
    <w:p w14:paraId="5E02B6B9" w14:textId="77777777" w:rsidR="005365F6" w:rsidRDefault="005365F6" w:rsidP="005365F6">
      <w:pPr>
        <w:pStyle w:val="CommentText"/>
      </w:pPr>
      <w:r>
        <w:rPr>
          <w:rStyle w:val="CommentReference"/>
        </w:rPr>
        <w:annotationRef/>
      </w:r>
      <w:r>
        <w:t>Talk about process if don’t have insurance?</w:t>
      </w:r>
    </w:p>
  </w:comment>
  <w:comment w:id="497" w:author="Jesse Ford" w:date="2024-09-19T15:46:00Z" w:initials="JF">
    <w:p w14:paraId="2928BDDC" w14:textId="77777777" w:rsidR="005365F6" w:rsidRDefault="005365F6" w:rsidP="005365F6">
      <w:pPr>
        <w:pStyle w:val="CommentText"/>
      </w:pPr>
      <w:r>
        <w:rPr>
          <w:rStyle w:val="CommentReference"/>
        </w:rPr>
        <w:annotationRef/>
      </w:r>
      <w:r>
        <w:t>And link to financial assistance?</w:t>
      </w:r>
    </w:p>
  </w:comment>
  <w:comment w:id="781" w:author="Jesse Ford" w:date="2024-11-07T16:05:00Z" w:initials="JF">
    <w:p w14:paraId="5E6DC105" w14:textId="77777777" w:rsidR="00430BBD" w:rsidRDefault="00F940A8" w:rsidP="00430BBD">
      <w:pPr>
        <w:pStyle w:val="CommentText"/>
      </w:pPr>
      <w:r>
        <w:rPr>
          <w:rStyle w:val="CommentReference"/>
        </w:rPr>
        <w:annotationRef/>
      </w:r>
      <w:r w:rsidR="00430BBD">
        <w:t>Jessica, her I inserted the intro for Tips and tricks that I had in another document. It may not be enough (maybe we have content from the EOB course?), but you’ll notice that the educational topics flow in the way I had written it. It probably can be divided like we planned. I wonder if we should insert something about understanding the balance equation?</w:t>
      </w:r>
    </w:p>
  </w:comment>
  <w:comment w:id="782" w:author="Jesse Ford" w:date="2024-11-07T16:07:00Z" w:initials="JF">
    <w:p w14:paraId="2F1BCF3F" w14:textId="77777777" w:rsidR="002D43D9" w:rsidRDefault="002D43D9" w:rsidP="002D43D9">
      <w:pPr>
        <w:pStyle w:val="CommentText"/>
      </w:pPr>
      <w:r>
        <w:rPr>
          <w:rStyle w:val="CommentReference"/>
        </w:rPr>
        <w:annotationRef/>
      </w:r>
      <w:r>
        <w:t>This is old a predated a lot of recent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6EB60F" w15:done="1"/>
  <w15:commentEx w15:paraId="114B42AE" w15:paraIdParent="6B6EB60F" w15:done="1"/>
  <w15:commentEx w15:paraId="434D8434" w15:done="1"/>
  <w15:commentEx w15:paraId="7C11803A" w15:done="1"/>
  <w15:commentEx w15:paraId="46712788" w15:paraIdParent="7C11803A" w15:done="1"/>
  <w15:commentEx w15:paraId="7E066CFC" w15:paraIdParent="7C11803A" w15:done="1"/>
  <w15:commentEx w15:paraId="592E79CD" w15:done="1"/>
  <w15:commentEx w15:paraId="565682C7" w15:done="1"/>
  <w15:commentEx w15:paraId="4FE3E276" w15:paraIdParent="565682C7" w15:done="1"/>
  <w15:commentEx w15:paraId="17A1FF54" w15:done="1"/>
  <w15:commentEx w15:paraId="3CCCF250" w15:paraIdParent="17A1FF54" w15:done="1"/>
  <w15:commentEx w15:paraId="1D78B4C4" w15:paraIdParent="17A1FF54" w15:done="1"/>
  <w15:commentEx w15:paraId="725485BC" w15:done="1"/>
  <w15:commentEx w15:paraId="2F9B6EE4" w15:paraIdParent="725485BC" w15:done="1"/>
  <w15:commentEx w15:paraId="78F9E263" w15:done="1"/>
  <w15:commentEx w15:paraId="20DA583F" w15:done="1"/>
  <w15:commentEx w15:paraId="73783D41" w15:paraIdParent="20DA583F" w15:done="1"/>
  <w15:commentEx w15:paraId="413610F8" w15:done="1"/>
  <w15:commentEx w15:paraId="1F756520" w15:done="1"/>
  <w15:commentEx w15:paraId="411A32E7" w15:done="1"/>
  <w15:commentEx w15:paraId="251FA342" w15:paraIdParent="411A32E7" w15:done="1"/>
  <w15:commentEx w15:paraId="49C6DE90" w15:done="1"/>
  <w15:commentEx w15:paraId="6D550E01" w15:paraIdParent="49C6DE90" w15:done="1"/>
  <w15:commentEx w15:paraId="73073871" w15:paraIdParent="49C6DE90" w15:done="1"/>
  <w15:commentEx w15:paraId="770D3F75" w15:done="1"/>
  <w15:commentEx w15:paraId="524867CF" w15:paraIdParent="770D3F75" w15:done="1"/>
  <w15:commentEx w15:paraId="3EC3573A" w15:done="1"/>
  <w15:commentEx w15:paraId="66F61C8B" w15:paraIdParent="3EC3573A" w15:done="1"/>
  <w15:commentEx w15:paraId="0AB1DD7C" w15:paraIdParent="3EC3573A" w15:done="1"/>
  <w15:commentEx w15:paraId="648AA17B" w15:paraIdParent="3EC3573A" w15:done="1"/>
  <w15:commentEx w15:paraId="3561D7CE" w15:done="1"/>
  <w15:commentEx w15:paraId="05A0D7CD" w15:paraIdParent="3561D7CE" w15:done="1"/>
  <w15:commentEx w15:paraId="06837E69" w15:paraIdParent="3561D7CE" w15:done="1"/>
  <w15:commentEx w15:paraId="7D9538B0" w15:paraIdParent="3561D7CE" w15:done="1"/>
  <w15:commentEx w15:paraId="26848F61" w15:done="1"/>
  <w15:commentEx w15:paraId="467D3782" w15:done="1"/>
  <w15:commentEx w15:paraId="78422F31" w15:done="1"/>
  <w15:commentEx w15:paraId="1E196D41" w15:paraIdParent="78422F31" w15:done="1"/>
  <w15:commentEx w15:paraId="5081133B" w15:done="1"/>
  <w15:commentEx w15:paraId="02CB9641" w15:done="1"/>
  <w15:commentEx w15:paraId="574FEA98" w15:paraIdParent="02CB9641" w15:done="1"/>
  <w15:commentEx w15:paraId="31E45E92" w15:done="0"/>
  <w15:commentEx w15:paraId="4586A4CD" w15:done="1"/>
  <w15:commentEx w15:paraId="596D1886" w15:paraIdParent="4586A4CD" w15:done="1"/>
  <w15:commentEx w15:paraId="4952B488" w15:paraIdParent="4586A4CD" w15:done="1"/>
  <w15:commentEx w15:paraId="79111DC7" w15:done="1"/>
  <w15:commentEx w15:paraId="03556950" w15:done="1"/>
  <w15:commentEx w15:paraId="7EB5D024" w15:paraIdParent="03556950" w15:done="1"/>
  <w15:commentEx w15:paraId="1FFEEA1F" w15:paraIdParent="03556950" w15:done="1"/>
  <w15:commentEx w15:paraId="1385BF5B" w15:done="1"/>
  <w15:commentEx w15:paraId="17EFD178" w15:done="0"/>
  <w15:commentEx w15:paraId="6643AA4E" w15:paraIdParent="17EFD178" w15:done="0"/>
  <w15:commentEx w15:paraId="10A27C1B" w15:done="1"/>
  <w15:commentEx w15:paraId="5063B210" w15:done="1"/>
  <w15:commentEx w15:paraId="1BB2E17D" w15:done="1"/>
  <w15:commentEx w15:paraId="459BB2A9" w15:done="0"/>
  <w15:commentEx w15:paraId="68EAD3F0" w15:done="1"/>
  <w15:commentEx w15:paraId="13D19720" w15:done="1"/>
  <w15:commentEx w15:paraId="6A9F608B" w15:paraIdParent="13D19720" w15:done="1"/>
  <w15:commentEx w15:paraId="0C52D1FE" w15:done="1"/>
  <w15:commentEx w15:paraId="60CC24FF" w15:done="1"/>
  <w15:commentEx w15:paraId="06CD6BFB" w15:done="1"/>
  <w15:commentEx w15:paraId="11B42A7E" w15:paraIdParent="06CD6BFB" w15:done="1"/>
  <w15:commentEx w15:paraId="47CEE0FD" w15:paraIdParent="06CD6BFB" w15:done="1"/>
  <w15:commentEx w15:paraId="669A331C" w15:paraIdParent="06CD6BFB" w15:done="1"/>
  <w15:commentEx w15:paraId="44A793E9" w15:done="1"/>
  <w15:commentEx w15:paraId="6BE22A35" w15:paraIdParent="44A793E9" w15:done="1"/>
  <w15:commentEx w15:paraId="121182E4" w15:done="1"/>
  <w15:commentEx w15:paraId="44D71FDF" w15:paraIdParent="121182E4" w15:done="1"/>
  <w15:commentEx w15:paraId="0BEE8CF3" w15:done="1"/>
  <w15:commentEx w15:paraId="59A1FF12" w15:done="1"/>
  <w15:commentEx w15:paraId="36C3499B" w15:paraIdParent="59A1FF12" w15:done="1"/>
  <w15:commentEx w15:paraId="7CEB80A5" w15:paraIdParent="59A1FF12" w15:done="1"/>
  <w15:commentEx w15:paraId="71B322C3" w15:done="1"/>
  <w15:commentEx w15:paraId="0049978B" w15:done="1"/>
  <w15:commentEx w15:paraId="455DB14E" w15:done="1"/>
  <w15:commentEx w15:paraId="1FB23A54" w15:paraIdParent="455DB14E" w15:done="1"/>
  <w15:commentEx w15:paraId="13746117" w15:paraIdParent="455DB14E" w15:done="1"/>
  <w15:commentEx w15:paraId="72BD6826" w15:paraIdParent="455DB14E" w15:done="1"/>
  <w15:commentEx w15:paraId="67516DDE" w15:done="1"/>
  <w15:commentEx w15:paraId="39F0C56D" w15:paraIdParent="67516DDE" w15:done="1"/>
  <w15:commentEx w15:paraId="31A8B184" w15:done="0"/>
  <w15:commentEx w15:paraId="64D2B007" w15:done="1"/>
  <w15:commentEx w15:paraId="01B7D6B0" w15:paraIdParent="64D2B007" w15:done="1"/>
  <w15:commentEx w15:paraId="42A8BC7E" w15:done="0"/>
  <w15:commentEx w15:paraId="06B29A2A" w15:done="1"/>
  <w15:commentEx w15:paraId="280B1FAC" w15:done="0"/>
  <w15:commentEx w15:paraId="0F1AE99F" w15:done="0"/>
  <w15:commentEx w15:paraId="11D8020D" w15:done="1"/>
  <w15:commentEx w15:paraId="1BCC1152" w15:paraIdParent="11D8020D" w15:done="1"/>
  <w15:commentEx w15:paraId="6FE1DF44" w15:paraIdParent="11D8020D" w15:done="1"/>
  <w15:commentEx w15:paraId="39563318" w15:done="1"/>
  <w15:commentEx w15:paraId="3AF2E268" w15:paraIdParent="39563318" w15:done="1"/>
  <w15:commentEx w15:paraId="12E47C96" w15:paraIdParent="39563318" w15:done="1"/>
  <w15:commentEx w15:paraId="59625250" w15:done="1"/>
  <w15:commentEx w15:paraId="03DCB493" w15:done="1"/>
  <w15:commentEx w15:paraId="450828C5" w15:paraIdParent="03DCB493" w15:done="1"/>
  <w15:commentEx w15:paraId="6510DE56" w15:done="1"/>
  <w15:commentEx w15:paraId="532E821A" w15:paraIdParent="6510DE56" w15:done="1"/>
  <w15:commentEx w15:paraId="3A41F8C3" w15:done="1"/>
  <w15:commentEx w15:paraId="0FF1181A" w15:paraIdParent="3A41F8C3" w15:done="1"/>
  <w15:commentEx w15:paraId="2F3646F5" w15:done="1"/>
  <w15:commentEx w15:paraId="2D0707F4" w15:done="0"/>
  <w15:commentEx w15:paraId="3C66AD76" w15:done="1"/>
  <w15:commentEx w15:paraId="66CD54E9" w15:done="0"/>
  <w15:commentEx w15:paraId="18557BCF" w15:done="1"/>
  <w15:commentEx w15:paraId="227B7B9C" w15:paraIdParent="18557BCF" w15:done="1"/>
  <w15:commentEx w15:paraId="7641C71E" w15:paraIdParent="18557BCF" w15:done="1"/>
  <w15:commentEx w15:paraId="5480B39F" w15:paraIdParent="18557BCF" w15:done="1"/>
  <w15:commentEx w15:paraId="5A1405BA" w15:done="1"/>
  <w15:commentEx w15:paraId="4D2C974C" w15:paraIdParent="5A1405BA" w15:done="1"/>
  <w15:commentEx w15:paraId="516BD0B8" w15:done="1"/>
  <w15:commentEx w15:paraId="30331662" w15:paraIdParent="516BD0B8" w15:done="1"/>
  <w15:commentEx w15:paraId="5B7008F5" w15:done="1"/>
  <w15:commentEx w15:paraId="691EF14B" w15:paraIdParent="5B7008F5" w15:done="1"/>
  <w15:commentEx w15:paraId="3AE1E5E2" w15:done="0"/>
  <w15:commentEx w15:paraId="1E198880" w15:done="1"/>
  <w15:commentEx w15:paraId="16EC512E" w15:done="1"/>
  <w15:commentEx w15:paraId="4451D49F" w15:done="1"/>
  <w15:commentEx w15:paraId="12366B0A" w15:paraIdParent="4451D49F" w15:done="1"/>
  <w15:commentEx w15:paraId="0D5F8458" w15:done="0"/>
  <w15:commentEx w15:paraId="0BC3ADDA" w15:done="0"/>
  <w15:commentEx w15:paraId="0C0F22B3" w15:done="1"/>
  <w15:commentEx w15:paraId="3F3E4EBB" w15:paraIdParent="0C0F22B3" w15:done="1"/>
  <w15:commentEx w15:paraId="4B3B535D" w15:paraIdParent="0C0F22B3" w15:done="1"/>
  <w15:commentEx w15:paraId="61EF2778" w15:paraIdParent="0C0F22B3" w15:done="1"/>
  <w15:commentEx w15:paraId="1CE77A81" w15:paraIdParent="0C0F22B3" w15:done="1"/>
  <w15:commentEx w15:paraId="46C749E7" w15:paraIdParent="0C0F22B3" w15:done="1"/>
  <w15:commentEx w15:paraId="73CFA96B" w15:paraIdParent="0C0F22B3" w15:done="1"/>
  <w15:commentEx w15:paraId="17CB5356" w15:done="1"/>
  <w15:commentEx w15:paraId="26F2982E" w15:paraIdParent="17CB5356" w15:done="1"/>
  <w15:commentEx w15:paraId="5047B4C8" w15:done="1"/>
  <w15:commentEx w15:paraId="6C00D196" w15:done="0"/>
  <w15:commentEx w15:paraId="322777A9" w15:done="1"/>
  <w15:commentEx w15:paraId="27EC29D6" w15:done="1"/>
  <w15:commentEx w15:paraId="26899ADD" w15:done="0"/>
  <w15:commentEx w15:paraId="2BA10C2D" w15:paraIdParent="26899ADD" w15:done="0"/>
  <w15:commentEx w15:paraId="45005D19" w15:done="1"/>
  <w15:commentEx w15:paraId="3A0060CC" w15:paraIdParent="45005D19" w15:done="1"/>
  <w15:commentEx w15:paraId="58BAD22B" w15:paraIdParent="45005D19" w15:done="1"/>
  <w15:commentEx w15:paraId="121D95D6" w15:paraIdParent="45005D19" w15:done="1"/>
  <w15:commentEx w15:paraId="79862362" w15:done="1"/>
  <w15:commentEx w15:paraId="1B0379E3" w15:done="0"/>
  <w15:commentEx w15:paraId="6F67C5BD" w15:paraIdParent="1B0379E3" w15:done="0"/>
  <w15:commentEx w15:paraId="605EB250" w15:done="0"/>
  <w15:commentEx w15:paraId="369925E1" w15:paraIdParent="605EB250" w15:done="0"/>
  <w15:commentEx w15:paraId="7AE82CAA" w15:done="0"/>
  <w15:commentEx w15:paraId="38067151" w15:done="0"/>
  <w15:commentEx w15:paraId="45D06C90" w15:paraIdParent="38067151" w15:done="0"/>
  <w15:commentEx w15:paraId="6A35F821" w15:done="1"/>
  <w15:commentEx w15:paraId="337D03AC" w15:paraIdParent="6A35F821" w15:done="1"/>
  <w15:commentEx w15:paraId="5E02B6B9" w15:done="0"/>
  <w15:commentEx w15:paraId="2928BDDC" w15:paraIdParent="5E02B6B9" w15:done="0"/>
  <w15:commentEx w15:paraId="5E6DC105" w15:done="0"/>
  <w15:commentEx w15:paraId="2F1BCF3F" w15:paraIdParent="5E6DC1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085148" w16cex:dateUtc="2025-05-08T12:57:00Z"/>
  <w16cex:commentExtensible w16cex:durableId="74E70B93" w16cex:dateUtc="2025-05-08T17:43:00Z"/>
  <w16cex:commentExtensible w16cex:durableId="4DBEEC6A" w16cex:dateUtc="2025-01-27T16:26:00Z"/>
  <w16cex:commentExtensible w16cex:durableId="2A8D6FB7" w16cex:dateUtc="2025-04-16T15:56:00Z"/>
  <w16cex:commentExtensible w16cex:durableId="7A3ABBC0" w16cex:dateUtc="2025-04-16T16:45:00Z"/>
  <w16cex:commentExtensible w16cex:durableId="76CA1555" w16cex:dateUtc="2025-04-16T16:49:00Z"/>
  <w16cex:commentExtensible w16cex:durableId="5E589CEB" w16cex:dateUtc="2025-04-15T19:09:00Z"/>
  <w16cex:commentExtensible w16cex:durableId="6F3B0B6E" w16cex:dateUtc="2025-04-15T17:36:00Z"/>
  <w16cex:commentExtensible w16cex:durableId="788B918B" w16cex:dateUtc="2025-04-15T19:52:00Z"/>
  <w16cex:commentExtensible w16cex:durableId="55666983" w16cex:dateUtc="2025-04-15T17:00:00Z"/>
  <w16cex:commentExtensible w16cex:durableId="6D051876" w16cex:dateUtc="2025-04-15T17:01:00Z"/>
  <w16cex:commentExtensible w16cex:durableId="3D8DCFF9" w16cex:dateUtc="2025-04-15T19:53:00Z"/>
  <w16cex:commentExtensible w16cex:durableId="329CD554" w16cex:dateUtc="2025-04-15T17:12:00Z"/>
  <w16cex:commentExtensible w16cex:durableId="72CC8DBC" w16cex:dateUtc="2025-04-15T19:53:00Z"/>
  <w16cex:commentExtensible w16cex:durableId="469DD1C8" w16cex:dateUtc="2025-04-16T16:07:00Z">
    <w16cex:extLst>
      <w16:ext w16:uri="{CE6994B0-6A32-4C9F-8C6B-6E91EDA988CE}">
        <cr:reactions xmlns:cr="http://schemas.microsoft.com/office/comments/2020/reactions">
          <cr:reaction reactionType="1">
            <cr:reactionInfo dateUtc="2025-04-18T14:07:43Z">
              <cr:user userId="S::jvarkonyi@saludrevenue.com::00c14fe5-2c92-49ff-8db6-7847abd2e4a4" userProvider="AD" userName="Jessica Varkonyi"/>
            </cr:reactionInfo>
          </cr:reaction>
        </cr:reactions>
      </w16:ext>
    </w16cex:extLst>
  </w16cex:commentExtensible>
  <w16cex:commentExtensible w16cex:durableId="644FF1C3" w16cex:dateUtc="2025-04-15T17:17:00Z"/>
  <w16cex:commentExtensible w16cex:durableId="2F8CD2CD" w16cex:dateUtc="2025-04-15T19:54:00Z"/>
  <w16cex:commentExtensible w16cex:durableId="2B4D1518" w16cex:dateUtc="2025-04-16T16:10:00Z">
    <w16cex:extLst>
      <w16:ext w16:uri="{CE6994B0-6A32-4C9F-8C6B-6E91EDA988CE}">
        <cr:reactions xmlns:cr="http://schemas.microsoft.com/office/comments/2020/reactions">
          <cr:reaction reactionType="1">
            <cr:reactionInfo dateUtc="2025-04-18T14:07:44Z">
              <cr:user userId="S::jvarkonyi@saludrevenue.com::00c14fe5-2c92-49ff-8db6-7847abd2e4a4" userProvider="AD" userName="Jessica Varkonyi"/>
            </cr:reactionInfo>
          </cr:reaction>
        </cr:reactions>
      </w16:ext>
    </w16cex:extLst>
  </w16cex:commentExtensible>
  <w16cex:commentExtensible w16cex:durableId="4FFCE996" w16cex:dateUtc="2025-05-28T15:23:00Z"/>
  <w16cex:commentExtensible w16cex:durableId="0AEC1B85" w16cex:dateUtc="2025-01-08T18:05:00Z"/>
  <w16cex:commentExtensible w16cex:durableId="66A9E550" w16cex:dateUtc="2025-01-08T19:15:00Z"/>
  <w16cex:commentExtensible w16cex:durableId="4F98E90D" w16cex:dateUtc="2024-11-08T14:27:00Z"/>
  <w16cex:commentExtensible w16cex:durableId="6D62E0AF" w16cex:dateUtc="2024-11-08T15:43:00Z"/>
  <w16cex:commentExtensible w16cex:durableId="0708BA55" w16cex:dateUtc="2024-11-08T17:15:00Z"/>
  <w16cex:commentExtensible w16cex:durableId="741D3EA1" w16cex:dateUtc="2024-09-24T15:25:00Z"/>
  <w16cex:commentExtensible w16cex:durableId="7F6C0398" w16cex:dateUtc="2024-11-08T14:22:00Z">
    <w16cex:extLst>
      <w16:ext w16:uri="{CE6994B0-6A32-4C9F-8C6B-6E91EDA988CE}">
        <cr:reactions xmlns:cr="http://schemas.microsoft.com/office/comments/2020/reactions">
          <cr:reaction reactionType="1">
            <cr:reactionInfo dateUtc="2024-11-08T15:47:03Z">
              <cr:user userId="S::jvarkonyi@saludrevenue.com::00c14fe5-2c92-49ff-8db6-7847abd2e4a4" userProvider="AD" userName="Jessica Varkonyi"/>
            </cr:reactionInfo>
          </cr:reaction>
        </cr:reactions>
      </w16:ext>
    </w16cex:extLst>
  </w16cex:commentExtensible>
  <w16cex:commentExtensible w16cex:durableId="177E0E23" w16cex:dateUtc="2024-10-01T14:29:00Z"/>
  <w16cex:commentExtensible w16cex:durableId="26BCB956" w16cex:dateUtc="2024-10-01T15:09:00Z"/>
  <w16cex:commentExtensible w16cex:durableId="305AFB3B" w16cex:dateUtc="2024-10-01T15:15:00Z"/>
  <w16cex:commentExtensible w16cex:durableId="54581669" w16cex:dateUtc="2024-11-07T19:28:00Z"/>
  <w16cex:commentExtensible w16cex:durableId="0620CF4B" w16cex:dateUtc="2024-11-06T16:43:00Z"/>
  <w16cex:commentExtensible w16cex:durableId="3B33CEDE" w16cex:dateUtc="2024-11-06T17:29:00Z"/>
  <w16cex:commentExtensible w16cex:durableId="5F61031D" w16cex:dateUtc="2024-11-06T18:04:00Z"/>
  <w16cex:commentExtensible w16cex:durableId="34311A19" w16cex:dateUtc="2024-11-14T19:30:00Z"/>
  <w16cex:commentExtensible w16cex:durableId="75AD78D3" w16cex:dateUtc="2024-12-03T18:44:00Z"/>
  <w16cex:commentExtensible w16cex:durableId="12B95DBB" w16cex:dateUtc="2024-11-14T16:55:00Z"/>
  <w16cex:commentExtensible w16cex:durableId="58B24C99" w16cex:dateUtc="2024-11-07T19:20:00Z"/>
  <w16cex:commentExtensible w16cex:durableId="3D4243D3" w16cex:dateUtc="2024-11-07T21:57:00Z">
    <w16cex:extLst>
      <w16:ext w16:uri="{CE6994B0-6A32-4C9F-8C6B-6E91EDA988CE}">
        <cr:reactions xmlns:cr="http://schemas.microsoft.com/office/comments/2020/reactions">
          <cr:reaction reactionType="1">
            <cr:reactionInfo dateUtc="2024-11-08T01:08:40Z">
              <cr:user userId="S::jvarkonyi@saludrevenue.com::00c14fe5-2c92-49ff-8db6-7847abd2e4a4" userProvider="AD" userName="Jessica Varkonyi"/>
            </cr:reactionInfo>
          </cr:reaction>
        </cr:reactions>
      </w16:ext>
    </w16cex:extLst>
  </w16cex:commentExtensible>
  <w16cex:commentExtensible w16cex:durableId="5FD6F2FB" w16cex:dateUtc="2024-09-24T15:25:00Z"/>
  <w16cex:commentExtensible w16cex:durableId="01EDB34A" w16cex:dateUtc="2025-01-08T17:39:00Z"/>
  <w16cex:commentExtensible w16cex:durableId="2F2467B6" w16cex:dateUtc="2025-01-08T19:32:00Z"/>
  <w16cex:commentExtensible w16cex:durableId="1ED6CB7D" w16cex:dateUtc="2025-06-05T19:42:00Z"/>
  <w16cex:commentExtensible w16cex:durableId="315A50CA" w16cex:dateUtc="2024-11-06T18:30:00Z"/>
  <w16cex:commentExtensible w16cex:durableId="57910F45" w16cex:dateUtc="2024-11-06T18:31:00Z"/>
  <w16cex:commentExtensible w16cex:durableId="058564FC" w16cex:dateUtc="2024-11-06T18:33:00Z"/>
  <w16cex:commentExtensible w16cex:durableId="3D6D4BDF" w16cex:dateUtc="2024-11-14T19:59:00Z">
    <w16cex:extLst>
      <w16:ext w16:uri="{CE6994B0-6A32-4C9F-8C6B-6E91EDA988CE}">
        <cr:reactions xmlns:cr="http://schemas.microsoft.com/office/comments/2020/reactions">
          <cr:reaction reactionType="1">
            <cr:reactionInfo dateUtc="2024-11-14T20:20:15Z">
              <cr:user userId="S::jford@saludrevenue.com::cc392edb-bdcc-4329-b7dc-982e31b5f39c" userProvider="AD" userName="Jesse Ford"/>
            </cr:reactionInfo>
          </cr:reaction>
        </cr:reactions>
      </w16:ext>
    </w16cex:extLst>
  </w16cex:commentExtensible>
  <w16cex:commentExtensible w16cex:durableId="66EBB419" w16cex:dateUtc="2024-12-11T15:35:00Z">
    <w16cex:extLst>
      <w16:ext w16:uri="{CE6994B0-6A32-4C9F-8C6B-6E91EDA988CE}">
        <cr:reactions xmlns:cr="http://schemas.microsoft.com/office/comments/2020/reactions">
          <cr:reaction reactionType="1">
            <cr:reactionInfo dateUtc="2024-12-11T15:42:40Z">
              <cr:user userId="S::jford@saludrevenue.com::cc392edb-bdcc-4329-b7dc-982e31b5f39c" userProvider="AD" userName="Jesse Ford"/>
            </cr:reactionInfo>
          </cr:reaction>
        </cr:reactions>
      </w16:ext>
    </w16cex:extLst>
  </w16cex:commentExtensible>
  <w16cex:commentExtensible w16cex:durableId="56C85517" w16cex:dateUtc="2024-12-11T15:42:00Z"/>
  <w16cex:commentExtensible w16cex:durableId="2955F3FE" w16cex:dateUtc="2024-12-13T13:45:00Z"/>
  <w16cex:commentExtensible w16cex:durableId="022C3F5F" w16cex:dateUtc="2025-01-08T20:22:00Z"/>
  <w16cex:commentExtensible w16cex:durableId="61479B81" w16cex:dateUtc="2025-01-09T19:52:00Z"/>
  <w16cex:commentExtensible w16cex:durableId="29562D9F" w16cex:dateUtc="2025-01-16T17:59:00Z"/>
  <w16cex:commentExtensible w16cex:durableId="299C627F" w16cex:dateUtc="2025-01-16T21:55:00Z">
    <w16cex:extLst>
      <w16:ext w16:uri="{CE6994B0-6A32-4C9F-8C6B-6E91EDA988CE}">
        <cr:reactions xmlns:cr="http://schemas.microsoft.com/office/comments/2020/reactions">
          <cr:reaction reactionType="1">
            <cr:reactionInfo dateUtc="2025-01-17T17:30:08Z">
              <cr:user userId="S::jvarkonyi@saludrevenue.com::00c14fe5-2c92-49ff-8db6-7847abd2e4a4" userProvider="AD" userName="Jessica Varkonyi"/>
            </cr:reactionInfo>
          </cr:reaction>
        </cr:reactions>
      </w16:ext>
    </w16cex:extLst>
  </w16cex:commentExtensible>
  <w16cex:commentExtensible w16cex:durableId="513A5C1B" w16cex:dateUtc="2025-01-08T17:47:00Z"/>
  <w16cex:commentExtensible w16cex:durableId="1B86ED1B" w16cex:dateUtc="2024-12-30T19:43:00Z"/>
  <w16cex:commentExtensible w16cex:durableId="3477DA4B" w16cex:dateUtc="2025-07-08T19:03:00Z"/>
  <w16cex:commentExtensible w16cex:durableId="157F1608" w16cex:dateUtc="2025-01-06T19:52:00Z"/>
  <w16cex:commentExtensible w16cex:durableId="07771D51" w16cex:dateUtc="2025-01-08T17:48:00Z"/>
  <w16cex:commentExtensible w16cex:durableId="160ADBB4" w16cex:dateUtc="2025-01-08T19:36:00Z"/>
  <w16cex:commentExtensible w16cex:durableId="6D24CF95" w16cex:dateUtc="2025-01-08T18:22:00Z">
    <w16cex:extLst>
      <w16:ext w16:uri="{CE6994B0-6A32-4C9F-8C6B-6E91EDA988CE}">
        <cr:reactions xmlns:cr="http://schemas.microsoft.com/office/comments/2020/reactions">
          <cr:reaction reactionType="1">
            <cr:reactionInfo dateUtc="2025-01-08T19:20:31Z">
              <cr:user userId="S::jvarkonyi@saludrevenue.com::00c14fe5-2c92-49ff-8db6-7847abd2e4a4" userProvider="AD" userName="Jessica Varkonyi"/>
            </cr:reactionInfo>
          </cr:reaction>
        </cr:reactions>
      </w16:ext>
    </w16cex:extLst>
  </w16cex:commentExtensible>
  <w16cex:commentExtensible w16cex:durableId="53F5042A" w16cex:dateUtc="2025-01-06T19:51:00Z"/>
  <w16cex:commentExtensible w16cex:durableId="409961EB" w16cex:dateUtc="2025-01-08T17:56:00Z"/>
  <w16cex:commentExtensible w16cex:durableId="12B66F71" w16cex:dateUtc="2025-01-08T19:53:00Z"/>
  <w16cex:commentExtensible w16cex:durableId="6F4F4CF2" w16cex:dateUtc="2025-01-14T16:15:00Z"/>
  <w16cex:commentExtensible w16cex:durableId="4318F24D" w16cex:dateUtc="2025-01-14T21:59:00Z">
    <w16cex:extLst>
      <w16:ext w16:uri="{CE6994B0-6A32-4C9F-8C6B-6E91EDA988CE}">
        <cr:reactions xmlns:cr="http://schemas.microsoft.com/office/comments/2020/reactions">
          <cr:reaction reactionType="1">
            <cr:reactionInfo dateUtc="2025-01-15T13:57:40Z">
              <cr:user userId="S::jvarkonyi@saludrevenue.com::00c14fe5-2c92-49ff-8db6-7847abd2e4a4" userProvider="AD" userName="Jessica Varkonyi"/>
            </cr:reactionInfo>
          </cr:reaction>
        </cr:reactions>
      </w16:ext>
    </w16cex:extLst>
  </w16cex:commentExtensible>
  <w16cex:commentExtensible w16cex:durableId="62152E10" w16cex:dateUtc="2025-01-08T17:57:00Z"/>
  <w16cex:commentExtensible w16cex:durableId="2EAA05D4" w16cex:dateUtc="2025-01-08T19:53:00Z"/>
  <w16cex:commentExtensible w16cex:durableId="45312A02" w16cex:dateUtc="2025-01-08T18:41:00Z"/>
  <w16cex:commentExtensible w16cex:durableId="3B78EABF" w16cex:dateUtc="2025-01-08T19:58:00Z"/>
  <w16cex:commentExtensible w16cex:durableId="54FB44EF" w16cex:dateUtc="2025-01-16T21:45:00Z"/>
  <w16cex:commentExtensible w16cex:durableId="48E0E3A5" w16cex:dateUtc="2025-01-08T17:58:00Z"/>
  <w16cex:commentExtensible w16cex:durableId="1CA799B3" w16cex:dateUtc="2025-01-08T19:56:00Z"/>
  <w16cex:commentExtensible w16cex:durableId="452ECADB" w16cex:dateUtc="2025-01-08T20:38:00Z">
    <w16cex:extLst>
      <w16:ext w16:uri="{CE6994B0-6A32-4C9F-8C6B-6E91EDA988CE}">
        <cr:reactions xmlns:cr="http://schemas.microsoft.com/office/comments/2020/reactions">
          <cr:reaction reactionType="1">
            <cr:reactionInfo dateUtc="2025-01-14T16:16:46Z">
              <cr:user userId="S::jvarkonyi@saludrevenue.com::00c14fe5-2c92-49ff-8db6-7847abd2e4a4" userProvider="AD" userName="Jessica Varkonyi"/>
            </cr:reactionInfo>
          </cr:reaction>
        </cr:reactions>
      </w16:ext>
    </w16cex:extLst>
  </w16cex:commentExtensible>
  <w16cex:commentExtensible w16cex:durableId="4CE2FDE4" w16cex:dateUtc="2025-01-08T18:00:00Z"/>
  <w16cex:commentExtensible w16cex:durableId="5FF84BBC" w16cex:dateUtc="2025-01-08T18:00:00Z"/>
  <w16cex:commentExtensible w16cex:durableId="0AE320E2" w16cex:dateUtc="2025-01-08T18:47:00Z"/>
  <w16cex:commentExtensible w16cex:durableId="043C40A1" w16cex:dateUtc="2025-01-08T20:02:00Z"/>
  <w16cex:commentExtensible w16cex:durableId="03693427" w16cex:dateUtc="2025-01-14T16:24:00Z">
    <w16cex:extLst>
      <w16:ext w16:uri="{CE6994B0-6A32-4C9F-8C6B-6E91EDA988CE}">
        <cr:reactions xmlns:cr="http://schemas.microsoft.com/office/comments/2020/reactions">
          <cr:reaction reactionType="1">
            <cr:reactionInfo dateUtc="2025-01-14T16:48:51Z">
              <cr:user userId="S::jvarkonyi@saludrevenue.com::00c14fe5-2c92-49ff-8db6-7847abd2e4a4" userProvider="AD" userName="Jessica Varkonyi"/>
            </cr:reactionInfo>
          </cr:reaction>
        </cr:reactions>
      </w16:ext>
    </w16cex:extLst>
  </w16cex:commentExtensible>
  <w16cex:commentExtensible w16cex:durableId="39F113E4" w16cex:dateUtc="2025-01-08T18:48:00Z"/>
  <w16cex:commentExtensible w16cex:durableId="5442D83A" w16cex:dateUtc="2025-01-08T20:03:00Z"/>
  <w16cex:commentExtensible w16cex:durableId="26D7A24D" w16cex:dateUtc="2025-07-29T03:36:00Z"/>
  <w16cex:commentExtensible w16cex:durableId="79DEB68C" w16cex:dateUtc="2025-01-23T16:17:00Z"/>
  <w16cex:commentExtensible w16cex:durableId="58696382" w16cex:dateUtc="2025-01-29T14:20:00Z"/>
  <w16cex:commentExtensible w16cex:durableId="3DAC5382" w16cex:dateUtc="2025-07-29T18:21:00Z"/>
  <w16cex:commentExtensible w16cex:durableId="392509AD" w16cex:dateUtc="2025-01-08T15:53:00Z"/>
  <w16cex:commentExtensible w16cex:durableId="47BB0675" w16cex:dateUtc="2025-07-14T14:39:00Z">
    <w16cex:extLst>
      <w16:ext w16:uri="{CE6994B0-6A32-4C9F-8C6B-6E91EDA988CE}">
        <cr:reactions xmlns:cr="http://schemas.microsoft.com/office/comments/2020/reactions">
          <cr:reaction reactionType="1">
            <cr:reactionInfo dateUtc="2025-07-14T14:44:30Z">
              <cr:user userId="S::eharwood@saludrevenue.com::dc88eb52-ce07-4431-be75-3cfeff19dc7e" userProvider="AD" userName="Elizabeth Harwood"/>
            </cr:reactionInfo>
          </cr:reaction>
        </cr:reactions>
      </w16:ext>
    </w16cex:extLst>
  </w16cex:commentExtensible>
  <w16cex:commentExtensible w16cex:durableId="474866F7" w16cex:dateUtc="2025-07-31T16:11:00Z"/>
  <w16cex:commentExtensible w16cex:durableId="12B8BEE5" w16cex:dateUtc="2025-07-31T18:05:00Z"/>
  <w16cex:commentExtensible w16cex:durableId="5B908A76" w16cex:dateUtc="2025-07-31T19:10:00Z"/>
  <w16cex:commentExtensible w16cex:durableId="27AE5D1D" w16cex:dateUtc="2025-07-31T19:13:00Z"/>
  <w16cex:commentExtensible w16cex:durableId="7C917202" w16cex:dateUtc="2024-11-05T18:15:00Z"/>
  <w16cex:commentExtensible w16cex:durableId="6A86134B" w16cex:dateUtc="2024-11-05T18:30:00Z"/>
  <w16cex:commentExtensible w16cex:durableId="7B91D3A6" w16cex:dateUtc="2024-11-07T22:01:00Z"/>
  <w16cex:commentExtensible w16cex:durableId="5D281928" w16cex:dateUtc="2025-05-08T19:07:00Z"/>
  <w16cex:commentExtensible w16cex:durableId="2A6149F8" w16cex:dateUtc="2024-12-12T16:36:00Z"/>
  <w16cex:commentExtensible w16cex:durableId="71D18FBA" w16cex:dateUtc="2025-01-06T21:23:00Z"/>
  <w16cex:commentExtensible w16cex:durableId="5D33AD17" w16cex:dateUtc="2024-12-19T20:35:00Z">
    <w16cex:extLst>
      <w16:ext w16:uri="{CE6994B0-6A32-4C9F-8C6B-6E91EDA988CE}">
        <cr:reactions xmlns:cr="http://schemas.microsoft.com/office/comments/2020/reactions">
          <cr:reaction reactionType="1">
            <cr:reactionInfo dateUtc="2025-01-08T17:37:12Z">
              <cr:user userId="S::jvarkonyi@saludrevenue.com::00c14fe5-2c92-49ff-8db6-7847abd2e4a4" userProvider="AD" userName="Jessica Varkonyi"/>
            </cr:reactionInfo>
          </cr:reaction>
        </cr:reactions>
      </w16:ext>
    </w16cex:extLst>
  </w16cex:commentExtensible>
  <w16cex:commentExtensible w16cex:durableId="30DDC097" w16cex:dateUtc="2025-01-06T21:26:00Z"/>
  <w16cex:commentExtensible w16cex:durableId="286BA61E" w16cex:dateUtc="2024-12-19T20:35:00Z"/>
  <w16cex:commentExtensible w16cex:durableId="6A809283" w16cex:dateUtc="2025-01-14T22:01:00Z"/>
  <w16cex:commentExtensible w16cex:durableId="47638030" w16cex:dateUtc="2025-01-08T19:04:00Z"/>
  <w16cex:commentExtensible w16cex:durableId="2BBE491B" w16cex:dateUtc="2025-07-31T16:11:00Z"/>
  <w16cex:commentExtensible w16cex:durableId="74783DCA" w16cex:dateUtc="2025-01-16T21:52:00Z">
    <w16cex:extLst>
      <w16:ext w16:uri="{CE6994B0-6A32-4C9F-8C6B-6E91EDA988CE}">
        <cr:reactions xmlns:cr="http://schemas.microsoft.com/office/comments/2020/reactions">
          <cr:reaction reactionType="1">
            <cr:reactionInfo dateUtc="2025-01-17T17:32:45Z">
              <cr:user userId="S::jvarkonyi@saludrevenue.com::00c14fe5-2c92-49ff-8db6-7847abd2e4a4" userProvider="AD" userName="Jessica Varkonyi"/>
            </cr:reactionInfo>
          </cr:reaction>
        </cr:reactions>
      </w16:ext>
    </w16cex:extLst>
  </w16cex:commentExtensible>
  <w16cex:commentExtensible w16cex:durableId="489548DD" w16cex:dateUtc="2025-07-31T16:11:00Z"/>
  <w16cex:commentExtensible w16cex:durableId="327EEE64" w16cex:dateUtc="2025-01-08T14:36:00Z"/>
  <w16cex:commentExtensible w16cex:durableId="7A7AF1FD" w16cex:dateUtc="2025-01-08T19:13:00Z">
    <w16cex:extLst>
      <w16:ext w16:uri="{CE6994B0-6A32-4C9F-8C6B-6E91EDA988CE}">
        <cr:reactions xmlns:cr="http://schemas.microsoft.com/office/comments/2020/reactions">
          <cr:reaction reactionType="1">
            <cr:reactionInfo dateUtc="2025-01-14T17:02:20Z">
              <cr:user userId="S::jvarkonyi@saludrevenue.com::00c14fe5-2c92-49ff-8db6-7847abd2e4a4" userProvider="AD" userName="Jessica Varkonyi"/>
            </cr:reactionInfo>
          </cr:reaction>
        </cr:reactions>
      </w16:ext>
    </w16cex:extLst>
  </w16cex:commentExtensible>
  <w16cex:commentExtensible w16cex:durableId="54816C8E" w16cex:dateUtc="2025-01-14T17:02:00Z"/>
  <w16cex:commentExtensible w16cex:durableId="64EAAA46" w16cex:dateUtc="2025-01-14T22:06:00Z"/>
  <w16cex:commentExtensible w16cex:durableId="205D74F0" w16cex:dateUtc="2025-01-14T16:59:00Z"/>
  <w16cex:commentExtensible w16cex:durableId="6CEF9B69" w16cex:dateUtc="2025-01-14T22:08:00Z"/>
  <w16cex:commentExtensible w16cex:durableId="4E4FF196" w16cex:dateUtc="2025-01-08T19:08:00Z">
    <w16cex:extLst>
      <w16:ext w16:uri="{CE6994B0-6A32-4C9F-8C6B-6E91EDA988CE}">
        <cr:reactions xmlns:cr="http://schemas.microsoft.com/office/comments/2020/reactions">
          <cr:reaction reactionType="1">
            <cr:reactionInfo dateUtc="2025-01-08T19:25:23Z">
              <cr:user userId="S::jvarkonyi@saludrevenue.com::00c14fe5-2c92-49ff-8db6-7847abd2e4a4" userProvider="AD" userName="Jessica Varkonyi"/>
            </cr:reactionInfo>
          </cr:reaction>
        </cr:reactions>
      </w16:ext>
    </w16cex:extLst>
  </w16cex:commentExtensible>
  <w16cex:commentExtensible w16cex:durableId="7A95F9DB" w16cex:dateUtc="2025-01-08T19:25:00Z"/>
  <w16cex:commentExtensible w16cex:durableId="458391F7" w16cex:dateUtc="2025-01-08T19:08:00Z">
    <w16cex:extLst>
      <w16:ext w16:uri="{CE6994B0-6A32-4C9F-8C6B-6E91EDA988CE}">
        <cr:reactions xmlns:cr="http://schemas.microsoft.com/office/comments/2020/reactions">
          <cr:reaction reactionType="1">
            <cr:reactionInfo dateUtc="2025-01-08T19:25:23Z">
              <cr:user userId="S::jvarkonyi@saludrevenue.com::00c14fe5-2c92-49ff-8db6-7847abd2e4a4" userProvider="AD" userName="Jessica Varkonyi"/>
            </cr:reactionInfo>
          </cr:reaction>
        </cr:reactions>
      </w16:ext>
    </w16cex:extLst>
  </w16cex:commentExtensible>
  <w16cex:commentExtensible w16cex:durableId="7930AF1F" w16cex:dateUtc="2025-01-08T19:25:00Z"/>
  <w16cex:commentExtensible w16cex:durableId="75BA15C9" w16cex:dateUtc="2024-12-19T20:12:00Z"/>
  <w16cex:commentExtensible w16cex:durableId="72454FA7" w16cex:dateUtc="2025-01-29T16:03:00Z"/>
  <w16cex:commentExtensible w16cex:durableId="6221FB97" w16cex:dateUtc="2025-01-29T16:03:00Z"/>
  <w16cex:commentExtensible w16cex:durableId="0957130C" w16cex:dateUtc="2025-01-29T15:37:00Z"/>
  <w16cex:commentExtensible w16cex:durableId="3CDB0BC0" w16cex:dateUtc="2025-01-29T19:34:00Z"/>
  <w16cex:commentExtensible w16cex:durableId="09B0C662" w16cex:dateUtc="2025-07-14T01:03:00Z"/>
  <w16cex:commentExtensible w16cex:durableId="5562F75F" w16cex:dateUtc="2025-07-15T14:41:00Z"/>
  <w16cex:commentExtensible w16cex:durableId="6A85F039" w16cex:dateUtc="2025-01-29T15:44:00Z"/>
  <w16cex:commentExtensible w16cex:durableId="6131017D" w16cex:dateUtc="2025-01-29T15:45:00Z"/>
  <w16cex:commentExtensible w16cex:durableId="3D89EEC8" w16cex:dateUtc="2025-01-29T15:46:00Z"/>
  <w16cex:commentExtensible w16cex:durableId="46F5853F" w16cex:dateUtc="2025-01-29T16:22:00Z"/>
  <w16cex:commentExtensible w16cex:durableId="7EA077B8" w16cex:dateUtc="2025-01-29T19:40:00Z"/>
  <w16cex:commentExtensible w16cex:durableId="52B36471" w16cex:dateUtc="2025-01-29T19:42:00Z"/>
  <w16cex:commentExtensible w16cex:durableId="1092D59B" w16cex:dateUtc="2025-01-29T19:42:00Z"/>
  <w16cex:commentExtensible w16cex:durableId="40619986" w16cex:dateUtc="2025-01-29T15:48:00Z"/>
  <w16cex:commentExtensible w16cex:durableId="4985766E" w16cex:dateUtc="2025-01-29T16:29:00Z"/>
  <w16cex:commentExtensible w16cex:durableId="4B561A36" w16cex:dateUtc="2025-01-29T16:24:00Z"/>
  <w16cex:commentExtensible w16cex:durableId="1EA02BA3" w16cex:dateUtc="2025-05-09T18:50:00Z"/>
  <w16cex:commentExtensible w16cex:durableId="2CD2F468" w16cex:dateUtc="2025-05-09T19:00:00Z"/>
  <w16cex:commentExtensible w16cex:durableId="32BD639B" w16cex:dateUtc="2025-01-08T19:15:00Z">
    <w16cex:extLst>
      <w16:ext w16:uri="{CE6994B0-6A32-4C9F-8C6B-6E91EDA988CE}">
        <cr:reactions xmlns:cr="http://schemas.microsoft.com/office/comments/2020/reactions">
          <cr:reaction reactionType="1">
            <cr:reactionInfo dateUtc="2025-01-08T20:06:20Z">
              <cr:user userId="S::jvarkonyi@saludrevenue.com::00c14fe5-2c92-49ff-8db6-7847abd2e4a4" userProvider="AD" userName="Jessica Varkonyi"/>
            </cr:reactionInfo>
          </cr:reaction>
        </cr:reactions>
      </w16:ext>
    </w16cex:extLst>
  </w16cex:commentExtensible>
  <w16cex:commentExtensible w16cex:durableId="2689ABA9" w16cex:dateUtc="2025-07-18T21:50:00Z">
    <w16cex:extLst>
      <w16:ext w16:uri="{CE6994B0-6A32-4C9F-8C6B-6E91EDA988CE}">
        <cr:reactions xmlns:cr="http://schemas.microsoft.com/office/comments/2020/reactions">
          <cr:reaction reactionType="1">
            <cr:reactionInfo dateUtc="2025-07-21T14:23:16Z">
              <cr:user userId="S::vford@saludrevenue.com::4a02e1f1-fb3b-4edd-b3a4-eae0658af4aa" userProvider="AD" userName="Victoria Ford"/>
            </cr:reactionInfo>
          </cr:reaction>
        </cr:reactions>
      </w16:ext>
    </w16cex:extLst>
  </w16cex:commentExtensible>
  <w16cex:commentExtensible w16cex:durableId="730A19E0" w16cex:dateUtc="2025-07-21T14:23:00Z"/>
  <w16cex:commentExtensible w16cex:durableId="716C18D3" w16cex:dateUtc="2024-11-07T16:28:00Z"/>
  <w16cex:commentExtensible w16cex:durableId="0AF5EC52" w16cex:dateUtc="2024-11-07T21:54:00Z"/>
  <w16cex:commentExtensible w16cex:durableId="5C5D0FE8" w16cex:dateUtc="2024-11-08T01:05:00Z"/>
  <w16cex:commentExtensible w16cex:durableId="12442676" w16cex:dateUtc="2024-11-14T20:22:00Z"/>
  <w16cex:commentExtensible w16cex:durableId="2C7783C7" w16cex:dateUtc="2025-01-16T17:32:00Z"/>
  <w16cex:commentExtensible w16cex:durableId="5A8D6E90" w16cex:dateUtc="2025-01-16T17:49:00Z"/>
  <w16cex:commentExtensible w16cex:durableId="65417720" w16cex:dateUtc="2025-01-16T18:25:00Z"/>
  <w16cex:commentExtensible w16cex:durableId="2A3E6278" w16cex:dateUtc="2025-01-16T17:49:00Z"/>
  <w16cex:commentExtensible w16cex:durableId="310A86C1" w16cex:dateUtc="2025-01-16T18:25:00Z"/>
  <w16cex:commentExtensible w16cex:durableId="5FFC9E8E" w16cex:dateUtc="2024-09-19T20:28:00Z"/>
  <w16cex:commentExtensible w16cex:durableId="0985144B" w16cex:dateUtc="2024-09-19T19:06:00Z"/>
  <w16cex:commentExtensible w16cex:durableId="20A096A1" w16cex:dateUtc="2024-11-08T15:52:00Z"/>
  <w16cex:commentExtensible w16cex:durableId="0CABA2CC" w16cex:dateUtc="2024-09-19T19:07:00Z"/>
  <w16cex:commentExtensible w16cex:durableId="6025FC6D" w16cex:dateUtc="2024-09-19T19:08:00Z"/>
  <w16cex:commentExtensible w16cex:durableId="1C91E66E" w16cex:dateUtc="2024-09-19T19:46:00Z"/>
  <w16cex:commentExtensible w16cex:durableId="0DB71AFE" w16cex:dateUtc="2024-09-19T19:46:00Z"/>
  <w16cex:commentExtensible w16cex:durableId="07EC5B35" w16cex:dateUtc="2024-11-07T21:05:00Z"/>
  <w16cex:commentExtensible w16cex:durableId="59574C59" w16cex:dateUtc="2024-11-07T2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6EB60F" w16cid:durableId="1D085148"/>
  <w16cid:commentId w16cid:paraId="114B42AE" w16cid:durableId="74E70B93"/>
  <w16cid:commentId w16cid:paraId="434D8434" w16cid:durableId="4DBEEC6A"/>
  <w16cid:commentId w16cid:paraId="7C11803A" w16cid:durableId="2A8D6FB7"/>
  <w16cid:commentId w16cid:paraId="46712788" w16cid:durableId="7A3ABBC0"/>
  <w16cid:commentId w16cid:paraId="7E066CFC" w16cid:durableId="76CA1555"/>
  <w16cid:commentId w16cid:paraId="592E79CD" w16cid:durableId="5E589CEB"/>
  <w16cid:commentId w16cid:paraId="565682C7" w16cid:durableId="6F3B0B6E"/>
  <w16cid:commentId w16cid:paraId="4FE3E276" w16cid:durableId="788B918B"/>
  <w16cid:commentId w16cid:paraId="17A1FF54" w16cid:durableId="55666983"/>
  <w16cid:commentId w16cid:paraId="3CCCF250" w16cid:durableId="6D051876"/>
  <w16cid:commentId w16cid:paraId="1D78B4C4" w16cid:durableId="3D8DCFF9"/>
  <w16cid:commentId w16cid:paraId="725485BC" w16cid:durableId="329CD554"/>
  <w16cid:commentId w16cid:paraId="2F9B6EE4" w16cid:durableId="72CC8DBC"/>
  <w16cid:commentId w16cid:paraId="78F9E263" w16cid:durableId="469DD1C8"/>
  <w16cid:commentId w16cid:paraId="20DA583F" w16cid:durableId="644FF1C3"/>
  <w16cid:commentId w16cid:paraId="73783D41" w16cid:durableId="2F8CD2CD"/>
  <w16cid:commentId w16cid:paraId="413610F8" w16cid:durableId="2B4D1518"/>
  <w16cid:commentId w16cid:paraId="1F756520" w16cid:durableId="4FFCE996"/>
  <w16cid:commentId w16cid:paraId="411A32E7" w16cid:durableId="0AEC1B85"/>
  <w16cid:commentId w16cid:paraId="251FA342" w16cid:durableId="66A9E550"/>
  <w16cid:commentId w16cid:paraId="49C6DE90" w16cid:durableId="4F98E90D"/>
  <w16cid:commentId w16cid:paraId="6D550E01" w16cid:durableId="6D62E0AF"/>
  <w16cid:commentId w16cid:paraId="73073871" w16cid:durableId="0708BA55"/>
  <w16cid:commentId w16cid:paraId="770D3F75" w16cid:durableId="741D3EA1"/>
  <w16cid:commentId w16cid:paraId="524867CF" w16cid:durableId="7F6C0398"/>
  <w16cid:commentId w16cid:paraId="3EC3573A" w16cid:durableId="177E0E23"/>
  <w16cid:commentId w16cid:paraId="66F61C8B" w16cid:durableId="26BCB956"/>
  <w16cid:commentId w16cid:paraId="0AB1DD7C" w16cid:durableId="305AFB3B"/>
  <w16cid:commentId w16cid:paraId="648AA17B" w16cid:durableId="54581669"/>
  <w16cid:commentId w16cid:paraId="3561D7CE" w16cid:durableId="0620CF4B"/>
  <w16cid:commentId w16cid:paraId="05A0D7CD" w16cid:durableId="3B33CEDE"/>
  <w16cid:commentId w16cid:paraId="06837E69" w16cid:durableId="5F61031D"/>
  <w16cid:commentId w16cid:paraId="7D9538B0" w16cid:durableId="34311A19"/>
  <w16cid:commentId w16cid:paraId="26848F61" w16cid:durableId="75AD78D3"/>
  <w16cid:commentId w16cid:paraId="467D3782" w16cid:durableId="12B95DBB"/>
  <w16cid:commentId w16cid:paraId="78422F31" w16cid:durableId="58B24C99"/>
  <w16cid:commentId w16cid:paraId="1E196D41" w16cid:durableId="3D4243D3"/>
  <w16cid:commentId w16cid:paraId="5081133B" w16cid:durableId="5FD6F2FB"/>
  <w16cid:commentId w16cid:paraId="02CB9641" w16cid:durableId="01EDB34A"/>
  <w16cid:commentId w16cid:paraId="574FEA98" w16cid:durableId="2F2467B6"/>
  <w16cid:commentId w16cid:paraId="31E45E92" w16cid:durableId="1ED6CB7D"/>
  <w16cid:commentId w16cid:paraId="4586A4CD" w16cid:durableId="315A50CA"/>
  <w16cid:commentId w16cid:paraId="596D1886" w16cid:durableId="57910F45"/>
  <w16cid:commentId w16cid:paraId="4952B488" w16cid:durableId="058564FC"/>
  <w16cid:commentId w16cid:paraId="79111DC7" w16cid:durableId="3D6D4BDF"/>
  <w16cid:commentId w16cid:paraId="03556950" w16cid:durableId="66EBB419"/>
  <w16cid:commentId w16cid:paraId="7EB5D024" w16cid:durableId="56C85517"/>
  <w16cid:commentId w16cid:paraId="1FFEEA1F" w16cid:durableId="2955F3FE"/>
  <w16cid:commentId w16cid:paraId="1385BF5B" w16cid:durableId="022C3F5F"/>
  <w16cid:commentId w16cid:paraId="17EFD178" w16cid:durableId="61479B81"/>
  <w16cid:commentId w16cid:paraId="6643AA4E" w16cid:durableId="29562D9F"/>
  <w16cid:commentId w16cid:paraId="10A27C1B" w16cid:durableId="299C627F"/>
  <w16cid:commentId w16cid:paraId="5063B210" w16cid:durableId="513A5C1B"/>
  <w16cid:commentId w16cid:paraId="1BB2E17D" w16cid:durableId="1B86ED1B"/>
  <w16cid:commentId w16cid:paraId="459BB2A9" w16cid:durableId="3477DA4B"/>
  <w16cid:commentId w16cid:paraId="68EAD3F0" w16cid:durableId="157F1608"/>
  <w16cid:commentId w16cid:paraId="13D19720" w16cid:durableId="07771D51"/>
  <w16cid:commentId w16cid:paraId="6A9F608B" w16cid:durableId="160ADBB4"/>
  <w16cid:commentId w16cid:paraId="0C52D1FE" w16cid:durableId="6D24CF95"/>
  <w16cid:commentId w16cid:paraId="60CC24FF" w16cid:durableId="53F5042A"/>
  <w16cid:commentId w16cid:paraId="06CD6BFB" w16cid:durableId="409961EB"/>
  <w16cid:commentId w16cid:paraId="11B42A7E" w16cid:durableId="12B66F71"/>
  <w16cid:commentId w16cid:paraId="47CEE0FD" w16cid:durableId="6F4F4CF2"/>
  <w16cid:commentId w16cid:paraId="669A331C" w16cid:durableId="4318F24D"/>
  <w16cid:commentId w16cid:paraId="44A793E9" w16cid:durableId="62152E10"/>
  <w16cid:commentId w16cid:paraId="6BE22A35" w16cid:durableId="2EAA05D4"/>
  <w16cid:commentId w16cid:paraId="121182E4" w16cid:durableId="45312A02"/>
  <w16cid:commentId w16cid:paraId="44D71FDF" w16cid:durableId="3B78EABF"/>
  <w16cid:commentId w16cid:paraId="0BEE8CF3" w16cid:durableId="54FB44EF"/>
  <w16cid:commentId w16cid:paraId="59A1FF12" w16cid:durableId="48E0E3A5"/>
  <w16cid:commentId w16cid:paraId="36C3499B" w16cid:durableId="1CA799B3"/>
  <w16cid:commentId w16cid:paraId="7CEB80A5" w16cid:durableId="452ECADB"/>
  <w16cid:commentId w16cid:paraId="71B322C3" w16cid:durableId="4CE2FDE4"/>
  <w16cid:commentId w16cid:paraId="0049978B" w16cid:durableId="5FF84BBC"/>
  <w16cid:commentId w16cid:paraId="455DB14E" w16cid:durableId="0AE320E2"/>
  <w16cid:commentId w16cid:paraId="1FB23A54" w16cid:durableId="043C40A1"/>
  <w16cid:commentId w16cid:paraId="13746117" w16cid:durableId="03693427"/>
  <w16cid:commentId w16cid:paraId="72BD6826" w16cid:durableId="31EE9A50"/>
  <w16cid:commentId w16cid:paraId="67516DDE" w16cid:durableId="39F113E4"/>
  <w16cid:commentId w16cid:paraId="39F0C56D" w16cid:durableId="5442D83A"/>
  <w16cid:commentId w16cid:paraId="31A8B184" w16cid:durableId="26D7A24D"/>
  <w16cid:commentId w16cid:paraId="64D2B007" w16cid:durableId="79DEB68C"/>
  <w16cid:commentId w16cid:paraId="01B7D6B0" w16cid:durableId="58696382"/>
  <w16cid:commentId w16cid:paraId="42A8BC7E" w16cid:durableId="3DAC5382"/>
  <w16cid:commentId w16cid:paraId="06B29A2A" w16cid:durableId="392509AD"/>
  <w16cid:commentId w16cid:paraId="280B1FAC" w16cid:durableId="47BB0675"/>
  <w16cid:commentId w16cid:paraId="0F1AE99F" w16cid:durableId="474866F7"/>
  <w16cid:commentId w16cid:paraId="11D8020D" w16cid:durableId="12B8BEE5"/>
  <w16cid:commentId w16cid:paraId="1BCC1152" w16cid:durableId="5B908A76"/>
  <w16cid:commentId w16cid:paraId="6FE1DF44" w16cid:durableId="27AE5D1D"/>
  <w16cid:commentId w16cid:paraId="39563318" w16cid:durableId="7C917202"/>
  <w16cid:commentId w16cid:paraId="3AF2E268" w16cid:durableId="6A86134B"/>
  <w16cid:commentId w16cid:paraId="12E47C96" w16cid:durableId="7B91D3A6"/>
  <w16cid:commentId w16cid:paraId="59625250" w16cid:durableId="5D281928"/>
  <w16cid:commentId w16cid:paraId="03DCB493" w16cid:durableId="2A6149F8"/>
  <w16cid:commentId w16cid:paraId="450828C5" w16cid:durableId="71D18FBA"/>
  <w16cid:commentId w16cid:paraId="6510DE56" w16cid:durableId="5D33AD17"/>
  <w16cid:commentId w16cid:paraId="532E821A" w16cid:durableId="30DDC097"/>
  <w16cid:commentId w16cid:paraId="3A41F8C3" w16cid:durableId="286BA61E"/>
  <w16cid:commentId w16cid:paraId="0FF1181A" w16cid:durableId="6A809283"/>
  <w16cid:commentId w16cid:paraId="2F3646F5" w16cid:durableId="47638030"/>
  <w16cid:commentId w16cid:paraId="2D0707F4" w16cid:durableId="2BBE491B"/>
  <w16cid:commentId w16cid:paraId="3C66AD76" w16cid:durableId="74783DCA"/>
  <w16cid:commentId w16cid:paraId="66CD54E9" w16cid:durableId="489548DD"/>
  <w16cid:commentId w16cid:paraId="18557BCF" w16cid:durableId="327EEE64"/>
  <w16cid:commentId w16cid:paraId="227B7B9C" w16cid:durableId="7A7AF1FD"/>
  <w16cid:commentId w16cid:paraId="7641C71E" w16cid:durableId="54816C8E"/>
  <w16cid:commentId w16cid:paraId="5480B39F" w16cid:durableId="64EAAA46"/>
  <w16cid:commentId w16cid:paraId="5A1405BA" w16cid:durableId="205D74F0"/>
  <w16cid:commentId w16cid:paraId="4D2C974C" w16cid:durableId="6CEF9B69"/>
  <w16cid:commentId w16cid:paraId="516BD0B8" w16cid:durableId="4E4FF196"/>
  <w16cid:commentId w16cid:paraId="30331662" w16cid:durableId="7A95F9DB"/>
  <w16cid:commentId w16cid:paraId="5B7008F5" w16cid:durableId="458391F7"/>
  <w16cid:commentId w16cid:paraId="691EF14B" w16cid:durableId="7930AF1F"/>
  <w16cid:commentId w16cid:paraId="3AE1E5E2" w16cid:durableId="75BA15C9"/>
  <w16cid:commentId w16cid:paraId="1E198880" w16cid:durableId="72454FA7"/>
  <w16cid:commentId w16cid:paraId="16EC512E" w16cid:durableId="6221FB97"/>
  <w16cid:commentId w16cid:paraId="4451D49F" w16cid:durableId="0957130C"/>
  <w16cid:commentId w16cid:paraId="12366B0A" w16cid:durableId="3CDB0BC0"/>
  <w16cid:commentId w16cid:paraId="0D5F8458" w16cid:durableId="09B0C662"/>
  <w16cid:commentId w16cid:paraId="0BC3ADDA" w16cid:durableId="5562F75F"/>
  <w16cid:commentId w16cid:paraId="0C0F22B3" w16cid:durableId="6A85F039"/>
  <w16cid:commentId w16cid:paraId="3F3E4EBB" w16cid:durableId="6131017D"/>
  <w16cid:commentId w16cid:paraId="4B3B535D" w16cid:durableId="3D89EEC8"/>
  <w16cid:commentId w16cid:paraId="61EF2778" w16cid:durableId="46F5853F"/>
  <w16cid:commentId w16cid:paraId="1CE77A81" w16cid:durableId="7EA077B8"/>
  <w16cid:commentId w16cid:paraId="46C749E7" w16cid:durableId="52B36471"/>
  <w16cid:commentId w16cid:paraId="73CFA96B" w16cid:durableId="1092D59B"/>
  <w16cid:commentId w16cid:paraId="17CB5356" w16cid:durableId="40619986"/>
  <w16cid:commentId w16cid:paraId="26F2982E" w16cid:durableId="4985766E"/>
  <w16cid:commentId w16cid:paraId="5047B4C8" w16cid:durableId="4B561A36"/>
  <w16cid:commentId w16cid:paraId="6C00D196" w16cid:durableId="1EA02BA3"/>
  <w16cid:commentId w16cid:paraId="322777A9" w16cid:durableId="2CD2F468"/>
  <w16cid:commentId w16cid:paraId="27EC29D6" w16cid:durableId="32BD639B"/>
  <w16cid:commentId w16cid:paraId="26899ADD" w16cid:durableId="2689ABA9"/>
  <w16cid:commentId w16cid:paraId="2BA10C2D" w16cid:durableId="730A19E0"/>
  <w16cid:commentId w16cid:paraId="45005D19" w16cid:durableId="716C18D3"/>
  <w16cid:commentId w16cid:paraId="3A0060CC" w16cid:durableId="0AF5EC52"/>
  <w16cid:commentId w16cid:paraId="58BAD22B" w16cid:durableId="5C5D0FE8"/>
  <w16cid:commentId w16cid:paraId="121D95D6" w16cid:durableId="12442676"/>
  <w16cid:commentId w16cid:paraId="79862362" w16cid:durableId="2C7783C7"/>
  <w16cid:commentId w16cid:paraId="1B0379E3" w16cid:durableId="5A8D6E90"/>
  <w16cid:commentId w16cid:paraId="6F67C5BD" w16cid:durableId="65417720"/>
  <w16cid:commentId w16cid:paraId="605EB250" w16cid:durableId="2A3E6278"/>
  <w16cid:commentId w16cid:paraId="369925E1" w16cid:durableId="310A86C1"/>
  <w16cid:commentId w16cid:paraId="7AE82CAA" w16cid:durableId="5FFC9E8E"/>
  <w16cid:commentId w16cid:paraId="38067151" w16cid:durableId="0985144B"/>
  <w16cid:commentId w16cid:paraId="45D06C90" w16cid:durableId="20A096A1"/>
  <w16cid:commentId w16cid:paraId="6A35F821" w16cid:durableId="0CABA2CC"/>
  <w16cid:commentId w16cid:paraId="337D03AC" w16cid:durableId="6025FC6D"/>
  <w16cid:commentId w16cid:paraId="5E02B6B9" w16cid:durableId="1C91E66E"/>
  <w16cid:commentId w16cid:paraId="2928BDDC" w16cid:durableId="0DB71AFE"/>
  <w16cid:commentId w16cid:paraId="5E6DC105" w16cid:durableId="07EC5B35"/>
  <w16cid:commentId w16cid:paraId="2F1BCF3F" w16cid:durableId="59574C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D0E80" w14:textId="77777777" w:rsidR="001C6788" w:rsidRDefault="001C6788" w:rsidP="00A103F3">
      <w:pPr>
        <w:spacing w:line="240" w:lineRule="auto"/>
      </w:pPr>
      <w:r>
        <w:separator/>
      </w:r>
    </w:p>
  </w:endnote>
  <w:endnote w:type="continuationSeparator" w:id="0">
    <w:p w14:paraId="0928B8D6" w14:textId="77777777" w:rsidR="001C6788" w:rsidRDefault="001C6788" w:rsidP="00A103F3">
      <w:pPr>
        <w:spacing w:line="240" w:lineRule="auto"/>
      </w:pPr>
      <w:r>
        <w:continuationSeparator/>
      </w:r>
    </w:p>
  </w:endnote>
  <w:endnote w:type="continuationNotice" w:id="1">
    <w:p w14:paraId="26C0B207" w14:textId="77777777" w:rsidR="001C6788" w:rsidRDefault="001C678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5280953"/>
      <w:docPartObj>
        <w:docPartGallery w:val="Page Numbers (Bottom of Page)"/>
        <w:docPartUnique/>
      </w:docPartObj>
    </w:sdtPr>
    <w:sdtEndPr>
      <w:rPr>
        <w:noProof/>
      </w:rPr>
    </w:sdtEndPr>
    <w:sdtContent>
      <w:p w14:paraId="0AFB393B" w14:textId="77777777" w:rsidR="008308FC" w:rsidRDefault="008308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CF533D" w14:textId="77777777" w:rsidR="008308FC" w:rsidRDefault="00830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69A2" w14:textId="77777777" w:rsidR="001C6788" w:rsidRDefault="001C6788" w:rsidP="00A103F3">
      <w:pPr>
        <w:spacing w:line="240" w:lineRule="auto"/>
      </w:pPr>
      <w:r>
        <w:separator/>
      </w:r>
    </w:p>
  </w:footnote>
  <w:footnote w:type="continuationSeparator" w:id="0">
    <w:p w14:paraId="7D907248" w14:textId="77777777" w:rsidR="001C6788" w:rsidRDefault="001C6788" w:rsidP="00A103F3">
      <w:pPr>
        <w:spacing w:line="240" w:lineRule="auto"/>
      </w:pPr>
      <w:r>
        <w:continuationSeparator/>
      </w:r>
    </w:p>
  </w:footnote>
  <w:footnote w:type="continuationNotice" w:id="1">
    <w:p w14:paraId="41B65188" w14:textId="77777777" w:rsidR="001C6788" w:rsidRDefault="001C6788">
      <w:pPr>
        <w:spacing w:line="240" w:lineRule="auto"/>
      </w:pPr>
    </w:p>
  </w:footnote>
  <w:footnote w:id="2">
    <w:p w14:paraId="680A0AE4" w14:textId="08BCF5C4" w:rsidR="002A139B" w:rsidRPr="002A139B" w:rsidRDefault="002A139B">
      <w:pPr>
        <w:pStyle w:val="FootnoteText"/>
        <w:rPr>
          <w:lang w:val="es-US"/>
        </w:rPr>
      </w:pPr>
      <w:r>
        <w:rPr>
          <w:rStyle w:val="FootnoteReference"/>
        </w:rPr>
        <w:footnoteRef/>
      </w:r>
      <w:r>
        <w:t xml:space="preserve"> </w:t>
      </w:r>
    </w:p>
  </w:footnote>
</w:footnotes>
</file>

<file path=word/intelligence2.xml><?xml version="1.0" encoding="utf-8"?>
<int2:intelligence xmlns:int2="http://schemas.microsoft.com/office/intelligence/2020/intelligence" xmlns:oel="http://schemas.microsoft.com/office/2019/extlst">
  <int2:observations>
    <int2:textHash int2:hashCode="MLnLsmkUxpR0rP" int2:id="0X44Qifq">
      <int2:state int2:value="Rejected" int2:type="spell"/>
    </int2:textHash>
    <int2:textHash int2:hashCode="T+zjNtSi2fjA/n" int2:id="1G6gOVTd">
      <int2:state int2:value="Rejected" int2:type="spell"/>
    </int2:textHash>
    <int2:textHash int2:hashCode="wBpG4i6NnCA6Wh" int2:id="1qofebDh">
      <int2:state int2:value="Rejected" int2:type="spell"/>
    </int2:textHash>
    <int2:textHash int2:hashCode="NkrXFxsNYi1hKO" int2:id="3CmCH1T2">
      <int2:state int2:value="Rejected" int2:type="spell"/>
    </int2:textHash>
    <int2:textHash int2:hashCode="dK7c5k0C5S78PG" int2:id="3sP3zhoo">
      <int2:state int2:value="Rejected" int2:type="spell"/>
    </int2:textHash>
    <int2:textHash int2:hashCode="0kEh+Sy/Zu2bNq" int2:id="594UxEje">
      <int2:state int2:value="Rejected" int2:type="spell"/>
    </int2:textHash>
    <int2:textHash int2:hashCode="zmE5nsTIHXbJ0k" int2:id="6KmfdGgX">
      <int2:state int2:value="Rejected" int2:type="spell"/>
    </int2:textHash>
    <int2:textHash int2:hashCode="tczvL7BMwx5rOp" int2:id="7f5SqzRz">
      <int2:state int2:value="Rejected" int2:type="spell"/>
    </int2:textHash>
    <int2:textHash int2:hashCode="Im85GGeZjuZg5i" int2:id="7lYpo31Z">
      <int2:state int2:value="Rejected" int2:type="spell"/>
    </int2:textHash>
    <int2:textHash int2:hashCode="TyB3u+DCJVpokG" int2:id="8N4sEfbW">
      <int2:state int2:value="Rejected" int2:type="spell"/>
    </int2:textHash>
    <int2:textHash int2:hashCode="3n9rPm++OIcBCW" int2:id="AdXDcfrb">
      <int2:state int2:value="Rejected" int2:type="spell"/>
    </int2:textHash>
    <int2:textHash int2:hashCode="bko2JbJVpjFJhC" int2:id="AgeCMYtT">
      <int2:state int2:value="Rejected" int2:type="spell"/>
    </int2:textHash>
    <int2:textHash int2:hashCode="dBbEGBCGzU8ui4" int2:id="BF3gb9e2">
      <int2:state int2:value="Rejected" int2:type="spell"/>
    </int2:textHash>
    <int2:textHash int2:hashCode="01oaZrYOV24qDf" int2:id="DwKRQFR7">
      <int2:state int2:value="Rejected" int2:type="spell"/>
    </int2:textHash>
    <int2:textHash int2:hashCode="ccYa/T5sArXkwr" int2:id="GgTTv7xu">
      <int2:state int2:value="Rejected" int2:type="spell"/>
    </int2:textHash>
    <int2:textHash int2:hashCode="pefKIPFnSc4Hm6" int2:id="IYIHqlxU">
      <int2:state int2:value="Rejected" int2:type="spell"/>
    </int2:textHash>
    <int2:textHash int2:hashCode="bLc0mPpOk3Ia0r" int2:id="Kv6um7bV">
      <int2:state int2:value="Rejected" int2:type="spell"/>
    </int2:textHash>
    <int2:textHash int2:hashCode="6O+g9wbJd4fd8d" int2:id="NMK0MfXH">
      <int2:state int2:value="Rejected" int2:type="spell"/>
    </int2:textHash>
    <int2:textHash int2:hashCode="2WHoqma3SZhG5p" int2:id="OGAlIigX">
      <int2:state int2:value="Rejected" int2:type="spell"/>
    </int2:textHash>
    <int2:textHash int2:hashCode="0F7xZe7J5+xbTu" int2:id="ON5NK97Z">
      <int2:state int2:value="Rejected" int2:type="AugLoop_Text_Critique"/>
    </int2:textHash>
    <int2:textHash int2:hashCode="6umWCI7wvvfdtx" int2:id="PR7Vu6M5">
      <int2:state int2:value="Rejected" int2:type="spell"/>
    </int2:textHash>
    <int2:textHash int2:hashCode="TuGi7YOX0iPGn/" int2:id="QvrNTUka">
      <int2:state int2:value="Rejected" int2:type="spell"/>
    </int2:textHash>
    <int2:textHash int2:hashCode="WTA8mgAMmJpOWX" int2:id="TDhTkra6">
      <int2:state int2:value="Rejected" int2:type="spell"/>
    </int2:textHash>
    <int2:textHash int2:hashCode="Y5xI7iIW3lQCeS" int2:id="TZS7wuSS">
      <int2:state int2:value="Rejected" int2:type="spell"/>
    </int2:textHash>
    <int2:textHash int2:hashCode="yMZTqFcdcsdu+u" int2:id="ToHGtX3B">
      <int2:state int2:value="Rejected" int2:type="spell"/>
    </int2:textHash>
    <int2:textHash int2:hashCode="HqsGyrmV3+sytr" int2:id="U0pjzKdl">
      <int2:state int2:value="Rejected" int2:type="spell"/>
    </int2:textHash>
    <int2:textHash int2:hashCode="kHXprBZLPR5+Bf" int2:id="Us4ZCTic">
      <int2:state int2:value="Rejected" int2:type="spell"/>
    </int2:textHash>
    <int2:textHash int2:hashCode="5El9zMAdmcg+L+" int2:id="WUzWIK0k">
      <int2:state int2:value="Rejected" int2:type="spell"/>
    </int2:textHash>
    <int2:textHash int2:hashCode="tcnVJXtPArTcMd" int2:id="WmNuNVWd">
      <int2:state int2:value="Rejected" int2:type="AugLoop_Text_Critique"/>
    </int2:textHash>
    <int2:textHash int2:hashCode="N2scZM4Y0YfXd6" int2:id="dSkMlGPD">
      <int2:state int2:value="Rejected" int2:type="spell"/>
    </int2:textHash>
    <int2:textHash int2:hashCode="CUsP4OMChUrxMR" int2:id="gSacqzcS">
      <int2:state int2:value="Rejected" int2:type="spell"/>
    </int2:textHash>
    <int2:textHash int2:hashCode="SC1YnxfL1JeMKk" int2:id="iudqmtxY">
      <int2:state int2:value="Rejected" int2:type="spell"/>
    </int2:textHash>
    <int2:textHash int2:hashCode="yYVsqvO7o8qWsd" int2:id="kfoA6IsY">
      <int2:state int2:value="Rejected" int2:type="spell"/>
    </int2:textHash>
    <int2:textHash int2:hashCode="AGQrxdNmmryuuU" int2:id="kkOwywhF">
      <int2:state int2:value="Rejected" int2:type="spell"/>
    </int2:textHash>
    <int2:textHash int2:hashCode="6zxiaQ7JAldF/T" int2:id="kzw8ccjB">
      <int2:state int2:value="Rejected" int2:type="spell"/>
    </int2:textHash>
    <int2:textHash int2:hashCode="UVXdzVwJKUphEj" int2:id="lEeaVDnM">
      <int2:state int2:value="Rejected" int2:type="spell"/>
    </int2:textHash>
    <int2:textHash int2:hashCode="WVg3ml4jjfRifb" int2:id="lmi9UIWq">
      <int2:state int2:value="Rejected" int2:type="spell"/>
    </int2:textHash>
    <int2:textHash int2:hashCode="XqiqdJppYvZn0c" int2:id="mOUQRSUC">
      <int2:state int2:value="Rejected" int2:type="spell"/>
    </int2:textHash>
    <int2:textHash int2:hashCode="QYGq9VVFKIPgKP" int2:id="mfyyZFnP">
      <int2:state int2:value="Rejected" int2:type="spell"/>
    </int2:textHash>
    <int2:textHash int2:hashCode="Wk8OEZ0nP98F9f" int2:id="mltSpWSl">
      <int2:state int2:value="Rejected" int2:type="spell"/>
    </int2:textHash>
    <int2:textHash int2:hashCode="ChqGwVF/Tt/c9T" int2:id="nLfnRPur">
      <int2:state int2:value="Rejected" int2:type="spell"/>
    </int2:textHash>
    <int2:textHash int2:hashCode="NxHaCVgkXcAZxK" int2:id="obax09cR">
      <int2:state int2:value="Rejected" int2:type="spell"/>
    </int2:textHash>
    <int2:textHash int2:hashCode="dQ5iiHAd5VgJrk" int2:id="p9qGxmSO">
      <int2:state int2:value="Rejected" int2:type="spell"/>
    </int2:textHash>
    <int2:textHash int2:hashCode="LRCAegk7AaKM2C" int2:id="qiQLITNt">
      <int2:state int2:value="Rejected" int2:type="spell"/>
    </int2:textHash>
    <int2:textHash int2:hashCode="28oM+XXJarNGur" int2:id="ru2ZHPsT">
      <int2:state int2:value="Rejected" int2:type="spell"/>
    </int2:textHash>
    <int2:textHash int2:hashCode="y8EvOTEdcerKNq" int2:id="uqgwqXV6">
      <int2:state int2:value="Rejected" int2:type="spell"/>
    </int2:textHash>
    <int2:textHash int2:hashCode="yBzMioHDD8GQSg" int2:id="v2jl8bBP">
      <int2:state int2:value="Rejected" int2:type="spell"/>
    </int2:textHash>
    <int2:textHash int2:hashCode="QTtUz/aoGNCKy7" int2:id="vqeULJMC">
      <int2:state int2:value="Rejected" int2:type="spell"/>
    </int2:textHash>
    <int2:textHash int2:hashCode="Tq6XmD8sGFkbeF" int2:id="xr17ScuH">
      <int2:state int2:value="Rejected" int2:type="spell"/>
    </int2:textHash>
    <int2:textHash int2:hashCode="DkQ0lgxju0neJa" int2:id="xrKHAXt0">
      <int2:state int2:value="Rejected" int2:type="spell"/>
    </int2:textHash>
    <int2:textHash int2:hashCode="6BNpycLgNJFQMk" int2:id="yFGkmYJb">
      <int2:state int2:value="Rejected" int2:type="spell"/>
    </int2:textHash>
    <int2:textHash int2:hashCode="MGWSrQ9OukeXpm" int2:id="yiPqfzW6">
      <int2:state int2:value="Rejected" int2:type="spell"/>
    </int2:textHash>
    <int2:textHash int2:hashCode="KlzE4Eudh8VdEN" int2:id="zR245HP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D1A"/>
    <w:multiLevelType w:val="hybridMultilevel"/>
    <w:tmpl w:val="3CCEF7C2"/>
    <w:lvl w:ilvl="0" w:tplc="BF58439C">
      <w:start w:val="1"/>
      <w:numFmt w:val="decimal"/>
      <w:lvlText w:val="%1."/>
      <w:lvlJc w:val="left"/>
      <w:pPr>
        <w:ind w:left="720" w:hanging="360"/>
      </w:pPr>
    </w:lvl>
    <w:lvl w:ilvl="1" w:tplc="33AE178E" w:tentative="1">
      <w:start w:val="1"/>
      <w:numFmt w:val="bullet"/>
      <w:lvlText w:val="o"/>
      <w:lvlJc w:val="left"/>
      <w:pPr>
        <w:ind w:left="1440" w:hanging="360"/>
      </w:pPr>
      <w:rPr>
        <w:rFonts w:ascii="Courier New" w:hAnsi="Courier New" w:hint="default"/>
      </w:rPr>
    </w:lvl>
    <w:lvl w:ilvl="2" w:tplc="298E7B08" w:tentative="1">
      <w:start w:val="1"/>
      <w:numFmt w:val="bullet"/>
      <w:lvlText w:val=""/>
      <w:lvlJc w:val="left"/>
      <w:pPr>
        <w:ind w:left="2160" w:hanging="360"/>
      </w:pPr>
      <w:rPr>
        <w:rFonts w:ascii="Wingdings" w:hAnsi="Wingdings" w:hint="default"/>
      </w:rPr>
    </w:lvl>
    <w:lvl w:ilvl="3" w:tplc="7ACA0BF4" w:tentative="1">
      <w:start w:val="1"/>
      <w:numFmt w:val="bullet"/>
      <w:lvlText w:val=""/>
      <w:lvlJc w:val="left"/>
      <w:pPr>
        <w:ind w:left="2880" w:hanging="360"/>
      </w:pPr>
      <w:rPr>
        <w:rFonts w:ascii="Symbol" w:hAnsi="Symbol" w:hint="default"/>
      </w:rPr>
    </w:lvl>
    <w:lvl w:ilvl="4" w:tplc="EA02DA3E" w:tentative="1">
      <w:start w:val="1"/>
      <w:numFmt w:val="bullet"/>
      <w:lvlText w:val="o"/>
      <w:lvlJc w:val="left"/>
      <w:pPr>
        <w:ind w:left="3600" w:hanging="360"/>
      </w:pPr>
      <w:rPr>
        <w:rFonts w:ascii="Courier New" w:hAnsi="Courier New" w:hint="default"/>
      </w:rPr>
    </w:lvl>
    <w:lvl w:ilvl="5" w:tplc="08A28B10" w:tentative="1">
      <w:start w:val="1"/>
      <w:numFmt w:val="bullet"/>
      <w:lvlText w:val=""/>
      <w:lvlJc w:val="left"/>
      <w:pPr>
        <w:ind w:left="4320" w:hanging="360"/>
      </w:pPr>
      <w:rPr>
        <w:rFonts w:ascii="Wingdings" w:hAnsi="Wingdings" w:hint="default"/>
      </w:rPr>
    </w:lvl>
    <w:lvl w:ilvl="6" w:tplc="7C9A7D2E" w:tentative="1">
      <w:start w:val="1"/>
      <w:numFmt w:val="bullet"/>
      <w:lvlText w:val=""/>
      <w:lvlJc w:val="left"/>
      <w:pPr>
        <w:ind w:left="5040" w:hanging="360"/>
      </w:pPr>
      <w:rPr>
        <w:rFonts w:ascii="Symbol" w:hAnsi="Symbol" w:hint="default"/>
      </w:rPr>
    </w:lvl>
    <w:lvl w:ilvl="7" w:tplc="D172B3B4" w:tentative="1">
      <w:start w:val="1"/>
      <w:numFmt w:val="bullet"/>
      <w:lvlText w:val="o"/>
      <w:lvlJc w:val="left"/>
      <w:pPr>
        <w:ind w:left="5760" w:hanging="360"/>
      </w:pPr>
      <w:rPr>
        <w:rFonts w:ascii="Courier New" w:hAnsi="Courier New" w:hint="default"/>
      </w:rPr>
    </w:lvl>
    <w:lvl w:ilvl="8" w:tplc="A9A6F0A2" w:tentative="1">
      <w:start w:val="1"/>
      <w:numFmt w:val="bullet"/>
      <w:lvlText w:val=""/>
      <w:lvlJc w:val="left"/>
      <w:pPr>
        <w:ind w:left="6480" w:hanging="360"/>
      </w:pPr>
      <w:rPr>
        <w:rFonts w:ascii="Wingdings" w:hAnsi="Wingdings" w:hint="default"/>
      </w:rPr>
    </w:lvl>
  </w:abstractNum>
  <w:abstractNum w:abstractNumId="1" w15:restartNumberingAfterBreak="0">
    <w:nsid w:val="08D0D58E"/>
    <w:multiLevelType w:val="hybridMultilevel"/>
    <w:tmpl w:val="FFFFFFFF"/>
    <w:lvl w:ilvl="0" w:tplc="E1DE9E6E">
      <w:start w:val="1"/>
      <w:numFmt w:val="bullet"/>
      <w:lvlText w:val=""/>
      <w:lvlJc w:val="left"/>
      <w:pPr>
        <w:ind w:left="720" w:hanging="360"/>
      </w:pPr>
      <w:rPr>
        <w:rFonts w:ascii="Symbol" w:hAnsi="Symbol" w:hint="default"/>
      </w:rPr>
    </w:lvl>
    <w:lvl w:ilvl="1" w:tplc="6346D3EA">
      <w:start w:val="1"/>
      <w:numFmt w:val="bullet"/>
      <w:lvlText w:val="o"/>
      <w:lvlJc w:val="left"/>
      <w:pPr>
        <w:ind w:left="1440" w:hanging="360"/>
      </w:pPr>
      <w:rPr>
        <w:rFonts w:ascii="Courier New" w:hAnsi="Courier New" w:hint="default"/>
      </w:rPr>
    </w:lvl>
    <w:lvl w:ilvl="2" w:tplc="3CBE97A4">
      <w:start w:val="1"/>
      <w:numFmt w:val="bullet"/>
      <w:lvlText w:val=""/>
      <w:lvlJc w:val="left"/>
      <w:pPr>
        <w:ind w:left="2160" w:hanging="360"/>
      </w:pPr>
      <w:rPr>
        <w:rFonts w:ascii="Wingdings" w:hAnsi="Wingdings" w:hint="default"/>
      </w:rPr>
    </w:lvl>
    <w:lvl w:ilvl="3" w:tplc="F7680CAA">
      <w:start w:val="1"/>
      <w:numFmt w:val="bullet"/>
      <w:lvlText w:val=""/>
      <w:lvlJc w:val="left"/>
      <w:pPr>
        <w:ind w:left="2880" w:hanging="360"/>
      </w:pPr>
      <w:rPr>
        <w:rFonts w:ascii="Symbol" w:hAnsi="Symbol" w:hint="default"/>
      </w:rPr>
    </w:lvl>
    <w:lvl w:ilvl="4" w:tplc="5B90FFE4">
      <w:start w:val="1"/>
      <w:numFmt w:val="bullet"/>
      <w:lvlText w:val="o"/>
      <w:lvlJc w:val="left"/>
      <w:pPr>
        <w:ind w:left="3600" w:hanging="360"/>
      </w:pPr>
      <w:rPr>
        <w:rFonts w:ascii="Courier New" w:hAnsi="Courier New" w:hint="default"/>
      </w:rPr>
    </w:lvl>
    <w:lvl w:ilvl="5" w:tplc="81F8A6B8">
      <w:start w:val="1"/>
      <w:numFmt w:val="bullet"/>
      <w:lvlText w:val=""/>
      <w:lvlJc w:val="left"/>
      <w:pPr>
        <w:ind w:left="4320" w:hanging="360"/>
      </w:pPr>
      <w:rPr>
        <w:rFonts w:ascii="Wingdings" w:hAnsi="Wingdings" w:hint="default"/>
      </w:rPr>
    </w:lvl>
    <w:lvl w:ilvl="6" w:tplc="6430EA10">
      <w:start w:val="1"/>
      <w:numFmt w:val="bullet"/>
      <w:lvlText w:val=""/>
      <w:lvlJc w:val="left"/>
      <w:pPr>
        <w:ind w:left="5040" w:hanging="360"/>
      </w:pPr>
      <w:rPr>
        <w:rFonts w:ascii="Symbol" w:hAnsi="Symbol" w:hint="default"/>
      </w:rPr>
    </w:lvl>
    <w:lvl w:ilvl="7" w:tplc="EC96BC72">
      <w:start w:val="1"/>
      <w:numFmt w:val="bullet"/>
      <w:lvlText w:val="o"/>
      <w:lvlJc w:val="left"/>
      <w:pPr>
        <w:ind w:left="5760" w:hanging="360"/>
      </w:pPr>
      <w:rPr>
        <w:rFonts w:ascii="Courier New" w:hAnsi="Courier New" w:hint="default"/>
      </w:rPr>
    </w:lvl>
    <w:lvl w:ilvl="8" w:tplc="F1363690">
      <w:start w:val="1"/>
      <w:numFmt w:val="bullet"/>
      <w:lvlText w:val=""/>
      <w:lvlJc w:val="left"/>
      <w:pPr>
        <w:ind w:left="6480" w:hanging="360"/>
      </w:pPr>
      <w:rPr>
        <w:rFonts w:ascii="Wingdings" w:hAnsi="Wingdings" w:hint="default"/>
      </w:rPr>
    </w:lvl>
  </w:abstractNum>
  <w:abstractNum w:abstractNumId="2" w15:restartNumberingAfterBreak="0">
    <w:nsid w:val="0C531CBE"/>
    <w:multiLevelType w:val="hybridMultilevel"/>
    <w:tmpl w:val="FFFFFFFF"/>
    <w:lvl w:ilvl="0" w:tplc="3ED4C9A6">
      <w:start w:val="1"/>
      <w:numFmt w:val="decimal"/>
      <w:lvlText w:val="%1."/>
      <w:lvlJc w:val="left"/>
      <w:pPr>
        <w:ind w:left="720" w:hanging="360"/>
      </w:pPr>
    </w:lvl>
    <w:lvl w:ilvl="1" w:tplc="8A7E97B8">
      <w:start w:val="1"/>
      <w:numFmt w:val="lowerLetter"/>
      <w:lvlText w:val="%2."/>
      <w:lvlJc w:val="left"/>
      <w:pPr>
        <w:ind w:left="1440" w:hanging="360"/>
      </w:pPr>
    </w:lvl>
    <w:lvl w:ilvl="2" w:tplc="1322586C">
      <w:start w:val="1"/>
      <w:numFmt w:val="lowerRoman"/>
      <w:lvlText w:val="%3."/>
      <w:lvlJc w:val="right"/>
      <w:pPr>
        <w:ind w:left="2160" w:hanging="180"/>
      </w:pPr>
    </w:lvl>
    <w:lvl w:ilvl="3" w:tplc="B0A2B49A">
      <w:start w:val="1"/>
      <w:numFmt w:val="decimal"/>
      <w:lvlText w:val="%4."/>
      <w:lvlJc w:val="left"/>
      <w:pPr>
        <w:ind w:left="2880" w:hanging="360"/>
      </w:pPr>
    </w:lvl>
    <w:lvl w:ilvl="4" w:tplc="EC7C024A">
      <w:start w:val="1"/>
      <w:numFmt w:val="lowerLetter"/>
      <w:lvlText w:val="%5."/>
      <w:lvlJc w:val="left"/>
      <w:pPr>
        <w:ind w:left="3600" w:hanging="360"/>
      </w:pPr>
    </w:lvl>
    <w:lvl w:ilvl="5" w:tplc="455E75EC">
      <w:start w:val="1"/>
      <w:numFmt w:val="lowerRoman"/>
      <w:lvlText w:val="%6."/>
      <w:lvlJc w:val="right"/>
      <w:pPr>
        <w:ind w:left="4320" w:hanging="180"/>
      </w:pPr>
    </w:lvl>
    <w:lvl w:ilvl="6" w:tplc="4D3C7F0C">
      <w:start w:val="1"/>
      <w:numFmt w:val="decimal"/>
      <w:lvlText w:val="%7."/>
      <w:lvlJc w:val="left"/>
      <w:pPr>
        <w:ind w:left="5040" w:hanging="360"/>
      </w:pPr>
    </w:lvl>
    <w:lvl w:ilvl="7" w:tplc="54D24BD6">
      <w:start w:val="1"/>
      <w:numFmt w:val="lowerLetter"/>
      <w:lvlText w:val="%8."/>
      <w:lvlJc w:val="left"/>
      <w:pPr>
        <w:ind w:left="5760" w:hanging="360"/>
      </w:pPr>
    </w:lvl>
    <w:lvl w:ilvl="8" w:tplc="C4BCE552">
      <w:start w:val="1"/>
      <w:numFmt w:val="lowerRoman"/>
      <w:lvlText w:val="%9."/>
      <w:lvlJc w:val="right"/>
      <w:pPr>
        <w:ind w:left="6480" w:hanging="180"/>
      </w:pPr>
    </w:lvl>
  </w:abstractNum>
  <w:abstractNum w:abstractNumId="3" w15:restartNumberingAfterBreak="0">
    <w:nsid w:val="0D467352"/>
    <w:multiLevelType w:val="hybridMultilevel"/>
    <w:tmpl w:val="3CCEF7C2"/>
    <w:lvl w:ilvl="0" w:tplc="A74A75F8">
      <w:start w:val="1"/>
      <w:numFmt w:val="decimal"/>
      <w:lvlText w:val="%1."/>
      <w:lvlJc w:val="left"/>
      <w:pPr>
        <w:ind w:left="720" w:hanging="360"/>
      </w:pPr>
    </w:lvl>
    <w:lvl w:ilvl="1" w:tplc="2B8E5942" w:tentative="1">
      <w:start w:val="1"/>
      <w:numFmt w:val="bullet"/>
      <w:lvlText w:val="o"/>
      <w:lvlJc w:val="left"/>
      <w:pPr>
        <w:ind w:left="1440" w:hanging="360"/>
      </w:pPr>
      <w:rPr>
        <w:rFonts w:ascii="Courier New" w:hAnsi="Courier New" w:hint="default"/>
      </w:rPr>
    </w:lvl>
    <w:lvl w:ilvl="2" w:tplc="C39A731C" w:tentative="1">
      <w:start w:val="1"/>
      <w:numFmt w:val="bullet"/>
      <w:lvlText w:val=""/>
      <w:lvlJc w:val="left"/>
      <w:pPr>
        <w:ind w:left="2160" w:hanging="360"/>
      </w:pPr>
      <w:rPr>
        <w:rFonts w:ascii="Wingdings" w:hAnsi="Wingdings" w:hint="default"/>
      </w:rPr>
    </w:lvl>
    <w:lvl w:ilvl="3" w:tplc="705CFF98" w:tentative="1">
      <w:start w:val="1"/>
      <w:numFmt w:val="bullet"/>
      <w:lvlText w:val=""/>
      <w:lvlJc w:val="left"/>
      <w:pPr>
        <w:ind w:left="2880" w:hanging="360"/>
      </w:pPr>
      <w:rPr>
        <w:rFonts w:ascii="Symbol" w:hAnsi="Symbol" w:hint="default"/>
      </w:rPr>
    </w:lvl>
    <w:lvl w:ilvl="4" w:tplc="33943D46" w:tentative="1">
      <w:start w:val="1"/>
      <w:numFmt w:val="bullet"/>
      <w:lvlText w:val="o"/>
      <w:lvlJc w:val="left"/>
      <w:pPr>
        <w:ind w:left="3600" w:hanging="360"/>
      </w:pPr>
      <w:rPr>
        <w:rFonts w:ascii="Courier New" w:hAnsi="Courier New" w:hint="default"/>
      </w:rPr>
    </w:lvl>
    <w:lvl w:ilvl="5" w:tplc="0A7A5C4E" w:tentative="1">
      <w:start w:val="1"/>
      <w:numFmt w:val="bullet"/>
      <w:lvlText w:val=""/>
      <w:lvlJc w:val="left"/>
      <w:pPr>
        <w:ind w:left="4320" w:hanging="360"/>
      </w:pPr>
      <w:rPr>
        <w:rFonts w:ascii="Wingdings" w:hAnsi="Wingdings" w:hint="default"/>
      </w:rPr>
    </w:lvl>
    <w:lvl w:ilvl="6" w:tplc="B71AFDAA" w:tentative="1">
      <w:start w:val="1"/>
      <w:numFmt w:val="bullet"/>
      <w:lvlText w:val=""/>
      <w:lvlJc w:val="left"/>
      <w:pPr>
        <w:ind w:left="5040" w:hanging="360"/>
      </w:pPr>
      <w:rPr>
        <w:rFonts w:ascii="Symbol" w:hAnsi="Symbol" w:hint="default"/>
      </w:rPr>
    </w:lvl>
    <w:lvl w:ilvl="7" w:tplc="F654A534" w:tentative="1">
      <w:start w:val="1"/>
      <w:numFmt w:val="bullet"/>
      <w:lvlText w:val="o"/>
      <w:lvlJc w:val="left"/>
      <w:pPr>
        <w:ind w:left="5760" w:hanging="360"/>
      </w:pPr>
      <w:rPr>
        <w:rFonts w:ascii="Courier New" w:hAnsi="Courier New" w:hint="default"/>
      </w:rPr>
    </w:lvl>
    <w:lvl w:ilvl="8" w:tplc="4BF69EEE" w:tentative="1">
      <w:start w:val="1"/>
      <w:numFmt w:val="bullet"/>
      <w:lvlText w:val=""/>
      <w:lvlJc w:val="left"/>
      <w:pPr>
        <w:ind w:left="6480" w:hanging="360"/>
      </w:pPr>
      <w:rPr>
        <w:rFonts w:ascii="Wingdings" w:hAnsi="Wingdings" w:hint="default"/>
      </w:rPr>
    </w:lvl>
  </w:abstractNum>
  <w:abstractNum w:abstractNumId="4" w15:restartNumberingAfterBreak="0">
    <w:nsid w:val="0DF41581"/>
    <w:multiLevelType w:val="hybridMultilevel"/>
    <w:tmpl w:val="FFFFFFFF"/>
    <w:lvl w:ilvl="0" w:tplc="95E601D4">
      <w:start w:val="1"/>
      <w:numFmt w:val="decimal"/>
      <w:lvlText w:val="%1."/>
      <w:lvlJc w:val="left"/>
      <w:pPr>
        <w:ind w:left="720" w:hanging="360"/>
      </w:pPr>
    </w:lvl>
    <w:lvl w:ilvl="1" w:tplc="97563170">
      <w:start w:val="1"/>
      <w:numFmt w:val="lowerLetter"/>
      <w:lvlText w:val="%2."/>
      <w:lvlJc w:val="left"/>
      <w:pPr>
        <w:ind w:left="1440" w:hanging="360"/>
      </w:pPr>
    </w:lvl>
    <w:lvl w:ilvl="2" w:tplc="F0F20344">
      <w:start w:val="1"/>
      <w:numFmt w:val="lowerRoman"/>
      <w:lvlText w:val="%3."/>
      <w:lvlJc w:val="right"/>
      <w:pPr>
        <w:ind w:left="2160" w:hanging="180"/>
      </w:pPr>
    </w:lvl>
    <w:lvl w:ilvl="3" w:tplc="9C363F6C">
      <w:start w:val="1"/>
      <w:numFmt w:val="decimal"/>
      <w:lvlText w:val="%4."/>
      <w:lvlJc w:val="left"/>
      <w:pPr>
        <w:ind w:left="2880" w:hanging="360"/>
      </w:pPr>
    </w:lvl>
    <w:lvl w:ilvl="4" w:tplc="7FA682E8">
      <w:start w:val="1"/>
      <w:numFmt w:val="lowerLetter"/>
      <w:lvlText w:val="%5."/>
      <w:lvlJc w:val="left"/>
      <w:pPr>
        <w:ind w:left="3600" w:hanging="360"/>
      </w:pPr>
    </w:lvl>
    <w:lvl w:ilvl="5" w:tplc="70CCCBD0">
      <w:start w:val="1"/>
      <w:numFmt w:val="lowerRoman"/>
      <w:lvlText w:val="%6."/>
      <w:lvlJc w:val="right"/>
      <w:pPr>
        <w:ind w:left="4320" w:hanging="180"/>
      </w:pPr>
    </w:lvl>
    <w:lvl w:ilvl="6" w:tplc="7F6E3D06">
      <w:start w:val="1"/>
      <w:numFmt w:val="decimal"/>
      <w:lvlText w:val="%7."/>
      <w:lvlJc w:val="left"/>
      <w:pPr>
        <w:ind w:left="5040" w:hanging="360"/>
      </w:pPr>
    </w:lvl>
    <w:lvl w:ilvl="7" w:tplc="5E4AAB06">
      <w:start w:val="1"/>
      <w:numFmt w:val="lowerLetter"/>
      <w:lvlText w:val="%8."/>
      <w:lvlJc w:val="left"/>
      <w:pPr>
        <w:ind w:left="5760" w:hanging="360"/>
      </w:pPr>
    </w:lvl>
    <w:lvl w:ilvl="8" w:tplc="B36CE6C0">
      <w:start w:val="1"/>
      <w:numFmt w:val="lowerRoman"/>
      <w:lvlText w:val="%9."/>
      <w:lvlJc w:val="right"/>
      <w:pPr>
        <w:ind w:left="6480" w:hanging="180"/>
      </w:pPr>
    </w:lvl>
  </w:abstractNum>
  <w:abstractNum w:abstractNumId="5" w15:restartNumberingAfterBreak="0">
    <w:nsid w:val="0DF77C9B"/>
    <w:multiLevelType w:val="hybridMultilevel"/>
    <w:tmpl w:val="50785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5958C7"/>
    <w:multiLevelType w:val="hybridMultilevel"/>
    <w:tmpl w:val="156668BE"/>
    <w:lvl w:ilvl="0" w:tplc="F9E0C586">
      <w:start w:val="1"/>
      <w:numFmt w:val="bullet"/>
      <w:lvlText w:val=""/>
      <w:lvlJc w:val="left"/>
      <w:pPr>
        <w:ind w:left="720" w:hanging="360"/>
      </w:pPr>
      <w:rPr>
        <w:rFonts w:ascii="Symbol" w:hAnsi="Symbol" w:hint="default"/>
      </w:rPr>
    </w:lvl>
    <w:lvl w:ilvl="1" w:tplc="468CBFB4" w:tentative="1">
      <w:start w:val="1"/>
      <w:numFmt w:val="bullet"/>
      <w:lvlText w:val="o"/>
      <w:lvlJc w:val="left"/>
      <w:pPr>
        <w:ind w:left="1440" w:hanging="360"/>
      </w:pPr>
      <w:rPr>
        <w:rFonts w:ascii="Courier New" w:hAnsi="Courier New" w:hint="default"/>
      </w:rPr>
    </w:lvl>
    <w:lvl w:ilvl="2" w:tplc="D9647A3C" w:tentative="1">
      <w:start w:val="1"/>
      <w:numFmt w:val="bullet"/>
      <w:lvlText w:val=""/>
      <w:lvlJc w:val="left"/>
      <w:pPr>
        <w:ind w:left="2160" w:hanging="360"/>
      </w:pPr>
      <w:rPr>
        <w:rFonts w:ascii="Wingdings" w:hAnsi="Wingdings" w:hint="default"/>
      </w:rPr>
    </w:lvl>
    <w:lvl w:ilvl="3" w:tplc="C8D8AE28" w:tentative="1">
      <w:start w:val="1"/>
      <w:numFmt w:val="bullet"/>
      <w:lvlText w:val=""/>
      <w:lvlJc w:val="left"/>
      <w:pPr>
        <w:ind w:left="2880" w:hanging="360"/>
      </w:pPr>
      <w:rPr>
        <w:rFonts w:ascii="Symbol" w:hAnsi="Symbol" w:hint="default"/>
      </w:rPr>
    </w:lvl>
    <w:lvl w:ilvl="4" w:tplc="B7A25898" w:tentative="1">
      <w:start w:val="1"/>
      <w:numFmt w:val="bullet"/>
      <w:lvlText w:val="o"/>
      <w:lvlJc w:val="left"/>
      <w:pPr>
        <w:ind w:left="3600" w:hanging="360"/>
      </w:pPr>
      <w:rPr>
        <w:rFonts w:ascii="Courier New" w:hAnsi="Courier New" w:hint="default"/>
      </w:rPr>
    </w:lvl>
    <w:lvl w:ilvl="5" w:tplc="31145554" w:tentative="1">
      <w:start w:val="1"/>
      <w:numFmt w:val="bullet"/>
      <w:lvlText w:val=""/>
      <w:lvlJc w:val="left"/>
      <w:pPr>
        <w:ind w:left="4320" w:hanging="360"/>
      </w:pPr>
      <w:rPr>
        <w:rFonts w:ascii="Wingdings" w:hAnsi="Wingdings" w:hint="default"/>
      </w:rPr>
    </w:lvl>
    <w:lvl w:ilvl="6" w:tplc="02A6F548" w:tentative="1">
      <w:start w:val="1"/>
      <w:numFmt w:val="bullet"/>
      <w:lvlText w:val=""/>
      <w:lvlJc w:val="left"/>
      <w:pPr>
        <w:ind w:left="5040" w:hanging="360"/>
      </w:pPr>
      <w:rPr>
        <w:rFonts w:ascii="Symbol" w:hAnsi="Symbol" w:hint="default"/>
      </w:rPr>
    </w:lvl>
    <w:lvl w:ilvl="7" w:tplc="65025DB6" w:tentative="1">
      <w:start w:val="1"/>
      <w:numFmt w:val="bullet"/>
      <w:lvlText w:val="o"/>
      <w:lvlJc w:val="left"/>
      <w:pPr>
        <w:ind w:left="5760" w:hanging="360"/>
      </w:pPr>
      <w:rPr>
        <w:rFonts w:ascii="Courier New" w:hAnsi="Courier New" w:hint="default"/>
      </w:rPr>
    </w:lvl>
    <w:lvl w:ilvl="8" w:tplc="A1E07B86" w:tentative="1">
      <w:start w:val="1"/>
      <w:numFmt w:val="bullet"/>
      <w:lvlText w:val=""/>
      <w:lvlJc w:val="left"/>
      <w:pPr>
        <w:ind w:left="6480" w:hanging="360"/>
      </w:pPr>
      <w:rPr>
        <w:rFonts w:ascii="Wingdings" w:hAnsi="Wingdings" w:hint="default"/>
      </w:rPr>
    </w:lvl>
  </w:abstractNum>
  <w:abstractNum w:abstractNumId="7" w15:restartNumberingAfterBreak="0">
    <w:nsid w:val="146D5635"/>
    <w:multiLevelType w:val="hybridMultilevel"/>
    <w:tmpl w:val="E732E542"/>
    <w:lvl w:ilvl="0" w:tplc="8EFE1FCA">
      <w:start w:val="1"/>
      <w:numFmt w:val="bullet"/>
      <w:lvlText w:val=""/>
      <w:lvlJc w:val="left"/>
      <w:pPr>
        <w:ind w:left="720" w:hanging="360"/>
      </w:pPr>
      <w:rPr>
        <w:rFonts w:ascii="Symbol" w:hAnsi="Symbol" w:hint="default"/>
      </w:rPr>
    </w:lvl>
    <w:lvl w:ilvl="1" w:tplc="E10410B0">
      <w:start w:val="1"/>
      <w:numFmt w:val="bullet"/>
      <w:lvlText w:val="o"/>
      <w:lvlJc w:val="left"/>
      <w:pPr>
        <w:ind w:left="1440" w:hanging="360"/>
      </w:pPr>
      <w:rPr>
        <w:rFonts w:ascii="Courier New" w:hAnsi="Courier New" w:hint="default"/>
      </w:rPr>
    </w:lvl>
    <w:lvl w:ilvl="2" w:tplc="A87A01EA" w:tentative="1">
      <w:start w:val="1"/>
      <w:numFmt w:val="bullet"/>
      <w:lvlText w:val=""/>
      <w:lvlJc w:val="left"/>
      <w:pPr>
        <w:ind w:left="2160" w:hanging="360"/>
      </w:pPr>
      <w:rPr>
        <w:rFonts w:ascii="Wingdings" w:hAnsi="Wingdings" w:hint="default"/>
      </w:rPr>
    </w:lvl>
    <w:lvl w:ilvl="3" w:tplc="DB640942" w:tentative="1">
      <w:start w:val="1"/>
      <w:numFmt w:val="bullet"/>
      <w:lvlText w:val=""/>
      <w:lvlJc w:val="left"/>
      <w:pPr>
        <w:ind w:left="2880" w:hanging="360"/>
      </w:pPr>
      <w:rPr>
        <w:rFonts w:ascii="Symbol" w:hAnsi="Symbol" w:hint="default"/>
      </w:rPr>
    </w:lvl>
    <w:lvl w:ilvl="4" w:tplc="7A3E3BCA" w:tentative="1">
      <w:start w:val="1"/>
      <w:numFmt w:val="bullet"/>
      <w:lvlText w:val="o"/>
      <w:lvlJc w:val="left"/>
      <w:pPr>
        <w:ind w:left="3600" w:hanging="360"/>
      </w:pPr>
      <w:rPr>
        <w:rFonts w:ascii="Courier New" w:hAnsi="Courier New" w:hint="default"/>
      </w:rPr>
    </w:lvl>
    <w:lvl w:ilvl="5" w:tplc="343C6138" w:tentative="1">
      <w:start w:val="1"/>
      <w:numFmt w:val="bullet"/>
      <w:lvlText w:val=""/>
      <w:lvlJc w:val="left"/>
      <w:pPr>
        <w:ind w:left="4320" w:hanging="360"/>
      </w:pPr>
      <w:rPr>
        <w:rFonts w:ascii="Wingdings" w:hAnsi="Wingdings" w:hint="default"/>
      </w:rPr>
    </w:lvl>
    <w:lvl w:ilvl="6" w:tplc="3C887684" w:tentative="1">
      <w:start w:val="1"/>
      <w:numFmt w:val="bullet"/>
      <w:lvlText w:val=""/>
      <w:lvlJc w:val="left"/>
      <w:pPr>
        <w:ind w:left="5040" w:hanging="360"/>
      </w:pPr>
      <w:rPr>
        <w:rFonts w:ascii="Symbol" w:hAnsi="Symbol" w:hint="default"/>
      </w:rPr>
    </w:lvl>
    <w:lvl w:ilvl="7" w:tplc="2B361B8E" w:tentative="1">
      <w:start w:val="1"/>
      <w:numFmt w:val="bullet"/>
      <w:lvlText w:val="o"/>
      <w:lvlJc w:val="left"/>
      <w:pPr>
        <w:ind w:left="5760" w:hanging="360"/>
      </w:pPr>
      <w:rPr>
        <w:rFonts w:ascii="Courier New" w:hAnsi="Courier New" w:hint="default"/>
      </w:rPr>
    </w:lvl>
    <w:lvl w:ilvl="8" w:tplc="9B4A05AC" w:tentative="1">
      <w:start w:val="1"/>
      <w:numFmt w:val="bullet"/>
      <w:lvlText w:val=""/>
      <w:lvlJc w:val="left"/>
      <w:pPr>
        <w:ind w:left="6480" w:hanging="360"/>
      </w:pPr>
      <w:rPr>
        <w:rFonts w:ascii="Wingdings" w:hAnsi="Wingdings" w:hint="default"/>
      </w:rPr>
    </w:lvl>
  </w:abstractNum>
  <w:abstractNum w:abstractNumId="8" w15:restartNumberingAfterBreak="0">
    <w:nsid w:val="17373FC2"/>
    <w:multiLevelType w:val="hybridMultilevel"/>
    <w:tmpl w:val="4F4C86FC"/>
    <w:lvl w:ilvl="0" w:tplc="7A5A6038">
      <w:start w:val="1"/>
      <w:numFmt w:val="bullet"/>
      <w:lvlText w:val=""/>
      <w:lvlJc w:val="left"/>
      <w:pPr>
        <w:ind w:left="720" w:hanging="360"/>
      </w:pPr>
      <w:rPr>
        <w:rFonts w:ascii="Symbol" w:hAnsi="Symbol" w:hint="default"/>
      </w:rPr>
    </w:lvl>
    <w:lvl w:ilvl="1" w:tplc="DB586EBA" w:tentative="1">
      <w:start w:val="1"/>
      <w:numFmt w:val="bullet"/>
      <w:lvlText w:val="o"/>
      <w:lvlJc w:val="left"/>
      <w:pPr>
        <w:ind w:left="1440" w:hanging="360"/>
      </w:pPr>
      <w:rPr>
        <w:rFonts w:ascii="Courier New" w:hAnsi="Courier New" w:hint="default"/>
      </w:rPr>
    </w:lvl>
    <w:lvl w:ilvl="2" w:tplc="43C41E56" w:tentative="1">
      <w:start w:val="1"/>
      <w:numFmt w:val="bullet"/>
      <w:lvlText w:val=""/>
      <w:lvlJc w:val="left"/>
      <w:pPr>
        <w:ind w:left="2160" w:hanging="360"/>
      </w:pPr>
      <w:rPr>
        <w:rFonts w:ascii="Wingdings" w:hAnsi="Wingdings" w:hint="default"/>
      </w:rPr>
    </w:lvl>
    <w:lvl w:ilvl="3" w:tplc="3FDC3856" w:tentative="1">
      <w:start w:val="1"/>
      <w:numFmt w:val="bullet"/>
      <w:lvlText w:val=""/>
      <w:lvlJc w:val="left"/>
      <w:pPr>
        <w:ind w:left="2880" w:hanging="360"/>
      </w:pPr>
      <w:rPr>
        <w:rFonts w:ascii="Symbol" w:hAnsi="Symbol" w:hint="default"/>
      </w:rPr>
    </w:lvl>
    <w:lvl w:ilvl="4" w:tplc="CE1826B2" w:tentative="1">
      <w:start w:val="1"/>
      <w:numFmt w:val="bullet"/>
      <w:lvlText w:val="o"/>
      <w:lvlJc w:val="left"/>
      <w:pPr>
        <w:ind w:left="3600" w:hanging="360"/>
      </w:pPr>
      <w:rPr>
        <w:rFonts w:ascii="Courier New" w:hAnsi="Courier New" w:hint="default"/>
      </w:rPr>
    </w:lvl>
    <w:lvl w:ilvl="5" w:tplc="BE2C4666" w:tentative="1">
      <w:start w:val="1"/>
      <w:numFmt w:val="bullet"/>
      <w:lvlText w:val=""/>
      <w:lvlJc w:val="left"/>
      <w:pPr>
        <w:ind w:left="4320" w:hanging="360"/>
      </w:pPr>
      <w:rPr>
        <w:rFonts w:ascii="Wingdings" w:hAnsi="Wingdings" w:hint="default"/>
      </w:rPr>
    </w:lvl>
    <w:lvl w:ilvl="6" w:tplc="123C0232" w:tentative="1">
      <w:start w:val="1"/>
      <w:numFmt w:val="bullet"/>
      <w:lvlText w:val=""/>
      <w:lvlJc w:val="left"/>
      <w:pPr>
        <w:ind w:left="5040" w:hanging="360"/>
      </w:pPr>
      <w:rPr>
        <w:rFonts w:ascii="Symbol" w:hAnsi="Symbol" w:hint="default"/>
      </w:rPr>
    </w:lvl>
    <w:lvl w:ilvl="7" w:tplc="94D4F64A" w:tentative="1">
      <w:start w:val="1"/>
      <w:numFmt w:val="bullet"/>
      <w:lvlText w:val="o"/>
      <w:lvlJc w:val="left"/>
      <w:pPr>
        <w:ind w:left="5760" w:hanging="360"/>
      </w:pPr>
      <w:rPr>
        <w:rFonts w:ascii="Courier New" w:hAnsi="Courier New" w:hint="default"/>
      </w:rPr>
    </w:lvl>
    <w:lvl w:ilvl="8" w:tplc="2668AF26" w:tentative="1">
      <w:start w:val="1"/>
      <w:numFmt w:val="bullet"/>
      <w:lvlText w:val=""/>
      <w:lvlJc w:val="left"/>
      <w:pPr>
        <w:ind w:left="6480" w:hanging="360"/>
      </w:pPr>
      <w:rPr>
        <w:rFonts w:ascii="Wingdings" w:hAnsi="Wingdings" w:hint="default"/>
      </w:rPr>
    </w:lvl>
  </w:abstractNum>
  <w:abstractNum w:abstractNumId="9" w15:restartNumberingAfterBreak="0">
    <w:nsid w:val="182E3597"/>
    <w:multiLevelType w:val="hybridMultilevel"/>
    <w:tmpl w:val="FFFFFFFF"/>
    <w:lvl w:ilvl="0" w:tplc="5D26E4F6">
      <w:start w:val="1"/>
      <w:numFmt w:val="bullet"/>
      <w:lvlText w:val=""/>
      <w:lvlJc w:val="left"/>
      <w:pPr>
        <w:ind w:left="720" w:hanging="360"/>
      </w:pPr>
      <w:rPr>
        <w:rFonts w:ascii="Symbol" w:hAnsi="Symbol" w:hint="default"/>
      </w:rPr>
    </w:lvl>
    <w:lvl w:ilvl="1" w:tplc="4CBC307E">
      <w:start w:val="1"/>
      <w:numFmt w:val="bullet"/>
      <w:lvlText w:val="o"/>
      <w:lvlJc w:val="left"/>
      <w:pPr>
        <w:ind w:left="1440" w:hanging="360"/>
      </w:pPr>
      <w:rPr>
        <w:rFonts w:ascii="Courier New" w:hAnsi="Courier New" w:hint="default"/>
      </w:rPr>
    </w:lvl>
    <w:lvl w:ilvl="2" w:tplc="CBC267C2">
      <w:start w:val="1"/>
      <w:numFmt w:val="bullet"/>
      <w:lvlText w:val=""/>
      <w:lvlJc w:val="left"/>
      <w:pPr>
        <w:ind w:left="2160" w:hanging="360"/>
      </w:pPr>
      <w:rPr>
        <w:rFonts w:ascii="Wingdings" w:hAnsi="Wingdings" w:hint="default"/>
      </w:rPr>
    </w:lvl>
    <w:lvl w:ilvl="3" w:tplc="0BDEBEAA">
      <w:start w:val="1"/>
      <w:numFmt w:val="bullet"/>
      <w:lvlText w:val=""/>
      <w:lvlJc w:val="left"/>
      <w:pPr>
        <w:ind w:left="2880" w:hanging="360"/>
      </w:pPr>
      <w:rPr>
        <w:rFonts w:ascii="Symbol" w:hAnsi="Symbol" w:hint="default"/>
      </w:rPr>
    </w:lvl>
    <w:lvl w:ilvl="4" w:tplc="1308641E">
      <w:start w:val="1"/>
      <w:numFmt w:val="bullet"/>
      <w:lvlText w:val="o"/>
      <w:lvlJc w:val="left"/>
      <w:pPr>
        <w:ind w:left="3600" w:hanging="360"/>
      </w:pPr>
      <w:rPr>
        <w:rFonts w:ascii="Courier New" w:hAnsi="Courier New" w:hint="default"/>
      </w:rPr>
    </w:lvl>
    <w:lvl w:ilvl="5" w:tplc="6DE69D6C">
      <w:start w:val="1"/>
      <w:numFmt w:val="bullet"/>
      <w:lvlText w:val=""/>
      <w:lvlJc w:val="left"/>
      <w:pPr>
        <w:ind w:left="4320" w:hanging="360"/>
      </w:pPr>
      <w:rPr>
        <w:rFonts w:ascii="Wingdings" w:hAnsi="Wingdings" w:hint="default"/>
      </w:rPr>
    </w:lvl>
    <w:lvl w:ilvl="6" w:tplc="E5BCF50A">
      <w:start w:val="1"/>
      <w:numFmt w:val="bullet"/>
      <w:lvlText w:val=""/>
      <w:lvlJc w:val="left"/>
      <w:pPr>
        <w:ind w:left="5040" w:hanging="360"/>
      </w:pPr>
      <w:rPr>
        <w:rFonts w:ascii="Symbol" w:hAnsi="Symbol" w:hint="default"/>
      </w:rPr>
    </w:lvl>
    <w:lvl w:ilvl="7" w:tplc="48DEE2E8">
      <w:start w:val="1"/>
      <w:numFmt w:val="bullet"/>
      <w:lvlText w:val="o"/>
      <w:lvlJc w:val="left"/>
      <w:pPr>
        <w:ind w:left="5760" w:hanging="360"/>
      </w:pPr>
      <w:rPr>
        <w:rFonts w:ascii="Courier New" w:hAnsi="Courier New" w:hint="default"/>
      </w:rPr>
    </w:lvl>
    <w:lvl w:ilvl="8" w:tplc="5B88FDDC">
      <w:start w:val="1"/>
      <w:numFmt w:val="bullet"/>
      <w:lvlText w:val=""/>
      <w:lvlJc w:val="left"/>
      <w:pPr>
        <w:ind w:left="6480" w:hanging="360"/>
      </w:pPr>
      <w:rPr>
        <w:rFonts w:ascii="Wingdings" w:hAnsi="Wingdings" w:hint="default"/>
      </w:rPr>
    </w:lvl>
  </w:abstractNum>
  <w:abstractNum w:abstractNumId="10" w15:restartNumberingAfterBreak="0">
    <w:nsid w:val="1959206B"/>
    <w:multiLevelType w:val="hybridMultilevel"/>
    <w:tmpl w:val="FEC0B8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61648A"/>
    <w:multiLevelType w:val="hybridMultilevel"/>
    <w:tmpl w:val="9CE4672C"/>
    <w:lvl w:ilvl="0" w:tplc="68FCFA5A">
      <w:start w:val="1"/>
      <w:numFmt w:val="bullet"/>
      <w:lvlText w:val=""/>
      <w:lvlJc w:val="left"/>
      <w:pPr>
        <w:ind w:left="720" w:hanging="360"/>
      </w:pPr>
      <w:rPr>
        <w:rFonts w:ascii="Symbol" w:hAnsi="Symbol" w:hint="default"/>
      </w:rPr>
    </w:lvl>
    <w:lvl w:ilvl="1" w:tplc="FD30A744" w:tentative="1">
      <w:start w:val="1"/>
      <w:numFmt w:val="bullet"/>
      <w:lvlText w:val="o"/>
      <w:lvlJc w:val="left"/>
      <w:pPr>
        <w:ind w:left="1440" w:hanging="360"/>
      </w:pPr>
      <w:rPr>
        <w:rFonts w:ascii="Courier New" w:hAnsi="Courier New" w:hint="default"/>
      </w:rPr>
    </w:lvl>
    <w:lvl w:ilvl="2" w:tplc="6DD4F576" w:tentative="1">
      <w:start w:val="1"/>
      <w:numFmt w:val="bullet"/>
      <w:lvlText w:val=""/>
      <w:lvlJc w:val="left"/>
      <w:pPr>
        <w:ind w:left="2160" w:hanging="360"/>
      </w:pPr>
      <w:rPr>
        <w:rFonts w:ascii="Wingdings" w:hAnsi="Wingdings" w:hint="default"/>
      </w:rPr>
    </w:lvl>
    <w:lvl w:ilvl="3" w:tplc="533A2B32" w:tentative="1">
      <w:start w:val="1"/>
      <w:numFmt w:val="bullet"/>
      <w:lvlText w:val=""/>
      <w:lvlJc w:val="left"/>
      <w:pPr>
        <w:ind w:left="2880" w:hanging="360"/>
      </w:pPr>
      <w:rPr>
        <w:rFonts w:ascii="Symbol" w:hAnsi="Symbol" w:hint="default"/>
      </w:rPr>
    </w:lvl>
    <w:lvl w:ilvl="4" w:tplc="ACB07420" w:tentative="1">
      <w:start w:val="1"/>
      <w:numFmt w:val="bullet"/>
      <w:lvlText w:val="o"/>
      <w:lvlJc w:val="left"/>
      <w:pPr>
        <w:ind w:left="3600" w:hanging="360"/>
      </w:pPr>
      <w:rPr>
        <w:rFonts w:ascii="Courier New" w:hAnsi="Courier New" w:hint="default"/>
      </w:rPr>
    </w:lvl>
    <w:lvl w:ilvl="5" w:tplc="756C557C" w:tentative="1">
      <w:start w:val="1"/>
      <w:numFmt w:val="bullet"/>
      <w:lvlText w:val=""/>
      <w:lvlJc w:val="left"/>
      <w:pPr>
        <w:ind w:left="4320" w:hanging="360"/>
      </w:pPr>
      <w:rPr>
        <w:rFonts w:ascii="Wingdings" w:hAnsi="Wingdings" w:hint="default"/>
      </w:rPr>
    </w:lvl>
    <w:lvl w:ilvl="6" w:tplc="C7B4EE24" w:tentative="1">
      <w:start w:val="1"/>
      <w:numFmt w:val="bullet"/>
      <w:lvlText w:val=""/>
      <w:lvlJc w:val="left"/>
      <w:pPr>
        <w:ind w:left="5040" w:hanging="360"/>
      </w:pPr>
      <w:rPr>
        <w:rFonts w:ascii="Symbol" w:hAnsi="Symbol" w:hint="default"/>
      </w:rPr>
    </w:lvl>
    <w:lvl w:ilvl="7" w:tplc="74F8A76E" w:tentative="1">
      <w:start w:val="1"/>
      <w:numFmt w:val="bullet"/>
      <w:lvlText w:val="o"/>
      <w:lvlJc w:val="left"/>
      <w:pPr>
        <w:ind w:left="5760" w:hanging="360"/>
      </w:pPr>
      <w:rPr>
        <w:rFonts w:ascii="Courier New" w:hAnsi="Courier New" w:hint="default"/>
      </w:rPr>
    </w:lvl>
    <w:lvl w:ilvl="8" w:tplc="C15EE554" w:tentative="1">
      <w:start w:val="1"/>
      <w:numFmt w:val="bullet"/>
      <w:lvlText w:val=""/>
      <w:lvlJc w:val="left"/>
      <w:pPr>
        <w:ind w:left="6480" w:hanging="360"/>
      </w:pPr>
      <w:rPr>
        <w:rFonts w:ascii="Wingdings" w:hAnsi="Wingdings" w:hint="default"/>
      </w:rPr>
    </w:lvl>
  </w:abstractNum>
  <w:abstractNum w:abstractNumId="12" w15:restartNumberingAfterBreak="0">
    <w:nsid w:val="19B57304"/>
    <w:multiLevelType w:val="hybridMultilevel"/>
    <w:tmpl w:val="4FB6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27296"/>
    <w:multiLevelType w:val="hybridMultilevel"/>
    <w:tmpl w:val="68CAAC36"/>
    <w:lvl w:ilvl="0" w:tplc="4E50B198">
      <w:start w:val="1"/>
      <w:numFmt w:val="bullet"/>
      <w:lvlText w:val=""/>
      <w:lvlJc w:val="left"/>
      <w:pPr>
        <w:ind w:left="720" w:hanging="360"/>
      </w:pPr>
      <w:rPr>
        <w:rFonts w:ascii="Symbol" w:hAnsi="Symbol" w:hint="default"/>
      </w:rPr>
    </w:lvl>
    <w:lvl w:ilvl="1" w:tplc="9EAE00F6" w:tentative="1">
      <w:start w:val="1"/>
      <w:numFmt w:val="bullet"/>
      <w:lvlText w:val="o"/>
      <w:lvlJc w:val="left"/>
      <w:pPr>
        <w:ind w:left="1440" w:hanging="360"/>
      </w:pPr>
      <w:rPr>
        <w:rFonts w:ascii="Courier New" w:hAnsi="Courier New" w:hint="default"/>
      </w:rPr>
    </w:lvl>
    <w:lvl w:ilvl="2" w:tplc="5E8C8A80" w:tentative="1">
      <w:start w:val="1"/>
      <w:numFmt w:val="bullet"/>
      <w:lvlText w:val=""/>
      <w:lvlJc w:val="left"/>
      <w:pPr>
        <w:ind w:left="2160" w:hanging="360"/>
      </w:pPr>
      <w:rPr>
        <w:rFonts w:ascii="Wingdings" w:hAnsi="Wingdings" w:hint="default"/>
      </w:rPr>
    </w:lvl>
    <w:lvl w:ilvl="3" w:tplc="CAC0D940" w:tentative="1">
      <w:start w:val="1"/>
      <w:numFmt w:val="bullet"/>
      <w:lvlText w:val=""/>
      <w:lvlJc w:val="left"/>
      <w:pPr>
        <w:ind w:left="2880" w:hanging="360"/>
      </w:pPr>
      <w:rPr>
        <w:rFonts w:ascii="Symbol" w:hAnsi="Symbol" w:hint="default"/>
      </w:rPr>
    </w:lvl>
    <w:lvl w:ilvl="4" w:tplc="0580552A" w:tentative="1">
      <w:start w:val="1"/>
      <w:numFmt w:val="bullet"/>
      <w:lvlText w:val="o"/>
      <w:lvlJc w:val="left"/>
      <w:pPr>
        <w:ind w:left="3600" w:hanging="360"/>
      </w:pPr>
      <w:rPr>
        <w:rFonts w:ascii="Courier New" w:hAnsi="Courier New" w:hint="default"/>
      </w:rPr>
    </w:lvl>
    <w:lvl w:ilvl="5" w:tplc="8C48478E" w:tentative="1">
      <w:start w:val="1"/>
      <w:numFmt w:val="bullet"/>
      <w:lvlText w:val=""/>
      <w:lvlJc w:val="left"/>
      <w:pPr>
        <w:ind w:left="4320" w:hanging="360"/>
      </w:pPr>
      <w:rPr>
        <w:rFonts w:ascii="Wingdings" w:hAnsi="Wingdings" w:hint="default"/>
      </w:rPr>
    </w:lvl>
    <w:lvl w:ilvl="6" w:tplc="9356DF60" w:tentative="1">
      <w:start w:val="1"/>
      <w:numFmt w:val="bullet"/>
      <w:lvlText w:val=""/>
      <w:lvlJc w:val="left"/>
      <w:pPr>
        <w:ind w:left="5040" w:hanging="360"/>
      </w:pPr>
      <w:rPr>
        <w:rFonts w:ascii="Symbol" w:hAnsi="Symbol" w:hint="default"/>
      </w:rPr>
    </w:lvl>
    <w:lvl w:ilvl="7" w:tplc="291EB174" w:tentative="1">
      <w:start w:val="1"/>
      <w:numFmt w:val="bullet"/>
      <w:lvlText w:val="o"/>
      <w:lvlJc w:val="left"/>
      <w:pPr>
        <w:ind w:left="5760" w:hanging="360"/>
      </w:pPr>
      <w:rPr>
        <w:rFonts w:ascii="Courier New" w:hAnsi="Courier New" w:hint="default"/>
      </w:rPr>
    </w:lvl>
    <w:lvl w:ilvl="8" w:tplc="4574D068" w:tentative="1">
      <w:start w:val="1"/>
      <w:numFmt w:val="bullet"/>
      <w:lvlText w:val=""/>
      <w:lvlJc w:val="left"/>
      <w:pPr>
        <w:ind w:left="6480" w:hanging="360"/>
      </w:pPr>
      <w:rPr>
        <w:rFonts w:ascii="Wingdings" w:hAnsi="Wingdings" w:hint="default"/>
      </w:rPr>
    </w:lvl>
  </w:abstractNum>
  <w:abstractNum w:abstractNumId="14" w15:restartNumberingAfterBreak="0">
    <w:nsid w:val="1B41FB81"/>
    <w:multiLevelType w:val="hybridMultilevel"/>
    <w:tmpl w:val="FFFFFFFF"/>
    <w:lvl w:ilvl="0" w:tplc="3670B6B2">
      <w:start w:val="1"/>
      <w:numFmt w:val="bullet"/>
      <w:lvlText w:val=""/>
      <w:lvlJc w:val="left"/>
      <w:pPr>
        <w:ind w:left="720" w:hanging="360"/>
      </w:pPr>
      <w:rPr>
        <w:rFonts w:ascii="Symbol" w:hAnsi="Symbol" w:hint="default"/>
      </w:rPr>
    </w:lvl>
    <w:lvl w:ilvl="1" w:tplc="50E26A04">
      <w:start w:val="1"/>
      <w:numFmt w:val="bullet"/>
      <w:lvlText w:val="o"/>
      <w:lvlJc w:val="left"/>
      <w:pPr>
        <w:ind w:left="1440" w:hanging="360"/>
      </w:pPr>
      <w:rPr>
        <w:rFonts w:ascii="Courier New" w:hAnsi="Courier New" w:hint="default"/>
      </w:rPr>
    </w:lvl>
    <w:lvl w:ilvl="2" w:tplc="A4D06868">
      <w:start w:val="1"/>
      <w:numFmt w:val="bullet"/>
      <w:lvlText w:val=""/>
      <w:lvlJc w:val="left"/>
      <w:pPr>
        <w:ind w:left="2160" w:hanging="360"/>
      </w:pPr>
      <w:rPr>
        <w:rFonts w:ascii="Wingdings" w:hAnsi="Wingdings" w:hint="default"/>
      </w:rPr>
    </w:lvl>
    <w:lvl w:ilvl="3" w:tplc="DEA4CEA4">
      <w:start w:val="1"/>
      <w:numFmt w:val="bullet"/>
      <w:lvlText w:val=""/>
      <w:lvlJc w:val="left"/>
      <w:pPr>
        <w:ind w:left="2880" w:hanging="360"/>
      </w:pPr>
      <w:rPr>
        <w:rFonts w:ascii="Symbol" w:hAnsi="Symbol" w:hint="default"/>
      </w:rPr>
    </w:lvl>
    <w:lvl w:ilvl="4" w:tplc="F06A9AFC">
      <w:start w:val="1"/>
      <w:numFmt w:val="bullet"/>
      <w:lvlText w:val="o"/>
      <w:lvlJc w:val="left"/>
      <w:pPr>
        <w:ind w:left="3600" w:hanging="360"/>
      </w:pPr>
      <w:rPr>
        <w:rFonts w:ascii="Courier New" w:hAnsi="Courier New" w:hint="default"/>
      </w:rPr>
    </w:lvl>
    <w:lvl w:ilvl="5" w:tplc="64686324">
      <w:start w:val="1"/>
      <w:numFmt w:val="bullet"/>
      <w:lvlText w:val=""/>
      <w:lvlJc w:val="left"/>
      <w:pPr>
        <w:ind w:left="4320" w:hanging="360"/>
      </w:pPr>
      <w:rPr>
        <w:rFonts w:ascii="Wingdings" w:hAnsi="Wingdings" w:hint="default"/>
      </w:rPr>
    </w:lvl>
    <w:lvl w:ilvl="6" w:tplc="B01CC91A">
      <w:start w:val="1"/>
      <w:numFmt w:val="bullet"/>
      <w:lvlText w:val=""/>
      <w:lvlJc w:val="left"/>
      <w:pPr>
        <w:ind w:left="5040" w:hanging="360"/>
      </w:pPr>
      <w:rPr>
        <w:rFonts w:ascii="Symbol" w:hAnsi="Symbol" w:hint="default"/>
      </w:rPr>
    </w:lvl>
    <w:lvl w:ilvl="7" w:tplc="966C5750">
      <w:start w:val="1"/>
      <w:numFmt w:val="bullet"/>
      <w:lvlText w:val="o"/>
      <w:lvlJc w:val="left"/>
      <w:pPr>
        <w:ind w:left="5760" w:hanging="360"/>
      </w:pPr>
      <w:rPr>
        <w:rFonts w:ascii="Courier New" w:hAnsi="Courier New" w:hint="default"/>
      </w:rPr>
    </w:lvl>
    <w:lvl w:ilvl="8" w:tplc="02D60D8A">
      <w:start w:val="1"/>
      <w:numFmt w:val="bullet"/>
      <w:lvlText w:val=""/>
      <w:lvlJc w:val="left"/>
      <w:pPr>
        <w:ind w:left="6480" w:hanging="360"/>
      </w:pPr>
      <w:rPr>
        <w:rFonts w:ascii="Wingdings" w:hAnsi="Wingdings" w:hint="default"/>
      </w:rPr>
    </w:lvl>
  </w:abstractNum>
  <w:abstractNum w:abstractNumId="15" w15:restartNumberingAfterBreak="0">
    <w:nsid w:val="1D9E6069"/>
    <w:multiLevelType w:val="hybridMultilevel"/>
    <w:tmpl w:val="07941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1C1E87"/>
    <w:multiLevelType w:val="hybridMultilevel"/>
    <w:tmpl w:val="FFFFFFFF"/>
    <w:lvl w:ilvl="0" w:tplc="19A41F3A">
      <w:start w:val="1"/>
      <w:numFmt w:val="bullet"/>
      <w:lvlText w:val=""/>
      <w:lvlJc w:val="left"/>
      <w:pPr>
        <w:ind w:left="720" w:hanging="360"/>
      </w:pPr>
      <w:rPr>
        <w:rFonts w:ascii="Symbol" w:hAnsi="Symbol" w:hint="default"/>
      </w:rPr>
    </w:lvl>
    <w:lvl w:ilvl="1" w:tplc="461E4E06">
      <w:start w:val="1"/>
      <w:numFmt w:val="bullet"/>
      <w:lvlText w:val="o"/>
      <w:lvlJc w:val="left"/>
      <w:pPr>
        <w:ind w:left="1440" w:hanging="360"/>
      </w:pPr>
      <w:rPr>
        <w:rFonts w:ascii="Courier New" w:hAnsi="Courier New" w:hint="default"/>
      </w:rPr>
    </w:lvl>
    <w:lvl w:ilvl="2" w:tplc="C95425E2">
      <w:start w:val="1"/>
      <w:numFmt w:val="bullet"/>
      <w:lvlText w:val=""/>
      <w:lvlJc w:val="left"/>
      <w:pPr>
        <w:ind w:left="2160" w:hanging="360"/>
      </w:pPr>
      <w:rPr>
        <w:rFonts w:ascii="Wingdings" w:hAnsi="Wingdings" w:hint="default"/>
      </w:rPr>
    </w:lvl>
    <w:lvl w:ilvl="3" w:tplc="C2C2070E">
      <w:start w:val="1"/>
      <w:numFmt w:val="bullet"/>
      <w:lvlText w:val=""/>
      <w:lvlJc w:val="left"/>
      <w:pPr>
        <w:ind w:left="2880" w:hanging="360"/>
      </w:pPr>
      <w:rPr>
        <w:rFonts w:ascii="Symbol" w:hAnsi="Symbol" w:hint="default"/>
      </w:rPr>
    </w:lvl>
    <w:lvl w:ilvl="4" w:tplc="19E268F4">
      <w:start w:val="1"/>
      <w:numFmt w:val="bullet"/>
      <w:lvlText w:val="o"/>
      <w:lvlJc w:val="left"/>
      <w:pPr>
        <w:ind w:left="3600" w:hanging="360"/>
      </w:pPr>
      <w:rPr>
        <w:rFonts w:ascii="Courier New" w:hAnsi="Courier New" w:hint="default"/>
      </w:rPr>
    </w:lvl>
    <w:lvl w:ilvl="5" w:tplc="C958B1DC">
      <w:start w:val="1"/>
      <w:numFmt w:val="bullet"/>
      <w:lvlText w:val=""/>
      <w:lvlJc w:val="left"/>
      <w:pPr>
        <w:ind w:left="4320" w:hanging="360"/>
      </w:pPr>
      <w:rPr>
        <w:rFonts w:ascii="Wingdings" w:hAnsi="Wingdings" w:hint="default"/>
      </w:rPr>
    </w:lvl>
    <w:lvl w:ilvl="6" w:tplc="B11067C4">
      <w:start w:val="1"/>
      <w:numFmt w:val="bullet"/>
      <w:lvlText w:val=""/>
      <w:lvlJc w:val="left"/>
      <w:pPr>
        <w:ind w:left="5040" w:hanging="360"/>
      </w:pPr>
      <w:rPr>
        <w:rFonts w:ascii="Symbol" w:hAnsi="Symbol" w:hint="default"/>
      </w:rPr>
    </w:lvl>
    <w:lvl w:ilvl="7" w:tplc="5A6A0BCE">
      <w:start w:val="1"/>
      <w:numFmt w:val="bullet"/>
      <w:lvlText w:val="o"/>
      <w:lvlJc w:val="left"/>
      <w:pPr>
        <w:ind w:left="5760" w:hanging="360"/>
      </w:pPr>
      <w:rPr>
        <w:rFonts w:ascii="Courier New" w:hAnsi="Courier New" w:hint="default"/>
      </w:rPr>
    </w:lvl>
    <w:lvl w:ilvl="8" w:tplc="31F4BA9C">
      <w:start w:val="1"/>
      <w:numFmt w:val="bullet"/>
      <w:lvlText w:val=""/>
      <w:lvlJc w:val="left"/>
      <w:pPr>
        <w:ind w:left="6480" w:hanging="360"/>
      </w:pPr>
      <w:rPr>
        <w:rFonts w:ascii="Wingdings" w:hAnsi="Wingdings" w:hint="default"/>
      </w:rPr>
    </w:lvl>
  </w:abstractNum>
  <w:abstractNum w:abstractNumId="17" w15:restartNumberingAfterBreak="0">
    <w:nsid w:val="22967D3F"/>
    <w:multiLevelType w:val="multilevel"/>
    <w:tmpl w:val="4E3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494C5C"/>
    <w:multiLevelType w:val="hybridMultilevel"/>
    <w:tmpl w:val="46A0DA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A538C7"/>
    <w:multiLevelType w:val="hybridMultilevel"/>
    <w:tmpl w:val="FFFFFFFF"/>
    <w:lvl w:ilvl="0" w:tplc="26A61118">
      <w:start w:val="1"/>
      <w:numFmt w:val="bullet"/>
      <w:lvlText w:val=""/>
      <w:lvlJc w:val="left"/>
      <w:pPr>
        <w:ind w:left="720" w:hanging="360"/>
      </w:pPr>
      <w:rPr>
        <w:rFonts w:ascii="Symbol" w:hAnsi="Symbol" w:hint="default"/>
      </w:rPr>
    </w:lvl>
    <w:lvl w:ilvl="1" w:tplc="0C125684">
      <w:start w:val="1"/>
      <w:numFmt w:val="bullet"/>
      <w:lvlText w:val="o"/>
      <w:lvlJc w:val="left"/>
      <w:pPr>
        <w:ind w:left="1440" w:hanging="360"/>
      </w:pPr>
      <w:rPr>
        <w:rFonts w:ascii="Courier New" w:hAnsi="Courier New" w:hint="default"/>
      </w:rPr>
    </w:lvl>
    <w:lvl w:ilvl="2" w:tplc="A1EC7510">
      <w:start w:val="1"/>
      <w:numFmt w:val="bullet"/>
      <w:lvlText w:val=""/>
      <w:lvlJc w:val="left"/>
      <w:pPr>
        <w:ind w:left="2160" w:hanging="360"/>
      </w:pPr>
      <w:rPr>
        <w:rFonts w:ascii="Wingdings" w:hAnsi="Wingdings" w:hint="default"/>
      </w:rPr>
    </w:lvl>
    <w:lvl w:ilvl="3" w:tplc="468CFAA0">
      <w:start w:val="1"/>
      <w:numFmt w:val="bullet"/>
      <w:lvlText w:val=""/>
      <w:lvlJc w:val="left"/>
      <w:pPr>
        <w:ind w:left="2880" w:hanging="360"/>
      </w:pPr>
      <w:rPr>
        <w:rFonts w:ascii="Symbol" w:hAnsi="Symbol" w:hint="default"/>
      </w:rPr>
    </w:lvl>
    <w:lvl w:ilvl="4" w:tplc="8FE6CC98">
      <w:start w:val="1"/>
      <w:numFmt w:val="bullet"/>
      <w:lvlText w:val="o"/>
      <w:lvlJc w:val="left"/>
      <w:pPr>
        <w:ind w:left="3600" w:hanging="360"/>
      </w:pPr>
      <w:rPr>
        <w:rFonts w:ascii="Courier New" w:hAnsi="Courier New" w:hint="default"/>
      </w:rPr>
    </w:lvl>
    <w:lvl w:ilvl="5" w:tplc="7D12BAD4">
      <w:start w:val="1"/>
      <w:numFmt w:val="bullet"/>
      <w:lvlText w:val=""/>
      <w:lvlJc w:val="left"/>
      <w:pPr>
        <w:ind w:left="4320" w:hanging="360"/>
      </w:pPr>
      <w:rPr>
        <w:rFonts w:ascii="Wingdings" w:hAnsi="Wingdings" w:hint="default"/>
      </w:rPr>
    </w:lvl>
    <w:lvl w:ilvl="6" w:tplc="F5B48D40">
      <w:start w:val="1"/>
      <w:numFmt w:val="bullet"/>
      <w:lvlText w:val=""/>
      <w:lvlJc w:val="left"/>
      <w:pPr>
        <w:ind w:left="5040" w:hanging="360"/>
      </w:pPr>
      <w:rPr>
        <w:rFonts w:ascii="Symbol" w:hAnsi="Symbol" w:hint="default"/>
      </w:rPr>
    </w:lvl>
    <w:lvl w:ilvl="7" w:tplc="5336A5F2">
      <w:start w:val="1"/>
      <w:numFmt w:val="bullet"/>
      <w:lvlText w:val="o"/>
      <w:lvlJc w:val="left"/>
      <w:pPr>
        <w:ind w:left="5760" w:hanging="360"/>
      </w:pPr>
      <w:rPr>
        <w:rFonts w:ascii="Courier New" w:hAnsi="Courier New" w:hint="default"/>
      </w:rPr>
    </w:lvl>
    <w:lvl w:ilvl="8" w:tplc="C4441FCC">
      <w:start w:val="1"/>
      <w:numFmt w:val="bullet"/>
      <w:lvlText w:val=""/>
      <w:lvlJc w:val="left"/>
      <w:pPr>
        <w:ind w:left="6480" w:hanging="360"/>
      </w:pPr>
      <w:rPr>
        <w:rFonts w:ascii="Wingdings" w:hAnsi="Wingdings" w:hint="default"/>
      </w:rPr>
    </w:lvl>
  </w:abstractNum>
  <w:abstractNum w:abstractNumId="20" w15:restartNumberingAfterBreak="0">
    <w:nsid w:val="29B95259"/>
    <w:multiLevelType w:val="hybridMultilevel"/>
    <w:tmpl w:val="C520D850"/>
    <w:lvl w:ilvl="0" w:tplc="232EEC7C">
      <w:start w:val="1"/>
      <w:numFmt w:val="bullet"/>
      <w:lvlText w:val=""/>
      <w:lvlJc w:val="left"/>
      <w:pPr>
        <w:ind w:left="720" w:hanging="360"/>
      </w:pPr>
      <w:rPr>
        <w:rFonts w:ascii="Symbol" w:hAnsi="Symbol"/>
      </w:rPr>
    </w:lvl>
    <w:lvl w:ilvl="1" w:tplc="E8CEC5E0">
      <w:start w:val="1"/>
      <w:numFmt w:val="bullet"/>
      <w:lvlText w:val=""/>
      <w:lvlJc w:val="left"/>
      <w:pPr>
        <w:ind w:left="720" w:hanging="360"/>
      </w:pPr>
      <w:rPr>
        <w:rFonts w:ascii="Symbol" w:hAnsi="Symbol"/>
      </w:rPr>
    </w:lvl>
    <w:lvl w:ilvl="2" w:tplc="C6A8C938">
      <w:start w:val="1"/>
      <w:numFmt w:val="bullet"/>
      <w:lvlText w:val=""/>
      <w:lvlJc w:val="left"/>
      <w:pPr>
        <w:ind w:left="720" w:hanging="360"/>
      </w:pPr>
      <w:rPr>
        <w:rFonts w:ascii="Symbol" w:hAnsi="Symbol"/>
      </w:rPr>
    </w:lvl>
    <w:lvl w:ilvl="3" w:tplc="21D2D41E">
      <w:start w:val="1"/>
      <w:numFmt w:val="bullet"/>
      <w:lvlText w:val=""/>
      <w:lvlJc w:val="left"/>
      <w:pPr>
        <w:ind w:left="720" w:hanging="360"/>
      </w:pPr>
      <w:rPr>
        <w:rFonts w:ascii="Symbol" w:hAnsi="Symbol"/>
      </w:rPr>
    </w:lvl>
    <w:lvl w:ilvl="4" w:tplc="2EE674B0">
      <w:start w:val="1"/>
      <w:numFmt w:val="bullet"/>
      <w:lvlText w:val=""/>
      <w:lvlJc w:val="left"/>
      <w:pPr>
        <w:ind w:left="720" w:hanging="360"/>
      </w:pPr>
      <w:rPr>
        <w:rFonts w:ascii="Symbol" w:hAnsi="Symbol"/>
      </w:rPr>
    </w:lvl>
    <w:lvl w:ilvl="5" w:tplc="18BC3BFC">
      <w:start w:val="1"/>
      <w:numFmt w:val="bullet"/>
      <w:lvlText w:val=""/>
      <w:lvlJc w:val="left"/>
      <w:pPr>
        <w:ind w:left="720" w:hanging="360"/>
      </w:pPr>
      <w:rPr>
        <w:rFonts w:ascii="Symbol" w:hAnsi="Symbol"/>
      </w:rPr>
    </w:lvl>
    <w:lvl w:ilvl="6" w:tplc="A7669EF0">
      <w:start w:val="1"/>
      <w:numFmt w:val="bullet"/>
      <w:lvlText w:val=""/>
      <w:lvlJc w:val="left"/>
      <w:pPr>
        <w:ind w:left="720" w:hanging="360"/>
      </w:pPr>
      <w:rPr>
        <w:rFonts w:ascii="Symbol" w:hAnsi="Symbol"/>
      </w:rPr>
    </w:lvl>
    <w:lvl w:ilvl="7" w:tplc="F65A76EE">
      <w:start w:val="1"/>
      <w:numFmt w:val="bullet"/>
      <w:lvlText w:val=""/>
      <w:lvlJc w:val="left"/>
      <w:pPr>
        <w:ind w:left="720" w:hanging="360"/>
      </w:pPr>
      <w:rPr>
        <w:rFonts w:ascii="Symbol" w:hAnsi="Symbol"/>
      </w:rPr>
    </w:lvl>
    <w:lvl w:ilvl="8" w:tplc="07083AA6">
      <w:start w:val="1"/>
      <w:numFmt w:val="bullet"/>
      <w:lvlText w:val=""/>
      <w:lvlJc w:val="left"/>
      <w:pPr>
        <w:ind w:left="720" w:hanging="360"/>
      </w:pPr>
      <w:rPr>
        <w:rFonts w:ascii="Symbol" w:hAnsi="Symbol"/>
      </w:rPr>
    </w:lvl>
  </w:abstractNum>
  <w:abstractNum w:abstractNumId="21" w15:restartNumberingAfterBreak="0">
    <w:nsid w:val="2CA01F23"/>
    <w:multiLevelType w:val="hybridMultilevel"/>
    <w:tmpl w:val="5B08B39C"/>
    <w:lvl w:ilvl="0" w:tplc="FC669E78">
      <w:start w:val="1"/>
      <w:numFmt w:val="bullet"/>
      <w:lvlText w:val=""/>
      <w:lvlJc w:val="left"/>
      <w:pPr>
        <w:ind w:left="720" w:hanging="360"/>
      </w:pPr>
      <w:rPr>
        <w:rFonts w:ascii="Symbol" w:hAnsi="Symbol" w:hint="default"/>
      </w:rPr>
    </w:lvl>
    <w:lvl w:ilvl="1" w:tplc="EDE89452">
      <w:start w:val="1"/>
      <w:numFmt w:val="bullet"/>
      <w:lvlText w:val="o"/>
      <w:lvlJc w:val="left"/>
      <w:pPr>
        <w:ind w:left="1440" w:hanging="360"/>
      </w:pPr>
      <w:rPr>
        <w:rFonts w:ascii="Courier New" w:hAnsi="Courier New" w:hint="default"/>
      </w:rPr>
    </w:lvl>
    <w:lvl w:ilvl="2" w:tplc="85663E7A" w:tentative="1">
      <w:start w:val="1"/>
      <w:numFmt w:val="bullet"/>
      <w:lvlText w:val=""/>
      <w:lvlJc w:val="left"/>
      <w:pPr>
        <w:ind w:left="2160" w:hanging="360"/>
      </w:pPr>
      <w:rPr>
        <w:rFonts w:ascii="Wingdings" w:hAnsi="Wingdings" w:hint="default"/>
      </w:rPr>
    </w:lvl>
    <w:lvl w:ilvl="3" w:tplc="37169582" w:tentative="1">
      <w:start w:val="1"/>
      <w:numFmt w:val="bullet"/>
      <w:lvlText w:val=""/>
      <w:lvlJc w:val="left"/>
      <w:pPr>
        <w:ind w:left="2880" w:hanging="360"/>
      </w:pPr>
      <w:rPr>
        <w:rFonts w:ascii="Symbol" w:hAnsi="Symbol" w:hint="default"/>
      </w:rPr>
    </w:lvl>
    <w:lvl w:ilvl="4" w:tplc="0AA26A94" w:tentative="1">
      <w:start w:val="1"/>
      <w:numFmt w:val="bullet"/>
      <w:lvlText w:val="o"/>
      <w:lvlJc w:val="left"/>
      <w:pPr>
        <w:ind w:left="3600" w:hanging="360"/>
      </w:pPr>
      <w:rPr>
        <w:rFonts w:ascii="Courier New" w:hAnsi="Courier New" w:hint="default"/>
      </w:rPr>
    </w:lvl>
    <w:lvl w:ilvl="5" w:tplc="3F1C9F52" w:tentative="1">
      <w:start w:val="1"/>
      <w:numFmt w:val="bullet"/>
      <w:lvlText w:val=""/>
      <w:lvlJc w:val="left"/>
      <w:pPr>
        <w:ind w:left="4320" w:hanging="360"/>
      </w:pPr>
      <w:rPr>
        <w:rFonts w:ascii="Wingdings" w:hAnsi="Wingdings" w:hint="default"/>
      </w:rPr>
    </w:lvl>
    <w:lvl w:ilvl="6" w:tplc="8A0EA176" w:tentative="1">
      <w:start w:val="1"/>
      <w:numFmt w:val="bullet"/>
      <w:lvlText w:val=""/>
      <w:lvlJc w:val="left"/>
      <w:pPr>
        <w:ind w:left="5040" w:hanging="360"/>
      </w:pPr>
      <w:rPr>
        <w:rFonts w:ascii="Symbol" w:hAnsi="Symbol" w:hint="default"/>
      </w:rPr>
    </w:lvl>
    <w:lvl w:ilvl="7" w:tplc="D0189EE8" w:tentative="1">
      <w:start w:val="1"/>
      <w:numFmt w:val="bullet"/>
      <w:lvlText w:val="o"/>
      <w:lvlJc w:val="left"/>
      <w:pPr>
        <w:ind w:left="5760" w:hanging="360"/>
      </w:pPr>
      <w:rPr>
        <w:rFonts w:ascii="Courier New" w:hAnsi="Courier New" w:hint="default"/>
      </w:rPr>
    </w:lvl>
    <w:lvl w:ilvl="8" w:tplc="C36EF600" w:tentative="1">
      <w:start w:val="1"/>
      <w:numFmt w:val="bullet"/>
      <w:lvlText w:val=""/>
      <w:lvlJc w:val="left"/>
      <w:pPr>
        <w:ind w:left="6480" w:hanging="360"/>
      </w:pPr>
      <w:rPr>
        <w:rFonts w:ascii="Wingdings" w:hAnsi="Wingdings" w:hint="default"/>
      </w:rPr>
    </w:lvl>
  </w:abstractNum>
  <w:abstractNum w:abstractNumId="22" w15:restartNumberingAfterBreak="0">
    <w:nsid w:val="2CC65D4F"/>
    <w:multiLevelType w:val="hybridMultilevel"/>
    <w:tmpl w:val="F2621A20"/>
    <w:lvl w:ilvl="0" w:tplc="92AEB030">
      <w:start w:val="1"/>
      <w:numFmt w:val="bullet"/>
      <w:lvlText w:val=""/>
      <w:lvlJc w:val="left"/>
      <w:pPr>
        <w:ind w:left="720" w:hanging="360"/>
      </w:pPr>
      <w:rPr>
        <w:rFonts w:ascii="Symbol" w:hAnsi="Symbol"/>
      </w:rPr>
    </w:lvl>
    <w:lvl w:ilvl="1" w:tplc="AE3A9C2A">
      <w:start w:val="1"/>
      <w:numFmt w:val="bullet"/>
      <w:lvlText w:val=""/>
      <w:lvlJc w:val="left"/>
      <w:pPr>
        <w:ind w:left="720" w:hanging="360"/>
      </w:pPr>
      <w:rPr>
        <w:rFonts w:ascii="Symbol" w:hAnsi="Symbol"/>
      </w:rPr>
    </w:lvl>
    <w:lvl w:ilvl="2" w:tplc="6F7E8D1C">
      <w:start w:val="1"/>
      <w:numFmt w:val="bullet"/>
      <w:lvlText w:val=""/>
      <w:lvlJc w:val="left"/>
      <w:pPr>
        <w:ind w:left="720" w:hanging="360"/>
      </w:pPr>
      <w:rPr>
        <w:rFonts w:ascii="Symbol" w:hAnsi="Symbol"/>
      </w:rPr>
    </w:lvl>
    <w:lvl w:ilvl="3" w:tplc="DE0E466E">
      <w:start w:val="1"/>
      <w:numFmt w:val="bullet"/>
      <w:lvlText w:val=""/>
      <w:lvlJc w:val="left"/>
      <w:pPr>
        <w:ind w:left="720" w:hanging="360"/>
      </w:pPr>
      <w:rPr>
        <w:rFonts w:ascii="Symbol" w:hAnsi="Symbol"/>
      </w:rPr>
    </w:lvl>
    <w:lvl w:ilvl="4" w:tplc="5CCC5A48">
      <w:start w:val="1"/>
      <w:numFmt w:val="bullet"/>
      <w:lvlText w:val=""/>
      <w:lvlJc w:val="left"/>
      <w:pPr>
        <w:ind w:left="720" w:hanging="360"/>
      </w:pPr>
      <w:rPr>
        <w:rFonts w:ascii="Symbol" w:hAnsi="Symbol"/>
      </w:rPr>
    </w:lvl>
    <w:lvl w:ilvl="5" w:tplc="F4E8E848">
      <w:start w:val="1"/>
      <w:numFmt w:val="bullet"/>
      <w:lvlText w:val=""/>
      <w:lvlJc w:val="left"/>
      <w:pPr>
        <w:ind w:left="720" w:hanging="360"/>
      </w:pPr>
      <w:rPr>
        <w:rFonts w:ascii="Symbol" w:hAnsi="Symbol"/>
      </w:rPr>
    </w:lvl>
    <w:lvl w:ilvl="6" w:tplc="A6F447FA">
      <w:start w:val="1"/>
      <w:numFmt w:val="bullet"/>
      <w:lvlText w:val=""/>
      <w:lvlJc w:val="left"/>
      <w:pPr>
        <w:ind w:left="720" w:hanging="360"/>
      </w:pPr>
      <w:rPr>
        <w:rFonts w:ascii="Symbol" w:hAnsi="Symbol"/>
      </w:rPr>
    </w:lvl>
    <w:lvl w:ilvl="7" w:tplc="D1C64332">
      <w:start w:val="1"/>
      <w:numFmt w:val="bullet"/>
      <w:lvlText w:val=""/>
      <w:lvlJc w:val="left"/>
      <w:pPr>
        <w:ind w:left="720" w:hanging="360"/>
      </w:pPr>
      <w:rPr>
        <w:rFonts w:ascii="Symbol" w:hAnsi="Symbol"/>
      </w:rPr>
    </w:lvl>
    <w:lvl w:ilvl="8" w:tplc="5456E1FA">
      <w:start w:val="1"/>
      <w:numFmt w:val="bullet"/>
      <w:lvlText w:val=""/>
      <w:lvlJc w:val="left"/>
      <w:pPr>
        <w:ind w:left="720" w:hanging="360"/>
      </w:pPr>
      <w:rPr>
        <w:rFonts w:ascii="Symbol" w:hAnsi="Symbol"/>
      </w:rPr>
    </w:lvl>
  </w:abstractNum>
  <w:abstractNum w:abstractNumId="23" w15:restartNumberingAfterBreak="0">
    <w:nsid w:val="2D81781E"/>
    <w:multiLevelType w:val="hybridMultilevel"/>
    <w:tmpl w:val="3CCEF7C2"/>
    <w:lvl w:ilvl="0" w:tplc="7A3AA0C0">
      <w:start w:val="1"/>
      <w:numFmt w:val="decimal"/>
      <w:lvlText w:val="%1."/>
      <w:lvlJc w:val="left"/>
      <w:pPr>
        <w:ind w:left="720" w:hanging="360"/>
      </w:pPr>
    </w:lvl>
    <w:lvl w:ilvl="1" w:tplc="8F4824C2" w:tentative="1">
      <w:start w:val="1"/>
      <w:numFmt w:val="bullet"/>
      <w:lvlText w:val="o"/>
      <w:lvlJc w:val="left"/>
      <w:pPr>
        <w:ind w:left="1440" w:hanging="360"/>
      </w:pPr>
      <w:rPr>
        <w:rFonts w:ascii="Courier New" w:hAnsi="Courier New" w:hint="default"/>
      </w:rPr>
    </w:lvl>
    <w:lvl w:ilvl="2" w:tplc="A30A2600" w:tentative="1">
      <w:start w:val="1"/>
      <w:numFmt w:val="bullet"/>
      <w:lvlText w:val=""/>
      <w:lvlJc w:val="left"/>
      <w:pPr>
        <w:ind w:left="2160" w:hanging="360"/>
      </w:pPr>
      <w:rPr>
        <w:rFonts w:ascii="Wingdings" w:hAnsi="Wingdings" w:hint="default"/>
      </w:rPr>
    </w:lvl>
    <w:lvl w:ilvl="3" w:tplc="1CDEEAA4" w:tentative="1">
      <w:start w:val="1"/>
      <w:numFmt w:val="bullet"/>
      <w:lvlText w:val=""/>
      <w:lvlJc w:val="left"/>
      <w:pPr>
        <w:ind w:left="2880" w:hanging="360"/>
      </w:pPr>
      <w:rPr>
        <w:rFonts w:ascii="Symbol" w:hAnsi="Symbol" w:hint="default"/>
      </w:rPr>
    </w:lvl>
    <w:lvl w:ilvl="4" w:tplc="263C3F62" w:tentative="1">
      <w:start w:val="1"/>
      <w:numFmt w:val="bullet"/>
      <w:lvlText w:val="o"/>
      <w:lvlJc w:val="left"/>
      <w:pPr>
        <w:ind w:left="3600" w:hanging="360"/>
      </w:pPr>
      <w:rPr>
        <w:rFonts w:ascii="Courier New" w:hAnsi="Courier New" w:hint="default"/>
      </w:rPr>
    </w:lvl>
    <w:lvl w:ilvl="5" w:tplc="ECA036C2" w:tentative="1">
      <w:start w:val="1"/>
      <w:numFmt w:val="bullet"/>
      <w:lvlText w:val=""/>
      <w:lvlJc w:val="left"/>
      <w:pPr>
        <w:ind w:left="4320" w:hanging="360"/>
      </w:pPr>
      <w:rPr>
        <w:rFonts w:ascii="Wingdings" w:hAnsi="Wingdings" w:hint="default"/>
      </w:rPr>
    </w:lvl>
    <w:lvl w:ilvl="6" w:tplc="4176D44E" w:tentative="1">
      <w:start w:val="1"/>
      <w:numFmt w:val="bullet"/>
      <w:lvlText w:val=""/>
      <w:lvlJc w:val="left"/>
      <w:pPr>
        <w:ind w:left="5040" w:hanging="360"/>
      </w:pPr>
      <w:rPr>
        <w:rFonts w:ascii="Symbol" w:hAnsi="Symbol" w:hint="default"/>
      </w:rPr>
    </w:lvl>
    <w:lvl w:ilvl="7" w:tplc="4AE0E722" w:tentative="1">
      <w:start w:val="1"/>
      <w:numFmt w:val="bullet"/>
      <w:lvlText w:val="o"/>
      <w:lvlJc w:val="left"/>
      <w:pPr>
        <w:ind w:left="5760" w:hanging="360"/>
      </w:pPr>
      <w:rPr>
        <w:rFonts w:ascii="Courier New" w:hAnsi="Courier New" w:hint="default"/>
      </w:rPr>
    </w:lvl>
    <w:lvl w:ilvl="8" w:tplc="9C62EE50" w:tentative="1">
      <w:start w:val="1"/>
      <w:numFmt w:val="bullet"/>
      <w:lvlText w:val=""/>
      <w:lvlJc w:val="left"/>
      <w:pPr>
        <w:ind w:left="6480" w:hanging="360"/>
      </w:pPr>
      <w:rPr>
        <w:rFonts w:ascii="Wingdings" w:hAnsi="Wingdings" w:hint="default"/>
      </w:rPr>
    </w:lvl>
  </w:abstractNum>
  <w:abstractNum w:abstractNumId="24" w15:restartNumberingAfterBreak="0">
    <w:nsid w:val="2F991164"/>
    <w:multiLevelType w:val="hybridMultilevel"/>
    <w:tmpl w:val="FFFFFFFF"/>
    <w:lvl w:ilvl="0" w:tplc="0448BCCC">
      <w:start w:val="1"/>
      <w:numFmt w:val="bullet"/>
      <w:lvlText w:val="o"/>
      <w:lvlJc w:val="left"/>
      <w:pPr>
        <w:ind w:left="1080" w:hanging="360"/>
      </w:pPr>
      <w:rPr>
        <w:rFonts w:ascii="Courier New" w:hAnsi="Courier New" w:hint="default"/>
      </w:rPr>
    </w:lvl>
    <w:lvl w:ilvl="1" w:tplc="6720B052">
      <w:start w:val="1"/>
      <w:numFmt w:val="bullet"/>
      <w:lvlText w:val="o"/>
      <w:lvlJc w:val="left"/>
      <w:pPr>
        <w:ind w:left="1800" w:hanging="360"/>
      </w:pPr>
      <w:rPr>
        <w:rFonts w:ascii="Courier New" w:hAnsi="Courier New" w:hint="default"/>
      </w:rPr>
    </w:lvl>
    <w:lvl w:ilvl="2" w:tplc="AEB4C668">
      <w:start w:val="1"/>
      <w:numFmt w:val="bullet"/>
      <w:lvlText w:val=""/>
      <w:lvlJc w:val="left"/>
      <w:pPr>
        <w:ind w:left="2520" w:hanging="360"/>
      </w:pPr>
      <w:rPr>
        <w:rFonts w:ascii="Wingdings" w:hAnsi="Wingdings" w:hint="default"/>
      </w:rPr>
    </w:lvl>
    <w:lvl w:ilvl="3" w:tplc="01428360">
      <w:start w:val="1"/>
      <w:numFmt w:val="bullet"/>
      <w:lvlText w:val=""/>
      <w:lvlJc w:val="left"/>
      <w:pPr>
        <w:ind w:left="3240" w:hanging="360"/>
      </w:pPr>
      <w:rPr>
        <w:rFonts w:ascii="Symbol" w:hAnsi="Symbol" w:hint="default"/>
      </w:rPr>
    </w:lvl>
    <w:lvl w:ilvl="4" w:tplc="747A00CE">
      <w:start w:val="1"/>
      <w:numFmt w:val="bullet"/>
      <w:lvlText w:val="o"/>
      <w:lvlJc w:val="left"/>
      <w:pPr>
        <w:ind w:left="3960" w:hanging="360"/>
      </w:pPr>
      <w:rPr>
        <w:rFonts w:ascii="Courier New" w:hAnsi="Courier New" w:hint="default"/>
      </w:rPr>
    </w:lvl>
    <w:lvl w:ilvl="5" w:tplc="1584B9EE">
      <w:start w:val="1"/>
      <w:numFmt w:val="bullet"/>
      <w:lvlText w:val=""/>
      <w:lvlJc w:val="left"/>
      <w:pPr>
        <w:ind w:left="4680" w:hanging="360"/>
      </w:pPr>
      <w:rPr>
        <w:rFonts w:ascii="Wingdings" w:hAnsi="Wingdings" w:hint="default"/>
      </w:rPr>
    </w:lvl>
    <w:lvl w:ilvl="6" w:tplc="81B21148">
      <w:start w:val="1"/>
      <w:numFmt w:val="bullet"/>
      <w:lvlText w:val=""/>
      <w:lvlJc w:val="left"/>
      <w:pPr>
        <w:ind w:left="5400" w:hanging="360"/>
      </w:pPr>
      <w:rPr>
        <w:rFonts w:ascii="Symbol" w:hAnsi="Symbol" w:hint="default"/>
      </w:rPr>
    </w:lvl>
    <w:lvl w:ilvl="7" w:tplc="6A20BA12">
      <w:start w:val="1"/>
      <w:numFmt w:val="bullet"/>
      <w:lvlText w:val="o"/>
      <w:lvlJc w:val="left"/>
      <w:pPr>
        <w:ind w:left="6120" w:hanging="360"/>
      </w:pPr>
      <w:rPr>
        <w:rFonts w:ascii="Courier New" w:hAnsi="Courier New" w:hint="default"/>
      </w:rPr>
    </w:lvl>
    <w:lvl w:ilvl="8" w:tplc="DD4678DA">
      <w:start w:val="1"/>
      <w:numFmt w:val="bullet"/>
      <w:lvlText w:val=""/>
      <w:lvlJc w:val="left"/>
      <w:pPr>
        <w:ind w:left="6840" w:hanging="360"/>
      </w:pPr>
      <w:rPr>
        <w:rFonts w:ascii="Wingdings" w:hAnsi="Wingdings" w:hint="default"/>
      </w:rPr>
    </w:lvl>
  </w:abstractNum>
  <w:abstractNum w:abstractNumId="25" w15:restartNumberingAfterBreak="0">
    <w:nsid w:val="2F9E09D1"/>
    <w:multiLevelType w:val="hybridMultilevel"/>
    <w:tmpl w:val="FEC0B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B8AF20"/>
    <w:multiLevelType w:val="hybridMultilevel"/>
    <w:tmpl w:val="FFFFFFFF"/>
    <w:lvl w:ilvl="0" w:tplc="C5584CCE">
      <w:start w:val="1"/>
      <w:numFmt w:val="bullet"/>
      <w:lvlText w:val=""/>
      <w:lvlJc w:val="left"/>
      <w:pPr>
        <w:ind w:left="720" w:hanging="360"/>
      </w:pPr>
      <w:rPr>
        <w:rFonts w:ascii="Symbol" w:hAnsi="Symbol" w:hint="default"/>
      </w:rPr>
    </w:lvl>
    <w:lvl w:ilvl="1" w:tplc="CBB46FFE">
      <w:start w:val="1"/>
      <w:numFmt w:val="bullet"/>
      <w:lvlText w:val="o"/>
      <w:lvlJc w:val="left"/>
      <w:pPr>
        <w:ind w:left="1440" w:hanging="360"/>
      </w:pPr>
      <w:rPr>
        <w:rFonts w:ascii="Courier New" w:hAnsi="Courier New" w:hint="default"/>
      </w:rPr>
    </w:lvl>
    <w:lvl w:ilvl="2" w:tplc="D7DE1128">
      <w:start w:val="1"/>
      <w:numFmt w:val="bullet"/>
      <w:lvlText w:val=""/>
      <w:lvlJc w:val="left"/>
      <w:pPr>
        <w:ind w:left="2160" w:hanging="360"/>
      </w:pPr>
      <w:rPr>
        <w:rFonts w:ascii="Wingdings" w:hAnsi="Wingdings" w:hint="default"/>
      </w:rPr>
    </w:lvl>
    <w:lvl w:ilvl="3" w:tplc="99443860">
      <w:start w:val="1"/>
      <w:numFmt w:val="bullet"/>
      <w:lvlText w:val=""/>
      <w:lvlJc w:val="left"/>
      <w:pPr>
        <w:ind w:left="2880" w:hanging="360"/>
      </w:pPr>
      <w:rPr>
        <w:rFonts w:ascii="Symbol" w:hAnsi="Symbol" w:hint="default"/>
      </w:rPr>
    </w:lvl>
    <w:lvl w:ilvl="4" w:tplc="4C1434D8">
      <w:start w:val="1"/>
      <w:numFmt w:val="bullet"/>
      <w:lvlText w:val="o"/>
      <w:lvlJc w:val="left"/>
      <w:pPr>
        <w:ind w:left="3600" w:hanging="360"/>
      </w:pPr>
      <w:rPr>
        <w:rFonts w:ascii="Courier New" w:hAnsi="Courier New" w:hint="default"/>
      </w:rPr>
    </w:lvl>
    <w:lvl w:ilvl="5" w:tplc="C8A26546">
      <w:start w:val="1"/>
      <w:numFmt w:val="bullet"/>
      <w:lvlText w:val=""/>
      <w:lvlJc w:val="left"/>
      <w:pPr>
        <w:ind w:left="4320" w:hanging="360"/>
      </w:pPr>
      <w:rPr>
        <w:rFonts w:ascii="Wingdings" w:hAnsi="Wingdings" w:hint="default"/>
      </w:rPr>
    </w:lvl>
    <w:lvl w:ilvl="6" w:tplc="847024B4">
      <w:start w:val="1"/>
      <w:numFmt w:val="bullet"/>
      <w:lvlText w:val=""/>
      <w:lvlJc w:val="left"/>
      <w:pPr>
        <w:ind w:left="5040" w:hanging="360"/>
      </w:pPr>
      <w:rPr>
        <w:rFonts w:ascii="Symbol" w:hAnsi="Symbol" w:hint="default"/>
      </w:rPr>
    </w:lvl>
    <w:lvl w:ilvl="7" w:tplc="6BC609BA">
      <w:start w:val="1"/>
      <w:numFmt w:val="bullet"/>
      <w:lvlText w:val="o"/>
      <w:lvlJc w:val="left"/>
      <w:pPr>
        <w:ind w:left="5760" w:hanging="360"/>
      </w:pPr>
      <w:rPr>
        <w:rFonts w:ascii="Courier New" w:hAnsi="Courier New" w:hint="default"/>
      </w:rPr>
    </w:lvl>
    <w:lvl w:ilvl="8" w:tplc="80B29BFE">
      <w:start w:val="1"/>
      <w:numFmt w:val="bullet"/>
      <w:lvlText w:val=""/>
      <w:lvlJc w:val="left"/>
      <w:pPr>
        <w:ind w:left="6480" w:hanging="360"/>
      </w:pPr>
      <w:rPr>
        <w:rFonts w:ascii="Wingdings" w:hAnsi="Wingdings" w:hint="default"/>
      </w:rPr>
    </w:lvl>
  </w:abstractNum>
  <w:abstractNum w:abstractNumId="27" w15:restartNumberingAfterBreak="0">
    <w:nsid w:val="30EF7677"/>
    <w:multiLevelType w:val="hybridMultilevel"/>
    <w:tmpl w:val="BCDA8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5D1A7A"/>
    <w:multiLevelType w:val="hybridMultilevel"/>
    <w:tmpl w:val="FFFFFFFF"/>
    <w:lvl w:ilvl="0" w:tplc="266ED3C4">
      <w:start w:val="1"/>
      <w:numFmt w:val="bullet"/>
      <w:lvlText w:val=""/>
      <w:lvlJc w:val="left"/>
      <w:pPr>
        <w:ind w:left="720" w:hanging="360"/>
      </w:pPr>
      <w:rPr>
        <w:rFonts w:ascii="Symbol" w:hAnsi="Symbol" w:hint="default"/>
      </w:rPr>
    </w:lvl>
    <w:lvl w:ilvl="1" w:tplc="BF40B4F0">
      <w:start w:val="1"/>
      <w:numFmt w:val="bullet"/>
      <w:lvlText w:val="o"/>
      <w:lvlJc w:val="left"/>
      <w:pPr>
        <w:ind w:left="1440" w:hanging="360"/>
      </w:pPr>
      <w:rPr>
        <w:rFonts w:ascii="Courier New" w:hAnsi="Courier New" w:hint="default"/>
      </w:rPr>
    </w:lvl>
    <w:lvl w:ilvl="2" w:tplc="C8BA3A46">
      <w:start w:val="1"/>
      <w:numFmt w:val="bullet"/>
      <w:lvlText w:val=""/>
      <w:lvlJc w:val="left"/>
      <w:pPr>
        <w:ind w:left="2160" w:hanging="360"/>
      </w:pPr>
      <w:rPr>
        <w:rFonts w:ascii="Wingdings" w:hAnsi="Wingdings" w:hint="default"/>
      </w:rPr>
    </w:lvl>
    <w:lvl w:ilvl="3" w:tplc="E3FE02AC">
      <w:start w:val="1"/>
      <w:numFmt w:val="bullet"/>
      <w:lvlText w:val=""/>
      <w:lvlJc w:val="left"/>
      <w:pPr>
        <w:ind w:left="2880" w:hanging="360"/>
      </w:pPr>
      <w:rPr>
        <w:rFonts w:ascii="Symbol" w:hAnsi="Symbol" w:hint="default"/>
      </w:rPr>
    </w:lvl>
    <w:lvl w:ilvl="4" w:tplc="D522FA12">
      <w:start w:val="1"/>
      <w:numFmt w:val="bullet"/>
      <w:lvlText w:val="o"/>
      <w:lvlJc w:val="left"/>
      <w:pPr>
        <w:ind w:left="3600" w:hanging="360"/>
      </w:pPr>
      <w:rPr>
        <w:rFonts w:ascii="Courier New" w:hAnsi="Courier New" w:hint="default"/>
      </w:rPr>
    </w:lvl>
    <w:lvl w:ilvl="5" w:tplc="44281EF0">
      <w:start w:val="1"/>
      <w:numFmt w:val="bullet"/>
      <w:lvlText w:val=""/>
      <w:lvlJc w:val="left"/>
      <w:pPr>
        <w:ind w:left="4320" w:hanging="360"/>
      </w:pPr>
      <w:rPr>
        <w:rFonts w:ascii="Wingdings" w:hAnsi="Wingdings" w:hint="default"/>
      </w:rPr>
    </w:lvl>
    <w:lvl w:ilvl="6" w:tplc="3D46F19E">
      <w:start w:val="1"/>
      <w:numFmt w:val="bullet"/>
      <w:lvlText w:val=""/>
      <w:lvlJc w:val="left"/>
      <w:pPr>
        <w:ind w:left="5040" w:hanging="360"/>
      </w:pPr>
      <w:rPr>
        <w:rFonts w:ascii="Symbol" w:hAnsi="Symbol" w:hint="default"/>
      </w:rPr>
    </w:lvl>
    <w:lvl w:ilvl="7" w:tplc="D1822238">
      <w:start w:val="1"/>
      <w:numFmt w:val="bullet"/>
      <w:lvlText w:val="o"/>
      <w:lvlJc w:val="left"/>
      <w:pPr>
        <w:ind w:left="5760" w:hanging="360"/>
      </w:pPr>
      <w:rPr>
        <w:rFonts w:ascii="Courier New" w:hAnsi="Courier New" w:hint="default"/>
      </w:rPr>
    </w:lvl>
    <w:lvl w:ilvl="8" w:tplc="0E4E11C8">
      <w:start w:val="1"/>
      <w:numFmt w:val="bullet"/>
      <w:lvlText w:val=""/>
      <w:lvlJc w:val="left"/>
      <w:pPr>
        <w:ind w:left="6480" w:hanging="360"/>
      </w:pPr>
      <w:rPr>
        <w:rFonts w:ascii="Wingdings" w:hAnsi="Wingdings" w:hint="default"/>
      </w:rPr>
    </w:lvl>
  </w:abstractNum>
  <w:abstractNum w:abstractNumId="29" w15:restartNumberingAfterBreak="0">
    <w:nsid w:val="34391DE6"/>
    <w:multiLevelType w:val="hybridMultilevel"/>
    <w:tmpl w:val="92E61CCC"/>
    <w:lvl w:ilvl="0" w:tplc="C2EA0B7A">
      <w:start w:val="1"/>
      <w:numFmt w:val="bullet"/>
      <w:lvlText w:val=""/>
      <w:lvlJc w:val="left"/>
      <w:pPr>
        <w:ind w:left="720" w:hanging="360"/>
      </w:pPr>
      <w:rPr>
        <w:rFonts w:ascii="Symbol" w:hAnsi="Symbol" w:hint="default"/>
      </w:rPr>
    </w:lvl>
    <w:lvl w:ilvl="1" w:tplc="A22637D4" w:tentative="1">
      <w:start w:val="1"/>
      <w:numFmt w:val="bullet"/>
      <w:lvlText w:val="o"/>
      <w:lvlJc w:val="left"/>
      <w:pPr>
        <w:ind w:left="1440" w:hanging="360"/>
      </w:pPr>
      <w:rPr>
        <w:rFonts w:ascii="Courier New" w:hAnsi="Courier New" w:hint="default"/>
      </w:rPr>
    </w:lvl>
    <w:lvl w:ilvl="2" w:tplc="50BA57A0" w:tentative="1">
      <w:start w:val="1"/>
      <w:numFmt w:val="bullet"/>
      <w:lvlText w:val=""/>
      <w:lvlJc w:val="left"/>
      <w:pPr>
        <w:ind w:left="2160" w:hanging="360"/>
      </w:pPr>
      <w:rPr>
        <w:rFonts w:ascii="Wingdings" w:hAnsi="Wingdings" w:hint="default"/>
      </w:rPr>
    </w:lvl>
    <w:lvl w:ilvl="3" w:tplc="2CB0B136" w:tentative="1">
      <w:start w:val="1"/>
      <w:numFmt w:val="bullet"/>
      <w:lvlText w:val=""/>
      <w:lvlJc w:val="left"/>
      <w:pPr>
        <w:ind w:left="2880" w:hanging="360"/>
      </w:pPr>
      <w:rPr>
        <w:rFonts w:ascii="Symbol" w:hAnsi="Symbol" w:hint="default"/>
      </w:rPr>
    </w:lvl>
    <w:lvl w:ilvl="4" w:tplc="D3DE89C4" w:tentative="1">
      <w:start w:val="1"/>
      <w:numFmt w:val="bullet"/>
      <w:lvlText w:val="o"/>
      <w:lvlJc w:val="left"/>
      <w:pPr>
        <w:ind w:left="3600" w:hanging="360"/>
      </w:pPr>
      <w:rPr>
        <w:rFonts w:ascii="Courier New" w:hAnsi="Courier New" w:hint="default"/>
      </w:rPr>
    </w:lvl>
    <w:lvl w:ilvl="5" w:tplc="A66AD99A" w:tentative="1">
      <w:start w:val="1"/>
      <w:numFmt w:val="bullet"/>
      <w:lvlText w:val=""/>
      <w:lvlJc w:val="left"/>
      <w:pPr>
        <w:ind w:left="4320" w:hanging="360"/>
      </w:pPr>
      <w:rPr>
        <w:rFonts w:ascii="Wingdings" w:hAnsi="Wingdings" w:hint="default"/>
      </w:rPr>
    </w:lvl>
    <w:lvl w:ilvl="6" w:tplc="9278A296" w:tentative="1">
      <w:start w:val="1"/>
      <w:numFmt w:val="bullet"/>
      <w:lvlText w:val=""/>
      <w:lvlJc w:val="left"/>
      <w:pPr>
        <w:ind w:left="5040" w:hanging="360"/>
      </w:pPr>
      <w:rPr>
        <w:rFonts w:ascii="Symbol" w:hAnsi="Symbol" w:hint="default"/>
      </w:rPr>
    </w:lvl>
    <w:lvl w:ilvl="7" w:tplc="EFBC8086" w:tentative="1">
      <w:start w:val="1"/>
      <w:numFmt w:val="bullet"/>
      <w:lvlText w:val="o"/>
      <w:lvlJc w:val="left"/>
      <w:pPr>
        <w:ind w:left="5760" w:hanging="360"/>
      </w:pPr>
      <w:rPr>
        <w:rFonts w:ascii="Courier New" w:hAnsi="Courier New" w:hint="default"/>
      </w:rPr>
    </w:lvl>
    <w:lvl w:ilvl="8" w:tplc="091CE9E0" w:tentative="1">
      <w:start w:val="1"/>
      <w:numFmt w:val="bullet"/>
      <w:lvlText w:val=""/>
      <w:lvlJc w:val="left"/>
      <w:pPr>
        <w:ind w:left="6480" w:hanging="360"/>
      </w:pPr>
      <w:rPr>
        <w:rFonts w:ascii="Wingdings" w:hAnsi="Wingdings" w:hint="default"/>
      </w:rPr>
    </w:lvl>
  </w:abstractNum>
  <w:abstractNum w:abstractNumId="30" w15:restartNumberingAfterBreak="0">
    <w:nsid w:val="34485EA0"/>
    <w:multiLevelType w:val="hybridMultilevel"/>
    <w:tmpl w:val="FFFFFFFF"/>
    <w:lvl w:ilvl="0" w:tplc="9F421F34">
      <w:start w:val="1"/>
      <w:numFmt w:val="bullet"/>
      <w:lvlText w:val=""/>
      <w:lvlJc w:val="left"/>
      <w:pPr>
        <w:ind w:left="720" w:hanging="360"/>
      </w:pPr>
      <w:rPr>
        <w:rFonts w:ascii="Symbol" w:hAnsi="Symbol" w:hint="default"/>
      </w:rPr>
    </w:lvl>
    <w:lvl w:ilvl="1" w:tplc="6D8AB524">
      <w:start w:val="1"/>
      <w:numFmt w:val="bullet"/>
      <w:lvlText w:val="o"/>
      <w:lvlJc w:val="left"/>
      <w:pPr>
        <w:ind w:left="1440" w:hanging="360"/>
      </w:pPr>
      <w:rPr>
        <w:rFonts w:ascii="Courier New" w:hAnsi="Courier New" w:hint="default"/>
      </w:rPr>
    </w:lvl>
    <w:lvl w:ilvl="2" w:tplc="D02CC9F2">
      <w:start w:val="1"/>
      <w:numFmt w:val="bullet"/>
      <w:lvlText w:val=""/>
      <w:lvlJc w:val="left"/>
      <w:pPr>
        <w:ind w:left="2160" w:hanging="360"/>
      </w:pPr>
      <w:rPr>
        <w:rFonts w:ascii="Wingdings" w:hAnsi="Wingdings" w:hint="default"/>
      </w:rPr>
    </w:lvl>
    <w:lvl w:ilvl="3" w:tplc="D22C66C8">
      <w:start w:val="1"/>
      <w:numFmt w:val="bullet"/>
      <w:lvlText w:val=""/>
      <w:lvlJc w:val="left"/>
      <w:pPr>
        <w:ind w:left="2880" w:hanging="360"/>
      </w:pPr>
      <w:rPr>
        <w:rFonts w:ascii="Symbol" w:hAnsi="Symbol" w:hint="default"/>
      </w:rPr>
    </w:lvl>
    <w:lvl w:ilvl="4" w:tplc="7DD61656">
      <w:start w:val="1"/>
      <w:numFmt w:val="bullet"/>
      <w:lvlText w:val="o"/>
      <w:lvlJc w:val="left"/>
      <w:pPr>
        <w:ind w:left="3600" w:hanging="360"/>
      </w:pPr>
      <w:rPr>
        <w:rFonts w:ascii="Courier New" w:hAnsi="Courier New" w:hint="default"/>
      </w:rPr>
    </w:lvl>
    <w:lvl w:ilvl="5" w:tplc="6706EA42">
      <w:start w:val="1"/>
      <w:numFmt w:val="bullet"/>
      <w:lvlText w:val=""/>
      <w:lvlJc w:val="left"/>
      <w:pPr>
        <w:ind w:left="4320" w:hanging="360"/>
      </w:pPr>
      <w:rPr>
        <w:rFonts w:ascii="Wingdings" w:hAnsi="Wingdings" w:hint="default"/>
      </w:rPr>
    </w:lvl>
    <w:lvl w:ilvl="6" w:tplc="65BA0F46">
      <w:start w:val="1"/>
      <w:numFmt w:val="bullet"/>
      <w:lvlText w:val=""/>
      <w:lvlJc w:val="left"/>
      <w:pPr>
        <w:ind w:left="5040" w:hanging="360"/>
      </w:pPr>
      <w:rPr>
        <w:rFonts w:ascii="Symbol" w:hAnsi="Symbol" w:hint="default"/>
      </w:rPr>
    </w:lvl>
    <w:lvl w:ilvl="7" w:tplc="61C2C73E">
      <w:start w:val="1"/>
      <w:numFmt w:val="bullet"/>
      <w:lvlText w:val="o"/>
      <w:lvlJc w:val="left"/>
      <w:pPr>
        <w:ind w:left="5760" w:hanging="360"/>
      </w:pPr>
      <w:rPr>
        <w:rFonts w:ascii="Courier New" w:hAnsi="Courier New" w:hint="default"/>
      </w:rPr>
    </w:lvl>
    <w:lvl w:ilvl="8" w:tplc="2AC4FC46">
      <w:start w:val="1"/>
      <w:numFmt w:val="bullet"/>
      <w:lvlText w:val=""/>
      <w:lvlJc w:val="left"/>
      <w:pPr>
        <w:ind w:left="6480" w:hanging="360"/>
      </w:pPr>
      <w:rPr>
        <w:rFonts w:ascii="Wingdings" w:hAnsi="Wingdings" w:hint="default"/>
      </w:rPr>
    </w:lvl>
  </w:abstractNum>
  <w:abstractNum w:abstractNumId="31" w15:restartNumberingAfterBreak="0">
    <w:nsid w:val="344B21EB"/>
    <w:multiLevelType w:val="hybridMultilevel"/>
    <w:tmpl w:val="FFFFFFFF"/>
    <w:lvl w:ilvl="0" w:tplc="AFA24C20">
      <w:start w:val="1"/>
      <w:numFmt w:val="bullet"/>
      <w:lvlText w:val=""/>
      <w:lvlJc w:val="left"/>
      <w:pPr>
        <w:ind w:left="720" w:hanging="360"/>
      </w:pPr>
      <w:rPr>
        <w:rFonts w:ascii="Symbol" w:hAnsi="Symbol" w:hint="default"/>
      </w:rPr>
    </w:lvl>
    <w:lvl w:ilvl="1" w:tplc="DF600700">
      <w:start w:val="1"/>
      <w:numFmt w:val="bullet"/>
      <w:lvlText w:val="o"/>
      <w:lvlJc w:val="left"/>
      <w:pPr>
        <w:ind w:left="1440" w:hanging="360"/>
      </w:pPr>
      <w:rPr>
        <w:rFonts w:ascii="Courier New" w:hAnsi="Courier New" w:hint="default"/>
      </w:rPr>
    </w:lvl>
    <w:lvl w:ilvl="2" w:tplc="F43C58A6">
      <w:start w:val="1"/>
      <w:numFmt w:val="bullet"/>
      <w:lvlText w:val=""/>
      <w:lvlJc w:val="left"/>
      <w:pPr>
        <w:ind w:left="2160" w:hanging="360"/>
      </w:pPr>
      <w:rPr>
        <w:rFonts w:ascii="Wingdings" w:hAnsi="Wingdings" w:hint="default"/>
      </w:rPr>
    </w:lvl>
    <w:lvl w:ilvl="3" w:tplc="3AB0C214">
      <w:start w:val="1"/>
      <w:numFmt w:val="bullet"/>
      <w:lvlText w:val=""/>
      <w:lvlJc w:val="left"/>
      <w:pPr>
        <w:ind w:left="2880" w:hanging="360"/>
      </w:pPr>
      <w:rPr>
        <w:rFonts w:ascii="Symbol" w:hAnsi="Symbol" w:hint="default"/>
      </w:rPr>
    </w:lvl>
    <w:lvl w:ilvl="4" w:tplc="02A60020">
      <w:start w:val="1"/>
      <w:numFmt w:val="bullet"/>
      <w:lvlText w:val="o"/>
      <w:lvlJc w:val="left"/>
      <w:pPr>
        <w:ind w:left="3600" w:hanging="360"/>
      </w:pPr>
      <w:rPr>
        <w:rFonts w:ascii="Courier New" w:hAnsi="Courier New" w:hint="default"/>
      </w:rPr>
    </w:lvl>
    <w:lvl w:ilvl="5" w:tplc="0F7C5514">
      <w:start w:val="1"/>
      <w:numFmt w:val="bullet"/>
      <w:lvlText w:val=""/>
      <w:lvlJc w:val="left"/>
      <w:pPr>
        <w:ind w:left="4320" w:hanging="360"/>
      </w:pPr>
      <w:rPr>
        <w:rFonts w:ascii="Wingdings" w:hAnsi="Wingdings" w:hint="default"/>
      </w:rPr>
    </w:lvl>
    <w:lvl w:ilvl="6" w:tplc="6FACA8DA">
      <w:start w:val="1"/>
      <w:numFmt w:val="bullet"/>
      <w:lvlText w:val=""/>
      <w:lvlJc w:val="left"/>
      <w:pPr>
        <w:ind w:left="5040" w:hanging="360"/>
      </w:pPr>
      <w:rPr>
        <w:rFonts w:ascii="Symbol" w:hAnsi="Symbol" w:hint="default"/>
      </w:rPr>
    </w:lvl>
    <w:lvl w:ilvl="7" w:tplc="58F2D230">
      <w:start w:val="1"/>
      <w:numFmt w:val="bullet"/>
      <w:lvlText w:val="o"/>
      <w:lvlJc w:val="left"/>
      <w:pPr>
        <w:ind w:left="5760" w:hanging="360"/>
      </w:pPr>
      <w:rPr>
        <w:rFonts w:ascii="Courier New" w:hAnsi="Courier New" w:hint="default"/>
      </w:rPr>
    </w:lvl>
    <w:lvl w:ilvl="8" w:tplc="37D09382">
      <w:start w:val="1"/>
      <w:numFmt w:val="bullet"/>
      <w:lvlText w:val=""/>
      <w:lvlJc w:val="left"/>
      <w:pPr>
        <w:ind w:left="6480" w:hanging="360"/>
      </w:pPr>
      <w:rPr>
        <w:rFonts w:ascii="Wingdings" w:hAnsi="Wingdings" w:hint="default"/>
      </w:rPr>
    </w:lvl>
  </w:abstractNum>
  <w:abstractNum w:abstractNumId="32" w15:restartNumberingAfterBreak="0">
    <w:nsid w:val="38961C9A"/>
    <w:multiLevelType w:val="hybridMultilevel"/>
    <w:tmpl w:val="07941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AB04206"/>
    <w:multiLevelType w:val="hybridMultilevel"/>
    <w:tmpl w:val="FFFFFFFF"/>
    <w:lvl w:ilvl="0" w:tplc="098A3AB0">
      <w:start w:val="1"/>
      <w:numFmt w:val="bullet"/>
      <w:lvlText w:val=""/>
      <w:lvlJc w:val="left"/>
      <w:pPr>
        <w:ind w:left="720" w:hanging="360"/>
      </w:pPr>
      <w:rPr>
        <w:rFonts w:ascii="Symbol" w:hAnsi="Symbol" w:hint="default"/>
      </w:rPr>
    </w:lvl>
    <w:lvl w:ilvl="1" w:tplc="E23A5BB8">
      <w:start w:val="1"/>
      <w:numFmt w:val="bullet"/>
      <w:lvlText w:val="o"/>
      <w:lvlJc w:val="left"/>
      <w:pPr>
        <w:ind w:left="1440" w:hanging="360"/>
      </w:pPr>
      <w:rPr>
        <w:rFonts w:ascii="Courier New" w:hAnsi="Courier New" w:hint="default"/>
      </w:rPr>
    </w:lvl>
    <w:lvl w:ilvl="2" w:tplc="108C2B78">
      <w:start w:val="1"/>
      <w:numFmt w:val="bullet"/>
      <w:lvlText w:val=""/>
      <w:lvlJc w:val="left"/>
      <w:pPr>
        <w:ind w:left="2160" w:hanging="360"/>
      </w:pPr>
      <w:rPr>
        <w:rFonts w:ascii="Wingdings" w:hAnsi="Wingdings" w:hint="default"/>
      </w:rPr>
    </w:lvl>
    <w:lvl w:ilvl="3" w:tplc="0FA470F2">
      <w:start w:val="1"/>
      <w:numFmt w:val="bullet"/>
      <w:lvlText w:val=""/>
      <w:lvlJc w:val="left"/>
      <w:pPr>
        <w:ind w:left="2880" w:hanging="360"/>
      </w:pPr>
      <w:rPr>
        <w:rFonts w:ascii="Symbol" w:hAnsi="Symbol" w:hint="default"/>
      </w:rPr>
    </w:lvl>
    <w:lvl w:ilvl="4" w:tplc="6AACAE82">
      <w:start w:val="1"/>
      <w:numFmt w:val="bullet"/>
      <w:lvlText w:val="o"/>
      <w:lvlJc w:val="left"/>
      <w:pPr>
        <w:ind w:left="3600" w:hanging="360"/>
      </w:pPr>
      <w:rPr>
        <w:rFonts w:ascii="Courier New" w:hAnsi="Courier New" w:hint="default"/>
      </w:rPr>
    </w:lvl>
    <w:lvl w:ilvl="5" w:tplc="1CD8D5F2">
      <w:start w:val="1"/>
      <w:numFmt w:val="bullet"/>
      <w:lvlText w:val=""/>
      <w:lvlJc w:val="left"/>
      <w:pPr>
        <w:ind w:left="4320" w:hanging="360"/>
      </w:pPr>
      <w:rPr>
        <w:rFonts w:ascii="Wingdings" w:hAnsi="Wingdings" w:hint="default"/>
      </w:rPr>
    </w:lvl>
    <w:lvl w:ilvl="6" w:tplc="3FD2D632">
      <w:start w:val="1"/>
      <w:numFmt w:val="bullet"/>
      <w:lvlText w:val=""/>
      <w:lvlJc w:val="left"/>
      <w:pPr>
        <w:ind w:left="5040" w:hanging="360"/>
      </w:pPr>
      <w:rPr>
        <w:rFonts w:ascii="Symbol" w:hAnsi="Symbol" w:hint="default"/>
      </w:rPr>
    </w:lvl>
    <w:lvl w:ilvl="7" w:tplc="E8FE0936">
      <w:start w:val="1"/>
      <w:numFmt w:val="bullet"/>
      <w:lvlText w:val="o"/>
      <w:lvlJc w:val="left"/>
      <w:pPr>
        <w:ind w:left="5760" w:hanging="360"/>
      </w:pPr>
      <w:rPr>
        <w:rFonts w:ascii="Courier New" w:hAnsi="Courier New" w:hint="default"/>
      </w:rPr>
    </w:lvl>
    <w:lvl w:ilvl="8" w:tplc="E14CA50A">
      <w:start w:val="1"/>
      <w:numFmt w:val="bullet"/>
      <w:lvlText w:val=""/>
      <w:lvlJc w:val="left"/>
      <w:pPr>
        <w:ind w:left="6480" w:hanging="360"/>
      </w:pPr>
      <w:rPr>
        <w:rFonts w:ascii="Wingdings" w:hAnsi="Wingdings" w:hint="default"/>
      </w:rPr>
    </w:lvl>
  </w:abstractNum>
  <w:abstractNum w:abstractNumId="34" w15:restartNumberingAfterBreak="0">
    <w:nsid w:val="3D8D18A7"/>
    <w:multiLevelType w:val="hybridMultilevel"/>
    <w:tmpl w:val="8DC06F24"/>
    <w:lvl w:ilvl="0" w:tplc="48CC3DF0">
      <w:start w:val="1"/>
      <w:numFmt w:val="bullet"/>
      <w:lvlText w:val=""/>
      <w:lvlJc w:val="left"/>
      <w:pPr>
        <w:ind w:left="720" w:hanging="360"/>
      </w:pPr>
      <w:rPr>
        <w:rFonts w:ascii="Symbol" w:hAnsi="Symbol" w:hint="default"/>
      </w:rPr>
    </w:lvl>
    <w:lvl w:ilvl="1" w:tplc="6CE4EDA0">
      <w:start w:val="1"/>
      <w:numFmt w:val="bullet"/>
      <w:lvlText w:val="o"/>
      <w:lvlJc w:val="left"/>
      <w:pPr>
        <w:ind w:left="1440" w:hanging="360"/>
      </w:pPr>
      <w:rPr>
        <w:rFonts w:ascii="Courier New" w:hAnsi="Courier New" w:hint="default"/>
      </w:rPr>
    </w:lvl>
    <w:lvl w:ilvl="2" w:tplc="BBC4C5F0">
      <w:start w:val="1"/>
      <w:numFmt w:val="bullet"/>
      <w:lvlText w:val=""/>
      <w:lvlJc w:val="left"/>
      <w:pPr>
        <w:ind w:left="2160" w:hanging="360"/>
      </w:pPr>
      <w:rPr>
        <w:rFonts w:ascii="Wingdings" w:hAnsi="Wingdings" w:hint="default"/>
      </w:rPr>
    </w:lvl>
    <w:lvl w:ilvl="3" w:tplc="1052974C">
      <w:start w:val="1"/>
      <w:numFmt w:val="bullet"/>
      <w:lvlText w:val=""/>
      <w:lvlJc w:val="left"/>
      <w:pPr>
        <w:ind w:left="2880" w:hanging="360"/>
      </w:pPr>
      <w:rPr>
        <w:rFonts w:ascii="Symbol" w:hAnsi="Symbol" w:hint="default"/>
      </w:rPr>
    </w:lvl>
    <w:lvl w:ilvl="4" w:tplc="BC1AD3AE">
      <w:start w:val="1"/>
      <w:numFmt w:val="bullet"/>
      <w:lvlText w:val="o"/>
      <w:lvlJc w:val="left"/>
      <w:pPr>
        <w:ind w:left="3600" w:hanging="360"/>
      </w:pPr>
      <w:rPr>
        <w:rFonts w:ascii="Courier New" w:hAnsi="Courier New" w:hint="default"/>
      </w:rPr>
    </w:lvl>
    <w:lvl w:ilvl="5" w:tplc="6FAA4F54">
      <w:start w:val="1"/>
      <w:numFmt w:val="bullet"/>
      <w:lvlText w:val=""/>
      <w:lvlJc w:val="left"/>
      <w:pPr>
        <w:ind w:left="4320" w:hanging="360"/>
      </w:pPr>
      <w:rPr>
        <w:rFonts w:ascii="Wingdings" w:hAnsi="Wingdings" w:hint="default"/>
      </w:rPr>
    </w:lvl>
    <w:lvl w:ilvl="6" w:tplc="BE5C84CE">
      <w:start w:val="1"/>
      <w:numFmt w:val="bullet"/>
      <w:lvlText w:val=""/>
      <w:lvlJc w:val="left"/>
      <w:pPr>
        <w:ind w:left="5040" w:hanging="360"/>
      </w:pPr>
      <w:rPr>
        <w:rFonts w:ascii="Symbol" w:hAnsi="Symbol" w:hint="default"/>
      </w:rPr>
    </w:lvl>
    <w:lvl w:ilvl="7" w:tplc="74D0AD96">
      <w:start w:val="1"/>
      <w:numFmt w:val="bullet"/>
      <w:lvlText w:val="o"/>
      <w:lvlJc w:val="left"/>
      <w:pPr>
        <w:ind w:left="5760" w:hanging="360"/>
      </w:pPr>
      <w:rPr>
        <w:rFonts w:ascii="Courier New" w:hAnsi="Courier New" w:hint="default"/>
      </w:rPr>
    </w:lvl>
    <w:lvl w:ilvl="8" w:tplc="D9DE9A3C">
      <w:start w:val="1"/>
      <w:numFmt w:val="bullet"/>
      <w:lvlText w:val=""/>
      <w:lvlJc w:val="left"/>
      <w:pPr>
        <w:ind w:left="6480" w:hanging="360"/>
      </w:pPr>
      <w:rPr>
        <w:rFonts w:ascii="Wingdings" w:hAnsi="Wingdings" w:hint="default"/>
      </w:rPr>
    </w:lvl>
  </w:abstractNum>
  <w:abstractNum w:abstractNumId="35" w15:restartNumberingAfterBreak="0">
    <w:nsid w:val="456517EF"/>
    <w:multiLevelType w:val="hybridMultilevel"/>
    <w:tmpl w:val="FFFFFFFF"/>
    <w:lvl w:ilvl="0" w:tplc="C8ECB1BA">
      <w:start w:val="1"/>
      <w:numFmt w:val="bullet"/>
      <w:lvlText w:val=""/>
      <w:lvlJc w:val="left"/>
      <w:pPr>
        <w:ind w:left="720" w:hanging="360"/>
      </w:pPr>
      <w:rPr>
        <w:rFonts w:ascii="Symbol" w:hAnsi="Symbol" w:hint="default"/>
      </w:rPr>
    </w:lvl>
    <w:lvl w:ilvl="1" w:tplc="D25A4FBE">
      <w:start w:val="1"/>
      <w:numFmt w:val="bullet"/>
      <w:lvlText w:val="o"/>
      <w:lvlJc w:val="left"/>
      <w:pPr>
        <w:ind w:left="1440" w:hanging="360"/>
      </w:pPr>
      <w:rPr>
        <w:rFonts w:ascii="Courier New" w:hAnsi="Courier New" w:hint="default"/>
      </w:rPr>
    </w:lvl>
    <w:lvl w:ilvl="2" w:tplc="89EEE4DA">
      <w:start w:val="1"/>
      <w:numFmt w:val="bullet"/>
      <w:lvlText w:val=""/>
      <w:lvlJc w:val="left"/>
      <w:pPr>
        <w:ind w:left="2160" w:hanging="360"/>
      </w:pPr>
      <w:rPr>
        <w:rFonts w:ascii="Wingdings" w:hAnsi="Wingdings" w:hint="default"/>
      </w:rPr>
    </w:lvl>
    <w:lvl w:ilvl="3" w:tplc="4498F29E">
      <w:start w:val="1"/>
      <w:numFmt w:val="bullet"/>
      <w:lvlText w:val=""/>
      <w:lvlJc w:val="left"/>
      <w:pPr>
        <w:ind w:left="2880" w:hanging="360"/>
      </w:pPr>
      <w:rPr>
        <w:rFonts w:ascii="Symbol" w:hAnsi="Symbol" w:hint="default"/>
      </w:rPr>
    </w:lvl>
    <w:lvl w:ilvl="4" w:tplc="3236C2C6">
      <w:start w:val="1"/>
      <w:numFmt w:val="bullet"/>
      <w:lvlText w:val="o"/>
      <w:lvlJc w:val="left"/>
      <w:pPr>
        <w:ind w:left="3600" w:hanging="360"/>
      </w:pPr>
      <w:rPr>
        <w:rFonts w:ascii="Courier New" w:hAnsi="Courier New" w:hint="default"/>
      </w:rPr>
    </w:lvl>
    <w:lvl w:ilvl="5" w:tplc="BB7E466C">
      <w:start w:val="1"/>
      <w:numFmt w:val="bullet"/>
      <w:lvlText w:val=""/>
      <w:lvlJc w:val="left"/>
      <w:pPr>
        <w:ind w:left="4320" w:hanging="360"/>
      </w:pPr>
      <w:rPr>
        <w:rFonts w:ascii="Wingdings" w:hAnsi="Wingdings" w:hint="default"/>
      </w:rPr>
    </w:lvl>
    <w:lvl w:ilvl="6" w:tplc="1632E146">
      <w:start w:val="1"/>
      <w:numFmt w:val="bullet"/>
      <w:lvlText w:val=""/>
      <w:lvlJc w:val="left"/>
      <w:pPr>
        <w:ind w:left="5040" w:hanging="360"/>
      </w:pPr>
      <w:rPr>
        <w:rFonts w:ascii="Symbol" w:hAnsi="Symbol" w:hint="default"/>
      </w:rPr>
    </w:lvl>
    <w:lvl w:ilvl="7" w:tplc="FF669BC2">
      <w:start w:val="1"/>
      <w:numFmt w:val="bullet"/>
      <w:lvlText w:val="o"/>
      <w:lvlJc w:val="left"/>
      <w:pPr>
        <w:ind w:left="5760" w:hanging="360"/>
      </w:pPr>
      <w:rPr>
        <w:rFonts w:ascii="Courier New" w:hAnsi="Courier New" w:hint="default"/>
      </w:rPr>
    </w:lvl>
    <w:lvl w:ilvl="8" w:tplc="CF50C574">
      <w:start w:val="1"/>
      <w:numFmt w:val="bullet"/>
      <w:lvlText w:val=""/>
      <w:lvlJc w:val="left"/>
      <w:pPr>
        <w:ind w:left="6480" w:hanging="360"/>
      </w:pPr>
      <w:rPr>
        <w:rFonts w:ascii="Wingdings" w:hAnsi="Wingdings" w:hint="default"/>
      </w:rPr>
    </w:lvl>
  </w:abstractNum>
  <w:abstractNum w:abstractNumId="36" w15:restartNumberingAfterBreak="0">
    <w:nsid w:val="4B106BAD"/>
    <w:multiLevelType w:val="hybridMultilevel"/>
    <w:tmpl w:val="3838288E"/>
    <w:lvl w:ilvl="0" w:tplc="402C5EEA">
      <w:start w:val="1"/>
      <w:numFmt w:val="bullet"/>
      <w:lvlText w:val=""/>
      <w:lvlJc w:val="left"/>
      <w:pPr>
        <w:ind w:left="720" w:hanging="360"/>
      </w:pPr>
      <w:rPr>
        <w:rFonts w:ascii="Symbol" w:hAnsi="Symbol"/>
      </w:rPr>
    </w:lvl>
    <w:lvl w:ilvl="1" w:tplc="9C90CE76">
      <w:start w:val="1"/>
      <w:numFmt w:val="bullet"/>
      <w:lvlText w:val=""/>
      <w:lvlJc w:val="left"/>
      <w:pPr>
        <w:ind w:left="720" w:hanging="360"/>
      </w:pPr>
      <w:rPr>
        <w:rFonts w:ascii="Symbol" w:hAnsi="Symbol"/>
      </w:rPr>
    </w:lvl>
    <w:lvl w:ilvl="2" w:tplc="1F963744">
      <w:start w:val="1"/>
      <w:numFmt w:val="bullet"/>
      <w:lvlText w:val=""/>
      <w:lvlJc w:val="left"/>
      <w:pPr>
        <w:ind w:left="720" w:hanging="360"/>
      </w:pPr>
      <w:rPr>
        <w:rFonts w:ascii="Symbol" w:hAnsi="Symbol"/>
      </w:rPr>
    </w:lvl>
    <w:lvl w:ilvl="3" w:tplc="B7DC1104">
      <w:start w:val="1"/>
      <w:numFmt w:val="bullet"/>
      <w:lvlText w:val=""/>
      <w:lvlJc w:val="left"/>
      <w:pPr>
        <w:ind w:left="720" w:hanging="360"/>
      </w:pPr>
      <w:rPr>
        <w:rFonts w:ascii="Symbol" w:hAnsi="Symbol"/>
      </w:rPr>
    </w:lvl>
    <w:lvl w:ilvl="4" w:tplc="1458C53A">
      <w:start w:val="1"/>
      <w:numFmt w:val="bullet"/>
      <w:lvlText w:val=""/>
      <w:lvlJc w:val="left"/>
      <w:pPr>
        <w:ind w:left="720" w:hanging="360"/>
      </w:pPr>
      <w:rPr>
        <w:rFonts w:ascii="Symbol" w:hAnsi="Symbol"/>
      </w:rPr>
    </w:lvl>
    <w:lvl w:ilvl="5" w:tplc="C2ACCD0E">
      <w:start w:val="1"/>
      <w:numFmt w:val="bullet"/>
      <w:lvlText w:val=""/>
      <w:lvlJc w:val="left"/>
      <w:pPr>
        <w:ind w:left="720" w:hanging="360"/>
      </w:pPr>
      <w:rPr>
        <w:rFonts w:ascii="Symbol" w:hAnsi="Symbol"/>
      </w:rPr>
    </w:lvl>
    <w:lvl w:ilvl="6" w:tplc="112C06F8">
      <w:start w:val="1"/>
      <w:numFmt w:val="bullet"/>
      <w:lvlText w:val=""/>
      <w:lvlJc w:val="left"/>
      <w:pPr>
        <w:ind w:left="720" w:hanging="360"/>
      </w:pPr>
      <w:rPr>
        <w:rFonts w:ascii="Symbol" w:hAnsi="Symbol"/>
      </w:rPr>
    </w:lvl>
    <w:lvl w:ilvl="7" w:tplc="9F3EA2C8">
      <w:start w:val="1"/>
      <w:numFmt w:val="bullet"/>
      <w:lvlText w:val=""/>
      <w:lvlJc w:val="left"/>
      <w:pPr>
        <w:ind w:left="720" w:hanging="360"/>
      </w:pPr>
      <w:rPr>
        <w:rFonts w:ascii="Symbol" w:hAnsi="Symbol"/>
      </w:rPr>
    </w:lvl>
    <w:lvl w:ilvl="8" w:tplc="66C4E66E">
      <w:start w:val="1"/>
      <w:numFmt w:val="bullet"/>
      <w:lvlText w:val=""/>
      <w:lvlJc w:val="left"/>
      <w:pPr>
        <w:ind w:left="720" w:hanging="360"/>
      </w:pPr>
      <w:rPr>
        <w:rFonts w:ascii="Symbol" w:hAnsi="Symbol"/>
      </w:rPr>
    </w:lvl>
  </w:abstractNum>
  <w:abstractNum w:abstractNumId="37" w15:restartNumberingAfterBreak="0">
    <w:nsid w:val="4C1820A9"/>
    <w:multiLevelType w:val="hybridMultilevel"/>
    <w:tmpl w:val="FFFFFFFF"/>
    <w:lvl w:ilvl="0" w:tplc="A3DEF978">
      <w:start w:val="1"/>
      <w:numFmt w:val="bullet"/>
      <w:lvlText w:val="o"/>
      <w:lvlJc w:val="left"/>
      <w:pPr>
        <w:ind w:left="1080" w:hanging="360"/>
      </w:pPr>
      <w:rPr>
        <w:rFonts w:ascii="Courier New" w:hAnsi="Courier New" w:hint="default"/>
      </w:rPr>
    </w:lvl>
    <w:lvl w:ilvl="1" w:tplc="2F32EFEE">
      <w:start w:val="1"/>
      <w:numFmt w:val="bullet"/>
      <w:lvlText w:val="o"/>
      <w:lvlJc w:val="left"/>
      <w:pPr>
        <w:ind w:left="1800" w:hanging="360"/>
      </w:pPr>
      <w:rPr>
        <w:rFonts w:ascii="Courier New" w:hAnsi="Courier New" w:hint="default"/>
      </w:rPr>
    </w:lvl>
    <w:lvl w:ilvl="2" w:tplc="421CA384">
      <w:start w:val="1"/>
      <w:numFmt w:val="bullet"/>
      <w:lvlText w:val=""/>
      <w:lvlJc w:val="left"/>
      <w:pPr>
        <w:ind w:left="2520" w:hanging="360"/>
      </w:pPr>
      <w:rPr>
        <w:rFonts w:ascii="Wingdings" w:hAnsi="Wingdings" w:hint="default"/>
      </w:rPr>
    </w:lvl>
    <w:lvl w:ilvl="3" w:tplc="A8DC93AE">
      <w:start w:val="1"/>
      <w:numFmt w:val="bullet"/>
      <w:lvlText w:val=""/>
      <w:lvlJc w:val="left"/>
      <w:pPr>
        <w:ind w:left="3240" w:hanging="360"/>
      </w:pPr>
      <w:rPr>
        <w:rFonts w:ascii="Symbol" w:hAnsi="Symbol" w:hint="default"/>
      </w:rPr>
    </w:lvl>
    <w:lvl w:ilvl="4" w:tplc="E63288C0">
      <w:start w:val="1"/>
      <w:numFmt w:val="bullet"/>
      <w:lvlText w:val="o"/>
      <w:lvlJc w:val="left"/>
      <w:pPr>
        <w:ind w:left="3960" w:hanging="360"/>
      </w:pPr>
      <w:rPr>
        <w:rFonts w:ascii="Courier New" w:hAnsi="Courier New" w:hint="default"/>
      </w:rPr>
    </w:lvl>
    <w:lvl w:ilvl="5" w:tplc="C0DE8E70">
      <w:start w:val="1"/>
      <w:numFmt w:val="bullet"/>
      <w:lvlText w:val=""/>
      <w:lvlJc w:val="left"/>
      <w:pPr>
        <w:ind w:left="4680" w:hanging="360"/>
      </w:pPr>
      <w:rPr>
        <w:rFonts w:ascii="Wingdings" w:hAnsi="Wingdings" w:hint="default"/>
      </w:rPr>
    </w:lvl>
    <w:lvl w:ilvl="6" w:tplc="E3CCB9D8">
      <w:start w:val="1"/>
      <w:numFmt w:val="bullet"/>
      <w:lvlText w:val=""/>
      <w:lvlJc w:val="left"/>
      <w:pPr>
        <w:ind w:left="5400" w:hanging="360"/>
      </w:pPr>
      <w:rPr>
        <w:rFonts w:ascii="Symbol" w:hAnsi="Symbol" w:hint="default"/>
      </w:rPr>
    </w:lvl>
    <w:lvl w:ilvl="7" w:tplc="4558D758">
      <w:start w:val="1"/>
      <w:numFmt w:val="bullet"/>
      <w:lvlText w:val="o"/>
      <w:lvlJc w:val="left"/>
      <w:pPr>
        <w:ind w:left="6120" w:hanging="360"/>
      </w:pPr>
      <w:rPr>
        <w:rFonts w:ascii="Courier New" w:hAnsi="Courier New" w:hint="default"/>
      </w:rPr>
    </w:lvl>
    <w:lvl w:ilvl="8" w:tplc="CE08B728">
      <w:start w:val="1"/>
      <w:numFmt w:val="bullet"/>
      <w:lvlText w:val=""/>
      <w:lvlJc w:val="left"/>
      <w:pPr>
        <w:ind w:left="6840" w:hanging="360"/>
      </w:pPr>
      <w:rPr>
        <w:rFonts w:ascii="Wingdings" w:hAnsi="Wingdings" w:hint="default"/>
      </w:rPr>
    </w:lvl>
  </w:abstractNum>
  <w:abstractNum w:abstractNumId="38" w15:restartNumberingAfterBreak="0">
    <w:nsid w:val="4C447F0E"/>
    <w:multiLevelType w:val="hybridMultilevel"/>
    <w:tmpl w:val="28BE5204"/>
    <w:lvl w:ilvl="0" w:tplc="02606BEA">
      <w:start w:val="1"/>
      <w:numFmt w:val="bullet"/>
      <w:lvlText w:val=""/>
      <w:lvlJc w:val="left"/>
      <w:pPr>
        <w:ind w:left="720" w:hanging="360"/>
      </w:pPr>
      <w:rPr>
        <w:rFonts w:ascii="Symbol" w:hAnsi="Symbol" w:hint="default"/>
      </w:rPr>
    </w:lvl>
    <w:lvl w:ilvl="1" w:tplc="862E1B40">
      <w:start w:val="1"/>
      <w:numFmt w:val="bullet"/>
      <w:lvlText w:val="o"/>
      <w:lvlJc w:val="left"/>
      <w:pPr>
        <w:ind w:left="1440" w:hanging="360"/>
      </w:pPr>
      <w:rPr>
        <w:rFonts w:ascii="Courier New" w:hAnsi="Courier New" w:hint="default"/>
      </w:rPr>
    </w:lvl>
    <w:lvl w:ilvl="2" w:tplc="DE9C8CEA" w:tentative="1">
      <w:start w:val="1"/>
      <w:numFmt w:val="bullet"/>
      <w:lvlText w:val=""/>
      <w:lvlJc w:val="left"/>
      <w:pPr>
        <w:ind w:left="2160" w:hanging="360"/>
      </w:pPr>
      <w:rPr>
        <w:rFonts w:ascii="Wingdings" w:hAnsi="Wingdings" w:hint="default"/>
      </w:rPr>
    </w:lvl>
    <w:lvl w:ilvl="3" w:tplc="8E0617C2" w:tentative="1">
      <w:start w:val="1"/>
      <w:numFmt w:val="bullet"/>
      <w:lvlText w:val=""/>
      <w:lvlJc w:val="left"/>
      <w:pPr>
        <w:ind w:left="2880" w:hanging="360"/>
      </w:pPr>
      <w:rPr>
        <w:rFonts w:ascii="Symbol" w:hAnsi="Symbol" w:hint="default"/>
      </w:rPr>
    </w:lvl>
    <w:lvl w:ilvl="4" w:tplc="D062FE00" w:tentative="1">
      <w:start w:val="1"/>
      <w:numFmt w:val="bullet"/>
      <w:lvlText w:val="o"/>
      <w:lvlJc w:val="left"/>
      <w:pPr>
        <w:ind w:left="3600" w:hanging="360"/>
      </w:pPr>
      <w:rPr>
        <w:rFonts w:ascii="Courier New" w:hAnsi="Courier New" w:hint="default"/>
      </w:rPr>
    </w:lvl>
    <w:lvl w:ilvl="5" w:tplc="D9320A18" w:tentative="1">
      <w:start w:val="1"/>
      <w:numFmt w:val="bullet"/>
      <w:lvlText w:val=""/>
      <w:lvlJc w:val="left"/>
      <w:pPr>
        <w:ind w:left="4320" w:hanging="360"/>
      </w:pPr>
      <w:rPr>
        <w:rFonts w:ascii="Wingdings" w:hAnsi="Wingdings" w:hint="default"/>
      </w:rPr>
    </w:lvl>
    <w:lvl w:ilvl="6" w:tplc="AABA2FB8" w:tentative="1">
      <w:start w:val="1"/>
      <w:numFmt w:val="bullet"/>
      <w:lvlText w:val=""/>
      <w:lvlJc w:val="left"/>
      <w:pPr>
        <w:ind w:left="5040" w:hanging="360"/>
      </w:pPr>
      <w:rPr>
        <w:rFonts w:ascii="Symbol" w:hAnsi="Symbol" w:hint="default"/>
      </w:rPr>
    </w:lvl>
    <w:lvl w:ilvl="7" w:tplc="06844410" w:tentative="1">
      <w:start w:val="1"/>
      <w:numFmt w:val="bullet"/>
      <w:lvlText w:val="o"/>
      <w:lvlJc w:val="left"/>
      <w:pPr>
        <w:ind w:left="5760" w:hanging="360"/>
      </w:pPr>
      <w:rPr>
        <w:rFonts w:ascii="Courier New" w:hAnsi="Courier New" w:hint="default"/>
      </w:rPr>
    </w:lvl>
    <w:lvl w:ilvl="8" w:tplc="92FA29A8" w:tentative="1">
      <w:start w:val="1"/>
      <w:numFmt w:val="bullet"/>
      <w:lvlText w:val=""/>
      <w:lvlJc w:val="left"/>
      <w:pPr>
        <w:ind w:left="6480" w:hanging="360"/>
      </w:pPr>
      <w:rPr>
        <w:rFonts w:ascii="Wingdings" w:hAnsi="Wingdings" w:hint="default"/>
      </w:rPr>
    </w:lvl>
  </w:abstractNum>
  <w:abstractNum w:abstractNumId="39" w15:restartNumberingAfterBreak="0">
    <w:nsid w:val="4C56D2FC"/>
    <w:multiLevelType w:val="hybridMultilevel"/>
    <w:tmpl w:val="FFFFFFFF"/>
    <w:lvl w:ilvl="0" w:tplc="8DBA8F5E">
      <w:start w:val="1"/>
      <w:numFmt w:val="decimal"/>
      <w:lvlText w:val="%1."/>
      <w:lvlJc w:val="left"/>
      <w:pPr>
        <w:ind w:left="720" w:hanging="360"/>
      </w:pPr>
    </w:lvl>
    <w:lvl w:ilvl="1" w:tplc="76A05CDA">
      <w:start w:val="1"/>
      <w:numFmt w:val="lowerLetter"/>
      <w:lvlText w:val="%2."/>
      <w:lvlJc w:val="left"/>
      <w:pPr>
        <w:ind w:left="1440" w:hanging="360"/>
      </w:pPr>
    </w:lvl>
    <w:lvl w:ilvl="2" w:tplc="86029430">
      <w:start w:val="1"/>
      <w:numFmt w:val="lowerRoman"/>
      <w:lvlText w:val="%3."/>
      <w:lvlJc w:val="right"/>
      <w:pPr>
        <w:ind w:left="2160" w:hanging="180"/>
      </w:pPr>
    </w:lvl>
    <w:lvl w:ilvl="3" w:tplc="6EDEBE98">
      <w:start w:val="1"/>
      <w:numFmt w:val="decimal"/>
      <w:lvlText w:val="%4."/>
      <w:lvlJc w:val="left"/>
      <w:pPr>
        <w:ind w:left="2880" w:hanging="360"/>
      </w:pPr>
    </w:lvl>
    <w:lvl w:ilvl="4" w:tplc="752A577A">
      <w:start w:val="1"/>
      <w:numFmt w:val="lowerLetter"/>
      <w:lvlText w:val="%5."/>
      <w:lvlJc w:val="left"/>
      <w:pPr>
        <w:ind w:left="3600" w:hanging="360"/>
      </w:pPr>
    </w:lvl>
    <w:lvl w:ilvl="5" w:tplc="3F587C24">
      <w:start w:val="1"/>
      <w:numFmt w:val="lowerRoman"/>
      <w:lvlText w:val="%6."/>
      <w:lvlJc w:val="right"/>
      <w:pPr>
        <w:ind w:left="4320" w:hanging="180"/>
      </w:pPr>
    </w:lvl>
    <w:lvl w:ilvl="6" w:tplc="05C0CF14">
      <w:start w:val="1"/>
      <w:numFmt w:val="decimal"/>
      <w:lvlText w:val="%7."/>
      <w:lvlJc w:val="left"/>
      <w:pPr>
        <w:ind w:left="5040" w:hanging="360"/>
      </w:pPr>
    </w:lvl>
    <w:lvl w:ilvl="7" w:tplc="AC98DC9C">
      <w:start w:val="1"/>
      <w:numFmt w:val="lowerLetter"/>
      <w:lvlText w:val="%8."/>
      <w:lvlJc w:val="left"/>
      <w:pPr>
        <w:ind w:left="5760" w:hanging="360"/>
      </w:pPr>
    </w:lvl>
    <w:lvl w:ilvl="8" w:tplc="FDAA1944">
      <w:start w:val="1"/>
      <w:numFmt w:val="lowerRoman"/>
      <w:lvlText w:val="%9."/>
      <w:lvlJc w:val="right"/>
      <w:pPr>
        <w:ind w:left="6480" w:hanging="180"/>
      </w:pPr>
    </w:lvl>
  </w:abstractNum>
  <w:abstractNum w:abstractNumId="40" w15:restartNumberingAfterBreak="0">
    <w:nsid w:val="4D85D1F8"/>
    <w:multiLevelType w:val="hybridMultilevel"/>
    <w:tmpl w:val="FFFFFFFF"/>
    <w:lvl w:ilvl="0" w:tplc="1E0AB14A">
      <w:start w:val="1"/>
      <w:numFmt w:val="bullet"/>
      <w:lvlText w:val=""/>
      <w:lvlJc w:val="left"/>
      <w:pPr>
        <w:ind w:left="720" w:hanging="360"/>
      </w:pPr>
      <w:rPr>
        <w:rFonts w:ascii="Symbol" w:hAnsi="Symbol" w:hint="default"/>
      </w:rPr>
    </w:lvl>
    <w:lvl w:ilvl="1" w:tplc="E046610E">
      <w:start w:val="1"/>
      <w:numFmt w:val="bullet"/>
      <w:lvlText w:val="o"/>
      <w:lvlJc w:val="left"/>
      <w:pPr>
        <w:ind w:left="1440" w:hanging="360"/>
      </w:pPr>
      <w:rPr>
        <w:rFonts w:ascii="Courier New" w:hAnsi="Courier New" w:hint="default"/>
      </w:rPr>
    </w:lvl>
    <w:lvl w:ilvl="2" w:tplc="C2F6E046">
      <w:start w:val="1"/>
      <w:numFmt w:val="bullet"/>
      <w:lvlText w:val=""/>
      <w:lvlJc w:val="left"/>
      <w:pPr>
        <w:ind w:left="2160" w:hanging="360"/>
      </w:pPr>
      <w:rPr>
        <w:rFonts w:ascii="Wingdings" w:hAnsi="Wingdings" w:hint="default"/>
      </w:rPr>
    </w:lvl>
    <w:lvl w:ilvl="3" w:tplc="63D8CD4C">
      <w:start w:val="1"/>
      <w:numFmt w:val="bullet"/>
      <w:lvlText w:val=""/>
      <w:lvlJc w:val="left"/>
      <w:pPr>
        <w:ind w:left="2880" w:hanging="360"/>
      </w:pPr>
      <w:rPr>
        <w:rFonts w:ascii="Symbol" w:hAnsi="Symbol" w:hint="default"/>
      </w:rPr>
    </w:lvl>
    <w:lvl w:ilvl="4" w:tplc="57F6E87E">
      <w:start w:val="1"/>
      <w:numFmt w:val="bullet"/>
      <w:lvlText w:val="o"/>
      <w:lvlJc w:val="left"/>
      <w:pPr>
        <w:ind w:left="3600" w:hanging="360"/>
      </w:pPr>
      <w:rPr>
        <w:rFonts w:ascii="Courier New" w:hAnsi="Courier New" w:hint="default"/>
      </w:rPr>
    </w:lvl>
    <w:lvl w:ilvl="5" w:tplc="BCB4B96E">
      <w:start w:val="1"/>
      <w:numFmt w:val="bullet"/>
      <w:lvlText w:val=""/>
      <w:lvlJc w:val="left"/>
      <w:pPr>
        <w:ind w:left="4320" w:hanging="360"/>
      </w:pPr>
      <w:rPr>
        <w:rFonts w:ascii="Wingdings" w:hAnsi="Wingdings" w:hint="default"/>
      </w:rPr>
    </w:lvl>
    <w:lvl w:ilvl="6" w:tplc="25D4933E">
      <w:start w:val="1"/>
      <w:numFmt w:val="bullet"/>
      <w:lvlText w:val=""/>
      <w:lvlJc w:val="left"/>
      <w:pPr>
        <w:ind w:left="5040" w:hanging="360"/>
      </w:pPr>
      <w:rPr>
        <w:rFonts w:ascii="Symbol" w:hAnsi="Symbol" w:hint="default"/>
      </w:rPr>
    </w:lvl>
    <w:lvl w:ilvl="7" w:tplc="1E32B52A">
      <w:start w:val="1"/>
      <w:numFmt w:val="bullet"/>
      <w:lvlText w:val="o"/>
      <w:lvlJc w:val="left"/>
      <w:pPr>
        <w:ind w:left="5760" w:hanging="360"/>
      </w:pPr>
      <w:rPr>
        <w:rFonts w:ascii="Courier New" w:hAnsi="Courier New" w:hint="default"/>
      </w:rPr>
    </w:lvl>
    <w:lvl w:ilvl="8" w:tplc="A6801320">
      <w:start w:val="1"/>
      <w:numFmt w:val="bullet"/>
      <w:lvlText w:val=""/>
      <w:lvlJc w:val="left"/>
      <w:pPr>
        <w:ind w:left="6480" w:hanging="360"/>
      </w:pPr>
      <w:rPr>
        <w:rFonts w:ascii="Wingdings" w:hAnsi="Wingdings" w:hint="default"/>
      </w:rPr>
    </w:lvl>
  </w:abstractNum>
  <w:abstractNum w:abstractNumId="41" w15:restartNumberingAfterBreak="0">
    <w:nsid w:val="51474799"/>
    <w:multiLevelType w:val="hybridMultilevel"/>
    <w:tmpl w:val="3CCEF7C2"/>
    <w:lvl w:ilvl="0" w:tplc="A12A7634">
      <w:start w:val="1"/>
      <w:numFmt w:val="decimal"/>
      <w:lvlText w:val="%1."/>
      <w:lvlJc w:val="left"/>
      <w:pPr>
        <w:ind w:left="720" w:hanging="360"/>
      </w:pPr>
    </w:lvl>
    <w:lvl w:ilvl="1" w:tplc="1E4ED982" w:tentative="1">
      <w:start w:val="1"/>
      <w:numFmt w:val="bullet"/>
      <w:lvlText w:val="o"/>
      <w:lvlJc w:val="left"/>
      <w:pPr>
        <w:ind w:left="1440" w:hanging="360"/>
      </w:pPr>
      <w:rPr>
        <w:rFonts w:ascii="Courier New" w:hAnsi="Courier New" w:hint="default"/>
      </w:rPr>
    </w:lvl>
    <w:lvl w:ilvl="2" w:tplc="E482F108" w:tentative="1">
      <w:start w:val="1"/>
      <w:numFmt w:val="bullet"/>
      <w:lvlText w:val=""/>
      <w:lvlJc w:val="left"/>
      <w:pPr>
        <w:ind w:left="2160" w:hanging="360"/>
      </w:pPr>
      <w:rPr>
        <w:rFonts w:ascii="Wingdings" w:hAnsi="Wingdings" w:hint="default"/>
      </w:rPr>
    </w:lvl>
    <w:lvl w:ilvl="3" w:tplc="64A2FB62" w:tentative="1">
      <w:start w:val="1"/>
      <w:numFmt w:val="bullet"/>
      <w:lvlText w:val=""/>
      <w:lvlJc w:val="left"/>
      <w:pPr>
        <w:ind w:left="2880" w:hanging="360"/>
      </w:pPr>
      <w:rPr>
        <w:rFonts w:ascii="Symbol" w:hAnsi="Symbol" w:hint="default"/>
      </w:rPr>
    </w:lvl>
    <w:lvl w:ilvl="4" w:tplc="6666D1C6" w:tentative="1">
      <w:start w:val="1"/>
      <w:numFmt w:val="bullet"/>
      <w:lvlText w:val="o"/>
      <w:lvlJc w:val="left"/>
      <w:pPr>
        <w:ind w:left="3600" w:hanging="360"/>
      </w:pPr>
      <w:rPr>
        <w:rFonts w:ascii="Courier New" w:hAnsi="Courier New" w:hint="default"/>
      </w:rPr>
    </w:lvl>
    <w:lvl w:ilvl="5" w:tplc="18D06928" w:tentative="1">
      <w:start w:val="1"/>
      <w:numFmt w:val="bullet"/>
      <w:lvlText w:val=""/>
      <w:lvlJc w:val="left"/>
      <w:pPr>
        <w:ind w:left="4320" w:hanging="360"/>
      </w:pPr>
      <w:rPr>
        <w:rFonts w:ascii="Wingdings" w:hAnsi="Wingdings" w:hint="default"/>
      </w:rPr>
    </w:lvl>
    <w:lvl w:ilvl="6" w:tplc="8B7C82D8" w:tentative="1">
      <w:start w:val="1"/>
      <w:numFmt w:val="bullet"/>
      <w:lvlText w:val=""/>
      <w:lvlJc w:val="left"/>
      <w:pPr>
        <w:ind w:left="5040" w:hanging="360"/>
      </w:pPr>
      <w:rPr>
        <w:rFonts w:ascii="Symbol" w:hAnsi="Symbol" w:hint="default"/>
      </w:rPr>
    </w:lvl>
    <w:lvl w:ilvl="7" w:tplc="FF60D2DC" w:tentative="1">
      <w:start w:val="1"/>
      <w:numFmt w:val="bullet"/>
      <w:lvlText w:val="o"/>
      <w:lvlJc w:val="left"/>
      <w:pPr>
        <w:ind w:left="5760" w:hanging="360"/>
      </w:pPr>
      <w:rPr>
        <w:rFonts w:ascii="Courier New" w:hAnsi="Courier New" w:hint="default"/>
      </w:rPr>
    </w:lvl>
    <w:lvl w:ilvl="8" w:tplc="EEFE3276" w:tentative="1">
      <w:start w:val="1"/>
      <w:numFmt w:val="bullet"/>
      <w:lvlText w:val=""/>
      <w:lvlJc w:val="left"/>
      <w:pPr>
        <w:ind w:left="6480" w:hanging="360"/>
      </w:pPr>
      <w:rPr>
        <w:rFonts w:ascii="Wingdings" w:hAnsi="Wingdings" w:hint="default"/>
      </w:rPr>
    </w:lvl>
  </w:abstractNum>
  <w:abstractNum w:abstractNumId="42" w15:restartNumberingAfterBreak="0">
    <w:nsid w:val="516306A5"/>
    <w:multiLevelType w:val="hybridMultilevel"/>
    <w:tmpl w:val="25464790"/>
    <w:lvl w:ilvl="0" w:tplc="DF54196C">
      <w:start w:val="1"/>
      <w:numFmt w:val="bullet"/>
      <w:lvlText w:val=""/>
      <w:lvlJc w:val="left"/>
      <w:pPr>
        <w:tabs>
          <w:tab w:val="num" w:pos="720"/>
        </w:tabs>
        <w:ind w:left="720" w:hanging="360"/>
      </w:pPr>
      <w:rPr>
        <w:rFonts w:ascii="Symbol" w:hAnsi="Symbol" w:hint="default"/>
      </w:rPr>
    </w:lvl>
    <w:lvl w:ilvl="1" w:tplc="B88AFE4E" w:tentative="1">
      <w:start w:val="1"/>
      <w:numFmt w:val="bullet"/>
      <w:lvlText w:val=""/>
      <w:lvlJc w:val="left"/>
      <w:pPr>
        <w:tabs>
          <w:tab w:val="num" w:pos="1440"/>
        </w:tabs>
        <w:ind w:left="1440" w:hanging="360"/>
      </w:pPr>
      <w:rPr>
        <w:rFonts w:ascii="Symbol" w:hAnsi="Symbol" w:hint="default"/>
      </w:rPr>
    </w:lvl>
    <w:lvl w:ilvl="2" w:tplc="B2D2C958" w:tentative="1">
      <w:start w:val="1"/>
      <w:numFmt w:val="bullet"/>
      <w:lvlText w:val=""/>
      <w:lvlJc w:val="left"/>
      <w:pPr>
        <w:tabs>
          <w:tab w:val="num" w:pos="2160"/>
        </w:tabs>
        <w:ind w:left="2160" w:hanging="360"/>
      </w:pPr>
      <w:rPr>
        <w:rFonts w:ascii="Symbol" w:hAnsi="Symbol" w:hint="default"/>
      </w:rPr>
    </w:lvl>
    <w:lvl w:ilvl="3" w:tplc="B6008CA2" w:tentative="1">
      <w:start w:val="1"/>
      <w:numFmt w:val="bullet"/>
      <w:lvlText w:val=""/>
      <w:lvlJc w:val="left"/>
      <w:pPr>
        <w:tabs>
          <w:tab w:val="num" w:pos="2880"/>
        </w:tabs>
        <w:ind w:left="2880" w:hanging="360"/>
      </w:pPr>
      <w:rPr>
        <w:rFonts w:ascii="Symbol" w:hAnsi="Symbol" w:hint="default"/>
      </w:rPr>
    </w:lvl>
    <w:lvl w:ilvl="4" w:tplc="B4A0F400" w:tentative="1">
      <w:start w:val="1"/>
      <w:numFmt w:val="bullet"/>
      <w:lvlText w:val=""/>
      <w:lvlJc w:val="left"/>
      <w:pPr>
        <w:tabs>
          <w:tab w:val="num" w:pos="3600"/>
        </w:tabs>
        <w:ind w:left="3600" w:hanging="360"/>
      </w:pPr>
      <w:rPr>
        <w:rFonts w:ascii="Symbol" w:hAnsi="Symbol" w:hint="default"/>
      </w:rPr>
    </w:lvl>
    <w:lvl w:ilvl="5" w:tplc="3A52EF9C" w:tentative="1">
      <w:start w:val="1"/>
      <w:numFmt w:val="bullet"/>
      <w:lvlText w:val=""/>
      <w:lvlJc w:val="left"/>
      <w:pPr>
        <w:tabs>
          <w:tab w:val="num" w:pos="4320"/>
        </w:tabs>
        <w:ind w:left="4320" w:hanging="360"/>
      </w:pPr>
      <w:rPr>
        <w:rFonts w:ascii="Symbol" w:hAnsi="Symbol" w:hint="default"/>
      </w:rPr>
    </w:lvl>
    <w:lvl w:ilvl="6" w:tplc="DE7846C4" w:tentative="1">
      <w:start w:val="1"/>
      <w:numFmt w:val="bullet"/>
      <w:lvlText w:val=""/>
      <w:lvlJc w:val="left"/>
      <w:pPr>
        <w:tabs>
          <w:tab w:val="num" w:pos="5040"/>
        </w:tabs>
        <w:ind w:left="5040" w:hanging="360"/>
      </w:pPr>
      <w:rPr>
        <w:rFonts w:ascii="Symbol" w:hAnsi="Symbol" w:hint="default"/>
      </w:rPr>
    </w:lvl>
    <w:lvl w:ilvl="7" w:tplc="53B0D64E" w:tentative="1">
      <w:start w:val="1"/>
      <w:numFmt w:val="bullet"/>
      <w:lvlText w:val=""/>
      <w:lvlJc w:val="left"/>
      <w:pPr>
        <w:tabs>
          <w:tab w:val="num" w:pos="5760"/>
        </w:tabs>
        <w:ind w:left="5760" w:hanging="360"/>
      </w:pPr>
      <w:rPr>
        <w:rFonts w:ascii="Symbol" w:hAnsi="Symbol" w:hint="default"/>
      </w:rPr>
    </w:lvl>
    <w:lvl w:ilvl="8" w:tplc="2CE24D8A" w:tentative="1">
      <w:start w:val="1"/>
      <w:numFmt w:val="bullet"/>
      <w:lvlText w:val=""/>
      <w:lvlJc w:val="left"/>
      <w:pPr>
        <w:tabs>
          <w:tab w:val="num" w:pos="6480"/>
        </w:tabs>
        <w:ind w:left="6480" w:hanging="360"/>
      </w:pPr>
      <w:rPr>
        <w:rFonts w:ascii="Symbol" w:hAnsi="Symbol" w:hint="default"/>
      </w:rPr>
    </w:lvl>
  </w:abstractNum>
  <w:abstractNum w:abstractNumId="43" w15:restartNumberingAfterBreak="0">
    <w:nsid w:val="53FB00DB"/>
    <w:multiLevelType w:val="hybridMultilevel"/>
    <w:tmpl w:val="46C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3D4D2A"/>
    <w:multiLevelType w:val="hybridMultilevel"/>
    <w:tmpl w:val="1EF4BB70"/>
    <w:lvl w:ilvl="0" w:tplc="734A3F4E">
      <w:start w:val="1"/>
      <w:numFmt w:val="bullet"/>
      <w:lvlText w:val=""/>
      <w:lvlJc w:val="left"/>
      <w:pPr>
        <w:ind w:left="720" w:hanging="360"/>
      </w:pPr>
      <w:rPr>
        <w:rFonts w:ascii="Symbol" w:hAnsi="Symbol" w:hint="default"/>
      </w:rPr>
    </w:lvl>
    <w:lvl w:ilvl="1" w:tplc="E64CB34C" w:tentative="1">
      <w:start w:val="1"/>
      <w:numFmt w:val="bullet"/>
      <w:lvlText w:val="o"/>
      <w:lvlJc w:val="left"/>
      <w:pPr>
        <w:ind w:left="1440" w:hanging="360"/>
      </w:pPr>
      <w:rPr>
        <w:rFonts w:ascii="Courier New" w:hAnsi="Courier New" w:hint="default"/>
      </w:rPr>
    </w:lvl>
    <w:lvl w:ilvl="2" w:tplc="DBDC171A" w:tentative="1">
      <w:start w:val="1"/>
      <w:numFmt w:val="bullet"/>
      <w:lvlText w:val=""/>
      <w:lvlJc w:val="left"/>
      <w:pPr>
        <w:ind w:left="2160" w:hanging="360"/>
      </w:pPr>
      <w:rPr>
        <w:rFonts w:ascii="Wingdings" w:hAnsi="Wingdings" w:hint="default"/>
      </w:rPr>
    </w:lvl>
    <w:lvl w:ilvl="3" w:tplc="B5E8FB8C" w:tentative="1">
      <w:start w:val="1"/>
      <w:numFmt w:val="bullet"/>
      <w:lvlText w:val=""/>
      <w:lvlJc w:val="left"/>
      <w:pPr>
        <w:ind w:left="2880" w:hanging="360"/>
      </w:pPr>
      <w:rPr>
        <w:rFonts w:ascii="Symbol" w:hAnsi="Symbol" w:hint="default"/>
      </w:rPr>
    </w:lvl>
    <w:lvl w:ilvl="4" w:tplc="EDAEAB34" w:tentative="1">
      <w:start w:val="1"/>
      <w:numFmt w:val="bullet"/>
      <w:lvlText w:val="o"/>
      <w:lvlJc w:val="left"/>
      <w:pPr>
        <w:ind w:left="3600" w:hanging="360"/>
      </w:pPr>
      <w:rPr>
        <w:rFonts w:ascii="Courier New" w:hAnsi="Courier New" w:hint="default"/>
      </w:rPr>
    </w:lvl>
    <w:lvl w:ilvl="5" w:tplc="9FFAB8A0" w:tentative="1">
      <w:start w:val="1"/>
      <w:numFmt w:val="bullet"/>
      <w:lvlText w:val=""/>
      <w:lvlJc w:val="left"/>
      <w:pPr>
        <w:ind w:left="4320" w:hanging="360"/>
      </w:pPr>
      <w:rPr>
        <w:rFonts w:ascii="Wingdings" w:hAnsi="Wingdings" w:hint="default"/>
      </w:rPr>
    </w:lvl>
    <w:lvl w:ilvl="6" w:tplc="52CCC7C0" w:tentative="1">
      <w:start w:val="1"/>
      <w:numFmt w:val="bullet"/>
      <w:lvlText w:val=""/>
      <w:lvlJc w:val="left"/>
      <w:pPr>
        <w:ind w:left="5040" w:hanging="360"/>
      </w:pPr>
      <w:rPr>
        <w:rFonts w:ascii="Symbol" w:hAnsi="Symbol" w:hint="default"/>
      </w:rPr>
    </w:lvl>
    <w:lvl w:ilvl="7" w:tplc="82EE4BB2" w:tentative="1">
      <w:start w:val="1"/>
      <w:numFmt w:val="bullet"/>
      <w:lvlText w:val="o"/>
      <w:lvlJc w:val="left"/>
      <w:pPr>
        <w:ind w:left="5760" w:hanging="360"/>
      </w:pPr>
      <w:rPr>
        <w:rFonts w:ascii="Courier New" w:hAnsi="Courier New" w:hint="default"/>
      </w:rPr>
    </w:lvl>
    <w:lvl w:ilvl="8" w:tplc="3CE45A6E" w:tentative="1">
      <w:start w:val="1"/>
      <w:numFmt w:val="bullet"/>
      <w:lvlText w:val=""/>
      <w:lvlJc w:val="left"/>
      <w:pPr>
        <w:ind w:left="6480" w:hanging="360"/>
      </w:pPr>
      <w:rPr>
        <w:rFonts w:ascii="Wingdings" w:hAnsi="Wingdings" w:hint="default"/>
      </w:rPr>
    </w:lvl>
  </w:abstractNum>
  <w:abstractNum w:abstractNumId="45" w15:restartNumberingAfterBreak="0">
    <w:nsid w:val="58113A84"/>
    <w:multiLevelType w:val="hybridMultilevel"/>
    <w:tmpl w:val="07941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9A961BB"/>
    <w:multiLevelType w:val="hybridMultilevel"/>
    <w:tmpl w:val="E7BA6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AD3C36"/>
    <w:multiLevelType w:val="hybridMultilevel"/>
    <w:tmpl w:val="308E4440"/>
    <w:lvl w:ilvl="0" w:tplc="BE14A4D6">
      <w:start w:val="1"/>
      <w:numFmt w:val="bullet"/>
      <w:lvlText w:val=""/>
      <w:lvlJc w:val="left"/>
      <w:pPr>
        <w:ind w:left="720" w:hanging="360"/>
      </w:pPr>
      <w:rPr>
        <w:rFonts w:ascii="Symbol" w:hAnsi="Symbol" w:hint="default"/>
      </w:rPr>
    </w:lvl>
    <w:lvl w:ilvl="1" w:tplc="24A050CA" w:tentative="1">
      <w:start w:val="1"/>
      <w:numFmt w:val="bullet"/>
      <w:lvlText w:val="o"/>
      <w:lvlJc w:val="left"/>
      <w:pPr>
        <w:ind w:left="1440" w:hanging="360"/>
      </w:pPr>
      <w:rPr>
        <w:rFonts w:ascii="Courier New" w:hAnsi="Courier New" w:hint="default"/>
      </w:rPr>
    </w:lvl>
    <w:lvl w:ilvl="2" w:tplc="E8243020" w:tentative="1">
      <w:start w:val="1"/>
      <w:numFmt w:val="bullet"/>
      <w:lvlText w:val=""/>
      <w:lvlJc w:val="left"/>
      <w:pPr>
        <w:ind w:left="2160" w:hanging="360"/>
      </w:pPr>
      <w:rPr>
        <w:rFonts w:ascii="Wingdings" w:hAnsi="Wingdings" w:hint="default"/>
      </w:rPr>
    </w:lvl>
    <w:lvl w:ilvl="3" w:tplc="9E06C866" w:tentative="1">
      <w:start w:val="1"/>
      <w:numFmt w:val="bullet"/>
      <w:lvlText w:val=""/>
      <w:lvlJc w:val="left"/>
      <w:pPr>
        <w:ind w:left="2880" w:hanging="360"/>
      </w:pPr>
      <w:rPr>
        <w:rFonts w:ascii="Symbol" w:hAnsi="Symbol" w:hint="default"/>
      </w:rPr>
    </w:lvl>
    <w:lvl w:ilvl="4" w:tplc="7EC4A4E0" w:tentative="1">
      <w:start w:val="1"/>
      <w:numFmt w:val="bullet"/>
      <w:lvlText w:val="o"/>
      <w:lvlJc w:val="left"/>
      <w:pPr>
        <w:ind w:left="3600" w:hanging="360"/>
      </w:pPr>
      <w:rPr>
        <w:rFonts w:ascii="Courier New" w:hAnsi="Courier New" w:hint="default"/>
      </w:rPr>
    </w:lvl>
    <w:lvl w:ilvl="5" w:tplc="A03CB344" w:tentative="1">
      <w:start w:val="1"/>
      <w:numFmt w:val="bullet"/>
      <w:lvlText w:val=""/>
      <w:lvlJc w:val="left"/>
      <w:pPr>
        <w:ind w:left="4320" w:hanging="360"/>
      </w:pPr>
      <w:rPr>
        <w:rFonts w:ascii="Wingdings" w:hAnsi="Wingdings" w:hint="default"/>
      </w:rPr>
    </w:lvl>
    <w:lvl w:ilvl="6" w:tplc="B9300196" w:tentative="1">
      <w:start w:val="1"/>
      <w:numFmt w:val="bullet"/>
      <w:lvlText w:val=""/>
      <w:lvlJc w:val="left"/>
      <w:pPr>
        <w:ind w:left="5040" w:hanging="360"/>
      </w:pPr>
      <w:rPr>
        <w:rFonts w:ascii="Symbol" w:hAnsi="Symbol" w:hint="default"/>
      </w:rPr>
    </w:lvl>
    <w:lvl w:ilvl="7" w:tplc="574EE5A4" w:tentative="1">
      <w:start w:val="1"/>
      <w:numFmt w:val="bullet"/>
      <w:lvlText w:val="o"/>
      <w:lvlJc w:val="left"/>
      <w:pPr>
        <w:ind w:left="5760" w:hanging="360"/>
      </w:pPr>
      <w:rPr>
        <w:rFonts w:ascii="Courier New" w:hAnsi="Courier New" w:hint="default"/>
      </w:rPr>
    </w:lvl>
    <w:lvl w:ilvl="8" w:tplc="4E84B650" w:tentative="1">
      <w:start w:val="1"/>
      <w:numFmt w:val="bullet"/>
      <w:lvlText w:val=""/>
      <w:lvlJc w:val="left"/>
      <w:pPr>
        <w:ind w:left="6480" w:hanging="360"/>
      </w:pPr>
      <w:rPr>
        <w:rFonts w:ascii="Wingdings" w:hAnsi="Wingdings" w:hint="default"/>
      </w:rPr>
    </w:lvl>
  </w:abstractNum>
  <w:abstractNum w:abstractNumId="48" w15:restartNumberingAfterBreak="0">
    <w:nsid w:val="5CDA87DB"/>
    <w:multiLevelType w:val="hybridMultilevel"/>
    <w:tmpl w:val="6C4E66C0"/>
    <w:lvl w:ilvl="0" w:tplc="2F44A378">
      <w:start w:val="1"/>
      <w:numFmt w:val="bullet"/>
      <w:lvlText w:val=""/>
      <w:lvlJc w:val="left"/>
      <w:pPr>
        <w:ind w:left="720" w:hanging="360"/>
      </w:pPr>
      <w:rPr>
        <w:rFonts w:ascii="Symbol" w:hAnsi="Symbol" w:hint="default"/>
      </w:rPr>
    </w:lvl>
    <w:lvl w:ilvl="1" w:tplc="AC827874">
      <w:start w:val="1"/>
      <w:numFmt w:val="bullet"/>
      <w:lvlText w:val="o"/>
      <w:lvlJc w:val="left"/>
      <w:pPr>
        <w:ind w:left="1440" w:hanging="360"/>
      </w:pPr>
      <w:rPr>
        <w:rFonts w:ascii="Courier New" w:hAnsi="Courier New" w:hint="default"/>
      </w:rPr>
    </w:lvl>
    <w:lvl w:ilvl="2" w:tplc="7F86BD0E">
      <w:start w:val="1"/>
      <w:numFmt w:val="bullet"/>
      <w:lvlText w:val=""/>
      <w:lvlJc w:val="left"/>
      <w:pPr>
        <w:ind w:left="2160" w:hanging="360"/>
      </w:pPr>
      <w:rPr>
        <w:rFonts w:ascii="Wingdings" w:hAnsi="Wingdings" w:hint="default"/>
      </w:rPr>
    </w:lvl>
    <w:lvl w:ilvl="3" w:tplc="3F76EB40">
      <w:start w:val="1"/>
      <w:numFmt w:val="bullet"/>
      <w:lvlText w:val=""/>
      <w:lvlJc w:val="left"/>
      <w:pPr>
        <w:ind w:left="2880" w:hanging="360"/>
      </w:pPr>
      <w:rPr>
        <w:rFonts w:ascii="Symbol" w:hAnsi="Symbol" w:hint="default"/>
      </w:rPr>
    </w:lvl>
    <w:lvl w:ilvl="4" w:tplc="B7801A1E">
      <w:start w:val="1"/>
      <w:numFmt w:val="bullet"/>
      <w:lvlText w:val="o"/>
      <w:lvlJc w:val="left"/>
      <w:pPr>
        <w:ind w:left="3600" w:hanging="360"/>
      </w:pPr>
      <w:rPr>
        <w:rFonts w:ascii="Courier New" w:hAnsi="Courier New" w:hint="default"/>
      </w:rPr>
    </w:lvl>
    <w:lvl w:ilvl="5" w:tplc="549651EE">
      <w:start w:val="1"/>
      <w:numFmt w:val="bullet"/>
      <w:lvlText w:val=""/>
      <w:lvlJc w:val="left"/>
      <w:pPr>
        <w:ind w:left="4320" w:hanging="360"/>
      </w:pPr>
      <w:rPr>
        <w:rFonts w:ascii="Wingdings" w:hAnsi="Wingdings" w:hint="default"/>
      </w:rPr>
    </w:lvl>
    <w:lvl w:ilvl="6" w:tplc="923C9A62">
      <w:start w:val="1"/>
      <w:numFmt w:val="bullet"/>
      <w:lvlText w:val=""/>
      <w:lvlJc w:val="left"/>
      <w:pPr>
        <w:ind w:left="5040" w:hanging="360"/>
      </w:pPr>
      <w:rPr>
        <w:rFonts w:ascii="Symbol" w:hAnsi="Symbol" w:hint="default"/>
      </w:rPr>
    </w:lvl>
    <w:lvl w:ilvl="7" w:tplc="1D663ED0">
      <w:start w:val="1"/>
      <w:numFmt w:val="bullet"/>
      <w:lvlText w:val="o"/>
      <w:lvlJc w:val="left"/>
      <w:pPr>
        <w:ind w:left="5760" w:hanging="360"/>
      </w:pPr>
      <w:rPr>
        <w:rFonts w:ascii="Courier New" w:hAnsi="Courier New" w:hint="default"/>
      </w:rPr>
    </w:lvl>
    <w:lvl w:ilvl="8" w:tplc="06AA0C10">
      <w:start w:val="1"/>
      <w:numFmt w:val="bullet"/>
      <w:lvlText w:val=""/>
      <w:lvlJc w:val="left"/>
      <w:pPr>
        <w:ind w:left="6480" w:hanging="360"/>
      </w:pPr>
      <w:rPr>
        <w:rFonts w:ascii="Wingdings" w:hAnsi="Wingdings" w:hint="default"/>
      </w:rPr>
    </w:lvl>
  </w:abstractNum>
  <w:abstractNum w:abstractNumId="49" w15:restartNumberingAfterBreak="0">
    <w:nsid w:val="5E30A810"/>
    <w:multiLevelType w:val="hybridMultilevel"/>
    <w:tmpl w:val="FFFFFFFF"/>
    <w:lvl w:ilvl="0" w:tplc="6E28534A">
      <w:start w:val="1"/>
      <w:numFmt w:val="decimal"/>
      <w:lvlText w:val="%1."/>
      <w:lvlJc w:val="left"/>
      <w:pPr>
        <w:ind w:left="720" w:hanging="360"/>
      </w:pPr>
    </w:lvl>
    <w:lvl w:ilvl="1" w:tplc="940E64A4">
      <w:start w:val="1"/>
      <w:numFmt w:val="lowerLetter"/>
      <w:lvlText w:val="%2."/>
      <w:lvlJc w:val="left"/>
      <w:pPr>
        <w:ind w:left="1440" w:hanging="360"/>
      </w:pPr>
    </w:lvl>
    <w:lvl w:ilvl="2" w:tplc="3FCCDAA0">
      <w:start w:val="1"/>
      <w:numFmt w:val="lowerRoman"/>
      <w:lvlText w:val="%3."/>
      <w:lvlJc w:val="right"/>
      <w:pPr>
        <w:ind w:left="2160" w:hanging="180"/>
      </w:pPr>
    </w:lvl>
    <w:lvl w:ilvl="3" w:tplc="E872F58C">
      <w:start w:val="1"/>
      <w:numFmt w:val="decimal"/>
      <w:lvlText w:val="%4."/>
      <w:lvlJc w:val="left"/>
      <w:pPr>
        <w:ind w:left="2880" w:hanging="360"/>
      </w:pPr>
    </w:lvl>
    <w:lvl w:ilvl="4" w:tplc="8CB6BA98">
      <w:start w:val="1"/>
      <w:numFmt w:val="lowerLetter"/>
      <w:lvlText w:val="%5."/>
      <w:lvlJc w:val="left"/>
      <w:pPr>
        <w:ind w:left="3600" w:hanging="360"/>
      </w:pPr>
    </w:lvl>
    <w:lvl w:ilvl="5" w:tplc="EE54A1F0">
      <w:start w:val="1"/>
      <w:numFmt w:val="lowerRoman"/>
      <w:lvlText w:val="%6."/>
      <w:lvlJc w:val="right"/>
      <w:pPr>
        <w:ind w:left="4320" w:hanging="180"/>
      </w:pPr>
    </w:lvl>
    <w:lvl w:ilvl="6" w:tplc="E4EE3510">
      <w:start w:val="1"/>
      <w:numFmt w:val="decimal"/>
      <w:lvlText w:val="%7."/>
      <w:lvlJc w:val="left"/>
      <w:pPr>
        <w:ind w:left="5040" w:hanging="360"/>
      </w:pPr>
    </w:lvl>
    <w:lvl w:ilvl="7" w:tplc="353CB492">
      <w:start w:val="1"/>
      <w:numFmt w:val="lowerLetter"/>
      <w:lvlText w:val="%8."/>
      <w:lvlJc w:val="left"/>
      <w:pPr>
        <w:ind w:left="5760" w:hanging="360"/>
      </w:pPr>
    </w:lvl>
    <w:lvl w:ilvl="8" w:tplc="DF208186">
      <w:start w:val="1"/>
      <w:numFmt w:val="lowerRoman"/>
      <w:lvlText w:val="%9."/>
      <w:lvlJc w:val="right"/>
      <w:pPr>
        <w:ind w:left="6480" w:hanging="180"/>
      </w:pPr>
    </w:lvl>
  </w:abstractNum>
  <w:abstractNum w:abstractNumId="50" w15:restartNumberingAfterBreak="0">
    <w:nsid w:val="5FAB766B"/>
    <w:multiLevelType w:val="hybridMultilevel"/>
    <w:tmpl w:val="5D84F628"/>
    <w:lvl w:ilvl="0" w:tplc="F89AD86E">
      <w:start w:val="1"/>
      <w:numFmt w:val="bullet"/>
      <w:lvlText w:val=""/>
      <w:lvlJc w:val="left"/>
      <w:pPr>
        <w:ind w:left="720" w:hanging="360"/>
      </w:pPr>
      <w:rPr>
        <w:rFonts w:ascii="Symbol" w:hAnsi="Symbol"/>
      </w:rPr>
    </w:lvl>
    <w:lvl w:ilvl="1" w:tplc="810C1146">
      <w:start w:val="1"/>
      <w:numFmt w:val="bullet"/>
      <w:lvlText w:val=""/>
      <w:lvlJc w:val="left"/>
      <w:pPr>
        <w:ind w:left="720" w:hanging="360"/>
      </w:pPr>
      <w:rPr>
        <w:rFonts w:ascii="Symbol" w:hAnsi="Symbol"/>
      </w:rPr>
    </w:lvl>
    <w:lvl w:ilvl="2" w:tplc="1AE4EE12">
      <w:start w:val="1"/>
      <w:numFmt w:val="bullet"/>
      <w:lvlText w:val=""/>
      <w:lvlJc w:val="left"/>
      <w:pPr>
        <w:ind w:left="720" w:hanging="360"/>
      </w:pPr>
      <w:rPr>
        <w:rFonts w:ascii="Symbol" w:hAnsi="Symbol"/>
      </w:rPr>
    </w:lvl>
    <w:lvl w:ilvl="3" w:tplc="CD46B408">
      <w:start w:val="1"/>
      <w:numFmt w:val="bullet"/>
      <w:lvlText w:val=""/>
      <w:lvlJc w:val="left"/>
      <w:pPr>
        <w:ind w:left="720" w:hanging="360"/>
      </w:pPr>
      <w:rPr>
        <w:rFonts w:ascii="Symbol" w:hAnsi="Symbol"/>
      </w:rPr>
    </w:lvl>
    <w:lvl w:ilvl="4" w:tplc="22EE623C">
      <w:start w:val="1"/>
      <w:numFmt w:val="bullet"/>
      <w:lvlText w:val=""/>
      <w:lvlJc w:val="left"/>
      <w:pPr>
        <w:ind w:left="720" w:hanging="360"/>
      </w:pPr>
      <w:rPr>
        <w:rFonts w:ascii="Symbol" w:hAnsi="Symbol"/>
      </w:rPr>
    </w:lvl>
    <w:lvl w:ilvl="5" w:tplc="35602162">
      <w:start w:val="1"/>
      <w:numFmt w:val="bullet"/>
      <w:lvlText w:val=""/>
      <w:lvlJc w:val="left"/>
      <w:pPr>
        <w:ind w:left="720" w:hanging="360"/>
      </w:pPr>
      <w:rPr>
        <w:rFonts w:ascii="Symbol" w:hAnsi="Symbol"/>
      </w:rPr>
    </w:lvl>
    <w:lvl w:ilvl="6" w:tplc="350EE968">
      <w:start w:val="1"/>
      <w:numFmt w:val="bullet"/>
      <w:lvlText w:val=""/>
      <w:lvlJc w:val="left"/>
      <w:pPr>
        <w:ind w:left="720" w:hanging="360"/>
      </w:pPr>
      <w:rPr>
        <w:rFonts w:ascii="Symbol" w:hAnsi="Symbol"/>
      </w:rPr>
    </w:lvl>
    <w:lvl w:ilvl="7" w:tplc="E5082A80">
      <w:start w:val="1"/>
      <w:numFmt w:val="bullet"/>
      <w:lvlText w:val=""/>
      <w:lvlJc w:val="left"/>
      <w:pPr>
        <w:ind w:left="720" w:hanging="360"/>
      </w:pPr>
      <w:rPr>
        <w:rFonts w:ascii="Symbol" w:hAnsi="Symbol"/>
      </w:rPr>
    </w:lvl>
    <w:lvl w:ilvl="8" w:tplc="C29A2018">
      <w:start w:val="1"/>
      <w:numFmt w:val="bullet"/>
      <w:lvlText w:val=""/>
      <w:lvlJc w:val="left"/>
      <w:pPr>
        <w:ind w:left="720" w:hanging="360"/>
      </w:pPr>
      <w:rPr>
        <w:rFonts w:ascii="Symbol" w:hAnsi="Symbol"/>
      </w:rPr>
    </w:lvl>
  </w:abstractNum>
  <w:abstractNum w:abstractNumId="51" w15:restartNumberingAfterBreak="0">
    <w:nsid w:val="61235893"/>
    <w:multiLevelType w:val="multilevel"/>
    <w:tmpl w:val="86E8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85E7C"/>
    <w:multiLevelType w:val="hybridMultilevel"/>
    <w:tmpl w:val="093C856C"/>
    <w:lvl w:ilvl="0" w:tplc="21620DAE">
      <w:start w:val="1"/>
      <w:numFmt w:val="bullet"/>
      <w:lvlText w:val=""/>
      <w:lvlJc w:val="left"/>
      <w:pPr>
        <w:ind w:left="720" w:hanging="360"/>
      </w:pPr>
      <w:rPr>
        <w:rFonts w:ascii="Symbol" w:hAnsi="Symbol" w:hint="default"/>
      </w:rPr>
    </w:lvl>
    <w:lvl w:ilvl="1" w:tplc="0E147D12">
      <w:start w:val="1"/>
      <w:numFmt w:val="bullet"/>
      <w:lvlText w:val="o"/>
      <w:lvlJc w:val="left"/>
      <w:pPr>
        <w:ind w:left="1440" w:hanging="360"/>
      </w:pPr>
      <w:rPr>
        <w:rFonts w:ascii="Courier New" w:hAnsi="Courier New" w:hint="default"/>
      </w:rPr>
    </w:lvl>
    <w:lvl w:ilvl="2" w:tplc="8CC4D13C" w:tentative="1">
      <w:start w:val="1"/>
      <w:numFmt w:val="bullet"/>
      <w:lvlText w:val=""/>
      <w:lvlJc w:val="left"/>
      <w:pPr>
        <w:ind w:left="2160" w:hanging="360"/>
      </w:pPr>
      <w:rPr>
        <w:rFonts w:ascii="Wingdings" w:hAnsi="Wingdings" w:hint="default"/>
      </w:rPr>
    </w:lvl>
    <w:lvl w:ilvl="3" w:tplc="93C2FEC8" w:tentative="1">
      <w:start w:val="1"/>
      <w:numFmt w:val="bullet"/>
      <w:lvlText w:val=""/>
      <w:lvlJc w:val="left"/>
      <w:pPr>
        <w:ind w:left="2880" w:hanging="360"/>
      </w:pPr>
      <w:rPr>
        <w:rFonts w:ascii="Symbol" w:hAnsi="Symbol" w:hint="default"/>
      </w:rPr>
    </w:lvl>
    <w:lvl w:ilvl="4" w:tplc="DE14432A" w:tentative="1">
      <w:start w:val="1"/>
      <w:numFmt w:val="bullet"/>
      <w:lvlText w:val="o"/>
      <w:lvlJc w:val="left"/>
      <w:pPr>
        <w:ind w:left="3600" w:hanging="360"/>
      </w:pPr>
      <w:rPr>
        <w:rFonts w:ascii="Courier New" w:hAnsi="Courier New" w:hint="default"/>
      </w:rPr>
    </w:lvl>
    <w:lvl w:ilvl="5" w:tplc="25D81C4E" w:tentative="1">
      <w:start w:val="1"/>
      <w:numFmt w:val="bullet"/>
      <w:lvlText w:val=""/>
      <w:lvlJc w:val="left"/>
      <w:pPr>
        <w:ind w:left="4320" w:hanging="360"/>
      </w:pPr>
      <w:rPr>
        <w:rFonts w:ascii="Wingdings" w:hAnsi="Wingdings" w:hint="default"/>
      </w:rPr>
    </w:lvl>
    <w:lvl w:ilvl="6" w:tplc="203C0FD2" w:tentative="1">
      <w:start w:val="1"/>
      <w:numFmt w:val="bullet"/>
      <w:lvlText w:val=""/>
      <w:lvlJc w:val="left"/>
      <w:pPr>
        <w:ind w:left="5040" w:hanging="360"/>
      </w:pPr>
      <w:rPr>
        <w:rFonts w:ascii="Symbol" w:hAnsi="Symbol" w:hint="default"/>
      </w:rPr>
    </w:lvl>
    <w:lvl w:ilvl="7" w:tplc="40A08EFE" w:tentative="1">
      <w:start w:val="1"/>
      <w:numFmt w:val="bullet"/>
      <w:lvlText w:val="o"/>
      <w:lvlJc w:val="left"/>
      <w:pPr>
        <w:ind w:left="5760" w:hanging="360"/>
      </w:pPr>
      <w:rPr>
        <w:rFonts w:ascii="Courier New" w:hAnsi="Courier New" w:hint="default"/>
      </w:rPr>
    </w:lvl>
    <w:lvl w:ilvl="8" w:tplc="471EC282" w:tentative="1">
      <w:start w:val="1"/>
      <w:numFmt w:val="bullet"/>
      <w:lvlText w:val=""/>
      <w:lvlJc w:val="left"/>
      <w:pPr>
        <w:ind w:left="6480" w:hanging="360"/>
      </w:pPr>
      <w:rPr>
        <w:rFonts w:ascii="Wingdings" w:hAnsi="Wingdings" w:hint="default"/>
      </w:rPr>
    </w:lvl>
  </w:abstractNum>
  <w:abstractNum w:abstractNumId="53" w15:restartNumberingAfterBreak="0">
    <w:nsid w:val="62A775A0"/>
    <w:multiLevelType w:val="hybridMultilevel"/>
    <w:tmpl w:val="FFFFFFFF"/>
    <w:lvl w:ilvl="0" w:tplc="423660AC">
      <w:start w:val="1"/>
      <w:numFmt w:val="bullet"/>
      <w:lvlText w:val=""/>
      <w:lvlJc w:val="left"/>
      <w:pPr>
        <w:ind w:left="720" w:hanging="360"/>
      </w:pPr>
      <w:rPr>
        <w:rFonts w:ascii="Symbol" w:hAnsi="Symbol" w:hint="default"/>
      </w:rPr>
    </w:lvl>
    <w:lvl w:ilvl="1" w:tplc="0342473C">
      <w:start w:val="1"/>
      <w:numFmt w:val="bullet"/>
      <w:lvlText w:val="o"/>
      <w:lvlJc w:val="left"/>
      <w:pPr>
        <w:ind w:left="1440" w:hanging="360"/>
      </w:pPr>
      <w:rPr>
        <w:rFonts w:ascii="Courier New" w:hAnsi="Courier New" w:hint="default"/>
      </w:rPr>
    </w:lvl>
    <w:lvl w:ilvl="2" w:tplc="46D2783A">
      <w:start w:val="1"/>
      <w:numFmt w:val="bullet"/>
      <w:lvlText w:val=""/>
      <w:lvlJc w:val="left"/>
      <w:pPr>
        <w:ind w:left="2160" w:hanging="360"/>
      </w:pPr>
      <w:rPr>
        <w:rFonts w:ascii="Wingdings" w:hAnsi="Wingdings" w:hint="default"/>
      </w:rPr>
    </w:lvl>
    <w:lvl w:ilvl="3" w:tplc="E51E53DC">
      <w:start w:val="1"/>
      <w:numFmt w:val="bullet"/>
      <w:lvlText w:val=""/>
      <w:lvlJc w:val="left"/>
      <w:pPr>
        <w:ind w:left="2880" w:hanging="360"/>
      </w:pPr>
      <w:rPr>
        <w:rFonts w:ascii="Symbol" w:hAnsi="Symbol" w:hint="default"/>
      </w:rPr>
    </w:lvl>
    <w:lvl w:ilvl="4" w:tplc="8A0C8BF0">
      <w:start w:val="1"/>
      <w:numFmt w:val="bullet"/>
      <w:lvlText w:val="o"/>
      <w:lvlJc w:val="left"/>
      <w:pPr>
        <w:ind w:left="3600" w:hanging="360"/>
      </w:pPr>
      <w:rPr>
        <w:rFonts w:ascii="Courier New" w:hAnsi="Courier New" w:hint="default"/>
      </w:rPr>
    </w:lvl>
    <w:lvl w:ilvl="5" w:tplc="F588213A">
      <w:start w:val="1"/>
      <w:numFmt w:val="bullet"/>
      <w:lvlText w:val=""/>
      <w:lvlJc w:val="left"/>
      <w:pPr>
        <w:ind w:left="4320" w:hanging="360"/>
      </w:pPr>
      <w:rPr>
        <w:rFonts w:ascii="Wingdings" w:hAnsi="Wingdings" w:hint="default"/>
      </w:rPr>
    </w:lvl>
    <w:lvl w:ilvl="6" w:tplc="371CBFA4">
      <w:start w:val="1"/>
      <w:numFmt w:val="bullet"/>
      <w:lvlText w:val=""/>
      <w:lvlJc w:val="left"/>
      <w:pPr>
        <w:ind w:left="5040" w:hanging="360"/>
      </w:pPr>
      <w:rPr>
        <w:rFonts w:ascii="Symbol" w:hAnsi="Symbol" w:hint="default"/>
      </w:rPr>
    </w:lvl>
    <w:lvl w:ilvl="7" w:tplc="6F520FF6">
      <w:start w:val="1"/>
      <w:numFmt w:val="bullet"/>
      <w:lvlText w:val="o"/>
      <w:lvlJc w:val="left"/>
      <w:pPr>
        <w:ind w:left="5760" w:hanging="360"/>
      </w:pPr>
      <w:rPr>
        <w:rFonts w:ascii="Courier New" w:hAnsi="Courier New" w:hint="default"/>
      </w:rPr>
    </w:lvl>
    <w:lvl w:ilvl="8" w:tplc="BFEC4A74">
      <w:start w:val="1"/>
      <w:numFmt w:val="bullet"/>
      <w:lvlText w:val=""/>
      <w:lvlJc w:val="left"/>
      <w:pPr>
        <w:ind w:left="6480" w:hanging="360"/>
      </w:pPr>
      <w:rPr>
        <w:rFonts w:ascii="Wingdings" w:hAnsi="Wingdings" w:hint="default"/>
      </w:rPr>
    </w:lvl>
  </w:abstractNum>
  <w:abstractNum w:abstractNumId="54" w15:restartNumberingAfterBreak="0">
    <w:nsid w:val="63016044"/>
    <w:multiLevelType w:val="hybridMultilevel"/>
    <w:tmpl w:val="D96E00BA"/>
    <w:lvl w:ilvl="0" w:tplc="4B48776A">
      <w:start w:val="1"/>
      <w:numFmt w:val="bullet"/>
      <w:lvlText w:val=""/>
      <w:lvlJc w:val="left"/>
      <w:pPr>
        <w:ind w:left="720" w:hanging="360"/>
      </w:pPr>
      <w:rPr>
        <w:rFonts w:ascii="Symbol" w:hAnsi="Symbol"/>
      </w:rPr>
    </w:lvl>
    <w:lvl w:ilvl="1" w:tplc="B8D8D13E">
      <w:start w:val="1"/>
      <w:numFmt w:val="bullet"/>
      <w:lvlText w:val=""/>
      <w:lvlJc w:val="left"/>
      <w:pPr>
        <w:ind w:left="720" w:hanging="360"/>
      </w:pPr>
      <w:rPr>
        <w:rFonts w:ascii="Symbol" w:hAnsi="Symbol"/>
      </w:rPr>
    </w:lvl>
    <w:lvl w:ilvl="2" w:tplc="D916AEEA">
      <w:start w:val="1"/>
      <w:numFmt w:val="bullet"/>
      <w:lvlText w:val=""/>
      <w:lvlJc w:val="left"/>
      <w:pPr>
        <w:ind w:left="720" w:hanging="360"/>
      </w:pPr>
      <w:rPr>
        <w:rFonts w:ascii="Symbol" w:hAnsi="Symbol"/>
      </w:rPr>
    </w:lvl>
    <w:lvl w:ilvl="3" w:tplc="BC243FE8">
      <w:start w:val="1"/>
      <w:numFmt w:val="bullet"/>
      <w:lvlText w:val=""/>
      <w:lvlJc w:val="left"/>
      <w:pPr>
        <w:ind w:left="720" w:hanging="360"/>
      </w:pPr>
      <w:rPr>
        <w:rFonts w:ascii="Symbol" w:hAnsi="Symbol"/>
      </w:rPr>
    </w:lvl>
    <w:lvl w:ilvl="4" w:tplc="F35E0F1A">
      <w:start w:val="1"/>
      <w:numFmt w:val="bullet"/>
      <w:lvlText w:val=""/>
      <w:lvlJc w:val="left"/>
      <w:pPr>
        <w:ind w:left="720" w:hanging="360"/>
      </w:pPr>
      <w:rPr>
        <w:rFonts w:ascii="Symbol" w:hAnsi="Symbol"/>
      </w:rPr>
    </w:lvl>
    <w:lvl w:ilvl="5" w:tplc="BE8E066A">
      <w:start w:val="1"/>
      <w:numFmt w:val="bullet"/>
      <w:lvlText w:val=""/>
      <w:lvlJc w:val="left"/>
      <w:pPr>
        <w:ind w:left="720" w:hanging="360"/>
      </w:pPr>
      <w:rPr>
        <w:rFonts w:ascii="Symbol" w:hAnsi="Symbol"/>
      </w:rPr>
    </w:lvl>
    <w:lvl w:ilvl="6" w:tplc="8E04B63E">
      <w:start w:val="1"/>
      <w:numFmt w:val="bullet"/>
      <w:lvlText w:val=""/>
      <w:lvlJc w:val="left"/>
      <w:pPr>
        <w:ind w:left="720" w:hanging="360"/>
      </w:pPr>
      <w:rPr>
        <w:rFonts w:ascii="Symbol" w:hAnsi="Symbol"/>
      </w:rPr>
    </w:lvl>
    <w:lvl w:ilvl="7" w:tplc="0DE6B2FA">
      <w:start w:val="1"/>
      <w:numFmt w:val="bullet"/>
      <w:lvlText w:val=""/>
      <w:lvlJc w:val="left"/>
      <w:pPr>
        <w:ind w:left="720" w:hanging="360"/>
      </w:pPr>
      <w:rPr>
        <w:rFonts w:ascii="Symbol" w:hAnsi="Symbol"/>
      </w:rPr>
    </w:lvl>
    <w:lvl w:ilvl="8" w:tplc="B0A65A7E">
      <w:start w:val="1"/>
      <w:numFmt w:val="bullet"/>
      <w:lvlText w:val=""/>
      <w:lvlJc w:val="left"/>
      <w:pPr>
        <w:ind w:left="720" w:hanging="360"/>
      </w:pPr>
      <w:rPr>
        <w:rFonts w:ascii="Symbol" w:hAnsi="Symbol"/>
      </w:rPr>
    </w:lvl>
  </w:abstractNum>
  <w:abstractNum w:abstractNumId="55" w15:restartNumberingAfterBreak="0">
    <w:nsid w:val="630F0E31"/>
    <w:multiLevelType w:val="hybridMultilevel"/>
    <w:tmpl w:val="267E3120"/>
    <w:lvl w:ilvl="0" w:tplc="F9EA4ACC">
      <w:start w:val="1"/>
      <w:numFmt w:val="bullet"/>
      <w:lvlText w:val=""/>
      <w:lvlJc w:val="left"/>
      <w:pPr>
        <w:ind w:left="720" w:hanging="360"/>
      </w:pPr>
      <w:rPr>
        <w:rFonts w:ascii="Symbol" w:hAnsi="Symbol" w:hint="default"/>
      </w:rPr>
    </w:lvl>
    <w:lvl w:ilvl="1" w:tplc="FCF4B65C" w:tentative="1">
      <w:start w:val="1"/>
      <w:numFmt w:val="bullet"/>
      <w:lvlText w:val="o"/>
      <w:lvlJc w:val="left"/>
      <w:pPr>
        <w:ind w:left="1440" w:hanging="360"/>
      </w:pPr>
      <w:rPr>
        <w:rFonts w:ascii="Courier New" w:hAnsi="Courier New" w:hint="default"/>
      </w:rPr>
    </w:lvl>
    <w:lvl w:ilvl="2" w:tplc="85823A8E" w:tentative="1">
      <w:start w:val="1"/>
      <w:numFmt w:val="bullet"/>
      <w:lvlText w:val=""/>
      <w:lvlJc w:val="left"/>
      <w:pPr>
        <w:ind w:left="2160" w:hanging="360"/>
      </w:pPr>
      <w:rPr>
        <w:rFonts w:ascii="Wingdings" w:hAnsi="Wingdings" w:hint="default"/>
      </w:rPr>
    </w:lvl>
    <w:lvl w:ilvl="3" w:tplc="D0EA397A" w:tentative="1">
      <w:start w:val="1"/>
      <w:numFmt w:val="bullet"/>
      <w:lvlText w:val=""/>
      <w:lvlJc w:val="left"/>
      <w:pPr>
        <w:ind w:left="2880" w:hanging="360"/>
      </w:pPr>
      <w:rPr>
        <w:rFonts w:ascii="Symbol" w:hAnsi="Symbol" w:hint="default"/>
      </w:rPr>
    </w:lvl>
    <w:lvl w:ilvl="4" w:tplc="4B988434" w:tentative="1">
      <w:start w:val="1"/>
      <w:numFmt w:val="bullet"/>
      <w:lvlText w:val="o"/>
      <w:lvlJc w:val="left"/>
      <w:pPr>
        <w:ind w:left="3600" w:hanging="360"/>
      </w:pPr>
      <w:rPr>
        <w:rFonts w:ascii="Courier New" w:hAnsi="Courier New" w:hint="default"/>
      </w:rPr>
    </w:lvl>
    <w:lvl w:ilvl="5" w:tplc="2FC6443E" w:tentative="1">
      <w:start w:val="1"/>
      <w:numFmt w:val="bullet"/>
      <w:lvlText w:val=""/>
      <w:lvlJc w:val="left"/>
      <w:pPr>
        <w:ind w:left="4320" w:hanging="360"/>
      </w:pPr>
      <w:rPr>
        <w:rFonts w:ascii="Wingdings" w:hAnsi="Wingdings" w:hint="default"/>
      </w:rPr>
    </w:lvl>
    <w:lvl w:ilvl="6" w:tplc="9014D6FC" w:tentative="1">
      <w:start w:val="1"/>
      <w:numFmt w:val="bullet"/>
      <w:lvlText w:val=""/>
      <w:lvlJc w:val="left"/>
      <w:pPr>
        <w:ind w:left="5040" w:hanging="360"/>
      </w:pPr>
      <w:rPr>
        <w:rFonts w:ascii="Symbol" w:hAnsi="Symbol" w:hint="default"/>
      </w:rPr>
    </w:lvl>
    <w:lvl w:ilvl="7" w:tplc="3FDC6D20" w:tentative="1">
      <w:start w:val="1"/>
      <w:numFmt w:val="bullet"/>
      <w:lvlText w:val="o"/>
      <w:lvlJc w:val="left"/>
      <w:pPr>
        <w:ind w:left="5760" w:hanging="360"/>
      </w:pPr>
      <w:rPr>
        <w:rFonts w:ascii="Courier New" w:hAnsi="Courier New" w:hint="default"/>
      </w:rPr>
    </w:lvl>
    <w:lvl w:ilvl="8" w:tplc="EC425DDC" w:tentative="1">
      <w:start w:val="1"/>
      <w:numFmt w:val="bullet"/>
      <w:lvlText w:val=""/>
      <w:lvlJc w:val="left"/>
      <w:pPr>
        <w:ind w:left="6480" w:hanging="360"/>
      </w:pPr>
      <w:rPr>
        <w:rFonts w:ascii="Wingdings" w:hAnsi="Wingdings" w:hint="default"/>
      </w:rPr>
    </w:lvl>
  </w:abstractNum>
  <w:abstractNum w:abstractNumId="56" w15:restartNumberingAfterBreak="0">
    <w:nsid w:val="63840B44"/>
    <w:multiLevelType w:val="hybridMultilevel"/>
    <w:tmpl w:val="BFC2EF80"/>
    <w:lvl w:ilvl="0" w:tplc="99944DAC">
      <w:start w:val="1"/>
      <w:numFmt w:val="bullet"/>
      <w:lvlText w:val=""/>
      <w:lvlJc w:val="left"/>
      <w:pPr>
        <w:ind w:left="720" w:hanging="360"/>
      </w:pPr>
      <w:rPr>
        <w:rFonts w:ascii="Symbol" w:hAnsi="Symbol"/>
      </w:rPr>
    </w:lvl>
    <w:lvl w:ilvl="1" w:tplc="4BC420A2">
      <w:start w:val="1"/>
      <w:numFmt w:val="bullet"/>
      <w:lvlText w:val=""/>
      <w:lvlJc w:val="left"/>
      <w:pPr>
        <w:ind w:left="720" w:hanging="360"/>
      </w:pPr>
      <w:rPr>
        <w:rFonts w:ascii="Symbol" w:hAnsi="Symbol"/>
      </w:rPr>
    </w:lvl>
    <w:lvl w:ilvl="2" w:tplc="6EC4B55A">
      <w:start w:val="1"/>
      <w:numFmt w:val="bullet"/>
      <w:lvlText w:val=""/>
      <w:lvlJc w:val="left"/>
      <w:pPr>
        <w:ind w:left="720" w:hanging="360"/>
      </w:pPr>
      <w:rPr>
        <w:rFonts w:ascii="Symbol" w:hAnsi="Symbol"/>
      </w:rPr>
    </w:lvl>
    <w:lvl w:ilvl="3" w:tplc="E0A6DE88">
      <w:start w:val="1"/>
      <w:numFmt w:val="bullet"/>
      <w:lvlText w:val=""/>
      <w:lvlJc w:val="left"/>
      <w:pPr>
        <w:ind w:left="720" w:hanging="360"/>
      </w:pPr>
      <w:rPr>
        <w:rFonts w:ascii="Symbol" w:hAnsi="Symbol"/>
      </w:rPr>
    </w:lvl>
    <w:lvl w:ilvl="4" w:tplc="921A6A2C">
      <w:start w:val="1"/>
      <w:numFmt w:val="bullet"/>
      <w:lvlText w:val=""/>
      <w:lvlJc w:val="left"/>
      <w:pPr>
        <w:ind w:left="720" w:hanging="360"/>
      </w:pPr>
      <w:rPr>
        <w:rFonts w:ascii="Symbol" w:hAnsi="Symbol"/>
      </w:rPr>
    </w:lvl>
    <w:lvl w:ilvl="5" w:tplc="8902B640">
      <w:start w:val="1"/>
      <w:numFmt w:val="bullet"/>
      <w:lvlText w:val=""/>
      <w:lvlJc w:val="left"/>
      <w:pPr>
        <w:ind w:left="720" w:hanging="360"/>
      </w:pPr>
      <w:rPr>
        <w:rFonts w:ascii="Symbol" w:hAnsi="Symbol"/>
      </w:rPr>
    </w:lvl>
    <w:lvl w:ilvl="6" w:tplc="56E63682">
      <w:start w:val="1"/>
      <w:numFmt w:val="bullet"/>
      <w:lvlText w:val=""/>
      <w:lvlJc w:val="left"/>
      <w:pPr>
        <w:ind w:left="720" w:hanging="360"/>
      </w:pPr>
      <w:rPr>
        <w:rFonts w:ascii="Symbol" w:hAnsi="Symbol"/>
      </w:rPr>
    </w:lvl>
    <w:lvl w:ilvl="7" w:tplc="75E080D4">
      <w:start w:val="1"/>
      <w:numFmt w:val="bullet"/>
      <w:lvlText w:val=""/>
      <w:lvlJc w:val="left"/>
      <w:pPr>
        <w:ind w:left="720" w:hanging="360"/>
      </w:pPr>
      <w:rPr>
        <w:rFonts w:ascii="Symbol" w:hAnsi="Symbol"/>
      </w:rPr>
    </w:lvl>
    <w:lvl w:ilvl="8" w:tplc="ADB0D836">
      <w:start w:val="1"/>
      <w:numFmt w:val="bullet"/>
      <w:lvlText w:val=""/>
      <w:lvlJc w:val="left"/>
      <w:pPr>
        <w:ind w:left="720" w:hanging="360"/>
      </w:pPr>
      <w:rPr>
        <w:rFonts w:ascii="Symbol" w:hAnsi="Symbol"/>
      </w:rPr>
    </w:lvl>
  </w:abstractNum>
  <w:abstractNum w:abstractNumId="57" w15:restartNumberingAfterBreak="0">
    <w:nsid w:val="673F185F"/>
    <w:multiLevelType w:val="hybridMultilevel"/>
    <w:tmpl w:val="FFFFFFFF"/>
    <w:lvl w:ilvl="0" w:tplc="B50AEC04">
      <w:start w:val="1"/>
      <w:numFmt w:val="decimal"/>
      <w:lvlText w:val="%1."/>
      <w:lvlJc w:val="left"/>
      <w:pPr>
        <w:ind w:left="720" w:hanging="360"/>
      </w:pPr>
    </w:lvl>
    <w:lvl w:ilvl="1" w:tplc="10E211FE">
      <w:start w:val="1"/>
      <w:numFmt w:val="lowerLetter"/>
      <w:lvlText w:val="%2."/>
      <w:lvlJc w:val="left"/>
      <w:pPr>
        <w:ind w:left="1440" w:hanging="360"/>
      </w:pPr>
    </w:lvl>
    <w:lvl w:ilvl="2" w:tplc="99804238">
      <w:start w:val="1"/>
      <w:numFmt w:val="lowerRoman"/>
      <w:lvlText w:val="%3."/>
      <w:lvlJc w:val="right"/>
      <w:pPr>
        <w:ind w:left="2160" w:hanging="180"/>
      </w:pPr>
    </w:lvl>
    <w:lvl w:ilvl="3" w:tplc="E0EEC804">
      <w:start w:val="1"/>
      <w:numFmt w:val="decimal"/>
      <w:lvlText w:val="%4."/>
      <w:lvlJc w:val="left"/>
      <w:pPr>
        <w:ind w:left="2880" w:hanging="360"/>
      </w:pPr>
    </w:lvl>
    <w:lvl w:ilvl="4" w:tplc="F9B4FB10">
      <w:start w:val="1"/>
      <w:numFmt w:val="lowerLetter"/>
      <w:lvlText w:val="%5."/>
      <w:lvlJc w:val="left"/>
      <w:pPr>
        <w:ind w:left="3600" w:hanging="360"/>
      </w:pPr>
    </w:lvl>
    <w:lvl w:ilvl="5" w:tplc="428A2E3A">
      <w:start w:val="1"/>
      <w:numFmt w:val="lowerRoman"/>
      <w:lvlText w:val="%6."/>
      <w:lvlJc w:val="right"/>
      <w:pPr>
        <w:ind w:left="4320" w:hanging="180"/>
      </w:pPr>
    </w:lvl>
    <w:lvl w:ilvl="6" w:tplc="B9D0E390">
      <w:start w:val="1"/>
      <w:numFmt w:val="decimal"/>
      <w:lvlText w:val="%7."/>
      <w:lvlJc w:val="left"/>
      <w:pPr>
        <w:ind w:left="5040" w:hanging="360"/>
      </w:pPr>
    </w:lvl>
    <w:lvl w:ilvl="7" w:tplc="B52E3E86">
      <w:start w:val="1"/>
      <w:numFmt w:val="lowerLetter"/>
      <w:lvlText w:val="%8."/>
      <w:lvlJc w:val="left"/>
      <w:pPr>
        <w:ind w:left="5760" w:hanging="360"/>
      </w:pPr>
    </w:lvl>
    <w:lvl w:ilvl="8" w:tplc="F4BA47DA">
      <w:start w:val="1"/>
      <w:numFmt w:val="lowerRoman"/>
      <w:lvlText w:val="%9."/>
      <w:lvlJc w:val="right"/>
      <w:pPr>
        <w:ind w:left="6480" w:hanging="180"/>
      </w:pPr>
    </w:lvl>
  </w:abstractNum>
  <w:abstractNum w:abstractNumId="58" w15:restartNumberingAfterBreak="0">
    <w:nsid w:val="687C3822"/>
    <w:multiLevelType w:val="hybridMultilevel"/>
    <w:tmpl w:val="460801E8"/>
    <w:lvl w:ilvl="0" w:tplc="0E2E7F64">
      <w:start w:val="1"/>
      <w:numFmt w:val="bullet"/>
      <w:lvlText w:val=""/>
      <w:lvlJc w:val="left"/>
      <w:pPr>
        <w:ind w:left="720" w:hanging="360"/>
      </w:pPr>
      <w:rPr>
        <w:rFonts w:ascii="Symbol" w:hAnsi="Symbol" w:hint="default"/>
      </w:rPr>
    </w:lvl>
    <w:lvl w:ilvl="1" w:tplc="8594FF2E">
      <w:start w:val="1"/>
      <w:numFmt w:val="bullet"/>
      <w:lvlText w:val="o"/>
      <w:lvlJc w:val="left"/>
      <w:pPr>
        <w:ind w:left="1440" w:hanging="360"/>
      </w:pPr>
      <w:rPr>
        <w:rFonts w:ascii="Courier New" w:hAnsi="Courier New" w:hint="default"/>
      </w:rPr>
    </w:lvl>
    <w:lvl w:ilvl="2" w:tplc="44980A92" w:tentative="1">
      <w:start w:val="1"/>
      <w:numFmt w:val="bullet"/>
      <w:lvlText w:val=""/>
      <w:lvlJc w:val="left"/>
      <w:pPr>
        <w:ind w:left="2160" w:hanging="360"/>
      </w:pPr>
      <w:rPr>
        <w:rFonts w:ascii="Wingdings" w:hAnsi="Wingdings" w:hint="default"/>
      </w:rPr>
    </w:lvl>
    <w:lvl w:ilvl="3" w:tplc="E7D80906" w:tentative="1">
      <w:start w:val="1"/>
      <w:numFmt w:val="bullet"/>
      <w:lvlText w:val=""/>
      <w:lvlJc w:val="left"/>
      <w:pPr>
        <w:ind w:left="2880" w:hanging="360"/>
      </w:pPr>
      <w:rPr>
        <w:rFonts w:ascii="Symbol" w:hAnsi="Symbol" w:hint="default"/>
      </w:rPr>
    </w:lvl>
    <w:lvl w:ilvl="4" w:tplc="6C7669D8" w:tentative="1">
      <w:start w:val="1"/>
      <w:numFmt w:val="bullet"/>
      <w:lvlText w:val="o"/>
      <w:lvlJc w:val="left"/>
      <w:pPr>
        <w:ind w:left="3600" w:hanging="360"/>
      </w:pPr>
      <w:rPr>
        <w:rFonts w:ascii="Courier New" w:hAnsi="Courier New" w:hint="default"/>
      </w:rPr>
    </w:lvl>
    <w:lvl w:ilvl="5" w:tplc="1F2680B4" w:tentative="1">
      <w:start w:val="1"/>
      <w:numFmt w:val="bullet"/>
      <w:lvlText w:val=""/>
      <w:lvlJc w:val="left"/>
      <w:pPr>
        <w:ind w:left="4320" w:hanging="360"/>
      </w:pPr>
      <w:rPr>
        <w:rFonts w:ascii="Wingdings" w:hAnsi="Wingdings" w:hint="default"/>
      </w:rPr>
    </w:lvl>
    <w:lvl w:ilvl="6" w:tplc="1296446C" w:tentative="1">
      <w:start w:val="1"/>
      <w:numFmt w:val="bullet"/>
      <w:lvlText w:val=""/>
      <w:lvlJc w:val="left"/>
      <w:pPr>
        <w:ind w:left="5040" w:hanging="360"/>
      </w:pPr>
      <w:rPr>
        <w:rFonts w:ascii="Symbol" w:hAnsi="Symbol" w:hint="default"/>
      </w:rPr>
    </w:lvl>
    <w:lvl w:ilvl="7" w:tplc="48AEA0EC" w:tentative="1">
      <w:start w:val="1"/>
      <w:numFmt w:val="bullet"/>
      <w:lvlText w:val="o"/>
      <w:lvlJc w:val="left"/>
      <w:pPr>
        <w:ind w:left="5760" w:hanging="360"/>
      </w:pPr>
      <w:rPr>
        <w:rFonts w:ascii="Courier New" w:hAnsi="Courier New" w:hint="default"/>
      </w:rPr>
    </w:lvl>
    <w:lvl w:ilvl="8" w:tplc="27B00754" w:tentative="1">
      <w:start w:val="1"/>
      <w:numFmt w:val="bullet"/>
      <w:lvlText w:val=""/>
      <w:lvlJc w:val="left"/>
      <w:pPr>
        <w:ind w:left="6480" w:hanging="360"/>
      </w:pPr>
      <w:rPr>
        <w:rFonts w:ascii="Wingdings" w:hAnsi="Wingdings" w:hint="default"/>
      </w:rPr>
    </w:lvl>
  </w:abstractNum>
  <w:abstractNum w:abstractNumId="59" w15:restartNumberingAfterBreak="0">
    <w:nsid w:val="6A016E6E"/>
    <w:multiLevelType w:val="hybridMultilevel"/>
    <w:tmpl w:val="FFFFFFFF"/>
    <w:lvl w:ilvl="0" w:tplc="0624EC7E">
      <w:start w:val="1"/>
      <w:numFmt w:val="bullet"/>
      <w:lvlText w:val=""/>
      <w:lvlJc w:val="left"/>
      <w:pPr>
        <w:ind w:left="720" w:hanging="360"/>
      </w:pPr>
      <w:rPr>
        <w:rFonts w:ascii="Symbol" w:hAnsi="Symbol" w:hint="default"/>
      </w:rPr>
    </w:lvl>
    <w:lvl w:ilvl="1" w:tplc="5F940B06">
      <w:start w:val="1"/>
      <w:numFmt w:val="bullet"/>
      <w:lvlText w:val="o"/>
      <w:lvlJc w:val="left"/>
      <w:pPr>
        <w:ind w:left="1440" w:hanging="360"/>
      </w:pPr>
      <w:rPr>
        <w:rFonts w:ascii="Courier New" w:hAnsi="Courier New" w:hint="default"/>
      </w:rPr>
    </w:lvl>
    <w:lvl w:ilvl="2" w:tplc="56127DA2">
      <w:start w:val="1"/>
      <w:numFmt w:val="bullet"/>
      <w:lvlText w:val=""/>
      <w:lvlJc w:val="left"/>
      <w:pPr>
        <w:ind w:left="2160" w:hanging="360"/>
      </w:pPr>
      <w:rPr>
        <w:rFonts w:ascii="Wingdings" w:hAnsi="Wingdings" w:hint="default"/>
      </w:rPr>
    </w:lvl>
    <w:lvl w:ilvl="3" w:tplc="2C3C5BEE">
      <w:start w:val="1"/>
      <w:numFmt w:val="bullet"/>
      <w:lvlText w:val=""/>
      <w:lvlJc w:val="left"/>
      <w:pPr>
        <w:ind w:left="2880" w:hanging="360"/>
      </w:pPr>
      <w:rPr>
        <w:rFonts w:ascii="Symbol" w:hAnsi="Symbol" w:hint="default"/>
      </w:rPr>
    </w:lvl>
    <w:lvl w:ilvl="4" w:tplc="24C2A5F4">
      <w:start w:val="1"/>
      <w:numFmt w:val="bullet"/>
      <w:lvlText w:val="o"/>
      <w:lvlJc w:val="left"/>
      <w:pPr>
        <w:ind w:left="3600" w:hanging="360"/>
      </w:pPr>
      <w:rPr>
        <w:rFonts w:ascii="Courier New" w:hAnsi="Courier New" w:hint="default"/>
      </w:rPr>
    </w:lvl>
    <w:lvl w:ilvl="5" w:tplc="2D822A36">
      <w:start w:val="1"/>
      <w:numFmt w:val="bullet"/>
      <w:lvlText w:val=""/>
      <w:lvlJc w:val="left"/>
      <w:pPr>
        <w:ind w:left="4320" w:hanging="360"/>
      </w:pPr>
      <w:rPr>
        <w:rFonts w:ascii="Wingdings" w:hAnsi="Wingdings" w:hint="default"/>
      </w:rPr>
    </w:lvl>
    <w:lvl w:ilvl="6" w:tplc="D23E1D70">
      <w:start w:val="1"/>
      <w:numFmt w:val="bullet"/>
      <w:lvlText w:val=""/>
      <w:lvlJc w:val="left"/>
      <w:pPr>
        <w:ind w:left="5040" w:hanging="360"/>
      </w:pPr>
      <w:rPr>
        <w:rFonts w:ascii="Symbol" w:hAnsi="Symbol" w:hint="default"/>
      </w:rPr>
    </w:lvl>
    <w:lvl w:ilvl="7" w:tplc="9CDE7A3C">
      <w:start w:val="1"/>
      <w:numFmt w:val="bullet"/>
      <w:lvlText w:val="o"/>
      <w:lvlJc w:val="left"/>
      <w:pPr>
        <w:ind w:left="5760" w:hanging="360"/>
      </w:pPr>
      <w:rPr>
        <w:rFonts w:ascii="Courier New" w:hAnsi="Courier New" w:hint="default"/>
      </w:rPr>
    </w:lvl>
    <w:lvl w:ilvl="8" w:tplc="DC286878">
      <w:start w:val="1"/>
      <w:numFmt w:val="bullet"/>
      <w:lvlText w:val=""/>
      <w:lvlJc w:val="left"/>
      <w:pPr>
        <w:ind w:left="6480" w:hanging="360"/>
      </w:pPr>
      <w:rPr>
        <w:rFonts w:ascii="Wingdings" w:hAnsi="Wingdings" w:hint="default"/>
      </w:rPr>
    </w:lvl>
  </w:abstractNum>
  <w:abstractNum w:abstractNumId="60" w15:restartNumberingAfterBreak="0">
    <w:nsid w:val="6B277F82"/>
    <w:multiLevelType w:val="multilevel"/>
    <w:tmpl w:val="CE78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6E04FE"/>
    <w:multiLevelType w:val="hybridMultilevel"/>
    <w:tmpl w:val="FFFFFFFF"/>
    <w:lvl w:ilvl="0" w:tplc="69FEA234">
      <w:start w:val="1"/>
      <w:numFmt w:val="decimal"/>
      <w:lvlText w:val="%1."/>
      <w:lvlJc w:val="left"/>
      <w:pPr>
        <w:ind w:left="720" w:hanging="360"/>
      </w:pPr>
    </w:lvl>
    <w:lvl w:ilvl="1" w:tplc="57561694">
      <w:start w:val="1"/>
      <w:numFmt w:val="lowerLetter"/>
      <w:lvlText w:val="%2."/>
      <w:lvlJc w:val="left"/>
      <w:pPr>
        <w:ind w:left="1440" w:hanging="360"/>
      </w:pPr>
    </w:lvl>
    <w:lvl w:ilvl="2" w:tplc="8EDC1EFA">
      <w:start w:val="1"/>
      <w:numFmt w:val="lowerRoman"/>
      <w:lvlText w:val="%3."/>
      <w:lvlJc w:val="right"/>
      <w:pPr>
        <w:ind w:left="2160" w:hanging="180"/>
      </w:pPr>
    </w:lvl>
    <w:lvl w:ilvl="3" w:tplc="B44656D4">
      <w:start w:val="1"/>
      <w:numFmt w:val="decimal"/>
      <w:lvlText w:val="%4."/>
      <w:lvlJc w:val="left"/>
      <w:pPr>
        <w:ind w:left="2880" w:hanging="360"/>
      </w:pPr>
    </w:lvl>
    <w:lvl w:ilvl="4" w:tplc="628A9E38">
      <w:start w:val="1"/>
      <w:numFmt w:val="lowerLetter"/>
      <w:lvlText w:val="%5."/>
      <w:lvlJc w:val="left"/>
      <w:pPr>
        <w:ind w:left="3600" w:hanging="360"/>
      </w:pPr>
    </w:lvl>
    <w:lvl w:ilvl="5" w:tplc="505096E2">
      <w:start w:val="1"/>
      <w:numFmt w:val="lowerRoman"/>
      <w:lvlText w:val="%6."/>
      <w:lvlJc w:val="right"/>
      <w:pPr>
        <w:ind w:left="4320" w:hanging="180"/>
      </w:pPr>
    </w:lvl>
    <w:lvl w:ilvl="6" w:tplc="DF4038FA">
      <w:start w:val="1"/>
      <w:numFmt w:val="decimal"/>
      <w:lvlText w:val="%7."/>
      <w:lvlJc w:val="left"/>
      <w:pPr>
        <w:ind w:left="5040" w:hanging="360"/>
      </w:pPr>
    </w:lvl>
    <w:lvl w:ilvl="7" w:tplc="213086E8">
      <w:start w:val="1"/>
      <w:numFmt w:val="lowerLetter"/>
      <w:lvlText w:val="%8."/>
      <w:lvlJc w:val="left"/>
      <w:pPr>
        <w:ind w:left="5760" w:hanging="360"/>
      </w:pPr>
    </w:lvl>
    <w:lvl w:ilvl="8" w:tplc="DD36DB74">
      <w:start w:val="1"/>
      <w:numFmt w:val="lowerRoman"/>
      <w:lvlText w:val="%9."/>
      <w:lvlJc w:val="right"/>
      <w:pPr>
        <w:ind w:left="6480" w:hanging="180"/>
      </w:pPr>
    </w:lvl>
  </w:abstractNum>
  <w:abstractNum w:abstractNumId="62" w15:restartNumberingAfterBreak="0">
    <w:nsid w:val="715101F8"/>
    <w:multiLevelType w:val="hybridMultilevel"/>
    <w:tmpl w:val="07941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26A2DF1"/>
    <w:multiLevelType w:val="hybridMultilevel"/>
    <w:tmpl w:val="6B680B2E"/>
    <w:lvl w:ilvl="0" w:tplc="0046DBE4">
      <w:start w:val="1"/>
      <w:numFmt w:val="bullet"/>
      <w:lvlText w:val=""/>
      <w:lvlJc w:val="left"/>
      <w:pPr>
        <w:ind w:left="720" w:hanging="360"/>
      </w:pPr>
      <w:rPr>
        <w:rFonts w:ascii="Symbol" w:hAnsi="Symbol" w:hint="default"/>
      </w:rPr>
    </w:lvl>
    <w:lvl w:ilvl="1" w:tplc="78C80D24" w:tentative="1">
      <w:start w:val="1"/>
      <w:numFmt w:val="bullet"/>
      <w:lvlText w:val="o"/>
      <w:lvlJc w:val="left"/>
      <w:pPr>
        <w:ind w:left="1440" w:hanging="360"/>
      </w:pPr>
      <w:rPr>
        <w:rFonts w:ascii="Courier New" w:hAnsi="Courier New" w:hint="default"/>
      </w:rPr>
    </w:lvl>
    <w:lvl w:ilvl="2" w:tplc="938CF3AC" w:tentative="1">
      <w:start w:val="1"/>
      <w:numFmt w:val="bullet"/>
      <w:lvlText w:val=""/>
      <w:lvlJc w:val="left"/>
      <w:pPr>
        <w:ind w:left="2160" w:hanging="360"/>
      </w:pPr>
      <w:rPr>
        <w:rFonts w:ascii="Wingdings" w:hAnsi="Wingdings" w:hint="default"/>
      </w:rPr>
    </w:lvl>
    <w:lvl w:ilvl="3" w:tplc="9A043186" w:tentative="1">
      <w:start w:val="1"/>
      <w:numFmt w:val="bullet"/>
      <w:lvlText w:val=""/>
      <w:lvlJc w:val="left"/>
      <w:pPr>
        <w:ind w:left="2880" w:hanging="360"/>
      </w:pPr>
      <w:rPr>
        <w:rFonts w:ascii="Symbol" w:hAnsi="Symbol" w:hint="default"/>
      </w:rPr>
    </w:lvl>
    <w:lvl w:ilvl="4" w:tplc="2D7A3066" w:tentative="1">
      <w:start w:val="1"/>
      <w:numFmt w:val="bullet"/>
      <w:lvlText w:val="o"/>
      <w:lvlJc w:val="left"/>
      <w:pPr>
        <w:ind w:left="3600" w:hanging="360"/>
      </w:pPr>
      <w:rPr>
        <w:rFonts w:ascii="Courier New" w:hAnsi="Courier New" w:hint="default"/>
      </w:rPr>
    </w:lvl>
    <w:lvl w:ilvl="5" w:tplc="472A9ACA" w:tentative="1">
      <w:start w:val="1"/>
      <w:numFmt w:val="bullet"/>
      <w:lvlText w:val=""/>
      <w:lvlJc w:val="left"/>
      <w:pPr>
        <w:ind w:left="4320" w:hanging="360"/>
      </w:pPr>
      <w:rPr>
        <w:rFonts w:ascii="Wingdings" w:hAnsi="Wingdings" w:hint="default"/>
      </w:rPr>
    </w:lvl>
    <w:lvl w:ilvl="6" w:tplc="B178E3AE" w:tentative="1">
      <w:start w:val="1"/>
      <w:numFmt w:val="bullet"/>
      <w:lvlText w:val=""/>
      <w:lvlJc w:val="left"/>
      <w:pPr>
        <w:ind w:left="5040" w:hanging="360"/>
      </w:pPr>
      <w:rPr>
        <w:rFonts w:ascii="Symbol" w:hAnsi="Symbol" w:hint="default"/>
      </w:rPr>
    </w:lvl>
    <w:lvl w:ilvl="7" w:tplc="4E9C0F04" w:tentative="1">
      <w:start w:val="1"/>
      <w:numFmt w:val="bullet"/>
      <w:lvlText w:val="o"/>
      <w:lvlJc w:val="left"/>
      <w:pPr>
        <w:ind w:left="5760" w:hanging="360"/>
      </w:pPr>
      <w:rPr>
        <w:rFonts w:ascii="Courier New" w:hAnsi="Courier New" w:hint="default"/>
      </w:rPr>
    </w:lvl>
    <w:lvl w:ilvl="8" w:tplc="64382D34" w:tentative="1">
      <w:start w:val="1"/>
      <w:numFmt w:val="bullet"/>
      <w:lvlText w:val=""/>
      <w:lvlJc w:val="left"/>
      <w:pPr>
        <w:ind w:left="6480" w:hanging="360"/>
      </w:pPr>
      <w:rPr>
        <w:rFonts w:ascii="Wingdings" w:hAnsi="Wingdings" w:hint="default"/>
      </w:rPr>
    </w:lvl>
  </w:abstractNum>
  <w:abstractNum w:abstractNumId="64" w15:restartNumberingAfterBreak="0">
    <w:nsid w:val="72DF1558"/>
    <w:multiLevelType w:val="hybridMultilevel"/>
    <w:tmpl w:val="D7C68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D75A26"/>
    <w:multiLevelType w:val="hybridMultilevel"/>
    <w:tmpl w:val="079411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47452A0"/>
    <w:multiLevelType w:val="hybridMultilevel"/>
    <w:tmpl w:val="D5409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55E852C"/>
    <w:multiLevelType w:val="hybridMultilevel"/>
    <w:tmpl w:val="FFFFFFFF"/>
    <w:lvl w:ilvl="0" w:tplc="0D4C9FB4">
      <w:start w:val="1"/>
      <w:numFmt w:val="bullet"/>
      <w:lvlText w:val=""/>
      <w:lvlJc w:val="left"/>
      <w:pPr>
        <w:ind w:left="720" w:hanging="360"/>
      </w:pPr>
      <w:rPr>
        <w:rFonts w:ascii="Symbol" w:hAnsi="Symbol" w:hint="default"/>
      </w:rPr>
    </w:lvl>
    <w:lvl w:ilvl="1" w:tplc="2328220C">
      <w:start w:val="1"/>
      <w:numFmt w:val="bullet"/>
      <w:lvlText w:val="o"/>
      <w:lvlJc w:val="left"/>
      <w:pPr>
        <w:ind w:left="1440" w:hanging="360"/>
      </w:pPr>
      <w:rPr>
        <w:rFonts w:ascii="Courier New" w:hAnsi="Courier New" w:hint="default"/>
      </w:rPr>
    </w:lvl>
    <w:lvl w:ilvl="2" w:tplc="6908F938">
      <w:start w:val="1"/>
      <w:numFmt w:val="bullet"/>
      <w:lvlText w:val=""/>
      <w:lvlJc w:val="left"/>
      <w:pPr>
        <w:ind w:left="2160" w:hanging="360"/>
      </w:pPr>
      <w:rPr>
        <w:rFonts w:ascii="Wingdings" w:hAnsi="Wingdings" w:hint="default"/>
      </w:rPr>
    </w:lvl>
    <w:lvl w:ilvl="3" w:tplc="9B6AB4BC">
      <w:start w:val="1"/>
      <w:numFmt w:val="bullet"/>
      <w:lvlText w:val=""/>
      <w:lvlJc w:val="left"/>
      <w:pPr>
        <w:ind w:left="2880" w:hanging="360"/>
      </w:pPr>
      <w:rPr>
        <w:rFonts w:ascii="Symbol" w:hAnsi="Symbol" w:hint="default"/>
      </w:rPr>
    </w:lvl>
    <w:lvl w:ilvl="4" w:tplc="3554615C">
      <w:start w:val="1"/>
      <w:numFmt w:val="bullet"/>
      <w:lvlText w:val="o"/>
      <w:lvlJc w:val="left"/>
      <w:pPr>
        <w:ind w:left="3600" w:hanging="360"/>
      </w:pPr>
      <w:rPr>
        <w:rFonts w:ascii="Courier New" w:hAnsi="Courier New" w:hint="default"/>
      </w:rPr>
    </w:lvl>
    <w:lvl w:ilvl="5" w:tplc="8522DBB8">
      <w:start w:val="1"/>
      <w:numFmt w:val="bullet"/>
      <w:lvlText w:val=""/>
      <w:lvlJc w:val="left"/>
      <w:pPr>
        <w:ind w:left="4320" w:hanging="360"/>
      </w:pPr>
      <w:rPr>
        <w:rFonts w:ascii="Wingdings" w:hAnsi="Wingdings" w:hint="default"/>
      </w:rPr>
    </w:lvl>
    <w:lvl w:ilvl="6" w:tplc="B66C02A8">
      <w:start w:val="1"/>
      <w:numFmt w:val="bullet"/>
      <w:lvlText w:val=""/>
      <w:lvlJc w:val="left"/>
      <w:pPr>
        <w:ind w:left="5040" w:hanging="360"/>
      </w:pPr>
      <w:rPr>
        <w:rFonts w:ascii="Symbol" w:hAnsi="Symbol" w:hint="default"/>
      </w:rPr>
    </w:lvl>
    <w:lvl w:ilvl="7" w:tplc="3CD048DC">
      <w:start w:val="1"/>
      <w:numFmt w:val="bullet"/>
      <w:lvlText w:val="o"/>
      <w:lvlJc w:val="left"/>
      <w:pPr>
        <w:ind w:left="5760" w:hanging="360"/>
      </w:pPr>
      <w:rPr>
        <w:rFonts w:ascii="Courier New" w:hAnsi="Courier New" w:hint="default"/>
      </w:rPr>
    </w:lvl>
    <w:lvl w:ilvl="8" w:tplc="8CE0EEF8">
      <w:start w:val="1"/>
      <w:numFmt w:val="bullet"/>
      <w:lvlText w:val=""/>
      <w:lvlJc w:val="left"/>
      <w:pPr>
        <w:ind w:left="6480" w:hanging="360"/>
      </w:pPr>
      <w:rPr>
        <w:rFonts w:ascii="Wingdings" w:hAnsi="Wingdings" w:hint="default"/>
      </w:rPr>
    </w:lvl>
  </w:abstractNum>
  <w:abstractNum w:abstractNumId="68" w15:restartNumberingAfterBreak="0">
    <w:nsid w:val="7577EB70"/>
    <w:multiLevelType w:val="hybridMultilevel"/>
    <w:tmpl w:val="1A823C8A"/>
    <w:lvl w:ilvl="0" w:tplc="DFC6456C">
      <w:start w:val="1"/>
      <w:numFmt w:val="bullet"/>
      <w:lvlText w:val=""/>
      <w:lvlJc w:val="left"/>
      <w:pPr>
        <w:ind w:left="720" w:hanging="360"/>
      </w:pPr>
      <w:rPr>
        <w:rFonts w:ascii="Symbol" w:hAnsi="Symbol" w:hint="default"/>
      </w:rPr>
    </w:lvl>
    <w:lvl w:ilvl="1" w:tplc="BA747700">
      <w:start w:val="1"/>
      <w:numFmt w:val="bullet"/>
      <w:lvlText w:val="o"/>
      <w:lvlJc w:val="left"/>
      <w:pPr>
        <w:ind w:left="1440" w:hanging="360"/>
      </w:pPr>
      <w:rPr>
        <w:rFonts w:ascii="Courier New" w:hAnsi="Courier New" w:hint="default"/>
      </w:rPr>
    </w:lvl>
    <w:lvl w:ilvl="2" w:tplc="A57E4E52">
      <w:start w:val="1"/>
      <w:numFmt w:val="bullet"/>
      <w:lvlText w:val=""/>
      <w:lvlJc w:val="left"/>
      <w:pPr>
        <w:ind w:left="2160" w:hanging="360"/>
      </w:pPr>
      <w:rPr>
        <w:rFonts w:ascii="Wingdings" w:hAnsi="Wingdings" w:hint="default"/>
      </w:rPr>
    </w:lvl>
    <w:lvl w:ilvl="3" w:tplc="249A8BAC">
      <w:start w:val="1"/>
      <w:numFmt w:val="bullet"/>
      <w:lvlText w:val=""/>
      <w:lvlJc w:val="left"/>
      <w:pPr>
        <w:ind w:left="2880" w:hanging="360"/>
      </w:pPr>
      <w:rPr>
        <w:rFonts w:ascii="Symbol" w:hAnsi="Symbol" w:hint="default"/>
      </w:rPr>
    </w:lvl>
    <w:lvl w:ilvl="4" w:tplc="E990CB8E">
      <w:start w:val="1"/>
      <w:numFmt w:val="bullet"/>
      <w:lvlText w:val="o"/>
      <w:lvlJc w:val="left"/>
      <w:pPr>
        <w:ind w:left="3600" w:hanging="360"/>
      </w:pPr>
      <w:rPr>
        <w:rFonts w:ascii="Courier New" w:hAnsi="Courier New" w:hint="default"/>
      </w:rPr>
    </w:lvl>
    <w:lvl w:ilvl="5" w:tplc="BF68749E">
      <w:start w:val="1"/>
      <w:numFmt w:val="bullet"/>
      <w:lvlText w:val=""/>
      <w:lvlJc w:val="left"/>
      <w:pPr>
        <w:ind w:left="4320" w:hanging="360"/>
      </w:pPr>
      <w:rPr>
        <w:rFonts w:ascii="Wingdings" w:hAnsi="Wingdings" w:hint="default"/>
      </w:rPr>
    </w:lvl>
    <w:lvl w:ilvl="6" w:tplc="62D4B792">
      <w:start w:val="1"/>
      <w:numFmt w:val="bullet"/>
      <w:lvlText w:val=""/>
      <w:lvlJc w:val="left"/>
      <w:pPr>
        <w:ind w:left="5040" w:hanging="360"/>
      </w:pPr>
      <w:rPr>
        <w:rFonts w:ascii="Symbol" w:hAnsi="Symbol" w:hint="default"/>
      </w:rPr>
    </w:lvl>
    <w:lvl w:ilvl="7" w:tplc="EE62E3BE">
      <w:start w:val="1"/>
      <w:numFmt w:val="bullet"/>
      <w:lvlText w:val="o"/>
      <w:lvlJc w:val="left"/>
      <w:pPr>
        <w:ind w:left="5760" w:hanging="360"/>
      </w:pPr>
      <w:rPr>
        <w:rFonts w:ascii="Courier New" w:hAnsi="Courier New" w:hint="default"/>
      </w:rPr>
    </w:lvl>
    <w:lvl w:ilvl="8" w:tplc="AA84336A">
      <w:start w:val="1"/>
      <w:numFmt w:val="bullet"/>
      <w:lvlText w:val=""/>
      <w:lvlJc w:val="left"/>
      <w:pPr>
        <w:ind w:left="6480" w:hanging="360"/>
      </w:pPr>
      <w:rPr>
        <w:rFonts w:ascii="Wingdings" w:hAnsi="Wingdings" w:hint="default"/>
      </w:rPr>
    </w:lvl>
  </w:abstractNum>
  <w:abstractNum w:abstractNumId="69" w15:restartNumberingAfterBreak="0">
    <w:nsid w:val="768A6635"/>
    <w:multiLevelType w:val="hybridMultilevel"/>
    <w:tmpl w:val="86D416CE"/>
    <w:lvl w:ilvl="0" w:tplc="4E0EECD0">
      <w:start w:val="1"/>
      <w:numFmt w:val="bullet"/>
      <w:lvlText w:val=""/>
      <w:lvlJc w:val="left"/>
      <w:pPr>
        <w:ind w:left="720" w:hanging="360"/>
      </w:pPr>
      <w:rPr>
        <w:rFonts w:ascii="Symbol" w:hAnsi="Symbol"/>
      </w:rPr>
    </w:lvl>
    <w:lvl w:ilvl="1" w:tplc="758038FA">
      <w:start w:val="1"/>
      <w:numFmt w:val="bullet"/>
      <w:lvlText w:val=""/>
      <w:lvlJc w:val="left"/>
      <w:pPr>
        <w:ind w:left="720" w:hanging="360"/>
      </w:pPr>
      <w:rPr>
        <w:rFonts w:ascii="Symbol" w:hAnsi="Symbol"/>
      </w:rPr>
    </w:lvl>
    <w:lvl w:ilvl="2" w:tplc="47D628C0">
      <w:start w:val="1"/>
      <w:numFmt w:val="bullet"/>
      <w:lvlText w:val=""/>
      <w:lvlJc w:val="left"/>
      <w:pPr>
        <w:ind w:left="720" w:hanging="360"/>
      </w:pPr>
      <w:rPr>
        <w:rFonts w:ascii="Symbol" w:hAnsi="Symbol"/>
      </w:rPr>
    </w:lvl>
    <w:lvl w:ilvl="3" w:tplc="B1802FCC">
      <w:start w:val="1"/>
      <w:numFmt w:val="bullet"/>
      <w:lvlText w:val=""/>
      <w:lvlJc w:val="left"/>
      <w:pPr>
        <w:ind w:left="720" w:hanging="360"/>
      </w:pPr>
      <w:rPr>
        <w:rFonts w:ascii="Symbol" w:hAnsi="Symbol"/>
      </w:rPr>
    </w:lvl>
    <w:lvl w:ilvl="4" w:tplc="341221EA">
      <w:start w:val="1"/>
      <w:numFmt w:val="bullet"/>
      <w:lvlText w:val=""/>
      <w:lvlJc w:val="left"/>
      <w:pPr>
        <w:ind w:left="720" w:hanging="360"/>
      </w:pPr>
      <w:rPr>
        <w:rFonts w:ascii="Symbol" w:hAnsi="Symbol"/>
      </w:rPr>
    </w:lvl>
    <w:lvl w:ilvl="5" w:tplc="5EDEEF26">
      <w:start w:val="1"/>
      <w:numFmt w:val="bullet"/>
      <w:lvlText w:val=""/>
      <w:lvlJc w:val="left"/>
      <w:pPr>
        <w:ind w:left="720" w:hanging="360"/>
      </w:pPr>
      <w:rPr>
        <w:rFonts w:ascii="Symbol" w:hAnsi="Symbol"/>
      </w:rPr>
    </w:lvl>
    <w:lvl w:ilvl="6" w:tplc="1638A774">
      <w:start w:val="1"/>
      <w:numFmt w:val="bullet"/>
      <w:lvlText w:val=""/>
      <w:lvlJc w:val="left"/>
      <w:pPr>
        <w:ind w:left="720" w:hanging="360"/>
      </w:pPr>
      <w:rPr>
        <w:rFonts w:ascii="Symbol" w:hAnsi="Symbol"/>
      </w:rPr>
    </w:lvl>
    <w:lvl w:ilvl="7" w:tplc="B3D2FDC0">
      <w:start w:val="1"/>
      <w:numFmt w:val="bullet"/>
      <w:lvlText w:val=""/>
      <w:lvlJc w:val="left"/>
      <w:pPr>
        <w:ind w:left="720" w:hanging="360"/>
      </w:pPr>
      <w:rPr>
        <w:rFonts w:ascii="Symbol" w:hAnsi="Symbol"/>
      </w:rPr>
    </w:lvl>
    <w:lvl w:ilvl="8" w:tplc="59440E4E">
      <w:start w:val="1"/>
      <w:numFmt w:val="bullet"/>
      <w:lvlText w:val=""/>
      <w:lvlJc w:val="left"/>
      <w:pPr>
        <w:ind w:left="720" w:hanging="360"/>
      </w:pPr>
      <w:rPr>
        <w:rFonts w:ascii="Symbol" w:hAnsi="Symbol"/>
      </w:rPr>
    </w:lvl>
  </w:abstractNum>
  <w:abstractNum w:abstractNumId="70" w15:restartNumberingAfterBreak="0">
    <w:nsid w:val="78937A69"/>
    <w:multiLevelType w:val="hybridMultilevel"/>
    <w:tmpl w:val="A664E2DE"/>
    <w:lvl w:ilvl="0" w:tplc="444455B8">
      <w:start w:val="1"/>
      <w:numFmt w:val="bullet"/>
      <w:lvlText w:val=""/>
      <w:lvlJc w:val="left"/>
      <w:pPr>
        <w:ind w:left="720" w:hanging="360"/>
      </w:pPr>
      <w:rPr>
        <w:rFonts w:ascii="Symbol" w:hAnsi="Symbol" w:hint="default"/>
      </w:rPr>
    </w:lvl>
    <w:lvl w:ilvl="1" w:tplc="F59AB8C2" w:tentative="1">
      <w:start w:val="1"/>
      <w:numFmt w:val="bullet"/>
      <w:lvlText w:val="o"/>
      <w:lvlJc w:val="left"/>
      <w:pPr>
        <w:ind w:left="1440" w:hanging="360"/>
      </w:pPr>
      <w:rPr>
        <w:rFonts w:ascii="Courier New" w:hAnsi="Courier New" w:hint="default"/>
      </w:rPr>
    </w:lvl>
    <w:lvl w:ilvl="2" w:tplc="92345068" w:tentative="1">
      <w:start w:val="1"/>
      <w:numFmt w:val="bullet"/>
      <w:lvlText w:val=""/>
      <w:lvlJc w:val="left"/>
      <w:pPr>
        <w:ind w:left="2160" w:hanging="360"/>
      </w:pPr>
      <w:rPr>
        <w:rFonts w:ascii="Wingdings" w:hAnsi="Wingdings" w:hint="default"/>
      </w:rPr>
    </w:lvl>
    <w:lvl w:ilvl="3" w:tplc="0FB4AA72" w:tentative="1">
      <w:start w:val="1"/>
      <w:numFmt w:val="bullet"/>
      <w:lvlText w:val=""/>
      <w:lvlJc w:val="left"/>
      <w:pPr>
        <w:ind w:left="2880" w:hanging="360"/>
      </w:pPr>
      <w:rPr>
        <w:rFonts w:ascii="Symbol" w:hAnsi="Symbol" w:hint="default"/>
      </w:rPr>
    </w:lvl>
    <w:lvl w:ilvl="4" w:tplc="6646E25A" w:tentative="1">
      <w:start w:val="1"/>
      <w:numFmt w:val="bullet"/>
      <w:lvlText w:val="o"/>
      <w:lvlJc w:val="left"/>
      <w:pPr>
        <w:ind w:left="3600" w:hanging="360"/>
      </w:pPr>
      <w:rPr>
        <w:rFonts w:ascii="Courier New" w:hAnsi="Courier New" w:hint="default"/>
      </w:rPr>
    </w:lvl>
    <w:lvl w:ilvl="5" w:tplc="5A143FD8" w:tentative="1">
      <w:start w:val="1"/>
      <w:numFmt w:val="bullet"/>
      <w:lvlText w:val=""/>
      <w:lvlJc w:val="left"/>
      <w:pPr>
        <w:ind w:left="4320" w:hanging="360"/>
      </w:pPr>
      <w:rPr>
        <w:rFonts w:ascii="Wingdings" w:hAnsi="Wingdings" w:hint="default"/>
      </w:rPr>
    </w:lvl>
    <w:lvl w:ilvl="6" w:tplc="9BE40810" w:tentative="1">
      <w:start w:val="1"/>
      <w:numFmt w:val="bullet"/>
      <w:lvlText w:val=""/>
      <w:lvlJc w:val="left"/>
      <w:pPr>
        <w:ind w:left="5040" w:hanging="360"/>
      </w:pPr>
      <w:rPr>
        <w:rFonts w:ascii="Symbol" w:hAnsi="Symbol" w:hint="default"/>
      </w:rPr>
    </w:lvl>
    <w:lvl w:ilvl="7" w:tplc="9EFEFCF6" w:tentative="1">
      <w:start w:val="1"/>
      <w:numFmt w:val="bullet"/>
      <w:lvlText w:val="o"/>
      <w:lvlJc w:val="left"/>
      <w:pPr>
        <w:ind w:left="5760" w:hanging="360"/>
      </w:pPr>
      <w:rPr>
        <w:rFonts w:ascii="Courier New" w:hAnsi="Courier New" w:hint="default"/>
      </w:rPr>
    </w:lvl>
    <w:lvl w:ilvl="8" w:tplc="F5C8B844" w:tentative="1">
      <w:start w:val="1"/>
      <w:numFmt w:val="bullet"/>
      <w:lvlText w:val=""/>
      <w:lvlJc w:val="left"/>
      <w:pPr>
        <w:ind w:left="6480" w:hanging="360"/>
      </w:pPr>
      <w:rPr>
        <w:rFonts w:ascii="Wingdings" w:hAnsi="Wingdings" w:hint="default"/>
      </w:rPr>
    </w:lvl>
  </w:abstractNum>
  <w:abstractNum w:abstractNumId="71" w15:restartNumberingAfterBreak="0">
    <w:nsid w:val="78D131FE"/>
    <w:multiLevelType w:val="hybridMultilevel"/>
    <w:tmpl w:val="3CCEF7C2"/>
    <w:lvl w:ilvl="0" w:tplc="06D6B8CE">
      <w:start w:val="1"/>
      <w:numFmt w:val="decimal"/>
      <w:lvlText w:val="%1."/>
      <w:lvlJc w:val="left"/>
      <w:pPr>
        <w:ind w:left="720" w:hanging="360"/>
      </w:pPr>
    </w:lvl>
    <w:lvl w:ilvl="1" w:tplc="402EA654" w:tentative="1">
      <w:start w:val="1"/>
      <w:numFmt w:val="bullet"/>
      <w:lvlText w:val="o"/>
      <w:lvlJc w:val="left"/>
      <w:pPr>
        <w:ind w:left="1440" w:hanging="360"/>
      </w:pPr>
      <w:rPr>
        <w:rFonts w:ascii="Courier New" w:hAnsi="Courier New" w:hint="default"/>
      </w:rPr>
    </w:lvl>
    <w:lvl w:ilvl="2" w:tplc="58AC542E" w:tentative="1">
      <w:start w:val="1"/>
      <w:numFmt w:val="bullet"/>
      <w:lvlText w:val=""/>
      <w:lvlJc w:val="left"/>
      <w:pPr>
        <w:ind w:left="2160" w:hanging="360"/>
      </w:pPr>
      <w:rPr>
        <w:rFonts w:ascii="Wingdings" w:hAnsi="Wingdings" w:hint="default"/>
      </w:rPr>
    </w:lvl>
    <w:lvl w:ilvl="3" w:tplc="EC0665FC" w:tentative="1">
      <w:start w:val="1"/>
      <w:numFmt w:val="bullet"/>
      <w:lvlText w:val=""/>
      <w:lvlJc w:val="left"/>
      <w:pPr>
        <w:ind w:left="2880" w:hanging="360"/>
      </w:pPr>
      <w:rPr>
        <w:rFonts w:ascii="Symbol" w:hAnsi="Symbol" w:hint="default"/>
      </w:rPr>
    </w:lvl>
    <w:lvl w:ilvl="4" w:tplc="0D7EE6DA" w:tentative="1">
      <w:start w:val="1"/>
      <w:numFmt w:val="bullet"/>
      <w:lvlText w:val="o"/>
      <w:lvlJc w:val="left"/>
      <w:pPr>
        <w:ind w:left="3600" w:hanging="360"/>
      </w:pPr>
      <w:rPr>
        <w:rFonts w:ascii="Courier New" w:hAnsi="Courier New" w:hint="default"/>
      </w:rPr>
    </w:lvl>
    <w:lvl w:ilvl="5" w:tplc="D4FEA85E" w:tentative="1">
      <w:start w:val="1"/>
      <w:numFmt w:val="bullet"/>
      <w:lvlText w:val=""/>
      <w:lvlJc w:val="left"/>
      <w:pPr>
        <w:ind w:left="4320" w:hanging="360"/>
      </w:pPr>
      <w:rPr>
        <w:rFonts w:ascii="Wingdings" w:hAnsi="Wingdings" w:hint="default"/>
      </w:rPr>
    </w:lvl>
    <w:lvl w:ilvl="6" w:tplc="C4D6E5BE" w:tentative="1">
      <w:start w:val="1"/>
      <w:numFmt w:val="bullet"/>
      <w:lvlText w:val=""/>
      <w:lvlJc w:val="left"/>
      <w:pPr>
        <w:ind w:left="5040" w:hanging="360"/>
      </w:pPr>
      <w:rPr>
        <w:rFonts w:ascii="Symbol" w:hAnsi="Symbol" w:hint="default"/>
      </w:rPr>
    </w:lvl>
    <w:lvl w:ilvl="7" w:tplc="42DC76AC" w:tentative="1">
      <w:start w:val="1"/>
      <w:numFmt w:val="bullet"/>
      <w:lvlText w:val="o"/>
      <w:lvlJc w:val="left"/>
      <w:pPr>
        <w:ind w:left="5760" w:hanging="360"/>
      </w:pPr>
      <w:rPr>
        <w:rFonts w:ascii="Courier New" w:hAnsi="Courier New" w:hint="default"/>
      </w:rPr>
    </w:lvl>
    <w:lvl w:ilvl="8" w:tplc="1B0E49BE" w:tentative="1">
      <w:start w:val="1"/>
      <w:numFmt w:val="bullet"/>
      <w:lvlText w:val=""/>
      <w:lvlJc w:val="left"/>
      <w:pPr>
        <w:ind w:left="6480" w:hanging="360"/>
      </w:pPr>
      <w:rPr>
        <w:rFonts w:ascii="Wingdings" w:hAnsi="Wingdings" w:hint="default"/>
      </w:rPr>
    </w:lvl>
  </w:abstractNum>
  <w:abstractNum w:abstractNumId="72" w15:restartNumberingAfterBreak="0">
    <w:nsid w:val="7C109F38"/>
    <w:multiLevelType w:val="hybridMultilevel"/>
    <w:tmpl w:val="FFFFFFFF"/>
    <w:lvl w:ilvl="0" w:tplc="6F569AF8">
      <w:start w:val="1"/>
      <w:numFmt w:val="bullet"/>
      <w:lvlText w:val=""/>
      <w:lvlJc w:val="left"/>
      <w:pPr>
        <w:ind w:left="720" w:hanging="360"/>
      </w:pPr>
      <w:rPr>
        <w:rFonts w:ascii="Symbol" w:hAnsi="Symbol" w:hint="default"/>
      </w:rPr>
    </w:lvl>
    <w:lvl w:ilvl="1" w:tplc="CA76A084">
      <w:start w:val="1"/>
      <w:numFmt w:val="bullet"/>
      <w:lvlText w:val="o"/>
      <w:lvlJc w:val="left"/>
      <w:pPr>
        <w:ind w:left="1440" w:hanging="360"/>
      </w:pPr>
      <w:rPr>
        <w:rFonts w:ascii="Courier New" w:hAnsi="Courier New" w:hint="default"/>
      </w:rPr>
    </w:lvl>
    <w:lvl w:ilvl="2" w:tplc="7E10A2B8">
      <w:start w:val="1"/>
      <w:numFmt w:val="bullet"/>
      <w:lvlText w:val=""/>
      <w:lvlJc w:val="left"/>
      <w:pPr>
        <w:ind w:left="2160" w:hanging="360"/>
      </w:pPr>
      <w:rPr>
        <w:rFonts w:ascii="Wingdings" w:hAnsi="Wingdings" w:hint="default"/>
      </w:rPr>
    </w:lvl>
    <w:lvl w:ilvl="3" w:tplc="DE482498">
      <w:start w:val="1"/>
      <w:numFmt w:val="bullet"/>
      <w:lvlText w:val=""/>
      <w:lvlJc w:val="left"/>
      <w:pPr>
        <w:ind w:left="2880" w:hanging="360"/>
      </w:pPr>
      <w:rPr>
        <w:rFonts w:ascii="Symbol" w:hAnsi="Symbol" w:hint="default"/>
      </w:rPr>
    </w:lvl>
    <w:lvl w:ilvl="4" w:tplc="5B124E9E">
      <w:start w:val="1"/>
      <w:numFmt w:val="bullet"/>
      <w:lvlText w:val="o"/>
      <w:lvlJc w:val="left"/>
      <w:pPr>
        <w:ind w:left="3600" w:hanging="360"/>
      </w:pPr>
      <w:rPr>
        <w:rFonts w:ascii="Courier New" w:hAnsi="Courier New" w:hint="default"/>
      </w:rPr>
    </w:lvl>
    <w:lvl w:ilvl="5" w:tplc="87041330">
      <w:start w:val="1"/>
      <w:numFmt w:val="bullet"/>
      <w:lvlText w:val=""/>
      <w:lvlJc w:val="left"/>
      <w:pPr>
        <w:ind w:left="4320" w:hanging="360"/>
      </w:pPr>
      <w:rPr>
        <w:rFonts w:ascii="Wingdings" w:hAnsi="Wingdings" w:hint="default"/>
      </w:rPr>
    </w:lvl>
    <w:lvl w:ilvl="6" w:tplc="75EA1D6A">
      <w:start w:val="1"/>
      <w:numFmt w:val="bullet"/>
      <w:lvlText w:val=""/>
      <w:lvlJc w:val="left"/>
      <w:pPr>
        <w:ind w:left="5040" w:hanging="360"/>
      </w:pPr>
      <w:rPr>
        <w:rFonts w:ascii="Symbol" w:hAnsi="Symbol" w:hint="default"/>
      </w:rPr>
    </w:lvl>
    <w:lvl w:ilvl="7" w:tplc="E8C0C9AE">
      <w:start w:val="1"/>
      <w:numFmt w:val="bullet"/>
      <w:lvlText w:val="o"/>
      <w:lvlJc w:val="left"/>
      <w:pPr>
        <w:ind w:left="5760" w:hanging="360"/>
      </w:pPr>
      <w:rPr>
        <w:rFonts w:ascii="Courier New" w:hAnsi="Courier New" w:hint="default"/>
      </w:rPr>
    </w:lvl>
    <w:lvl w:ilvl="8" w:tplc="CFE0490A">
      <w:start w:val="1"/>
      <w:numFmt w:val="bullet"/>
      <w:lvlText w:val=""/>
      <w:lvlJc w:val="left"/>
      <w:pPr>
        <w:ind w:left="6480" w:hanging="360"/>
      </w:pPr>
      <w:rPr>
        <w:rFonts w:ascii="Wingdings" w:hAnsi="Wingdings" w:hint="default"/>
      </w:rPr>
    </w:lvl>
  </w:abstractNum>
  <w:abstractNum w:abstractNumId="73" w15:restartNumberingAfterBreak="0">
    <w:nsid w:val="7D7414B8"/>
    <w:multiLevelType w:val="multilevel"/>
    <w:tmpl w:val="213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F081D7F"/>
    <w:multiLevelType w:val="hybridMultilevel"/>
    <w:tmpl w:val="763419F8"/>
    <w:lvl w:ilvl="0" w:tplc="EAF8BC18">
      <w:start w:val="1"/>
      <w:numFmt w:val="bullet"/>
      <w:lvlText w:val="o"/>
      <w:lvlJc w:val="left"/>
      <w:pPr>
        <w:ind w:left="720" w:hanging="360"/>
      </w:pPr>
      <w:rPr>
        <w:rFonts w:ascii="Courier New" w:hAnsi="Courier New" w:hint="default"/>
      </w:rPr>
    </w:lvl>
    <w:lvl w:ilvl="1" w:tplc="7D8CC912" w:tentative="1">
      <w:start w:val="1"/>
      <w:numFmt w:val="bullet"/>
      <w:lvlText w:val="o"/>
      <w:lvlJc w:val="left"/>
      <w:pPr>
        <w:ind w:left="1440" w:hanging="360"/>
      </w:pPr>
      <w:rPr>
        <w:rFonts w:ascii="Courier New" w:hAnsi="Courier New" w:hint="default"/>
      </w:rPr>
    </w:lvl>
    <w:lvl w:ilvl="2" w:tplc="32B48DD8" w:tentative="1">
      <w:start w:val="1"/>
      <w:numFmt w:val="bullet"/>
      <w:lvlText w:val=""/>
      <w:lvlJc w:val="left"/>
      <w:pPr>
        <w:ind w:left="2160" w:hanging="360"/>
      </w:pPr>
      <w:rPr>
        <w:rFonts w:ascii="Wingdings" w:hAnsi="Wingdings" w:hint="default"/>
      </w:rPr>
    </w:lvl>
    <w:lvl w:ilvl="3" w:tplc="24C2A03A" w:tentative="1">
      <w:start w:val="1"/>
      <w:numFmt w:val="bullet"/>
      <w:lvlText w:val=""/>
      <w:lvlJc w:val="left"/>
      <w:pPr>
        <w:ind w:left="2880" w:hanging="360"/>
      </w:pPr>
      <w:rPr>
        <w:rFonts w:ascii="Symbol" w:hAnsi="Symbol" w:hint="default"/>
      </w:rPr>
    </w:lvl>
    <w:lvl w:ilvl="4" w:tplc="65C829DE" w:tentative="1">
      <w:start w:val="1"/>
      <w:numFmt w:val="bullet"/>
      <w:lvlText w:val="o"/>
      <w:lvlJc w:val="left"/>
      <w:pPr>
        <w:ind w:left="3600" w:hanging="360"/>
      </w:pPr>
      <w:rPr>
        <w:rFonts w:ascii="Courier New" w:hAnsi="Courier New" w:hint="default"/>
      </w:rPr>
    </w:lvl>
    <w:lvl w:ilvl="5" w:tplc="B762D1D8" w:tentative="1">
      <w:start w:val="1"/>
      <w:numFmt w:val="bullet"/>
      <w:lvlText w:val=""/>
      <w:lvlJc w:val="left"/>
      <w:pPr>
        <w:ind w:left="4320" w:hanging="360"/>
      </w:pPr>
      <w:rPr>
        <w:rFonts w:ascii="Wingdings" w:hAnsi="Wingdings" w:hint="default"/>
      </w:rPr>
    </w:lvl>
    <w:lvl w:ilvl="6" w:tplc="E7740FC4" w:tentative="1">
      <w:start w:val="1"/>
      <w:numFmt w:val="bullet"/>
      <w:lvlText w:val=""/>
      <w:lvlJc w:val="left"/>
      <w:pPr>
        <w:ind w:left="5040" w:hanging="360"/>
      </w:pPr>
      <w:rPr>
        <w:rFonts w:ascii="Symbol" w:hAnsi="Symbol" w:hint="default"/>
      </w:rPr>
    </w:lvl>
    <w:lvl w:ilvl="7" w:tplc="1B3C42F0" w:tentative="1">
      <w:start w:val="1"/>
      <w:numFmt w:val="bullet"/>
      <w:lvlText w:val="o"/>
      <w:lvlJc w:val="left"/>
      <w:pPr>
        <w:ind w:left="5760" w:hanging="360"/>
      </w:pPr>
      <w:rPr>
        <w:rFonts w:ascii="Courier New" w:hAnsi="Courier New" w:hint="default"/>
      </w:rPr>
    </w:lvl>
    <w:lvl w:ilvl="8" w:tplc="7A90865A" w:tentative="1">
      <w:start w:val="1"/>
      <w:numFmt w:val="bullet"/>
      <w:lvlText w:val=""/>
      <w:lvlJc w:val="left"/>
      <w:pPr>
        <w:ind w:left="6480" w:hanging="360"/>
      </w:pPr>
      <w:rPr>
        <w:rFonts w:ascii="Wingdings" w:hAnsi="Wingdings" w:hint="default"/>
      </w:rPr>
    </w:lvl>
  </w:abstractNum>
  <w:abstractNum w:abstractNumId="75" w15:restartNumberingAfterBreak="0">
    <w:nsid w:val="7F9123BF"/>
    <w:multiLevelType w:val="multilevel"/>
    <w:tmpl w:val="3338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1053468">
    <w:abstractNumId w:val="19"/>
  </w:num>
  <w:num w:numId="2" w16cid:durableId="863636543">
    <w:abstractNumId w:val="4"/>
  </w:num>
  <w:num w:numId="3" w16cid:durableId="1536112130">
    <w:abstractNumId w:val="53"/>
  </w:num>
  <w:num w:numId="4" w16cid:durableId="338117112">
    <w:abstractNumId w:val="59"/>
  </w:num>
  <w:num w:numId="5" w16cid:durableId="619999265">
    <w:abstractNumId w:val="30"/>
  </w:num>
  <w:num w:numId="6" w16cid:durableId="529924825">
    <w:abstractNumId w:val="40"/>
  </w:num>
  <w:num w:numId="7" w16cid:durableId="1759865174">
    <w:abstractNumId w:val="47"/>
  </w:num>
  <w:num w:numId="8" w16cid:durableId="855770761">
    <w:abstractNumId w:val="46"/>
  </w:num>
  <w:num w:numId="9" w16cid:durableId="208881005">
    <w:abstractNumId w:val="41"/>
  </w:num>
  <w:num w:numId="10" w16cid:durableId="1893348138">
    <w:abstractNumId w:val="62"/>
  </w:num>
  <w:num w:numId="11" w16cid:durableId="171378204">
    <w:abstractNumId w:val="8"/>
  </w:num>
  <w:num w:numId="12" w16cid:durableId="1162427633">
    <w:abstractNumId w:val="21"/>
  </w:num>
  <w:num w:numId="13" w16cid:durableId="2052992708">
    <w:abstractNumId w:val="32"/>
  </w:num>
  <w:num w:numId="14" w16cid:durableId="1555584779">
    <w:abstractNumId w:val="25"/>
  </w:num>
  <w:num w:numId="15" w16cid:durableId="6298258">
    <w:abstractNumId w:val="70"/>
  </w:num>
  <w:num w:numId="16" w16cid:durableId="1376813040">
    <w:abstractNumId w:val="52"/>
  </w:num>
  <w:num w:numId="17" w16cid:durableId="244924730">
    <w:abstractNumId w:val="7"/>
  </w:num>
  <w:num w:numId="18" w16cid:durableId="1180240464">
    <w:abstractNumId w:val="38"/>
  </w:num>
  <w:num w:numId="19" w16cid:durableId="1664893261">
    <w:abstractNumId w:val="63"/>
  </w:num>
  <w:num w:numId="20" w16cid:durableId="1542666666">
    <w:abstractNumId w:val="58"/>
  </w:num>
  <w:num w:numId="21" w16cid:durableId="455221588">
    <w:abstractNumId w:val="27"/>
  </w:num>
  <w:num w:numId="22" w16cid:durableId="1698970291">
    <w:abstractNumId w:val="13"/>
  </w:num>
  <w:num w:numId="23" w16cid:durableId="1512379622">
    <w:abstractNumId w:val="64"/>
  </w:num>
  <w:num w:numId="24" w16cid:durableId="938173647">
    <w:abstractNumId w:val="18"/>
  </w:num>
  <w:num w:numId="25" w16cid:durableId="865173064">
    <w:abstractNumId w:val="44"/>
  </w:num>
  <w:num w:numId="26" w16cid:durableId="1580748163">
    <w:abstractNumId w:val="10"/>
  </w:num>
  <w:num w:numId="27" w16cid:durableId="1255086895">
    <w:abstractNumId w:val="6"/>
  </w:num>
  <w:num w:numId="28" w16cid:durableId="1622809381">
    <w:abstractNumId w:val="15"/>
  </w:num>
  <w:num w:numId="29" w16cid:durableId="139426180">
    <w:abstractNumId w:val="11"/>
  </w:num>
  <w:num w:numId="30" w16cid:durableId="1564487382">
    <w:abstractNumId w:val="74"/>
  </w:num>
  <w:num w:numId="31" w16cid:durableId="1586183070">
    <w:abstractNumId w:val="66"/>
  </w:num>
  <w:num w:numId="32" w16cid:durableId="841625337">
    <w:abstractNumId w:val="65"/>
  </w:num>
  <w:num w:numId="33" w16cid:durableId="1161459386">
    <w:abstractNumId w:val="0"/>
  </w:num>
  <w:num w:numId="34" w16cid:durableId="685375613">
    <w:abstractNumId w:val="71"/>
  </w:num>
  <w:num w:numId="35" w16cid:durableId="1931087763">
    <w:abstractNumId w:val="23"/>
  </w:num>
  <w:num w:numId="36" w16cid:durableId="653528898">
    <w:abstractNumId w:val="45"/>
  </w:num>
  <w:num w:numId="37" w16cid:durableId="1532105484">
    <w:abstractNumId w:val="55"/>
  </w:num>
  <w:num w:numId="38" w16cid:durableId="746803338">
    <w:abstractNumId w:val="73"/>
  </w:num>
  <w:num w:numId="39" w16cid:durableId="1702510983">
    <w:abstractNumId w:val="75"/>
  </w:num>
  <w:num w:numId="40" w16cid:durableId="335888649">
    <w:abstractNumId w:val="42"/>
  </w:num>
  <w:num w:numId="41" w16cid:durableId="1559973666">
    <w:abstractNumId w:val="43"/>
  </w:num>
  <w:num w:numId="42" w16cid:durableId="1912540610">
    <w:abstractNumId w:val="60"/>
  </w:num>
  <w:num w:numId="43" w16cid:durableId="2041734269">
    <w:abstractNumId w:val="17"/>
  </w:num>
  <w:num w:numId="44" w16cid:durableId="1666975701">
    <w:abstractNumId w:val="22"/>
  </w:num>
  <w:num w:numId="45" w16cid:durableId="215315183">
    <w:abstractNumId w:val="54"/>
  </w:num>
  <w:num w:numId="46" w16cid:durableId="1299611416">
    <w:abstractNumId w:val="50"/>
  </w:num>
  <w:num w:numId="47" w16cid:durableId="783766622">
    <w:abstractNumId w:val="20"/>
  </w:num>
  <w:num w:numId="48" w16cid:durableId="1712536050">
    <w:abstractNumId w:val="36"/>
  </w:num>
  <w:num w:numId="49" w16cid:durableId="340595598">
    <w:abstractNumId w:val="69"/>
  </w:num>
  <w:num w:numId="50" w16cid:durableId="157353790">
    <w:abstractNumId w:val="56"/>
  </w:num>
  <w:num w:numId="51" w16cid:durableId="1326202893">
    <w:abstractNumId w:val="3"/>
  </w:num>
  <w:num w:numId="52" w16cid:durableId="190609341">
    <w:abstractNumId w:val="51"/>
  </w:num>
  <w:num w:numId="53" w16cid:durableId="1804421219">
    <w:abstractNumId w:val="39"/>
  </w:num>
  <w:num w:numId="54" w16cid:durableId="150873961">
    <w:abstractNumId w:val="14"/>
  </w:num>
  <w:num w:numId="55" w16cid:durableId="1644651581">
    <w:abstractNumId w:val="29"/>
  </w:num>
  <w:num w:numId="56" w16cid:durableId="63183426">
    <w:abstractNumId w:val="57"/>
  </w:num>
  <w:num w:numId="57" w16cid:durableId="696277048">
    <w:abstractNumId w:val="2"/>
  </w:num>
  <w:num w:numId="58" w16cid:durableId="1714959736">
    <w:abstractNumId w:val="61"/>
  </w:num>
  <w:num w:numId="59" w16cid:durableId="1705714626">
    <w:abstractNumId w:val="5"/>
  </w:num>
  <w:num w:numId="60" w16cid:durableId="2032606373">
    <w:abstractNumId w:val="12"/>
  </w:num>
  <w:num w:numId="61" w16cid:durableId="663512021">
    <w:abstractNumId w:val="67"/>
  </w:num>
  <w:num w:numId="62" w16cid:durableId="552500348">
    <w:abstractNumId w:val="68"/>
  </w:num>
  <w:num w:numId="63" w16cid:durableId="912131011">
    <w:abstractNumId w:val="48"/>
  </w:num>
  <w:num w:numId="64" w16cid:durableId="1423336467">
    <w:abstractNumId w:val="34"/>
  </w:num>
  <w:num w:numId="65" w16cid:durableId="1153836078">
    <w:abstractNumId w:val="35"/>
  </w:num>
  <w:num w:numId="66" w16cid:durableId="788663348">
    <w:abstractNumId w:val="28"/>
  </w:num>
  <w:num w:numId="67" w16cid:durableId="113014785">
    <w:abstractNumId w:val="33"/>
  </w:num>
  <w:num w:numId="68" w16cid:durableId="789905956">
    <w:abstractNumId w:val="37"/>
  </w:num>
  <w:num w:numId="69" w16cid:durableId="580526709">
    <w:abstractNumId w:val="24"/>
  </w:num>
  <w:num w:numId="70" w16cid:durableId="2033679127">
    <w:abstractNumId w:val="31"/>
  </w:num>
  <w:num w:numId="71" w16cid:durableId="1871840496">
    <w:abstractNumId w:val="1"/>
  </w:num>
  <w:num w:numId="72" w16cid:durableId="683633375">
    <w:abstractNumId w:val="26"/>
  </w:num>
  <w:num w:numId="73" w16cid:durableId="1715495048">
    <w:abstractNumId w:val="72"/>
  </w:num>
  <w:num w:numId="74" w16cid:durableId="1753239572">
    <w:abstractNumId w:val="9"/>
  </w:num>
  <w:num w:numId="75" w16cid:durableId="1503011695">
    <w:abstractNumId w:val="49"/>
  </w:num>
  <w:num w:numId="76" w16cid:durableId="475027903">
    <w:abstractNumId w:val="16"/>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ca Varkonyi">
    <w15:presenceInfo w15:providerId="AD" w15:userId="S::jvarkonyi@saludrevenue.com::00c14fe5-2c92-49ff-8db6-7847abd2e4a4"/>
  </w15:person>
  <w15:person w15:author="Jesse Ford">
    <w15:presenceInfo w15:providerId="AD" w15:userId="S::jford@saludrevenue.com::cc392edb-bdcc-4329-b7dc-982e31b5f39c"/>
  </w15:person>
  <w15:person w15:author="Victoria Ford">
    <w15:presenceInfo w15:providerId="AD" w15:userId="S::vford@saludrevenue.com::4a02e1f1-fb3b-4edd-b3a4-eae0658af4aa"/>
  </w15:person>
  <w15:person w15:author="Elizabeth Harwood">
    <w15:presenceInfo w15:providerId="AD" w15:userId="S::eharwood@saludrevenue.com::dc88eb52-ce07-4431-be75-3cfeff19dc7e"/>
  </w15:person>
  <w15:person w15:author="Monica Gallardo (Client Portal)">
    <w15:presenceInfo w15:providerId="AD" w15:userId="S::monika.rozaz_gmail.com#ext#@saludrevenue.onmicrosoft.com::3eb2ace4-5d63-47c5-9971-435334693cf9"/>
  </w15:person>
  <w15:person w15:author="Vaibhav Srivastava">
    <w15:presenceInfo w15:providerId="AD" w15:userId="S::vsrivastava@saludrevenue.com::d5c1173f-18fb-45f7-a2ab-7ee2427a1b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BD"/>
    <w:rsid w:val="0000049E"/>
    <w:rsid w:val="000004A6"/>
    <w:rsid w:val="00000D1F"/>
    <w:rsid w:val="00000D31"/>
    <w:rsid w:val="00000D47"/>
    <w:rsid w:val="00000EAF"/>
    <w:rsid w:val="00000F89"/>
    <w:rsid w:val="00001714"/>
    <w:rsid w:val="00001B2B"/>
    <w:rsid w:val="00002155"/>
    <w:rsid w:val="0000238D"/>
    <w:rsid w:val="00002463"/>
    <w:rsid w:val="000024AF"/>
    <w:rsid w:val="0000269F"/>
    <w:rsid w:val="00002802"/>
    <w:rsid w:val="00002FED"/>
    <w:rsid w:val="00003209"/>
    <w:rsid w:val="00003247"/>
    <w:rsid w:val="000033B9"/>
    <w:rsid w:val="00003801"/>
    <w:rsid w:val="00003AC7"/>
    <w:rsid w:val="00003EA8"/>
    <w:rsid w:val="00003EB2"/>
    <w:rsid w:val="000042C2"/>
    <w:rsid w:val="0000437C"/>
    <w:rsid w:val="0000445A"/>
    <w:rsid w:val="00004808"/>
    <w:rsid w:val="00004824"/>
    <w:rsid w:val="00004B18"/>
    <w:rsid w:val="00004B4A"/>
    <w:rsid w:val="00004E9B"/>
    <w:rsid w:val="000050A3"/>
    <w:rsid w:val="000051A9"/>
    <w:rsid w:val="00005918"/>
    <w:rsid w:val="000059A2"/>
    <w:rsid w:val="00005CBE"/>
    <w:rsid w:val="0000656F"/>
    <w:rsid w:val="00006693"/>
    <w:rsid w:val="00006910"/>
    <w:rsid w:val="00006BAB"/>
    <w:rsid w:val="00006BDC"/>
    <w:rsid w:val="0000744B"/>
    <w:rsid w:val="000075DD"/>
    <w:rsid w:val="00007E6B"/>
    <w:rsid w:val="00007F7F"/>
    <w:rsid w:val="00010856"/>
    <w:rsid w:val="000109D1"/>
    <w:rsid w:val="00010C63"/>
    <w:rsid w:val="00010ECF"/>
    <w:rsid w:val="00010EE3"/>
    <w:rsid w:val="00011055"/>
    <w:rsid w:val="00011110"/>
    <w:rsid w:val="0001113D"/>
    <w:rsid w:val="00011261"/>
    <w:rsid w:val="0001132B"/>
    <w:rsid w:val="000113AE"/>
    <w:rsid w:val="000114C9"/>
    <w:rsid w:val="00011583"/>
    <w:rsid w:val="000115E3"/>
    <w:rsid w:val="0001198F"/>
    <w:rsid w:val="00011AD7"/>
    <w:rsid w:val="00011C99"/>
    <w:rsid w:val="00011CB1"/>
    <w:rsid w:val="00012146"/>
    <w:rsid w:val="00012242"/>
    <w:rsid w:val="0001226E"/>
    <w:rsid w:val="000122E9"/>
    <w:rsid w:val="000123ED"/>
    <w:rsid w:val="00012617"/>
    <w:rsid w:val="0001265B"/>
    <w:rsid w:val="000126DD"/>
    <w:rsid w:val="00012774"/>
    <w:rsid w:val="000129DA"/>
    <w:rsid w:val="00012F0B"/>
    <w:rsid w:val="000134CA"/>
    <w:rsid w:val="0001355B"/>
    <w:rsid w:val="000136C9"/>
    <w:rsid w:val="000136FA"/>
    <w:rsid w:val="0001378A"/>
    <w:rsid w:val="00013A5B"/>
    <w:rsid w:val="00013A94"/>
    <w:rsid w:val="00013C54"/>
    <w:rsid w:val="00013E7B"/>
    <w:rsid w:val="00013F2D"/>
    <w:rsid w:val="00013F47"/>
    <w:rsid w:val="00013FA2"/>
    <w:rsid w:val="0001401F"/>
    <w:rsid w:val="00014412"/>
    <w:rsid w:val="0001473B"/>
    <w:rsid w:val="000147EE"/>
    <w:rsid w:val="000147FA"/>
    <w:rsid w:val="00014838"/>
    <w:rsid w:val="00014B14"/>
    <w:rsid w:val="00014B5F"/>
    <w:rsid w:val="000150D3"/>
    <w:rsid w:val="00015587"/>
    <w:rsid w:val="000155A2"/>
    <w:rsid w:val="000155BB"/>
    <w:rsid w:val="00015856"/>
    <w:rsid w:val="000158EB"/>
    <w:rsid w:val="00015D71"/>
    <w:rsid w:val="00015DF3"/>
    <w:rsid w:val="000161F5"/>
    <w:rsid w:val="0001696E"/>
    <w:rsid w:val="00016A76"/>
    <w:rsid w:val="00016CC7"/>
    <w:rsid w:val="00016F0B"/>
    <w:rsid w:val="000170A1"/>
    <w:rsid w:val="00017331"/>
    <w:rsid w:val="0001774F"/>
    <w:rsid w:val="00017D93"/>
    <w:rsid w:val="0001C693"/>
    <w:rsid w:val="0002029D"/>
    <w:rsid w:val="00020812"/>
    <w:rsid w:val="00020ADE"/>
    <w:rsid w:val="00020B2E"/>
    <w:rsid w:val="00020B72"/>
    <w:rsid w:val="000212CE"/>
    <w:rsid w:val="000212D0"/>
    <w:rsid w:val="00021EB4"/>
    <w:rsid w:val="00022060"/>
    <w:rsid w:val="000221DE"/>
    <w:rsid w:val="00022289"/>
    <w:rsid w:val="000226ED"/>
    <w:rsid w:val="000226EE"/>
    <w:rsid w:val="000227B9"/>
    <w:rsid w:val="00022A05"/>
    <w:rsid w:val="00022AA4"/>
    <w:rsid w:val="00022D26"/>
    <w:rsid w:val="00022FE1"/>
    <w:rsid w:val="00023151"/>
    <w:rsid w:val="00023F9D"/>
    <w:rsid w:val="00024881"/>
    <w:rsid w:val="0002493F"/>
    <w:rsid w:val="00024AF4"/>
    <w:rsid w:val="00024B2E"/>
    <w:rsid w:val="00024B43"/>
    <w:rsid w:val="00024ED7"/>
    <w:rsid w:val="00025171"/>
    <w:rsid w:val="000253D8"/>
    <w:rsid w:val="0002556A"/>
    <w:rsid w:val="0002559A"/>
    <w:rsid w:val="000257D7"/>
    <w:rsid w:val="00025E1F"/>
    <w:rsid w:val="00025F8E"/>
    <w:rsid w:val="000263C2"/>
    <w:rsid w:val="00026738"/>
    <w:rsid w:val="00026A5A"/>
    <w:rsid w:val="00026CD8"/>
    <w:rsid w:val="00026D5C"/>
    <w:rsid w:val="00027061"/>
    <w:rsid w:val="00027062"/>
    <w:rsid w:val="00027199"/>
    <w:rsid w:val="00027440"/>
    <w:rsid w:val="000308C8"/>
    <w:rsid w:val="000309B1"/>
    <w:rsid w:val="00031084"/>
    <w:rsid w:val="00031253"/>
    <w:rsid w:val="00031548"/>
    <w:rsid w:val="00031892"/>
    <w:rsid w:val="00031971"/>
    <w:rsid w:val="00031C5D"/>
    <w:rsid w:val="0003224D"/>
    <w:rsid w:val="000324DB"/>
    <w:rsid w:val="00032532"/>
    <w:rsid w:val="000326B1"/>
    <w:rsid w:val="0003277B"/>
    <w:rsid w:val="00032AA4"/>
    <w:rsid w:val="000331A0"/>
    <w:rsid w:val="000335E6"/>
    <w:rsid w:val="000335F8"/>
    <w:rsid w:val="000337B5"/>
    <w:rsid w:val="00033B02"/>
    <w:rsid w:val="00033C66"/>
    <w:rsid w:val="00033D65"/>
    <w:rsid w:val="00033E4D"/>
    <w:rsid w:val="00033EEF"/>
    <w:rsid w:val="00033F96"/>
    <w:rsid w:val="000345B4"/>
    <w:rsid w:val="000348EE"/>
    <w:rsid w:val="000349E5"/>
    <w:rsid w:val="00034EC6"/>
    <w:rsid w:val="00034F1C"/>
    <w:rsid w:val="00035006"/>
    <w:rsid w:val="000352DC"/>
    <w:rsid w:val="0003565F"/>
    <w:rsid w:val="00036013"/>
    <w:rsid w:val="0003605C"/>
    <w:rsid w:val="000363C2"/>
    <w:rsid w:val="00036F7F"/>
    <w:rsid w:val="00037036"/>
    <w:rsid w:val="0003715F"/>
    <w:rsid w:val="000371F5"/>
    <w:rsid w:val="00037326"/>
    <w:rsid w:val="00037B3A"/>
    <w:rsid w:val="00037BF9"/>
    <w:rsid w:val="00037DC4"/>
    <w:rsid w:val="00037F4F"/>
    <w:rsid w:val="00039EC5"/>
    <w:rsid w:val="000405BC"/>
    <w:rsid w:val="00040B2E"/>
    <w:rsid w:val="00040BE5"/>
    <w:rsid w:val="00040C91"/>
    <w:rsid w:val="00041213"/>
    <w:rsid w:val="000415D0"/>
    <w:rsid w:val="0004176D"/>
    <w:rsid w:val="000419D5"/>
    <w:rsid w:val="000419F0"/>
    <w:rsid w:val="000420CB"/>
    <w:rsid w:val="0004289D"/>
    <w:rsid w:val="00042E72"/>
    <w:rsid w:val="00043050"/>
    <w:rsid w:val="0004351C"/>
    <w:rsid w:val="0004387E"/>
    <w:rsid w:val="00043DB5"/>
    <w:rsid w:val="00043E29"/>
    <w:rsid w:val="00043E4F"/>
    <w:rsid w:val="00043E93"/>
    <w:rsid w:val="0004416A"/>
    <w:rsid w:val="000445A1"/>
    <w:rsid w:val="00044948"/>
    <w:rsid w:val="00044B3F"/>
    <w:rsid w:val="00044F04"/>
    <w:rsid w:val="00045503"/>
    <w:rsid w:val="0004554E"/>
    <w:rsid w:val="0004577B"/>
    <w:rsid w:val="0004580B"/>
    <w:rsid w:val="00045A18"/>
    <w:rsid w:val="00045CAB"/>
    <w:rsid w:val="000463B6"/>
    <w:rsid w:val="000465DD"/>
    <w:rsid w:val="00046774"/>
    <w:rsid w:val="000467F6"/>
    <w:rsid w:val="00046ADD"/>
    <w:rsid w:val="00047081"/>
    <w:rsid w:val="0004709B"/>
    <w:rsid w:val="0004727C"/>
    <w:rsid w:val="00047432"/>
    <w:rsid w:val="000474C1"/>
    <w:rsid w:val="0004751A"/>
    <w:rsid w:val="00047767"/>
    <w:rsid w:val="00047B77"/>
    <w:rsid w:val="00047BDE"/>
    <w:rsid w:val="00047C0F"/>
    <w:rsid w:val="00047D18"/>
    <w:rsid w:val="00047F1F"/>
    <w:rsid w:val="00047F20"/>
    <w:rsid w:val="00050292"/>
    <w:rsid w:val="000507AB"/>
    <w:rsid w:val="0005086F"/>
    <w:rsid w:val="00050978"/>
    <w:rsid w:val="000509C4"/>
    <w:rsid w:val="00050C31"/>
    <w:rsid w:val="00050CE4"/>
    <w:rsid w:val="00050FE8"/>
    <w:rsid w:val="000514FD"/>
    <w:rsid w:val="00051734"/>
    <w:rsid w:val="00052142"/>
    <w:rsid w:val="000522E4"/>
    <w:rsid w:val="00052587"/>
    <w:rsid w:val="00052911"/>
    <w:rsid w:val="00052AA5"/>
    <w:rsid w:val="00052D6C"/>
    <w:rsid w:val="00052E37"/>
    <w:rsid w:val="000531D6"/>
    <w:rsid w:val="0005342A"/>
    <w:rsid w:val="0005355B"/>
    <w:rsid w:val="0005369C"/>
    <w:rsid w:val="0005379C"/>
    <w:rsid w:val="00053865"/>
    <w:rsid w:val="00053897"/>
    <w:rsid w:val="00053BF6"/>
    <w:rsid w:val="00053C45"/>
    <w:rsid w:val="00053F4E"/>
    <w:rsid w:val="00053FE2"/>
    <w:rsid w:val="00054032"/>
    <w:rsid w:val="000540C2"/>
    <w:rsid w:val="00054130"/>
    <w:rsid w:val="0005438C"/>
    <w:rsid w:val="000548DA"/>
    <w:rsid w:val="00054F30"/>
    <w:rsid w:val="0005503C"/>
    <w:rsid w:val="00055748"/>
    <w:rsid w:val="00055C15"/>
    <w:rsid w:val="00055ECA"/>
    <w:rsid w:val="00055F87"/>
    <w:rsid w:val="0005607B"/>
    <w:rsid w:val="00056205"/>
    <w:rsid w:val="00056358"/>
    <w:rsid w:val="00056638"/>
    <w:rsid w:val="00056DD0"/>
    <w:rsid w:val="00056E9C"/>
    <w:rsid w:val="00057429"/>
    <w:rsid w:val="000575CD"/>
    <w:rsid w:val="00057A60"/>
    <w:rsid w:val="00057DAE"/>
    <w:rsid w:val="00060BD7"/>
    <w:rsid w:val="00060CA3"/>
    <w:rsid w:val="00060EBE"/>
    <w:rsid w:val="00060F02"/>
    <w:rsid w:val="00060F62"/>
    <w:rsid w:val="00061056"/>
    <w:rsid w:val="000612DE"/>
    <w:rsid w:val="000612FC"/>
    <w:rsid w:val="000616D4"/>
    <w:rsid w:val="000617A8"/>
    <w:rsid w:val="00061996"/>
    <w:rsid w:val="00061A5C"/>
    <w:rsid w:val="00061E31"/>
    <w:rsid w:val="00061FC0"/>
    <w:rsid w:val="000622C5"/>
    <w:rsid w:val="000627B8"/>
    <w:rsid w:val="00062B7D"/>
    <w:rsid w:val="000630A2"/>
    <w:rsid w:val="00063D3A"/>
    <w:rsid w:val="000645B4"/>
    <w:rsid w:val="00064CB3"/>
    <w:rsid w:val="00064FB1"/>
    <w:rsid w:val="0006500E"/>
    <w:rsid w:val="00065066"/>
    <w:rsid w:val="0006522D"/>
    <w:rsid w:val="00065489"/>
    <w:rsid w:val="00065819"/>
    <w:rsid w:val="0006590C"/>
    <w:rsid w:val="0006594D"/>
    <w:rsid w:val="00065A56"/>
    <w:rsid w:val="00065B47"/>
    <w:rsid w:val="00065C23"/>
    <w:rsid w:val="00065E8D"/>
    <w:rsid w:val="00065F00"/>
    <w:rsid w:val="00065FFA"/>
    <w:rsid w:val="00066113"/>
    <w:rsid w:val="0006655E"/>
    <w:rsid w:val="0006672D"/>
    <w:rsid w:val="0006675E"/>
    <w:rsid w:val="000668F2"/>
    <w:rsid w:val="00066AA8"/>
    <w:rsid w:val="00066DB9"/>
    <w:rsid w:val="000671C9"/>
    <w:rsid w:val="000672AC"/>
    <w:rsid w:val="000674B0"/>
    <w:rsid w:val="00067602"/>
    <w:rsid w:val="000676C8"/>
    <w:rsid w:val="0006785B"/>
    <w:rsid w:val="00067CD4"/>
    <w:rsid w:val="00067D09"/>
    <w:rsid w:val="00067D6B"/>
    <w:rsid w:val="00070406"/>
    <w:rsid w:val="00070913"/>
    <w:rsid w:val="00070C44"/>
    <w:rsid w:val="00070C48"/>
    <w:rsid w:val="00070D7C"/>
    <w:rsid w:val="00070DA5"/>
    <w:rsid w:val="00071138"/>
    <w:rsid w:val="000711C6"/>
    <w:rsid w:val="000714E9"/>
    <w:rsid w:val="00071737"/>
    <w:rsid w:val="00071923"/>
    <w:rsid w:val="00071E21"/>
    <w:rsid w:val="0007250F"/>
    <w:rsid w:val="0007253C"/>
    <w:rsid w:val="00072BE5"/>
    <w:rsid w:val="00073161"/>
    <w:rsid w:val="000733DC"/>
    <w:rsid w:val="00073559"/>
    <w:rsid w:val="00073838"/>
    <w:rsid w:val="00073A55"/>
    <w:rsid w:val="00073A9F"/>
    <w:rsid w:val="00073AB2"/>
    <w:rsid w:val="00073AC3"/>
    <w:rsid w:val="00074BF4"/>
    <w:rsid w:val="00074D9D"/>
    <w:rsid w:val="00074E98"/>
    <w:rsid w:val="00074F89"/>
    <w:rsid w:val="000750D7"/>
    <w:rsid w:val="000752E8"/>
    <w:rsid w:val="000753AE"/>
    <w:rsid w:val="000754D5"/>
    <w:rsid w:val="000757A9"/>
    <w:rsid w:val="0007589F"/>
    <w:rsid w:val="00075981"/>
    <w:rsid w:val="00075B8F"/>
    <w:rsid w:val="00075D5C"/>
    <w:rsid w:val="00075EEE"/>
    <w:rsid w:val="00075EF7"/>
    <w:rsid w:val="00075F8D"/>
    <w:rsid w:val="000760FA"/>
    <w:rsid w:val="000767DA"/>
    <w:rsid w:val="000769DD"/>
    <w:rsid w:val="00076AD2"/>
    <w:rsid w:val="000772E3"/>
    <w:rsid w:val="00077347"/>
    <w:rsid w:val="000773BD"/>
    <w:rsid w:val="0007782B"/>
    <w:rsid w:val="00077BCB"/>
    <w:rsid w:val="00077C5A"/>
    <w:rsid w:val="00077CAC"/>
    <w:rsid w:val="00077E60"/>
    <w:rsid w:val="00077E72"/>
    <w:rsid w:val="00077FB7"/>
    <w:rsid w:val="0008011B"/>
    <w:rsid w:val="00080602"/>
    <w:rsid w:val="00081545"/>
    <w:rsid w:val="00081667"/>
    <w:rsid w:val="00081A26"/>
    <w:rsid w:val="00081CD1"/>
    <w:rsid w:val="00081D90"/>
    <w:rsid w:val="00081E5E"/>
    <w:rsid w:val="000824E0"/>
    <w:rsid w:val="000828CA"/>
    <w:rsid w:val="00082C65"/>
    <w:rsid w:val="000830AB"/>
    <w:rsid w:val="000833EE"/>
    <w:rsid w:val="00083437"/>
    <w:rsid w:val="000834D4"/>
    <w:rsid w:val="00083876"/>
    <w:rsid w:val="000838D6"/>
    <w:rsid w:val="00083A57"/>
    <w:rsid w:val="00083D69"/>
    <w:rsid w:val="000840A6"/>
    <w:rsid w:val="00084838"/>
    <w:rsid w:val="000849F9"/>
    <w:rsid w:val="00084C04"/>
    <w:rsid w:val="00084D59"/>
    <w:rsid w:val="0008509B"/>
    <w:rsid w:val="000854D4"/>
    <w:rsid w:val="00085582"/>
    <w:rsid w:val="000855DC"/>
    <w:rsid w:val="00085860"/>
    <w:rsid w:val="000859EA"/>
    <w:rsid w:val="0008616B"/>
    <w:rsid w:val="00086269"/>
    <w:rsid w:val="0008664B"/>
    <w:rsid w:val="00086B6C"/>
    <w:rsid w:val="00086C7B"/>
    <w:rsid w:val="00086E2E"/>
    <w:rsid w:val="00086F4D"/>
    <w:rsid w:val="000870A6"/>
    <w:rsid w:val="0008781D"/>
    <w:rsid w:val="00087C3E"/>
    <w:rsid w:val="00087CB2"/>
    <w:rsid w:val="00087F39"/>
    <w:rsid w:val="0009003D"/>
    <w:rsid w:val="0009012A"/>
    <w:rsid w:val="000905BB"/>
    <w:rsid w:val="00090993"/>
    <w:rsid w:val="00090C8A"/>
    <w:rsid w:val="00090FDC"/>
    <w:rsid w:val="00091390"/>
    <w:rsid w:val="0009142A"/>
    <w:rsid w:val="0009149A"/>
    <w:rsid w:val="00091553"/>
    <w:rsid w:val="0009199E"/>
    <w:rsid w:val="00091B95"/>
    <w:rsid w:val="00091C2C"/>
    <w:rsid w:val="00091EB1"/>
    <w:rsid w:val="00091FBA"/>
    <w:rsid w:val="0009204E"/>
    <w:rsid w:val="0009223B"/>
    <w:rsid w:val="00092276"/>
    <w:rsid w:val="000922D1"/>
    <w:rsid w:val="000922EB"/>
    <w:rsid w:val="00092700"/>
    <w:rsid w:val="000927FD"/>
    <w:rsid w:val="000928B3"/>
    <w:rsid w:val="000928EE"/>
    <w:rsid w:val="00092945"/>
    <w:rsid w:val="00092D3D"/>
    <w:rsid w:val="00092E78"/>
    <w:rsid w:val="00092F33"/>
    <w:rsid w:val="00093B7A"/>
    <w:rsid w:val="00093F5A"/>
    <w:rsid w:val="00093F6F"/>
    <w:rsid w:val="000941DD"/>
    <w:rsid w:val="00094533"/>
    <w:rsid w:val="00094946"/>
    <w:rsid w:val="00094A08"/>
    <w:rsid w:val="00094CD7"/>
    <w:rsid w:val="00094E53"/>
    <w:rsid w:val="00094FE0"/>
    <w:rsid w:val="000953A6"/>
    <w:rsid w:val="000953E6"/>
    <w:rsid w:val="000955D8"/>
    <w:rsid w:val="000956FC"/>
    <w:rsid w:val="00095723"/>
    <w:rsid w:val="000957F3"/>
    <w:rsid w:val="00095A36"/>
    <w:rsid w:val="00095A97"/>
    <w:rsid w:val="000961B8"/>
    <w:rsid w:val="0009687E"/>
    <w:rsid w:val="00096AE5"/>
    <w:rsid w:val="00096C2C"/>
    <w:rsid w:val="00096CA5"/>
    <w:rsid w:val="00096CBF"/>
    <w:rsid w:val="00096D42"/>
    <w:rsid w:val="000971EB"/>
    <w:rsid w:val="000A01EB"/>
    <w:rsid w:val="000A0520"/>
    <w:rsid w:val="000A0808"/>
    <w:rsid w:val="000A0981"/>
    <w:rsid w:val="000A0B81"/>
    <w:rsid w:val="000A0CAB"/>
    <w:rsid w:val="000A0CBE"/>
    <w:rsid w:val="000A0EED"/>
    <w:rsid w:val="000A0EF3"/>
    <w:rsid w:val="000A1074"/>
    <w:rsid w:val="000A1158"/>
    <w:rsid w:val="000A134F"/>
    <w:rsid w:val="000A141C"/>
    <w:rsid w:val="000A14D0"/>
    <w:rsid w:val="000A1546"/>
    <w:rsid w:val="000A198F"/>
    <w:rsid w:val="000A1BB0"/>
    <w:rsid w:val="000A2407"/>
    <w:rsid w:val="000A247B"/>
    <w:rsid w:val="000A2546"/>
    <w:rsid w:val="000A25CA"/>
    <w:rsid w:val="000A2679"/>
    <w:rsid w:val="000A2835"/>
    <w:rsid w:val="000A2840"/>
    <w:rsid w:val="000A2B59"/>
    <w:rsid w:val="000A2EE1"/>
    <w:rsid w:val="000A300B"/>
    <w:rsid w:val="000A3058"/>
    <w:rsid w:val="000A3083"/>
    <w:rsid w:val="000A3109"/>
    <w:rsid w:val="000A31F2"/>
    <w:rsid w:val="000A3303"/>
    <w:rsid w:val="000A34A1"/>
    <w:rsid w:val="000A35B7"/>
    <w:rsid w:val="000A35E6"/>
    <w:rsid w:val="000A385C"/>
    <w:rsid w:val="000A3B57"/>
    <w:rsid w:val="000A3FC7"/>
    <w:rsid w:val="000A4164"/>
    <w:rsid w:val="000A422A"/>
    <w:rsid w:val="000A4424"/>
    <w:rsid w:val="000A4654"/>
    <w:rsid w:val="000A4760"/>
    <w:rsid w:val="000A4829"/>
    <w:rsid w:val="000A4929"/>
    <w:rsid w:val="000A49F4"/>
    <w:rsid w:val="000A4B7C"/>
    <w:rsid w:val="000A52AA"/>
    <w:rsid w:val="000A537D"/>
    <w:rsid w:val="000A53B7"/>
    <w:rsid w:val="000A5657"/>
    <w:rsid w:val="000A569C"/>
    <w:rsid w:val="000A5A7C"/>
    <w:rsid w:val="000A60FB"/>
    <w:rsid w:val="000A630B"/>
    <w:rsid w:val="000A6773"/>
    <w:rsid w:val="000A68DE"/>
    <w:rsid w:val="000A69B9"/>
    <w:rsid w:val="000A7031"/>
    <w:rsid w:val="000A7286"/>
    <w:rsid w:val="000A749F"/>
    <w:rsid w:val="000A77A2"/>
    <w:rsid w:val="000A7926"/>
    <w:rsid w:val="000A79B7"/>
    <w:rsid w:val="000A7AA8"/>
    <w:rsid w:val="000A7B45"/>
    <w:rsid w:val="000A7B9F"/>
    <w:rsid w:val="000A7EC0"/>
    <w:rsid w:val="000A7FBD"/>
    <w:rsid w:val="000B0336"/>
    <w:rsid w:val="000B050B"/>
    <w:rsid w:val="000B07B7"/>
    <w:rsid w:val="000B0938"/>
    <w:rsid w:val="000B0B7A"/>
    <w:rsid w:val="000B0F41"/>
    <w:rsid w:val="000B1072"/>
    <w:rsid w:val="000B1113"/>
    <w:rsid w:val="000B1556"/>
    <w:rsid w:val="000B1916"/>
    <w:rsid w:val="000B1C28"/>
    <w:rsid w:val="000B1DE6"/>
    <w:rsid w:val="000B1DF6"/>
    <w:rsid w:val="000B2230"/>
    <w:rsid w:val="000B22B0"/>
    <w:rsid w:val="000B2323"/>
    <w:rsid w:val="000B2351"/>
    <w:rsid w:val="000B2629"/>
    <w:rsid w:val="000B286A"/>
    <w:rsid w:val="000B288E"/>
    <w:rsid w:val="000B29B2"/>
    <w:rsid w:val="000B2A73"/>
    <w:rsid w:val="000B2E96"/>
    <w:rsid w:val="000B319D"/>
    <w:rsid w:val="000B3206"/>
    <w:rsid w:val="000B3534"/>
    <w:rsid w:val="000B3820"/>
    <w:rsid w:val="000B3C26"/>
    <w:rsid w:val="000B3DB4"/>
    <w:rsid w:val="000B3DF9"/>
    <w:rsid w:val="000B3EC9"/>
    <w:rsid w:val="000B45F0"/>
    <w:rsid w:val="000B48A2"/>
    <w:rsid w:val="000B4D1A"/>
    <w:rsid w:val="000B4EAE"/>
    <w:rsid w:val="000B4FCE"/>
    <w:rsid w:val="000B50C7"/>
    <w:rsid w:val="000B515F"/>
    <w:rsid w:val="000B521E"/>
    <w:rsid w:val="000B5F20"/>
    <w:rsid w:val="000B5F4E"/>
    <w:rsid w:val="000B63D7"/>
    <w:rsid w:val="000B64A4"/>
    <w:rsid w:val="000B64A9"/>
    <w:rsid w:val="000B64FD"/>
    <w:rsid w:val="000B654A"/>
    <w:rsid w:val="000B65F1"/>
    <w:rsid w:val="000B6641"/>
    <w:rsid w:val="000B6933"/>
    <w:rsid w:val="000B695C"/>
    <w:rsid w:val="000B69FC"/>
    <w:rsid w:val="000B6B76"/>
    <w:rsid w:val="000B6E40"/>
    <w:rsid w:val="000B726E"/>
    <w:rsid w:val="000B79F8"/>
    <w:rsid w:val="000B7ADF"/>
    <w:rsid w:val="000B7CDE"/>
    <w:rsid w:val="000C010C"/>
    <w:rsid w:val="000C01EA"/>
    <w:rsid w:val="000C0352"/>
    <w:rsid w:val="000C0575"/>
    <w:rsid w:val="000C057D"/>
    <w:rsid w:val="000C05BD"/>
    <w:rsid w:val="000C0896"/>
    <w:rsid w:val="000C0CB2"/>
    <w:rsid w:val="000C0FBE"/>
    <w:rsid w:val="000C1382"/>
    <w:rsid w:val="000C13B9"/>
    <w:rsid w:val="000C1971"/>
    <w:rsid w:val="000C2523"/>
    <w:rsid w:val="000C287F"/>
    <w:rsid w:val="000C2D5A"/>
    <w:rsid w:val="000C2FFC"/>
    <w:rsid w:val="000C3119"/>
    <w:rsid w:val="000C3320"/>
    <w:rsid w:val="000C3486"/>
    <w:rsid w:val="000C37A6"/>
    <w:rsid w:val="000C3A72"/>
    <w:rsid w:val="000C3CAF"/>
    <w:rsid w:val="000C3E1A"/>
    <w:rsid w:val="000C40B0"/>
    <w:rsid w:val="000C4A0E"/>
    <w:rsid w:val="000C4ABF"/>
    <w:rsid w:val="000C4DB6"/>
    <w:rsid w:val="000C4E67"/>
    <w:rsid w:val="000C5302"/>
    <w:rsid w:val="000C53B4"/>
    <w:rsid w:val="000C5610"/>
    <w:rsid w:val="000C582B"/>
    <w:rsid w:val="000C5836"/>
    <w:rsid w:val="000C5853"/>
    <w:rsid w:val="000C5A94"/>
    <w:rsid w:val="000C5AC6"/>
    <w:rsid w:val="000C5E48"/>
    <w:rsid w:val="000C61FA"/>
    <w:rsid w:val="000C6936"/>
    <w:rsid w:val="000C6AF2"/>
    <w:rsid w:val="000C6D53"/>
    <w:rsid w:val="000C6FB9"/>
    <w:rsid w:val="000C73F4"/>
    <w:rsid w:val="000C752A"/>
    <w:rsid w:val="000C7860"/>
    <w:rsid w:val="000C79A5"/>
    <w:rsid w:val="000C79B5"/>
    <w:rsid w:val="000C7CE7"/>
    <w:rsid w:val="000C7D2E"/>
    <w:rsid w:val="000C7DB7"/>
    <w:rsid w:val="000D0188"/>
    <w:rsid w:val="000D0651"/>
    <w:rsid w:val="000D0660"/>
    <w:rsid w:val="000D06AD"/>
    <w:rsid w:val="000D0700"/>
    <w:rsid w:val="000D0C90"/>
    <w:rsid w:val="000D0DB1"/>
    <w:rsid w:val="000D0EF1"/>
    <w:rsid w:val="000D1541"/>
    <w:rsid w:val="000D18D1"/>
    <w:rsid w:val="000D1AD3"/>
    <w:rsid w:val="000D1BEA"/>
    <w:rsid w:val="000D2196"/>
    <w:rsid w:val="000D2DF9"/>
    <w:rsid w:val="000D3088"/>
    <w:rsid w:val="000D314E"/>
    <w:rsid w:val="000D35FB"/>
    <w:rsid w:val="000D366E"/>
    <w:rsid w:val="000D39FB"/>
    <w:rsid w:val="000D3B5F"/>
    <w:rsid w:val="000D3D23"/>
    <w:rsid w:val="000D3E57"/>
    <w:rsid w:val="000D482A"/>
    <w:rsid w:val="000D4BF7"/>
    <w:rsid w:val="000D4FAA"/>
    <w:rsid w:val="000D5054"/>
    <w:rsid w:val="000D54A3"/>
    <w:rsid w:val="000D56F5"/>
    <w:rsid w:val="000D5739"/>
    <w:rsid w:val="000D5943"/>
    <w:rsid w:val="000D5B89"/>
    <w:rsid w:val="000D5B91"/>
    <w:rsid w:val="000D5E07"/>
    <w:rsid w:val="000D61B8"/>
    <w:rsid w:val="000D6548"/>
    <w:rsid w:val="000D6667"/>
    <w:rsid w:val="000D6801"/>
    <w:rsid w:val="000D6885"/>
    <w:rsid w:val="000D6895"/>
    <w:rsid w:val="000D6A0B"/>
    <w:rsid w:val="000D6BA1"/>
    <w:rsid w:val="000D6D79"/>
    <w:rsid w:val="000D6F5A"/>
    <w:rsid w:val="000D70AC"/>
    <w:rsid w:val="000D73C5"/>
    <w:rsid w:val="000D7411"/>
    <w:rsid w:val="000D7616"/>
    <w:rsid w:val="000D7792"/>
    <w:rsid w:val="000D7AA6"/>
    <w:rsid w:val="000D7F92"/>
    <w:rsid w:val="000E001B"/>
    <w:rsid w:val="000E0078"/>
    <w:rsid w:val="000E0116"/>
    <w:rsid w:val="000E03D4"/>
    <w:rsid w:val="000E0DF5"/>
    <w:rsid w:val="000E1777"/>
    <w:rsid w:val="000E1824"/>
    <w:rsid w:val="000E19D4"/>
    <w:rsid w:val="000E1A62"/>
    <w:rsid w:val="000E1C9E"/>
    <w:rsid w:val="000E26C1"/>
    <w:rsid w:val="000E276B"/>
    <w:rsid w:val="000E294C"/>
    <w:rsid w:val="000E32E4"/>
    <w:rsid w:val="000E36B4"/>
    <w:rsid w:val="000E3846"/>
    <w:rsid w:val="000E3AD7"/>
    <w:rsid w:val="000E3C6D"/>
    <w:rsid w:val="000E426A"/>
    <w:rsid w:val="000E4927"/>
    <w:rsid w:val="000E4B33"/>
    <w:rsid w:val="000E4B69"/>
    <w:rsid w:val="000E5327"/>
    <w:rsid w:val="000E543D"/>
    <w:rsid w:val="000E558B"/>
    <w:rsid w:val="000E5C0B"/>
    <w:rsid w:val="000E5C21"/>
    <w:rsid w:val="000E5D58"/>
    <w:rsid w:val="000E5E51"/>
    <w:rsid w:val="000E5EBE"/>
    <w:rsid w:val="000E5F6B"/>
    <w:rsid w:val="000E60DA"/>
    <w:rsid w:val="000E6360"/>
    <w:rsid w:val="000E65DA"/>
    <w:rsid w:val="000E6897"/>
    <w:rsid w:val="000E699F"/>
    <w:rsid w:val="000E6AD8"/>
    <w:rsid w:val="000E6AE9"/>
    <w:rsid w:val="000E6C14"/>
    <w:rsid w:val="000E6DCE"/>
    <w:rsid w:val="000E76D5"/>
    <w:rsid w:val="000E7701"/>
    <w:rsid w:val="000E770B"/>
    <w:rsid w:val="000E793C"/>
    <w:rsid w:val="000E7A6A"/>
    <w:rsid w:val="000E7B2E"/>
    <w:rsid w:val="000E7BB8"/>
    <w:rsid w:val="000E7C0C"/>
    <w:rsid w:val="000EF3D4"/>
    <w:rsid w:val="000F00F7"/>
    <w:rsid w:val="000F0281"/>
    <w:rsid w:val="000F033C"/>
    <w:rsid w:val="000F04D4"/>
    <w:rsid w:val="000F1127"/>
    <w:rsid w:val="000F17D1"/>
    <w:rsid w:val="000F1994"/>
    <w:rsid w:val="000F1A6F"/>
    <w:rsid w:val="000F1B4B"/>
    <w:rsid w:val="000F1DC0"/>
    <w:rsid w:val="000F2265"/>
    <w:rsid w:val="000F23F6"/>
    <w:rsid w:val="000F2796"/>
    <w:rsid w:val="000F2AC4"/>
    <w:rsid w:val="000F2E27"/>
    <w:rsid w:val="000F31C8"/>
    <w:rsid w:val="000F3258"/>
    <w:rsid w:val="000F3262"/>
    <w:rsid w:val="000F32C2"/>
    <w:rsid w:val="000F3DC6"/>
    <w:rsid w:val="000F3E88"/>
    <w:rsid w:val="000F4319"/>
    <w:rsid w:val="000F449D"/>
    <w:rsid w:val="000F4BAF"/>
    <w:rsid w:val="000F56E8"/>
    <w:rsid w:val="000F6347"/>
    <w:rsid w:val="000F68E8"/>
    <w:rsid w:val="000F6E32"/>
    <w:rsid w:val="000F6F73"/>
    <w:rsid w:val="000F6F78"/>
    <w:rsid w:val="000F6F79"/>
    <w:rsid w:val="000F7566"/>
    <w:rsid w:val="000F78CB"/>
    <w:rsid w:val="000F78DB"/>
    <w:rsid w:val="000F7A34"/>
    <w:rsid w:val="000F7DB0"/>
    <w:rsid w:val="00100059"/>
    <w:rsid w:val="00100134"/>
    <w:rsid w:val="00100A08"/>
    <w:rsid w:val="00100DB5"/>
    <w:rsid w:val="00100F1E"/>
    <w:rsid w:val="00101721"/>
    <w:rsid w:val="00101AB4"/>
    <w:rsid w:val="00101BEC"/>
    <w:rsid w:val="00102122"/>
    <w:rsid w:val="00102180"/>
    <w:rsid w:val="001021D1"/>
    <w:rsid w:val="001022FB"/>
    <w:rsid w:val="00102300"/>
    <w:rsid w:val="001025FC"/>
    <w:rsid w:val="00102A19"/>
    <w:rsid w:val="00102C3B"/>
    <w:rsid w:val="001032B7"/>
    <w:rsid w:val="0010344A"/>
    <w:rsid w:val="00103915"/>
    <w:rsid w:val="00103A78"/>
    <w:rsid w:val="00103BF8"/>
    <w:rsid w:val="00103CC8"/>
    <w:rsid w:val="0010418E"/>
    <w:rsid w:val="00104270"/>
    <w:rsid w:val="001042A5"/>
    <w:rsid w:val="00104635"/>
    <w:rsid w:val="00104739"/>
    <w:rsid w:val="001049A5"/>
    <w:rsid w:val="00104DB4"/>
    <w:rsid w:val="00104FAD"/>
    <w:rsid w:val="00105866"/>
    <w:rsid w:val="00105897"/>
    <w:rsid w:val="00105C34"/>
    <w:rsid w:val="00105E33"/>
    <w:rsid w:val="00106197"/>
    <w:rsid w:val="0010650C"/>
    <w:rsid w:val="001067BF"/>
    <w:rsid w:val="001067E2"/>
    <w:rsid w:val="00106A03"/>
    <w:rsid w:val="00106C61"/>
    <w:rsid w:val="00106C9F"/>
    <w:rsid w:val="00106E1F"/>
    <w:rsid w:val="00106FB8"/>
    <w:rsid w:val="0010701F"/>
    <w:rsid w:val="00107560"/>
    <w:rsid w:val="00107624"/>
    <w:rsid w:val="001076E0"/>
    <w:rsid w:val="00107A36"/>
    <w:rsid w:val="00107F53"/>
    <w:rsid w:val="0011014C"/>
    <w:rsid w:val="001102C8"/>
    <w:rsid w:val="00110590"/>
    <w:rsid w:val="0011074A"/>
    <w:rsid w:val="0011079F"/>
    <w:rsid w:val="0011102F"/>
    <w:rsid w:val="00111096"/>
    <w:rsid w:val="001112F7"/>
    <w:rsid w:val="00111448"/>
    <w:rsid w:val="00111507"/>
    <w:rsid w:val="001118DD"/>
    <w:rsid w:val="00111A68"/>
    <w:rsid w:val="00111FD4"/>
    <w:rsid w:val="0011206F"/>
    <w:rsid w:val="001122C7"/>
    <w:rsid w:val="0011254B"/>
    <w:rsid w:val="0011270D"/>
    <w:rsid w:val="00112CD4"/>
    <w:rsid w:val="00112E2B"/>
    <w:rsid w:val="00112EB5"/>
    <w:rsid w:val="0011310A"/>
    <w:rsid w:val="001132A1"/>
    <w:rsid w:val="001135B6"/>
    <w:rsid w:val="001135EC"/>
    <w:rsid w:val="00113A53"/>
    <w:rsid w:val="00113AA6"/>
    <w:rsid w:val="00113B26"/>
    <w:rsid w:val="00113DFE"/>
    <w:rsid w:val="00113EBA"/>
    <w:rsid w:val="00113EC6"/>
    <w:rsid w:val="00114349"/>
    <w:rsid w:val="0011561B"/>
    <w:rsid w:val="001156F3"/>
    <w:rsid w:val="00115885"/>
    <w:rsid w:val="001158A4"/>
    <w:rsid w:val="00115996"/>
    <w:rsid w:val="00115CFA"/>
    <w:rsid w:val="00115DDF"/>
    <w:rsid w:val="00115F5B"/>
    <w:rsid w:val="0011612A"/>
    <w:rsid w:val="0011669D"/>
    <w:rsid w:val="00116B4D"/>
    <w:rsid w:val="00116CA0"/>
    <w:rsid w:val="00116FA6"/>
    <w:rsid w:val="001172BF"/>
    <w:rsid w:val="001173C0"/>
    <w:rsid w:val="00117CE6"/>
    <w:rsid w:val="00117FA9"/>
    <w:rsid w:val="0012042D"/>
    <w:rsid w:val="0012052B"/>
    <w:rsid w:val="0012099D"/>
    <w:rsid w:val="00121054"/>
    <w:rsid w:val="001213C2"/>
    <w:rsid w:val="001213D6"/>
    <w:rsid w:val="00121452"/>
    <w:rsid w:val="00121613"/>
    <w:rsid w:val="00121A4E"/>
    <w:rsid w:val="00121A6F"/>
    <w:rsid w:val="00121CAA"/>
    <w:rsid w:val="0012215A"/>
    <w:rsid w:val="00122401"/>
    <w:rsid w:val="00122476"/>
    <w:rsid w:val="00122512"/>
    <w:rsid w:val="00122776"/>
    <w:rsid w:val="00123246"/>
    <w:rsid w:val="0012396C"/>
    <w:rsid w:val="00123CBB"/>
    <w:rsid w:val="00123D50"/>
    <w:rsid w:val="001243B5"/>
    <w:rsid w:val="00124462"/>
    <w:rsid w:val="001245CA"/>
    <w:rsid w:val="001245CC"/>
    <w:rsid w:val="001245ED"/>
    <w:rsid w:val="00124702"/>
    <w:rsid w:val="00124DB1"/>
    <w:rsid w:val="00124ECC"/>
    <w:rsid w:val="001255E9"/>
    <w:rsid w:val="001256A2"/>
    <w:rsid w:val="001258AB"/>
    <w:rsid w:val="0012595E"/>
    <w:rsid w:val="00125E87"/>
    <w:rsid w:val="00125F82"/>
    <w:rsid w:val="00126463"/>
    <w:rsid w:val="001264E5"/>
    <w:rsid w:val="00126535"/>
    <w:rsid w:val="001266BE"/>
    <w:rsid w:val="00126D84"/>
    <w:rsid w:val="00126DBD"/>
    <w:rsid w:val="00126E9B"/>
    <w:rsid w:val="00126F98"/>
    <w:rsid w:val="00127122"/>
    <w:rsid w:val="001271FE"/>
    <w:rsid w:val="00127263"/>
    <w:rsid w:val="00127355"/>
    <w:rsid w:val="00127449"/>
    <w:rsid w:val="00127637"/>
    <w:rsid w:val="00127767"/>
    <w:rsid w:val="00127931"/>
    <w:rsid w:val="001279C7"/>
    <w:rsid w:val="00127A8D"/>
    <w:rsid w:val="00127E1E"/>
    <w:rsid w:val="00127F36"/>
    <w:rsid w:val="0013000C"/>
    <w:rsid w:val="00130565"/>
    <w:rsid w:val="001306EB"/>
    <w:rsid w:val="001309CC"/>
    <w:rsid w:val="00130E32"/>
    <w:rsid w:val="00131059"/>
    <w:rsid w:val="0013143C"/>
    <w:rsid w:val="00131807"/>
    <w:rsid w:val="00131851"/>
    <w:rsid w:val="00131A0B"/>
    <w:rsid w:val="00132130"/>
    <w:rsid w:val="00132488"/>
    <w:rsid w:val="0013266A"/>
    <w:rsid w:val="001328A4"/>
    <w:rsid w:val="00132910"/>
    <w:rsid w:val="00132D15"/>
    <w:rsid w:val="00132D2D"/>
    <w:rsid w:val="00132D49"/>
    <w:rsid w:val="00133140"/>
    <w:rsid w:val="00133145"/>
    <w:rsid w:val="00133213"/>
    <w:rsid w:val="001332AE"/>
    <w:rsid w:val="00133390"/>
    <w:rsid w:val="00133422"/>
    <w:rsid w:val="00133726"/>
    <w:rsid w:val="00133786"/>
    <w:rsid w:val="001337BF"/>
    <w:rsid w:val="001339C6"/>
    <w:rsid w:val="00134059"/>
    <w:rsid w:val="00134270"/>
    <w:rsid w:val="0013432C"/>
    <w:rsid w:val="001346D6"/>
    <w:rsid w:val="00135CE2"/>
    <w:rsid w:val="0013618E"/>
    <w:rsid w:val="001361B0"/>
    <w:rsid w:val="001361C0"/>
    <w:rsid w:val="00136236"/>
    <w:rsid w:val="001362C4"/>
    <w:rsid w:val="0013695D"/>
    <w:rsid w:val="00136C60"/>
    <w:rsid w:val="00136D80"/>
    <w:rsid w:val="00136E37"/>
    <w:rsid w:val="001370FD"/>
    <w:rsid w:val="001371A0"/>
    <w:rsid w:val="001372D1"/>
    <w:rsid w:val="001372D8"/>
    <w:rsid w:val="001373E7"/>
    <w:rsid w:val="001373FD"/>
    <w:rsid w:val="001374D1"/>
    <w:rsid w:val="0013778F"/>
    <w:rsid w:val="00137AD3"/>
    <w:rsid w:val="00137D32"/>
    <w:rsid w:val="0014026B"/>
    <w:rsid w:val="00140381"/>
    <w:rsid w:val="00140466"/>
    <w:rsid w:val="00140649"/>
    <w:rsid w:val="001409A6"/>
    <w:rsid w:val="001413B3"/>
    <w:rsid w:val="00141A02"/>
    <w:rsid w:val="00141C26"/>
    <w:rsid w:val="0014204E"/>
    <w:rsid w:val="001420A7"/>
    <w:rsid w:val="00142560"/>
    <w:rsid w:val="00142D1F"/>
    <w:rsid w:val="00142E25"/>
    <w:rsid w:val="00142EB5"/>
    <w:rsid w:val="00142EE5"/>
    <w:rsid w:val="001433DA"/>
    <w:rsid w:val="0014391D"/>
    <w:rsid w:val="00143C1C"/>
    <w:rsid w:val="00143ED0"/>
    <w:rsid w:val="00143F8A"/>
    <w:rsid w:val="00144393"/>
    <w:rsid w:val="001443F1"/>
    <w:rsid w:val="00144902"/>
    <w:rsid w:val="00144976"/>
    <w:rsid w:val="00144B20"/>
    <w:rsid w:val="00144BB0"/>
    <w:rsid w:val="00144BE4"/>
    <w:rsid w:val="00144DE4"/>
    <w:rsid w:val="00145287"/>
    <w:rsid w:val="0014548F"/>
    <w:rsid w:val="001454A3"/>
    <w:rsid w:val="00145679"/>
    <w:rsid w:val="0014575A"/>
    <w:rsid w:val="001458C2"/>
    <w:rsid w:val="001458CD"/>
    <w:rsid w:val="00145BC9"/>
    <w:rsid w:val="00146335"/>
    <w:rsid w:val="001464D3"/>
    <w:rsid w:val="001467E4"/>
    <w:rsid w:val="001467EB"/>
    <w:rsid w:val="00146858"/>
    <w:rsid w:val="00146A7E"/>
    <w:rsid w:val="00146C43"/>
    <w:rsid w:val="00146CDC"/>
    <w:rsid w:val="00146D25"/>
    <w:rsid w:val="00146F6F"/>
    <w:rsid w:val="00147F77"/>
    <w:rsid w:val="001500EF"/>
    <w:rsid w:val="0015017E"/>
    <w:rsid w:val="00150479"/>
    <w:rsid w:val="001508BC"/>
    <w:rsid w:val="00150ADD"/>
    <w:rsid w:val="00150AF3"/>
    <w:rsid w:val="00150C20"/>
    <w:rsid w:val="00150E79"/>
    <w:rsid w:val="00150E81"/>
    <w:rsid w:val="001516D1"/>
    <w:rsid w:val="0015184C"/>
    <w:rsid w:val="00151CBA"/>
    <w:rsid w:val="00151D18"/>
    <w:rsid w:val="00151F82"/>
    <w:rsid w:val="00151F85"/>
    <w:rsid w:val="001522D9"/>
    <w:rsid w:val="00152478"/>
    <w:rsid w:val="001524BD"/>
    <w:rsid w:val="001525A9"/>
    <w:rsid w:val="0015282F"/>
    <w:rsid w:val="001528D8"/>
    <w:rsid w:val="00152A04"/>
    <w:rsid w:val="00152B1E"/>
    <w:rsid w:val="00152E5C"/>
    <w:rsid w:val="001532CC"/>
    <w:rsid w:val="001532D4"/>
    <w:rsid w:val="0015347A"/>
    <w:rsid w:val="001535EA"/>
    <w:rsid w:val="0015396A"/>
    <w:rsid w:val="001539D7"/>
    <w:rsid w:val="00153BDC"/>
    <w:rsid w:val="00153CF3"/>
    <w:rsid w:val="00154026"/>
    <w:rsid w:val="00154276"/>
    <w:rsid w:val="001543EB"/>
    <w:rsid w:val="001545F4"/>
    <w:rsid w:val="00154B83"/>
    <w:rsid w:val="00154C76"/>
    <w:rsid w:val="00154D25"/>
    <w:rsid w:val="00154D8C"/>
    <w:rsid w:val="00154F8C"/>
    <w:rsid w:val="00154FB3"/>
    <w:rsid w:val="00154FE8"/>
    <w:rsid w:val="001553F7"/>
    <w:rsid w:val="00155696"/>
    <w:rsid w:val="001558A2"/>
    <w:rsid w:val="00155B0A"/>
    <w:rsid w:val="00155E60"/>
    <w:rsid w:val="00155F53"/>
    <w:rsid w:val="00155F5D"/>
    <w:rsid w:val="0015698A"/>
    <w:rsid w:val="00156A54"/>
    <w:rsid w:val="00157429"/>
    <w:rsid w:val="0015744D"/>
    <w:rsid w:val="00157457"/>
    <w:rsid w:val="001601DF"/>
    <w:rsid w:val="0016026C"/>
    <w:rsid w:val="00160851"/>
    <w:rsid w:val="00160D2D"/>
    <w:rsid w:val="00160E43"/>
    <w:rsid w:val="001610DF"/>
    <w:rsid w:val="0016145C"/>
    <w:rsid w:val="001620FE"/>
    <w:rsid w:val="00162277"/>
    <w:rsid w:val="00162C83"/>
    <w:rsid w:val="00162D46"/>
    <w:rsid w:val="00163260"/>
    <w:rsid w:val="001632D2"/>
    <w:rsid w:val="00163339"/>
    <w:rsid w:val="0016340A"/>
    <w:rsid w:val="00163754"/>
    <w:rsid w:val="00163859"/>
    <w:rsid w:val="00163DC9"/>
    <w:rsid w:val="001640A9"/>
    <w:rsid w:val="0016416D"/>
    <w:rsid w:val="001643C0"/>
    <w:rsid w:val="001644AA"/>
    <w:rsid w:val="00164708"/>
    <w:rsid w:val="00164777"/>
    <w:rsid w:val="0016487A"/>
    <w:rsid w:val="00164D9A"/>
    <w:rsid w:val="00164EB2"/>
    <w:rsid w:val="00165399"/>
    <w:rsid w:val="001653ED"/>
    <w:rsid w:val="0016541B"/>
    <w:rsid w:val="0016547F"/>
    <w:rsid w:val="0016583B"/>
    <w:rsid w:val="00165B13"/>
    <w:rsid w:val="00165EF0"/>
    <w:rsid w:val="00166147"/>
    <w:rsid w:val="001661D3"/>
    <w:rsid w:val="0016621F"/>
    <w:rsid w:val="00166601"/>
    <w:rsid w:val="001667F7"/>
    <w:rsid w:val="00166C1A"/>
    <w:rsid w:val="00166C1B"/>
    <w:rsid w:val="00167089"/>
    <w:rsid w:val="001672B8"/>
    <w:rsid w:val="0016736B"/>
    <w:rsid w:val="00167764"/>
    <w:rsid w:val="00167985"/>
    <w:rsid w:val="00167D30"/>
    <w:rsid w:val="00167D8A"/>
    <w:rsid w:val="0017042A"/>
    <w:rsid w:val="0017048B"/>
    <w:rsid w:val="001706A9"/>
    <w:rsid w:val="00170B7D"/>
    <w:rsid w:val="00170C8A"/>
    <w:rsid w:val="00170CE3"/>
    <w:rsid w:val="0017111B"/>
    <w:rsid w:val="0017117A"/>
    <w:rsid w:val="0017117E"/>
    <w:rsid w:val="00171C15"/>
    <w:rsid w:val="00171D64"/>
    <w:rsid w:val="00171E47"/>
    <w:rsid w:val="00171EE0"/>
    <w:rsid w:val="00172986"/>
    <w:rsid w:val="00172B9D"/>
    <w:rsid w:val="001730C2"/>
    <w:rsid w:val="0017316F"/>
    <w:rsid w:val="0017325C"/>
    <w:rsid w:val="001737BA"/>
    <w:rsid w:val="001737FA"/>
    <w:rsid w:val="00173890"/>
    <w:rsid w:val="00173ACB"/>
    <w:rsid w:val="001743ED"/>
    <w:rsid w:val="00174690"/>
    <w:rsid w:val="00174716"/>
    <w:rsid w:val="00174F26"/>
    <w:rsid w:val="00175065"/>
    <w:rsid w:val="001752EB"/>
    <w:rsid w:val="0017545C"/>
    <w:rsid w:val="00175473"/>
    <w:rsid w:val="00175D5C"/>
    <w:rsid w:val="00176014"/>
    <w:rsid w:val="00176314"/>
    <w:rsid w:val="00176486"/>
    <w:rsid w:val="0017649C"/>
    <w:rsid w:val="00176552"/>
    <w:rsid w:val="00176D38"/>
    <w:rsid w:val="00176E90"/>
    <w:rsid w:val="001770A9"/>
    <w:rsid w:val="00177175"/>
    <w:rsid w:val="00177255"/>
    <w:rsid w:val="0017754F"/>
    <w:rsid w:val="00177653"/>
    <w:rsid w:val="00177831"/>
    <w:rsid w:val="00177A2B"/>
    <w:rsid w:val="00177ACB"/>
    <w:rsid w:val="00177C9B"/>
    <w:rsid w:val="0018005E"/>
    <w:rsid w:val="00180A4E"/>
    <w:rsid w:val="00180B70"/>
    <w:rsid w:val="001810A4"/>
    <w:rsid w:val="00181A99"/>
    <w:rsid w:val="00181AFB"/>
    <w:rsid w:val="00181C67"/>
    <w:rsid w:val="00181DFA"/>
    <w:rsid w:val="00181E72"/>
    <w:rsid w:val="001820E9"/>
    <w:rsid w:val="0018214A"/>
    <w:rsid w:val="001821C7"/>
    <w:rsid w:val="00182268"/>
    <w:rsid w:val="00182292"/>
    <w:rsid w:val="0018242D"/>
    <w:rsid w:val="00182697"/>
    <w:rsid w:val="001828B8"/>
    <w:rsid w:val="00182A0C"/>
    <w:rsid w:val="00182A56"/>
    <w:rsid w:val="00183042"/>
    <w:rsid w:val="00183059"/>
    <w:rsid w:val="001832A9"/>
    <w:rsid w:val="001832DE"/>
    <w:rsid w:val="0018350B"/>
    <w:rsid w:val="0018352B"/>
    <w:rsid w:val="0018362E"/>
    <w:rsid w:val="0018366A"/>
    <w:rsid w:val="00183AA2"/>
    <w:rsid w:val="00183EAF"/>
    <w:rsid w:val="00183EB7"/>
    <w:rsid w:val="00183F95"/>
    <w:rsid w:val="001845A6"/>
    <w:rsid w:val="001847D3"/>
    <w:rsid w:val="00184B06"/>
    <w:rsid w:val="00184D5E"/>
    <w:rsid w:val="0018526B"/>
    <w:rsid w:val="00185524"/>
    <w:rsid w:val="001857ED"/>
    <w:rsid w:val="00185975"/>
    <w:rsid w:val="00185C3E"/>
    <w:rsid w:val="00185DE1"/>
    <w:rsid w:val="0018607A"/>
    <w:rsid w:val="001861E8"/>
    <w:rsid w:val="00186249"/>
    <w:rsid w:val="00186805"/>
    <w:rsid w:val="00186C21"/>
    <w:rsid w:val="001870B0"/>
    <w:rsid w:val="0018715E"/>
    <w:rsid w:val="001873B5"/>
    <w:rsid w:val="00187863"/>
    <w:rsid w:val="001878D1"/>
    <w:rsid w:val="00187A25"/>
    <w:rsid w:val="00187C63"/>
    <w:rsid w:val="00187D78"/>
    <w:rsid w:val="00187DD8"/>
    <w:rsid w:val="00190005"/>
    <w:rsid w:val="0019031C"/>
    <w:rsid w:val="001905EF"/>
    <w:rsid w:val="0019065B"/>
    <w:rsid w:val="0019094A"/>
    <w:rsid w:val="00190B0E"/>
    <w:rsid w:val="00190C41"/>
    <w:rsid w:val="00190FEB"/>
    <w:rsid w:val="001910C4"/>
    <w:rsid w:val="001913B0"/>
    <w:rsid w:val="00191445"/>
    <w:rsid w:val="0019153D"/>
    <w:rsid w:val="00191B45"/>
    <w:rsid w:val="00191D10"/>
    <w:rsid w:val="00191D93"/>
    <w:rsid w:val="00192265"/>
    <w:rsid w:val="0019226B"/>
    <w:rsid w:val="0019229E"/>
    <w:rsid w:val="00192515"/>
    <w:rsid w:val="001926AE"/>
    <w:rsid w:val="00192710"/>
    <w:rsid w:val="001928D9"/>
    <w:rsid w:val="00192969"/>
    <w:rsid w:val="00192A14"/>
    <w:rsid w:val="00192B7D"/>
    <w:rsid w:val="001937B7"/>
    <w:rsid w:val="001937EE"/>
    <w:rsid w:val="001938C1"/>
    <w:rsid w:val="00193CF3"/>
    <w:rsid w:val="00193D28"/>
    <w:rsid w:val="00194013"/>
    <w:rsid w:val="00194052"/>
    <w:rsid w:val="001941CE"/>
    <w:rsid w:val="00194386"/>
    <w:rsid w:val="00194966"/>
    <w:rsid w:val="00194A51"/>
    <w:rsid w:val="00194D23"/>
    <w:rsid w:val="001955BA"/>
    <w:rsid w:val="001956D7"/>
    <w:rsid w:val="001956E2"/>
    <w:rsid w:val="00195981"/>
    <w:rsid w:val="00195A6B"/>
    <w:rsid w:val="00195B68"/>
    <w:rsid w:val="00195D4F"/>
    <w:rsid w:val="00195EFA"/>
    <w:rsid w:val="00196477"/>
    <w:rsid w:val="00196568"/>
    <w:rsid w:val="001967B1"/>
    <w:rsid w:val="001968AF"/>
    <w:rsid w:val="001968E0"/>
    <w:rsid w:val="00196961"/>
    <w:rsid w:val="00196AC5"/>
    <w:rsid w:val="00196F0C"/>
    <w:rsid w:val="001974A3"/>
    <w:rsid w:val="00197597"/>
    <w:rsid w:val="001977DD"/>
    <w:rsid w:val="00197BDF"/>
    <w:rsid w:val="00197D10"/>
    <w:rsid w:val="00197D5D"/>
    <w:rsid w:val="00197E36"/>
    <w:rsid w:val="00197FCD"/>
    <w:rsid w:val="00197FE8"/>
    <w:rsid w:val="001A03B1"/>
    <w:rsid w:val="001A0897"/>
    <w:rsid w:val="001A0951"/>
    <w:rsid w:val="001A0A31"/>
    <w:rsid w:val="001A0C62"/>
    <w:rsid w:val="001A0CFE"/>
    <w:rsid w:val="001A0D4B"/>
    <w:rsid w:val="001A1131"/>
    <w:rsid w:val="001A1261"/>
    <w:rsid w:val="001A1537"/>
    <w:rsid w:val="001A1794"/>
    <w:rsid w:val="001A1F23"/>
    <w:rsid w:val="001A2085"/>
    <w:rsid w:val="001A209D"/>
    <w:rsid w:val="001A243A"/>
    <w:rsid w:val="001A28E9"/>
    <w:rsid w:val="001A2DF3"/>
    <w:rsid w:val="001A334C"/>
    <w:rsid w:val="001A3435"/>
    <w:rsid w:val="001A3612"/>
    <w:rsid w:val="001A3BC1"/>
    <w:rsid w:val="001A3D89"/>
    <w:rsid w:val="001A3EB6"/>
    <w:rsid w:val="001A3F20"/>
    <w:rsid w:val="001A407D"/>
    <w:rsid w:val="001A4145"/>
    <w:rsid w:val="001A48FD"/>
    <w:rsid w:val="001A4A3A"/>
    <w:rsid w:val="001A50D3"/>
    <w:rsid w:val="001A541E"/>
    <w:rsid w:val="001A54C0"/>
    <w:rsid w:val="001A5557"/>
    <w:rsid w:val="001A55E3"/>
    <w:rsid w:val="001A56F7"/>
    <w:rsid w:val="001A5BA0"/>
    <w:rsid w:val="001A5CD5"/>
    <w:rsid w:val="001A60AC"/>
    <w:rsid w:val="001A6181"/>
    <w:rsid w:val="001A6384"/>
    <w:rsid w:val="001A640D"/>
    <w:rsid w:val="001A6908"/>
    <w:rsid w:val="001A6C26"/>
    <w:rsid w:val="001A6C79"/>
    <w:rsid w:val="001A6F14"/>
    <w:rsid w:val="001A6F71"/>
    <w:rsid w:val="001A6FE7"/>
    <w:rsid w:val="001A7126"/>
    <w:rsid w:val="001A7297"/>
    <w:rsid w:val="001A7349"/>
    <w:rsid w:val="001A7635"/>
    <w:rsid w:val="001A76F7"/>
    <w:rsid w:val="001A77FA"/>
    <w:rsid w:val="001A7805"/>
    <w:rsid w:val="001A7D67"/>
    <w:rsid w:val="001A7ECB"/>
    <w:rsid w:val="001A7EE6"/>
    <w:rsid w:val="001A7F03"/>
    <w:rsid w:val="001A7FBC"/>
    <w:rsid w:val="001B0564"/>
    <w:rsid w:val="001B0696"/>
    <w:rsid w:val="001B071F"/>
    <w:rsid w:val="001B09A6"/>
    <w:rsid w:val="001B09E3"/>
    <w:rsid w:val="001B0C40"/>
    <w:rsid w:val="001B0EEC"/>
    <w:rsid w:val="001B0F68"/>
    <w:rsid w:val="001B1086"/>
    <w:rsid w:val="001B139F"/>
    <w:rsid w:val="001B1530"/>
    <w:rsid w:val="001B1676"/>
    <w:rsid w:val="001B171A"/>
    <w:rsid w:val="001B1931"/>
    <w:rsid w:val="001B1B56"/>
    <w:rsid w:val="001B1BEA"/>
    <w:rsid w:val="001B1CE1"/>
    <w:rsid w:val="001B1FD6"/>
    <w:rsid w:val="001B204B"/>
    <w:rsid w:val="001B22D7"/>
    <w:rsid w:val="001B239B"/>
    <w:rsid w:val="001B25CA"/>
    <w:rsid w:val="001B25D7"/>
    <w:rsid w:val="001B2A4E"/>
    <w:rsid w:val="001B2E3F"/>
    <w:rsid w:val="001B2E6B"/>
    <w:rsid w:val="001B2E9F"/>
    <w:rsid w:val="001B2FA3"/>
    <w:rsid w:val="001B3264"/>
    <w:rsid w:val="001B3EDD"/>
    <w:rsid w:val="001B420E"/>
    <w:rsid w:val="001B420F"/>
    <w:rsid w:val="001B4647"/>
    <w:rsid w:val="001B47EE"/>
    <w:rsid w:val="001B4C3E"/>
    <w:rsid w:val="001B4C4D"/>
    <w:rsid w:val="001B5118"/>
    <w:rsid w:val="001B524E"/>
    <w:rsid w:val="001B5589"/>
    <w:rsid w:val="001B5899"/>
    <w:rsid w:val="001B5C7A"/>
    <w:rsid w:val="001B5E11"/>
    <w:rsid w:val="001B5EC3"/>
    <w:rsid w:val="001B5F4D"/>
    <w:rsid w:val="001B62E0"/>
    <w:rsid w:val="001B636C"/>
    <w:rsid w:val="001B63A4"/>
    <w:rsid w:val="001B6638"/>
    <w:rsid w:val="001B6F39"/>
    <w:rsid w:val="001B7345"/>
    <w:rsid w:val="001B762A"/>
    <w:rsid w:val="001B78E5"/>
    <w:rsid w:val="001B7A40"/>
    <w:rsid w:val="001B7B79"/>
    <w:rsid w:val="001B7C27"/>
    <w:rsid w:val="001C00BE"/>
    <w:rsid w:val="001C0215"/>
    <w:rsid w:val="001C0326"/>
    <w:rsid w:val="001C097C"/>
    <w:rsid w:val="001C0E04"/>
    <w:rsid w:val="001C18B3"/>
    <w:rsid w:val="001C1AA2"/>
    <w:rsid w:val="001C1B7B"/>
    <w:rsid w:val="001C1BC6"/>
    <w:rsid w:val="001C1C16"/>
    <w:rsid w:val="001C1F66"/>
    <w:rsid w:val="001C20FC"/>
    <w:rsid w:val="001C22D9"/>
    <w:rsid w:val="001C24F0"/>
    <w:rsid w:val="001C2A8A"/>
    <w:rsid w:val="001C2EE0"/>
    <w:rsid w:val="001C2F6B"/>
    <w:rsid w:val="001C311F"/>
    <w:rsid w:val="001C3479"/>
    <w:rsid w:val="001C3688"/>
    <w:rsid w:val="001C39F9"/>
    <w:rsid w:val="001C4128"/>
    <w:rsid w:val="001C4278"/>
    <w:rsid w:val="001C43AE"/>
    <w:rsid w:val="001C4548"/>
    <w:rsid w:val="001C455D"/>
    <w:rsid w:val="001C475C"/>
    <w:rsid w:val="001C487B"/>
    <w:rsid w:val="001C563E"/>
    <w:rsid w:val="001C5B4D"/>
    <w:rsid w:val="001C5C63"/>
    <w:rsid w:val="001C5DDF"/>
    <w:rsid w:val="001C5F31"/>
    <w:rsid w:val="001C60E2"/>
    <w:rsid w:val="001C6206"/>
    <w:rsid w:val="001C6788"/>
    <w:rsid w:val="001C67D3"/>
    <w:rsid w:val="001C68D5"/>
    <w:rsid w:val="001C68F8"/>
    <w:rsid w:val="001C6D36"/>
    <w:rsid w:val="001C6F1D"/>
    <w:rsid w:val="001C7361"/>
    <w:rsid w:val="001C7445"/>
    <w:rsid w:val="001C75EC"/>
    <w:rsid w:val="001C7C0C"/>
    <w:rsid w:val="001C7E04"/>
    <w:rsid w:val="001C7FFD"/>
    <w:rsid w:val="001D017D"/>
    <w:rsid w:val="001D0343"/>
    <w:rsid w:val="001D04F5"/>
    <w:rsid w:val="001D0670"/>
    <w:rsid w:val="001D0759"/>
    <w:rsid w:val="001D089F"/>
    <w:rsid w:val="001D0CF1"/>
    <w:rsid w:val="001D0FA5"/>
    <w:rsid w:val="001D12F5"/>
    <w:rsid w:val="001D15C3"/>
    <w:rsid w:val="001D17D7"/>
    <w:rsid w:val="001D1941"/>
    <w:rsid w:val="001D19E6"/>
    <w:rsid w:val="001D1D3B"/>
    <w:rsid w:val="001D2959"/>
    <w:rsid w:val="001D2AA1"/>
    <w:rsid w:val="001D2C8E"/>
    <w:rsid w:val="001D2DE2"/>
    <w:rsid w:val="001D2F79"/>
    <w:rsid w:val="001D349B"/>
    <w:rsid w:val="001D3507"/>
    <w:rsid w:val="001D3741"/>
    <w:rsid w:val="001D43D5"/>
    <w:rsid w:val="001D4CE8"/>
    <w:rsid w:val="001D5082"/>
    <w:rsid w:val="001D50F7"/>
    <w:rsid w:val="001D5301"/>
    <w:rsid w:val="001D5A0E"/>
    <w:rsid w:val="001D5A82"/>
    <w:rsid w:val="001D5BA8"/>
    <w:rsid w:val="001D5BFB"/>
    <w:rsid w:val="001D5C90"/>
    <w:rsid w:val="001D611B"/>
    <w:rsid w:val="001D63AB"/>
    <w:rsid w:val="001D653F"/>
    <w:rsid w:val="001D6592"/>
    <w:rsid w:val="001D6BF9"/>
    <w:rsid w:val="001D6FCF"/>
    <w:rsid w:val="001D7284"/>
    <w:rsid w:val="001D78AA"/>
    <w:rsid w:val="001D7DAC"/>
    <w:rsid w:val="001D7DE0"/>
    <w:rsid w:val="001D7E1F"/>
    <w:rsid w:val="001E01EF"/>
    <w:rsid w:val="001E03E6"/>
    <w:rsid w:val="001E063F"/>
    <w:rsid w:val="001E0AD4"/>
    <w:rsid w:val="001E0C7A"/>
    <w:rsid w:val="001E0F39"/>
    <w:rsid w:val="001E10CC"/>
    <w:rsid w:val="001E12F2"/>
    <w:rsid w:val="001E1528"/>
    <w:rsid w:val="001E1700"/>
    <w:rsid w:val="001E1BA9"/>
    <w:rsid w:val="001E1E3B"/>
    <w:rsid w:val="001E1E96"/>
    <w:rsid w:val="001E1F20"/>
    <w:rsid w:val="001E1F61"/>
    <w:rsid w:val="001E2DA1"/>
    <w:rsid w:val="001E2EEA"/>
    <w:rsid w:val="001E2F09"/>
    <w:rsid w:val="001E2F3E"/>
    <w:rsid w:val="001E32E1"/>
    <w:rsid w:val="001E38D5"/>
    <w:rsid w:val="001E3A67"/>
    <w:rsid w:val="001E3B19"/>
    <w:rsid w:val="001E4874"/>
    <w:rsid w:val="001E48C1"/>
    <w:rsid w:val="001E48D2"/>
    <w:rsid w:val="001E4BBB"/>
    <w:rsid w:val="001E4E53"/>
    <w:rsid w:val="001E4F33"/>
    <w:rsid w:val="001E50C3"/>
    <w:rsid w:val="001E5436"/>
    <w:rsid w:val="001E5456"/>
    <w:rsid w:val="001E54CB"/>
    <w:rsid w:val="001E581E"/>
    <w:rsid w:val="001E5C88"/>
    <w:rsid w:val="001E606A"/>
    <w:rsid w:val="001E6433"/>
    <w:rsid w:val="001E6587"/>
    <w:rsid w:val="001E69A3"/>
    <w:rsid w:val="001E6D8B"/>
    <w:rsid w:val="001E6E49"/>
    <w:rsid w:val="001E7131"/>
    <w:rsid w:val="001E73E0"/>
    <w:rsid w:val="001E7697"/>
    <w:rsid w:val="001E77ED"/>
    <w:rsid w:val="001E7905"/>
    <w:rsid w:val="001E7FC3"/>
    <w:rsid w:val="001F022B"/>
    <w:rsid w:val="001F0336"/>
    <w:rsid w:val="001F167C"/>
    <w:rsid w:val="001F1899"/>
    <w:rsid w:val="001F1C3E"/>
    <w:rsid w:val="001F1CD8"/>
    <w:rsid w:val="001F2078"/>
    <w:rsid w:val="001F23DA"/>
    <w:rsid w:val="001F25F6"/>
    <w:rsid w:val="001F261B"/>
    <w:rsid w:val="001F2777"/>
    <w:rsid w:val="001F2C5E"/>
    <w:rsid w:val="001F2DD6"/>
    <w:rsid w:val="001F2F95"/>
    <w:rsid w:val="001F3257"/>
    <w:rsid w:val="001F3389"/>
    <w:rsid w:val="001F34CC"/>
    <w:rsid w:val="001F3530"/>
    <w:rsid w:val="001F358A"/>
    <w:rsid w:val="001F3A3E"/>
    <w:rsid w:val="001F3C66"/>
    <w:rsid w:val="001F3CB5"/>
    <w:rsid w:val="001F3DBF"/>
    <w:rsid w:val="001F424D"/>
    <w:rsid w:val="001F445D"/>
    <w:rsid w:val="001F4546"/>
    <w:rsid w:val="001F4665"/>
    <w:rsid w:val="001F4A2F"/>
    <w:rsid w:val="001F4B48"/>
    <w:rsid w:val="001F4FE3"/>
    <w:rsid w:val="001F5090"/>
    <w:rsid w:val="001F550B"/>
    <w:rsid w:val="001F6162"/>
    <w:rsid w:val="001F6315"/>
    <w:rsid w:val="001F6647"/>
    <w:rsid w:val="001F6E3C"/>
    <w:rsid w:val="001F73A5"/>
    <w:rsid w:val="001F751D"/>
    <w:rsid w:val="001F7FF4"/>
    <w:rsid w:val="002001FE"/>
    <w:rsid w:val="002002AB"/>
    <w:rsid w:val="002005F4"/>
    <w:rsid w:val="00200A05"/>
    <w:rsid w:val="00200C0F"/>
    <w:rsid w:val="00200C42"/>
    <w:rsid w:val="00200E3D"/>
    <w:rsid w:val="00200EAF"/>
    <w:rsid w:val="00200F62"/>
    <w:rsid w:val="002012B0"/>
    <w:rsid w:val="002012C2"/>
    <w:rsid w:val="002013B5"/>
    <w:rsid w:val="002015A1"/>
    <w:rsid w:val="002016A2"/>
    <w:rsid w:val="00201913"/>
    <w:rsid w:val="0020221C"/>
    <w:rsid w:val="0020235F"/>
    <w:rsid w:val="00202800"/>
    <w:rsid w:val="00202BC5"/>
    <w:rsid w:val="00202DD4"/>
    <w:rsid w:val="002031EA"/>
    <w:rsid w:val="00203384"/>
    <w:rsid w:val="002033A1"/>
    <w:rsid w:val="002033A8"/>
    <w:rsid w:val="002034D8"/>
    <w:rsid w:val="00203F29"/>
    <w:rsid w:val="00203FA6"/>
    <w:rsid w:val="00204133"/>
    <w:rsid w:val="00204228"/>
    <w:rsid w:val="0020443E"/>
    <w:rsid w:val="00204562"/>
    <w:rsid w:val="0020470F"/>
    <w:rsid w:val="002047B0"/>
    <w:rsid w:val="0020493F"/>
    <w:rsid w:val="00204E86"/>
    <w:rsid w:val="00205293"/>
    <w:rsid w:val="002054E0"/>
    <w:rsid w:val="0020556F"/>
    <w:rsid w:val="00205640"/>
    <w:rsid w:val="00205A75"/>
    <w:rsid w:val="00206156"/>
    <w:rsid w:val="00206517"/>
    <w:rsid w:val="0020658D"/>
    <w:rsid w:val="0020696A"/>
    <w:rsid w:val="00206A0D"/>
    <w:rsid w:val="00206A57"/>
    <w:rsid w:val="00206C54"/>
    <w:rsid w:val="00207152"/>
    <w:rsid w:val="00207A79"/>
    <w:rsid w:val="00207BE6"/>
    <w:rsid w:val="00207E11"/>
    <w:rsid w:val="0021002D"/>
    <w:rsid w:val="0021016C"/>
    <w:rsid w:val="002104F2"/>
    <w:rsid w:val="0021050B"/>
    <w:rsid w:val="002109A2"/>
    <w:rsid w:val="00210E0C"/>
    <w:rsid w:val="00211057"/>
    <w:rsid w:val="002112A5"/>
    <w:rsid w:val="00211443"/>
    <w:rsid w:val="00211BC9"/>
    <w:rsid w:val="00211CC4"/>
    <w:rsid w:val="00211DF1"/>
    <w:rsid w:val="002121DD"/>
    <w:rsid w:val="002122B3"/>
    <w:rsid w:val="002123E9"/>
    <w:rsid w:val="00212554"/>
    <w:rsid w:val="0021259D"/>
    <w:rsid w:val="0021294D"/>
    <w:rsid w:val="00212A12"/>
    <w:rsid w:val="00212D17"/>
    <w:rsid w:val="00213058"/>
    <w:rsid w:val="002131EB"/>
    <w:rsid w:val="00213403"/>
    <w:rsid w:val="00213471"/>
    <w:rsid w:val="0021350C"/>
    <w:rsid w:val="00213565"/>
    <w:rsid w:val="00213847"/>
    <w:rsid w:val="002138C6"/>
    <w:rsid w:val="00213ACF"/>
    <w:rsid w:val="00213C54"/>
    <w:rsid w:val="00213D0F"/>
    <w:rsid w:val="0021480D"/>
    <w:rsid w:val="002148A5"/>
    <w:rsid w:val="00214C79"/>
    <w:rsid w:val="00215B97"/>
    <w:rsid w:val="00215DE4"/>
    <w:rsid w:val="002167D8"/>
    <w:rsid w:val="00216CB9"/>
    <w:rsid w:val="002170A2"/>
    <w:rsid w:val="00217193"/>
    <w:rsid w:val="0021728B"/>
    <w:rsid w:val="0021743F"/>
    <w:rsid w:val="00217475"/>
    <w:rsid w:val="00217480"/>
    <w:rsid w:val="00217751"/>
    <w:rsid w:val="002177FB"/>
    <w:rsid w:val="002179B9"/>
    <w:rsid w:val="00217AFD"/>
    <w:rsid w:val="00217B33"/>
    <w:rsid w:val="00217B45"/>
    <w:rsid w:val="00217DBD"/>
    <w:rsid w:val="00217E45"/>
    <w:rsid w:val="002200A1"/>
    <w:rsid w:val="002202AF"/>
    <w:rsid w:val="00220894"/>
    <w:rsid w:val="00220A37"/>
    <w:rsid w:val="00220B39"/>
    <w:rsid w:val="00220C44"/>
    <w:rsid w:val="00220FBD"/>
    <w:rsid w:val="00221190"/>
    <w:rsid w:val="002211DB"/>
    <w:rsid w:val="00221271"/>
    <w:rsid w:val="002213C3"/>
    <w:rsid w:val="002213C9"/>
    <w:rsid w:val="00221581"/>
    <w:rsid w:val="002219FB"/>
    <w:rsid w:val="00221ACF"/>
    <w:rsid w:val="00221AEE"/>
    <w:rsid w:val="00221F63"/>
    <w:rsid w:val="00222215"/>
    <w:rsid w:val="0022223F"/>
    <w:rsid w:val="0022238E"/>
    <w:rsid w:val="00222728"/>
    <w:rsid w:val="00222851"/>
    <w:rsid w:val="00222968"/>
    <w:rsid w:val="00222BC9"/>
    <w:rsid w:val="00222FB3"/>
    <w:rsid w:val="0022327B"/>
    <w:rsid w:val="00223282"/>
    <w:rsid w:val="002232E5"/>
    <w:rsid w:val="0022365C"/>
    <w:rsid w:val="00223791"/>
    <w:rsid w:val="0022396B"/>
    <w:rsid w:val="00223B3D"/>
    <w:rsid w:val="00223E9C"/>
    <w:rsid w:val="00223F84"/>
    <w:rsid w:val="00224446"/>
    <w:rsid w:val="002244CC"/>
    <w:rsid w:val="002244E3"/>
    <w:rsid w:val="002247BF"/>
    <w:rsid w:val="00224939"/>
    <w:rsid w:val="002249B3"/>
    <w:rsid w:val="00224B91"/>
    <w:rsid w:val="00224C7B"/>
    <w:rsid w:val="00224FFF"/>
    <w:rsid w:val="002258C9"/>
    <w:rsid w:val="00225ABB"/>
    <w:rsid w:val="00225D18"/>
    <w:rsid w:val="00225E9E"/>
    <w:rsid w:val="00226076"/>
    <w:rsid w:val="00226088"/>
    <w:rsid w:val="002263F6"/>
    <w:rsid w:val="00226426"/>
    <w:rsid w:val="0022726C"/>
    <w:rsid w:val="00227525"/>
    <w:rsid w:val="00227880"/>
    <w:rsid w:val="00227F31"/>
    <w:rsid w:val="00230201"/>
    <w:rsid w:val="0023061E"/>
    <w:rsid w:val="002307DB"/>
    <w:rsid w:val="00230976"/>
    <w:rsid w:val="00230AD1"/>
    <w:rsid w:val="00230EE0"/>
    <w:rsid w:val="00231128"/>
    <w:rsid w:val="00231342"/>
    <w:rsid w:val="0023280E"/>
    <w:rsid w:val="00232E9A"/>
    <w:rsid w:val="002330DA"/>
    <w:rsid w:val="00233108"/>
    <w:rsid w:val="00233139"/>
    <w:rsid w:val="00233243"/>
    <w:rsid w:val="00233349"/>
    <w:rsid w:val="00233778"/>
    <w:rsid w:val="00233AB9"/>
    <w:rsid w:val="00233C04"/>
    <w:rsid w:val="00233F0B"/>
    <w:rsid w:val="00233F0F"/>
    <w:rsid w:val="00234057"/>
    <w:rsid w:val="002340BF"/>
    <w:rsid w:val="0023417C"/>
    <w:rsid w:val="0023465B"/>
    <w:rsid w:val="0023480F"/>
    <w:rsid w:val="002349F7"/>
    <w:rsid w:val="0023515D"/>
    <w:rsid w:val="0023518A"/>
    <w:rsid w:val="00235760"/>
    <w:rsid w:val="00235964"/>
    <w:rsid w:val="002359C1"/>
    <w:rsid w:val="00235A45"/>
    <w:rsid w:val="00235ABD"/>
    <w:rsid w:val="00236B76"/>
    <w:rsid w:val="00236CFF"/>
    <w:rsid w:val="00236E90"/>
    <w:rsid w:val="002370CA"/>
    <w:rsid w:val="00237505"/>
    <w:rsid w:val="002375F2"/>
    <w:rsid w:val="00237B28"/>
    <w:rsid w:val="00237B77"/>
    <w:rsid w:val="002400E9"/>
    <w:rsid w:val="00240772"/>
    <w:rsid w:val="002409E3"/>
    <w:rsid w:val="00240BDF"/>
    <w:rsid w:val="00240C3F"/>
    <w:rsid w:val="00240D3E"/>
    <w:rsid w:val="00241441"/>
    <w:rsid w:val="00241674"/>
    <w:rsid w:val="002418EE"/>
    <w:rsid w:val="00241F44"/>
    <w:rsid w:val="0024214A"/>
    <w:rsid w:val="002423DA"/>
    <w:rsid w:val="002429C6"/>
    <w:rsid w:val="00242CEA"/>
    <w:rsid w:val="00242D14"/>
    <w:rsid w:val="00242E7E"/>
    <w:rsid w:val="002431F8"/>
    <w:rsid w:val="0024362C"/>
    <w:rsid w:val="00243790"/>
    <w:rsid w:val="00243826"/>
    <w:rsid w:val="00243849"/>
    <w:rsid w:val="00243B1F"/>
    <w:rsid w:val="00243E6A"/>
    <w:rsid w:val="00244151"/>
    <w:rsid w:val="00244520"/>
    <w:rsid w:val="0024466C"/>
    <w:rsid w:val="00244D02"/>
    <w:rsid w:val="00244F10"/>
    <w:rsid w:val="00245136"/>
    <w:rsid w:val="00245262"/>
    <w:rsid w:val="0024526F"/>
    <w:rsid w:val="002457A6"/>
    <w:rsid w:val="002458C9"/>
    <w:rsid w:val="00245AF3"/>
    <w:rsid w:val="00245DB7"/>
    <w:rsid w:val="00245DCF"/>
    <w:rsid w:val="00245FB4"/>
    <w:rsid w:val="0024605F"/>
    <w:rsid w:val="002460B4"/>
    <w:rsid w:val="002462FB"/>
    <w:rsid w:val="00246682"/>
    <w:rsid w:val="002466F1"/>
    <w:rsid w:val="00246882"/>
    <w:rsid w:val="002468AE"/>
    <w:rsid w:val="00246A40"/>
    <w:rsid w:val="00246DB7"/>
    <w:rsid w:val="00246EE8"/>
    <w:rsid w:val="00247403"/>
    <w:rsid w:val="00247502"/>
    <w:rsid w:val="00247634"/>
    <w:rsid w:val="00247BD6"/>
    <w:rsid w:val="00247BE5"/>
    <w:rsid w:val="00247C17"/>
    <w:rsid w:val="0025035A"/>
    <w:rsid w:val="00250849"/>
    <w:rsid w:val="00250A90"/>
    <w:rsid w:val="00250E50"/>
    <w:rsid w:val="00251099"/>
    <w:rsid w:val="002511CF"/>
    <w:rsid w:val="002517F6"/>
    <w:rsid w:val="00251908"/>
    <w:rsid w:val="00251A35"/>
    <w:rsid w:val="00251DE9"/>
    <w:rsid w:val="002520CD"/>
    <w:rsid w:val="002521CC"/>
    <w:rsid w:val="002521D3"/>
    <w:rsid w:val="00252339"/>
    <w:rsid w:val="0025239E"/>
    <w:rsid w:val="002523B1"/>
    <w:rsid w:val="002523F5"/>
    <w:rsid w:val="0025262A"/>
    <w:rsid w:val="00252653"/>
    <w:rsid w:val="00252673"/>
    <w:rsid w:val="00252836"/>
    <w:rsid w:val="00252C71"/>
    <w:rsid w:val="00253070"/>
    <w:rsid w:val="002534B0"/>
    <w:rsid w:val="00253861"/>
    <w:rsid w:val="00253C24"/>
    <w:rsid w:val="00253F13"/>
    <w:rsid w:val="0025411F"/>
    <w:rsid w:val="00254268"/>
    <w:rsid w:val="0025427D"/>
    <w:rsid w:val="00254282"/>
    <w:rsid w:val="002546FF"/>
    <w:rsid w:val="00254752"/>
    <w:rsid w:val="002547A5"/>
    <w:rsid w:val="002548C6"/>
    <w:rsid w:val="0025499B"/>
    <w:rsid w:val="00254CA9"/>
    <w:rsid w:val="002550B9"/>
    <w:rsid w:val="00255142"/>
    <w:rsid w:val="00255650"/>
    <w:rsid w:val="00255F7D"/>
    <w:rsid w:val="00256558"/>
    <w:rsid w:val="00256575"/>
    <w:rsid w:val="002565DF"/>
    <w:rsid w:val="00256844"/>
    <w:rsid w:val="00256883"/>
    <w:rsid w:val="0025691E"/>
    <w:rsid w:val="00256E46"/>
    <w:rsid w:val="002570F3"/>
    <w:rsid w:val="00257241"/>
    <w:rsid w:val="00257652"/>
    <w:rsid w:val="00257ACA"/>
    <w:rsid w:val="00257C66"/>
    <w:rsid w:val="0026077B"/>
    <w:rsid w:val="00260800"/>
    <w:rsid w:val="002609D9"/>
    <w:rsid w:val="00260B02"/>
    <w:rsid w:val="00260BD3"/>
    <w:rsid w:val="00260CE3"/>
    <w:rsid w:val="002614F8"/>
    <w:rsid w:val="00261643"/>
    <w:rsid w:val="00261748"/>
    <w:rsid w:val="002617C5"/>
    <w:rsid w:val="00261840"/>
    <w:rsid w:val="002619A6"/>
    <w:rsid w:val="002619A8"/>
    <w:rsid w:val="00261C48"/>
    <w:rsid w:val="00261D46"/>
    <w:rsid w:val="00261F4F"/>
    <w:rsid w:val="00262423"/>
    <w:rsid w:val="002626AF"/>
    <w:rsid w:val="002627C4"/>
    <w:rsid w:val="00262ABC"/>
    <w:rsid w:val="002634A1"/>
    <w:rsid w:val="002634A2"/>
    <w:rsid w:val="00263601"/>
    <w:rsid w:val="00263675"/>
    <w:rsid w:val="002637EA"/>
    <w:rsid w:val="0026392E"/>
    <w:rsid w:val="00263EE3"/>
    <w:rsid w:val="002640C6"/>
    <w:rsid w:val="0026421A"/>
    <w:rsid w:val="00264531"/>
    <w:rsid w:val="00264AF4"/>
    <w:rsid w:val="00265089"/>
    <w:rsid w:val="00266035"/>
    <w:rsid w:val="0026635F"/>
    <w:rsid w:val="002666AC"/>
    <w:rsid w:val="002666B9"/>
    <w:rsid w:val="00266908"/>
    <w:rsid w:val="00266BA5"/>
    <w:rsid w:val="00266C59"/>
    <w:rsid w:val="00266E61"/>
    <w:rsid w:val="00266F99"/>
    <w:rsid w:val="002670CC"/>
    <w:rsid w:val="00267502"/>
    <w:rsid w:val="002677F8"/>
    <w:rsid w:val="00267A04"/>
    <w:rsid w:val="00267ACB"/>
    <w:rsid w:val="002700A3"/>
    <w:rsid w:val="0027023F"/>
    <w:rsid w:val="00270294"/>
    <w:rsid w:val="002702FC"/>
    <w:rsid w:val="002703C8"/>
    <w:rsid w:val="00270676"/>
    <w:rsid w:val="0027071B"/>
    <w:rsid w:val="002708BE"/>
    <w:rsid w:val="00270AC6"/>
    <w:rsid w:val="00270B3E"/>
    <w:rsid w:val="00270DC0"/>
    <w:rsid w:val="00271077"/>
    <w:rsid w:val="002711F3"/>
    <w:rsid w:val="0027125A"/>
    <w:rsid w:val="002715DF"/>
    <w:rsid w:val="00271779"/>
    <w:rsid w:val="00271B99"/>
    <w:rsid w:val="00271E54"/>
    <w:rsid w:val="00272022"/>
    <w:rsid w:val="00272522"/>
    <w:rsid w:val="00272896"/>
    <w:rsid w:val="00272A25"/>
    <w:rsid w:val="00272B69"/>
    <w:rsid w:val="00272DA7"/>
    <w:rsid w:val="002737AA"/>
    <w:rsid w:val="00273A2D"/>
    <w:rsid w:val="00273EC4"/>
    <w:rsid w:val="00273F72"/>
    <w:rsid w:val="00273FE6"/>
    <w:rsid w:val="00274200"/>
    <w:rsid w:val="00274394"/>
    <w:rsid w:val="00274631"/>
    <w:rsid w:val="00274665"/>
    <w:rsid w:val="0027483E"/>
    <w:rsid w:val="00274BD5"/>
    <w:rsid w:val="00274D89"/>
    <w:rsid w:val="00274E92"/>
    <w:rsid w:val="00275244"/>
    <w:rsid w:val="002753BB"/>
    <w:rsid w:val="00275B1C"/>
    <w:rsid w:val="00275C4A"/>
    <w:rsid w:val="00275C6B"/>
    <w:rsid w:val="00275E04"/>
    <w:rsid w:val="00276209"/>
    <w:rsid w:val="002765A5"/>
    <w:rsid w:val="00276926"/>
    <w:rsid w:val="00277068"/>
    <w:rsid w:val="0027750C"/>
    <w:rsid w:val="002775D5"/>
    <w:rsid w:val="00277B73"/>
    <w:rsid w:val="00277B96"/>
    <w:rsid w:val="00277E7F"/>
    <w:rsid w:val="00280049"/>
    <w:rsid w:val="002801A4"/>
    <w:rsid w:val="002804AD"/>
    <w:rsid w:val="0028089B"/>
    <w:rsid w:val="00280CC9"/>
    <w:rsid w:val="00280D5E"/>
    <w:rsid w:val="00280FB1"/>
    <w:rsid w:val="002815D8"/>
    <w:rsid w:val="00281619"/>
    <w:rsid w:val="00281918"/>
    <w:rsid w:val="00281F43"/>
    <w:rsid w:val="0028216E"/>
    <w:rsid w:val="00282277"/>
    <w:rsid w:val="002825CF"/>
    <w:rsid w:val="002826F0"/>
    <w:rsid w:val="002827E4"/>
    <w:rsid w:val="00282939"/>
    <w:rsid w:val="00282AC4"/>
    <w:rsid w:val="00282B51"/>
    <w:rsid w:val="00282F6E"/>
    <w:rsid w:val="00283255"/>
    <w:rsid w:val="00283501"/>
    <w:rsid w:val="0028376B"/>
    <w:rsid w:val="00283899"/>
    <w:rsid w:val="002847A0"/>
    <w:rsid w:val="0028495D"/>
    <w:rsid w:val="00284B41"/>
    <w:rsid w:val="00284CE7"/>
    <w:rsid w:val="0028512F"/>
    <w:rsid w:val="00285693"/>
    <w:rsid w:val="002858E8"/>
    <w:rsid w:val="00285C32"/>
    <w:rsid w:val="00285CA0"/>
    <w:rsid w:val="00285D67"/>
    <w:rsid w:val="0028620B"/>
    <w:rsid w:val="002862DA"/>
    <w:rsid w:val="002863A1"/>
    <w:rsid w:val="00286518"/>
    <w:rsid w:val="00286779"/>
    <w:rsid w:val="00286828"/>
    <w:rsid w:val="00286AE9"/>
    <w:rsid w:val="00286B95"/>
    <w:rsid w:val="00287297"/>
    <w:rsid w:val="00287323"/>
    <w:rsid w:val="002874E3"/>
    <w:rsid w:val="00287659"/>
    <w:rsid w:val="00287692"/>
    <w:rsid w:val="002878E0"/>
    <w:rsid w:val="00287E83"/>
    <w:rsid w:val="00287F23"/>
    <w:rsid w:val="00290637"/>
    <w:rsid w:val="002907AB"/>
    <w:rsid w:val="0029089C"/>
    <w:rsid w:val="00290B66"/>
    <w:rsid w:val="00290C83"/>
    <w:rsid w:val="002910B7"/>
    <w:rsid w:val="00291413"/>
    <w:rsid w:val="002914A5"/>
    <w:rsid w:val="002914F4"/>
    <w:rsid w:val="00291C7E"/>
    <w:rsid w:val="00291D1D"/>
    <w:rsid w:val="00291DC0"/>
    <w:rsid w:val="00291DE3"/>
    <w:rsid w:val="00292001"/>
    <w:rsid w:val="00292017"/>
    <w:rsid w:val="002921ED"/>
    <w:rsid w:val="002924B6"/>
    <w:rsid w:val="002925A4"/>
    <w:rsid w:val="002925E3"/>
    <w:rsid w:val="00292A0E"/>
    <w:rsid w:val="00292DE1"/>
    <w:rsid w:val="00293712"/>
    <w:rsid w:val="00293EBF"/>
    <w:rsid w:val="002942B8"/>
    <w:rsid w:val="002944BF"/>
    <w:rsid w:val="00294BAD"/>
    <w:rsid w:val="00294C4F"/>
    <w:rsid w:val="0029508E"/>
    <w:rsid w:val="002953D3"/>
    <w:rsid w:val="002955B1"/>
    <w:rsid w:val="002958BD"/>
    <w:rsid w:val="00295A1B"/>
    <w:rsid w:val="00295F96"/>
    <w:rsid w:val="002965F7"/>
    <w:rsid w:val="0029725C"/>
    <w:rsid w:val="002973DB"/>
    <w:rsid w:val="0029752D"/>
    <w:rsid w:val="00297643"/>
    <w:rsid w:val="0029781C"/>
    <w:rsid w:val="00297CEA"/>
    <w:rsid w:val="00297D4A"/>
    <w:rsid w:val="00297FDC"/>
    <w:rsid w:val="002A02E5"/>
    <w:rsid w:val="002A0377"/>
    <w:rsid w:val="002A041F"/>
    <w:rsid w:val="002A0783"/>
    <w:rsid w:val="002A07BF"/>
    <w:rsid w:val="002A0885"/>
    <w:rsid w:val="002A0B59"/>
    <w:rsid w:val="002A0D3B"/>
    <w:rsid w:val="002A10E9"/>
    <w:rsid w:val="002A12BE"/>
    <w:rsid w:val="002A1340"/>
    <w:rsid w:val="002A139B"/>
    <w:rsid w:val="002A155B"/>
    <w:rsid w:val="002A1913"/>
    <w:rsid w:val="002A19C2"/>
    <w:rsid w:val="002A1A89"/>
    <w:rsid w:val="002A1B56"/>
    <w:rsid w:val="002A1C01"/>
    <w:rsid w:val="002A1D51"/>
    <w:rsid w:val="002A1FC8"/>
    <w:rsid w:val="002A2037"/>
    <w:rsid w:val="002A220E"/>
    <w:rsid w:val="002A22AC"/>
    <w:rsid w:val="002A243B"/>
    <w:rsid w:val="002A2678"/>
    <w:rsid w:val="002A292A"/>
    <w:rsid w:val="002A29CD"/>
    <w:rsid w:val="002A2D2C"/>
    <w:rsid w:val="002A30F1"/>
    <w:rsid w:val="002A3644"/>
    <w:rsid w:val="002A3A00"/>
    <w:rsid w:val="002A3ACF"/>
    <w:rsid w:val="002A40A0"/>
    <w:rsid w:val="002A411E"/>
    <w:rsid w:val="002A4522"/>
    <w:rsid w:val="002A5093"/>
    <w:rsid w:val="002A5143"/>
    <w:rsid w:val="002A52CB"/>
    <w:rsid w:val="002A56D1"/>
    <w:rsid w:val="002A58F4"/>
    <w:rsid w:val="002A5E21"/>
    <w:rsid w:val="002A60B2"/>
    <w:rsid w:val="002A637E"/>
    <w:rsid w:val="002A65AB"/>
    <w:rsid w:val="002A668E"/>
    <w:rsid w:val="002A6736"/>
    <w:rsid w:val="002A6ACC"/>
    <w:rsid w:val="002A6B03"/>
    <w:rsid w:val="002A7017"/>
    <w:rsid w:val="002A7039"/>
    <w:rsid w:val="002A728C"/>
    <w:rsid w:val="002A7358"/>
    <w:rsid w:val="002A79F4"/>
    <w:rsid w:val="002A79FD"/>
    <w:rsid w:val="002A7A63"/>
    <w:rsid w:val="002A7C62"/>
    <w:rsid w:val="002A7E19"/>
    <w:rsid w:val="002A7EF5"/>
    <w:rsid w:val="002B03A2"/>
    <w:rsid w:val="002B05DE"/>
    <w:rsid w:val="002B0786"/>
    <w:rsid w:val="002B083E"/>
    <w:rsid w:val="002B0D72"/>
    <w:rsid w:val="002B10CF"/>
    <w:rsid w:val="002B14CF"/>
    <w:rsid w:val="002B15A1"/>
    <w:rsid w:val="002B16BA"/>
    <w:rsid w:val="002B1CB1"/>
    <w:rsid w:val="002B203D"/>
    <w:rsid w:val="002B203E"/>
    <w:rsid w:val="002B205E"/>
    <w:rsid w:val="002B216F"/>
    <w:rsid w:val="002B23FA"/>
    <w:rsid w:val="002B2441"/>
    <w:rsid w:val="002B24E6"/>
    <w:rsid w:val="002B25D8"/>
    <w:rsid w:val="002B28DB"/>
    <w:rsid w:val="002B2977"/>
    <w:rsid w:val="002B2A22"/>
    <w:rsid w:val="002B30F7"/>
    <w:rsid w:val="002B315D"/>
    <w:rsid w:val="002B346B"/>
    <w:rsid w:val="002B3558"/>
    <w:rsid w:val="002B3572"/>
    <w:rsid w:val="002B3D00"/>
    <w:rsid w:val="002B3E2C"/>
    <w:rsid w:val="002B3EFC"/>
    <w:rsid w:val="002B4187"/>
    <w:rsid w:val="002B448E"/>
    <w:rsid w:val="002B4588"/>
    <w:rsid w:val="002B4821"/>
    <w:rsid w:val="002B4B61"/>
    <w:rsid w:val="002B4C06"/>
    <w:rsid w:val="002B4D14"/>
    <w:rsid w:val="002B4EAE"/>
    <w:rsid w:val="002B51C3"/>
    <w:rsid w:val="002B54C2"/>
    <w:rsid w:val="002B55A2"/>
    <w:rsid w:val="002B5BE6"/>
    <w:rsid w:val="002B5CBE"/>
    <w:rsid w:val="002B5CE3"/>
    <w:rsid w:val="002B6084"/>
    <w:rsid w:val="002B6486"/>
    <w:rsid w:val="002B6783"/>
    <w:rsid w:val="002B6C51"/>
    <w:rsid w:val="002B701F"/>
    <w:rsid w:val="002B72E0"/>
    <w:rsid w:val="002B736B"/>
    <w:rsid w:val="002B745B"/>
    <w:rsid w:val="002B751E"/>
    <w:rsid w:val="002B7618"/>
    <w:rsid w:val="002B7695"/>
    <w:rsid w:val="002B7B21"/>
    <w:rsid w:val="002B7BBE"/>
    <w:rsid w:val="002C0169"/>
    <w:rsid w:val="002C026C"/>
    <w:rsid w:val="002C04CF"/>
    <w:rsid w:val="002C052E"/>
    <w:rsid w:val="002C09B8"/>
    <w:rsid w:val="002C0ADF"/>
    <w:rsid w:val="002C0BA8"/>
    <w:rsid w:val="002C0BA9"/>
    <w:rsid w:val="002C0E2D"/>
    <w:rsid w:val="002C0EDC"/>
    <w:rsid w:val="002C10BC"/>
    <w:rsid w:val="002C1690"/>
    <w:rsid w:val="002C185C"/>
    <w:rsid w:val="002C1DD4"/>
    <w:rsid w:val="002C2182"/>
    <w:rsid w:val="002C24DB"/>
    <w:rsid w:val="002C24E0"/>
    <w:rsid w:val="002C2C8A"/>
    <w:rsid w:val="002C2DA1"/>
    <w:rsid w:val="002C2EDA"/>
    <w:rsid w:val="002C2F3D"/>
    <w:rsid w:val="002C3037"/>
    <w:rsid w:val="002C312A"/>
    <w:rsid w:val="002C3D8C"/>
    <w:rsid w:val="002C3E28"/>
    <w:rsid w:val="002C41E7"/>
    <w:rsid w:val="002C446D"/>
    <w:rsid w:val="002C451A"/>
    <w:rsid w:val="002C4754"/>
    <w:rsid w:val="002C49DC"/>
    <w:rsid w:val="002C4FDD"/>
    <w:rsid w:val="002C5456"/>
    <w:rsid w:val="002C58E3"/>
    <w:rsid w:val="002C5933"/>
    <w:rsid w:val="002C5F43"/>
    <w:rsid w:val="002C678D"/>
    <w:rsid w:val="002C67A0"/>
    <w:rsid w:val="002C697B"/>
    <w:rsid w:val="002C6AB9"/>
    <w:rsid w:val="002C6C30"/>
    <w:rsid w:val="002C6D01"/>
    <w:rsid w:val="002C6E35"/>
    <w:rsid w:val="002C6F65"/>
    <w:rsid w:val="002C708D"/>
    <w:rsid w:val="002C7095"/>
    <w:rsid w:val="002C735D"/>
    <w:rsid w:val="002C746A"/>
    <w:rsid w:val="002C7521"/>
    <w:rsid w:val="002C7567"/>
    <w:rsid w:val="002C760B"/>
    <w:rsid w:val="002C7680"/>
    <w:rsid w:val="002C76A1"/>
    <w:rsid w:val="002C77B0"/>
    <w:rsid w:val="002C79A8"/>
    <w:rsid w:val="002C7E15"/>
    <w:rsid w:val="002C7E6F"/>
    <w:rsid w:val="002D0052"/>
    <w:rsid w:val="002D016B"/>
    <w:rsid w:val="002D0420"/>
    <w:rsid w:val="002D0C18"/>
    <w:rsid w:val="002D0CF9"/>
    <w:rsid w:val="002D0FB6"/>
    <w:rsid w:val="002D14B9"/>
    <w:rsid w:val="002D1CF3"/>
    <w:rsid w:val="002D1EA9"/>
    <w:rsid w:val="002D1FBE"/>
    <w:rsid w:val="002D2598"/>
    <w:rsid w:val="002D2A1D"/>
    <w:rsid w:val="002D2C55"/>
    <w:rsid w:val="002D2D6C"/>
    <w:rsid w:val="002D2D97"/>
    <w:rsid w:val="002D3087"/>
    <w:rsid w:val="002D3258"/>
    <w:rsid w:val="002D33A4"/>
    <w:rsid w:val="002D33BC"/>
    <w:rsid w:val="002D33EB"/>
    <w:rsid w:val="002D36D3"/>
    <w:rsid w:val="002D3AB3"/>
    <w:rsid w:val="002D3B56"/>
    <w:rsid w:val="002D3B89"/>
    <w:rsid w:val="002D3E81"/>
    <w:rsid w:val="002D3F40"/>
    <w:rsid w:val="002D3F52"/>
    <w:rsid w:val="002D4031"/>
    <w:rsid w:val="002D413D"/>
    <w:rsid w:val="002D43D9"/>
    <w:rsid w:val="002D4CFB"/>
    <w:rsid w:val="002D5186"/>
    <w:rsid w:val="002D552B"/>
    <w:rsid w:val="002D55BC"/>
    <w:rsid w:val="002D56B7"/>
    <w:rsid w:val="002D56E0"/>
    <w:rsid w:val="002D63FA"/>
    <w:rsid w:val="002D65E1"/>
    <w:rsid w:val="002D6696"/>
    <w:rsid w:val="002D66F3"/>
    <w:rsid w:val="002D6A65"/>
    <w:rsid w:val="002D6BF9"/>
    <w:rsid w:val="002D6D89"/>
    <w:rsid w:val="002D6DAD"/>
    <w:rsid w:val="002D6E64"/>
    <w:rsid w:val="002D6FDC"/>
    <w:rsid w:val="002D727F"/>
    <w:rsid w:val="002D73B6"/>
    <w:rsid w:val="002D75F9"/>
    <w:rsid w:val="002D7708"/>
    <w:rsid w:val="002D7881"/>
    <w:rsid w:val="002D7A83"/>
    <w:rsid w:val="002E0201"/>
    <w:rsid w:val="002E0239"/>
    <w:rsid w:val="002E0493"/>
    <w:rsid w:val="002E071E"/>
    <w:rsid w:val="002E0875"/>
    <w:rsid w:val="002E08AD"/>
    <w:rsid w:val="002E0D43"/>
    <w:rsid w:val="002E0DBD"/>
    <w:rsid w:val="002E12C7"/>
    <w:rsid w:val="002E15B9"/>
    <w:rsid w:val="002E175E"/>
    <w:rsid w:val="002E1902"/>
    <w:rsid w:val="002E1D42"/>
    <w:rsid w:val="002E2337"/>
    <w:rsid w:val="002E247D"/>
    <w:rsid w:val="002E2604"/>
    <w:rsid w:val="002E26FC"/>
    <w:rsid w:val="002E287B"/>
    <w:rsid w:val="002E28CA"/>
    <w:rsid w:val="002E2A93"/>
    <w:rsid w:val="002E2CB9"/>
    <w:rsid w:val="002E327D"/>
    <w:rsid w:val="002E36ED"/>
    <w:rsid w:val="002E37A8"/>
    <w:rsid w:val="002E3967"/>
    <w:rsid w:val="002E3AB6"/>
    <w:rsid w:val="002E3BD3"/>
    <w:rsid w:val="002E3C8E"/>
    <w:rsid w:val="002E3FE3"/>
    <w:rsid w:val="002E49E4"/>
    <w:rsid w:val="002E4EBA"/>
    <w:rsid w:val="002E548C"/>
    <w:rsid w:val="002E54D5"/>
    <w:rsid w:val="002E5900"/>
    <w:rsid w:val="002E5A78"/>
    <w:rsid w:val="002E5BA6"/>
    <w:rsid w:val="002E6142"/>
    <w:rsid w:val="002E6196"/>
    <w:rsid w:val="002E63C7"/>
    <w:rsid w:val="002E64AA"/>
    <w:rsid w:val="002E64D3"/>
    <w:rsid w:val="002E6787"/>
    <w:rsid w:val="002E6846"/>
    <w:rsid w:val="002E69C8"/>
    <w:rsid w:val="002E6A84"/>
    <w:rsid w:val="002E6D01"/>
    <w:rsid w:val="002E756A"/>
    <w:rsid w:val="002E7823"/>
    <w:rsid w:val="002E7DB1"/>
    <w:rsid w:val="002E7E72"/>
    <w:rsid w:val="002F01CA"/>
    <w:rsid w:val="002F0383"/>
    <w:rsid w:val="002F08E4"/>
    <w:rsid w:val="002F0D07"/>
    <w:rsid w:val="002F0EFD"/>
    <w:rsid w:val="002F1163"/>
    <w:rsid w:val="002F1D14"/>
    <w:rsid w:val="002F1D8A"/>
    <w:rsid w:val="002F1E78"/>
    <w:rsid w:val="002F1FCB"/>
    <w:rsid w:val="002F2360"/>
    <w:rsid w:val="002F2444"/>
    <w:rsid w:val="002F293D"/>
    <w:rsid w:val="002F2D75"/>
    <w:rsid w:val="002F2E77"/>
    <w:rsid w:val="002F2F4D"/>
    <w:rsid w:val="002F2F5C"/>
    <w:rsid w:val="002F3283"/>
    <w:rsid w:val="002F38B4"/>
    <w:rsid w:val="002F3915"/>
    <w:rsid w:val="002F3D3F"/>
    <w:rsid w:val="002F3F6B"/>
    <w:rsid w:val="002F4471"/>
    <w:rsid w:val="002F4547"/>
    <w:rsid w:val="002F46B4"/>
    <w:rsid w:val="002F49A6"/>
    <w:rsid w:val="002F4B63"/>
    <w:rsid w:val="002F4B97"/>
    <w:rsid w:val="002F4FCE"/>
    <w:rsid w:val="002F5129"/>
    <w:rsid w:val="002F534E"/>
    <w:rsid w:val="002F55C5"/>
    <w:rsid w:val="002F57B2"/>
    <w:rsid w:val="002F5859"/>
    <w:rsid w:val="002F58C1"/>
    <w:rsid w:val="002F5E43"/>
    <w:rsid w:val="002F61F8"/>
    <w:rsid w:val="002F6394"/>
    <w:rsid w:val="002F669E"/>
    <w:rsid w:val="002F6DAE"/>
    <w:rsid w:val="002F6DC4"/>
    <w:rsid w:val="002F6F59"/>
    <w:rsid w:val="002F6FDE"/>
    <w:rsid w:val="002F776A"/>
    <w:rsid w:val="002F799D"/>
    <w:rsid w:val="002F7ABE"/>
    <w:rsid w:val="002F7F12"/>
    <w:rsid w:val="002F7F70"/>
    <w:rsid w:val="003003E2"/>
    <w:rsid w:val="00300D07"/>
    <w:rsid w:val="00300DBA"/>
    <w:rsid w:val="00300E07"/>
    <w:rsid w:val="00300EBD"/>
    <w:rsid w:val="00300F38"/>
    <w:rsid w:val="0030150F"/>
    <w:rsid w:val="00301666"/>
    <w:rsid w:val="00301702"/>
    <w:rsid w:val="00301C84"/>
    <w:rsid w:val="00301F4E"/>
    <w:rsid w:val="003023D6"/>
    <w:rsid w:val="003024C9"/>
    <w:rsid w:val="00302555"/>
    <w:rsid w:val="0030281D"/>
    <w:rsid w:val="00302C83"/>
    <w:rsid w:val="00302EED"/>
    <w:rsid w:val="00302EF2"/>
    <w:rsid w:val="003031AB"/>
    <w:rsid w:val="003032FF"/>
    <w:rsid w:val="003036C9"/>
    <w:rsid w:val="00303754"/>
    <w:rsid w:val="0030396C"/>
    <w:rsid w:val="00303A0A"/>
    <w:rsid w:val="00303ADE"/>
    <w:rsid w:val="00303E65"/>
    <w:rsid w:val="00303ED2"/>
    <w:rsid w:val="00303F23"/>
    <w:rsid w:val="00304178"/>
    <w:rsid w:val="00304884"/>
    <w:rsid w:val="003048D5"/>
    <w:rsid w:val="0030491A"/>
    <w:rsid w:val="00304A24"/>
    <w:rsid w:val="00305E46"/>
    <w:rsid w:val="00305F97"/>
    <w:rsid w:val="00306221"/>
    <w:rsid w:val="00306486"/>
    <w:rsid w:val="003065D0"/>
    <w:rsid w:val="00306CDE"/>
    <w:rsid w:val="00306DD8"/>
    <w:rsid w:val="003070A7"/>
    <w:rsid w:val="00307235"/>
    <w:rsid w:val="003074BE"/>
    <w:rsid w:val="003074D1"/>
    <w:rsid w:val="003076AE"/>
    <w:rsid w:val="00307702"/>
    <w:rsid w:val="0030787B"/>
    <w:rsid w:val="00310F87"/>
    <w:rsid w:val="003118C0"/>
    <w:rsid w:val="00311972"/>
    <w:rsid w:val="003121BD"/>
    <w:rsid w:val="00312550"/>
    <w:rsid w:val="00312A9A"/>
    <w:rsid w:val="00312B2D"/>
    <w:rsid w:val="00312B91"/>
    <w:rsid w:val="00312FC2"/>
    <w:rsid w:val="0031306F"/>
    <w:rsid w:val="0031308A"/>
    <w:rsid w:val="00313412"/>
    <w:rsid w:val="003135B5"/>
    <w:rsid w:val="0031388F"/>
    <w:rsid w:val="00313AC4"/>
    <w:rsid w:val="00314041"/>
    <w:rsid w:val="0031420D"/>
    <w:rsid w:val="003142DE"/>
    <w:rsid w:val="0031451E"/>
    <w:rsid w:val="00314680"/>
    <w:rsid w:val="00314714"/>
    <w:rsid w:val="003149EC"/>
    <w:rsid w:val="00314C73"/>
    <w:rsid w:val="00314FC2"/>
    <w:rsid w:val="003152C7"/>
    <w:rsid w:val="00315313"/>
    <w:rsid w:val="00315394"/>
    <w:rsid w:val="003153F6"/>
    <w:rsid w:val="00315454"/>
    <w:rsid w:val="00315513"/>
    <w:rsid w:val="003156EF"/>
    <w:rsid w:val="003159EF"/>
    <w:rsid w:val="00315E0B"/>
    <w:rsid w:val="00316107"/>
    <w:rsid w:val="00316148"/>
    <w:rsid w:val="003161A1"/>
    <w:rsid w:val="0031663D"/>
    <w:rsid w:val="00316ADD"/>
    <w:rsid w:val="00316D5A"/>
    <w:rsid w:val="00316DD9"/>
    <w:rsid w:val="00317011"/>
    <w:rsid w:val="00317098"/>
    <w:rsid w:val="00317634"/>
    <w:rsid w:val="00320045"/>
    <w:rsid w:val="003203E5"/>
    <w:rsid w:val="00320442"/>
    <w:rsid w:val="0032062D"/>
    <w:rsid w:val="0032070A"/>
    <w:rsid w:val="00321211"/>
    <w:rsid w:val="003213F9"/>
    <w:rsid w:val="003219A1"/>
    <w:rsid w:val="00321AAF"/>
    <w:rsid w:val="00321ABA"/>
    <w:rsid w:val="00321D73"/>
    <w:rsid w:val="00322207"/>
    <w:rsid w:val="00322365"/>
    <w:rsid w:val="00322577"/>
    <w:rsid w:val="00322641"/>
    <w:rsid w:val="00322731"/>
    <w:rsid w:val="00322819"/>
    <w:rsid w:val="00322C81"/>
    <w:rsid w:val="00322FC5"/>
    <w:rsid w:val="00322FFB"/>
    <w:rsid w:val="003231BD"/>
    <w:rsid w:val="00323BFC"/>
    <w:rsid w:val="00323C7D"/>
    <w:rsid w:val="00323F39"/>
    <w:rsid w:val="0032439D"/>
    <w:rsid w:val="00324745"/>
    <w:rsid w:val="003247CD"/>
    <w:rsid w:val="00324866"/>
    <w:rsid w:val="00324913"/>
    <w:rsid w:val="00324A5E"/>
    <w:rsid w:val="00324D02"/>
    <w:rsid w:val="00324DAC"/>
    <w:rsid w:val="00324EF9"/>
    <w:rsid w:val="00324F84"/>
    <w:rsid w:val="00325426"/>
    <w:rsid w:val="00325DCD"/>
    <w:rsid w:val="00326212"/>
    <w:rsid w:val="0032696B"/>
    <w:rsid w:val="0032714F"/>
    <w:rsid w:val="00327194"/>
    <w:rsid w:val="003279B5"/>
    <w:rsid w:val="003303E8"/>
    <w:rsid w:val="00330548"/>
    <w:rsid w:val="00330893"/>
    <w:rsid w:val="00330F6F"/>
    <w:rsid w:val="00331578"/>
    <w:rsid w:val="003316DB"/>
    <w:rsid w:val="00331702"/>
    <w:rsid w:val="00332130"/>
    <w:rsid w:val="00332361"/>
    <w:rsid w:val="003324BD"/>
    <w:rsid w:val="00332569"/>
    <w:rsid w:val="003327F9"/>
    <w:rsid w:val="003329CE"/>
    <w:rsid w:val="00332A28"/>
    <w:rsid w:val="00332B21"/>
    <w:rsid w:val="00332D73"/>
    <w:rsid w:val="00332E79"/>
    <w:rsid w:val="003333D7"/>
    <w:rsid w:val="00333511"/>
    <w:rsid w:val="00333967"/>
    <w:rsid w:val="00333C7E"/>
    <w:rsid w:val="00333D43"/>
    <w:rsid w:val="00333E1A"/>
    <w:rsid w:val="0033405B"/>
    <w:rsid w:val="0033406E"/>
    <w:rsid w:val="00334616"/>
    <w:rsid w:val="00334776"/>
    <w:rsid w:val="0033478B"/>
    <w:rsid w:val="00334914"/>
    <w:rsid w:val="00334932"/>
    <w:rsid w:val="00334A28"/>
    <w:rsid w:val="00334A80"/>
    <w:rsid w:val="00334AF7"/>
    <w:rsid w:val="00334B41"/>
    <w:rsid w:val="00334B55"/>
    <w:rsid w:val="003355D3"/>
    <w:rsid w:val="0033575A"/>
    <w:rsid w:val="00335882"/>
    <w:rsid w:val="00336ABD"/>
    <w:rsid w:val="00336F10"/>
    <w:rsid w:val="00336FB0"/>
    <w:rsid w:val="00337078"/>
    <w:rsid w:val="00337164"/>
    <w:rsid w:val="003372B9"/>
    <w:rsid w:val="00337727"/>
    <w:rsid w:val="00337D2A"/>
    <w:rsid w:val="00337E04"/>
    <w:rsid w:val="00337F2B"/>
    <w:rsid w:val="0034001B"/>
    <w:rsid w:val="00340438"/>
    <w:rsid w:val="00340D7C"/>
    <w:rsid w:val="00340DF0"/>
    <w:rsid w:val="00340EAF"/>
    <w:rsid w:val="00341035"/>
    <w:rsid w:val="003410A6"/>
    <w:rsid w:val="00341220"/>
    <w:rsid w:val="00341481"/>
    <w:rsid w:val="003415FD"/>
    <w:rsid w:val="00341A64"/>
    <w:rsid w:val="00341C59"/>
    <w:rsid w:val="00341C8A"/>
    <w:rsid w:val="00341D5F"/>
    <w:rsid w:val="003421B6"/>
    <w:rsid w:val="0034234D"/>
    <w:rsid w:val="003426EB"/>
    <w:rsid w:val="003429C0"/>
    <w:rsid w:val="00342ABA"/>
    <w:rsid w:val="00342DBF"/>
    <w:rsid w:val="00343492"/>
    <w:rsid w:val="00343514"/>
    <w:rsid w:val="003435C1"/>
    <w:rsid w:val="003439B7"/>
    <w:rsid w:val="00343C05"/>
    <w:rsid w:val="00343E28"/>
    <w:rsid w:val="00344205"/>
    <w:rsid w:val="00344521"/>
    <w:rsid w:val="00344667"/>
    <w:rsid w:val="00344A67"/>
    <w:rsid w:val="00344C86"/>
    <w:rsid w:val="00344CC2"/>
    <w:rsid w:val="00344E00"/>
    <w:rsid w:val="00344FBD"/>
    <w:rsid w:val="00345082"/>
    <w:rsid w:val="003451C6"/>
    <w:rsid w:val="0034541F"/>
    <w:rsid w:val="00345503"/>
    <w:rsid w:val="00345BBC"/>
    <w:rsid w:val="00345C2E"/>
    <w:rsid w:val="00345C41"/>
    <w:rsid w:val="00345E5C"/>
    <w:rsid w:val="00345FDD"/>
    <w:rsid w:val="003464F5"/>
    <w:rsid w:val="00346622"/>
    <w:rsid w:val="00346E0D"/>
    <w:rsid w:val="00346EC7"/>
    <w:rsid w:val="00346FEA"/>
    <w:rsid w:val="00347005"/>
    <w:rsid w:val="003476C6"/>
    <w:rsid w:val="00347775"/>
    <w:rsid w:val="00347858"/>
    <w:rsid w:val="00347BB3"/>
    <w:rsid w:val="00347D61"/>
    <w:rsid w:val="00347E64"/>
    <w:rsid w:val="00347E97"/>
    <w:rsid w:val="00350027"/>
    <w:rsid w:val="003500E8"/>
    <w:rsid w:val="003504F1"/>
    <w:rsid w:val="003505D8"/>
    <w:rsid w:val="0035076D"/>
    <w:rsid w:val="003508AF"/>
    <w:rsid w:val="00350A6B"/>
    <w:rsid w:val="00350D58"/>
    <w:rsid w:val="00350F0B"/>
    <w:rsid w:val="00351004"/>
    <w:rsid w:val="0035107A"/>
    <w:rsid w:val="00351113"/>
    <w:rsid w:val="00351166"/>
    <w:rsid w:val="003511F5"/>
    <w:rsid w:val="00351332"/>
    <w:rsid w:val="00351797"/>
    <w:rsid w:val="00351A34"/>
    <w:rsid w:val="00351BD0"/>
    <w:rsid w:val="00351E42"/>
    <w:rsid w:val="003520D5"/>
    <w:rsid w:val="0035224D"/>
    <w:rsid w:val="00352362"/>
    <w:rsid w:val="003523BA"/>
    <w:rsid w:val="003526EB"/>
    <w:rsid w:val="0035290B"/>
    <w:rsid w:val="00352AF4"/>
    <w:rsid w:val="00352EE6"/>
    <w:rsid w:val="003531E5"/>
    <w:rsid w:val="003531F3"/>
    <w:rsid w:val="003532A2"/>
    <w:rsid w:val="00353D1A"/>
    <w:rsid w:val="00353D52"/>
    <w:rsid w:val="003546C7"/>
    <w:rsid w:val="003548A2"/>
    <w:rsid w:val="00354A14"/>
    <w:rsid w:val="003551AF"/>
    <w:rsid w:val="0035527A"/>
    <w:rsid w:val="00355342"/>
    <w:rsid w:val="003553D0"/>
    <w:rsid w:val="00355AE9"/>
    <w:rsid w:val="00355F1B"/>
    <w:rsid w:val="00355FB5"/>
    <w:rsid w:val="0035623F"/>
    <w:rsid w:val="003562B1"/>
    <w:rsid w:val="00356365"/>
    <w:rsid w:val="003567A7"/>
    <w:rsid w:val="00356E27"/>
    <w:rsid w:val="00357518"/>
    <w:rsid w:val="0035790C"/>
    <w:rsid w:val="00357A2D"/>
    <w:rsid w:val="00357B00"/>
    <w:rsid w:val="00357BF4"/>
    <w:rsid w:val="00357C5F"/>
    <w:rsid w:val="00360258"/>
    <w:rsid w:val="00360349"/>
    <w:rsid w:val="0036037E"/>
    <w:rsid w:val="00360894"/>
    <w:rsid w:val="003610AC"/>
    <w:rsid w:val="0036116A"/>
    <w:rsid w:val="0036153D"/>
    <w:rsid w:val="00361586"/>
    <w:rsid w:val="00361622"/>
    <w:rsid w:val="003617A6"/>
    <w:rsid w:val="00361B74"/>
    <w:rsid w:val="00361BD4"/>
    <w:rsid w:val="00361BFD"/>
    <w:rsid w:val="00361C0C"/>
    <w:rsid w:val="00361C75"/>
    <w:rsid w:val="00361CF1"/>
    <w:rsid w:val="00361ED7"/>
    <w:rsid w:val="00361F0D"/>
    <w:rsid w:val="003620C5"/>
    <w:rsid w:val="003622BA"/>
    <w:rsid w:val="00362352"/>
    <w:rsid w:val="00362358"/>
    <w:rsid w:val="0036238B"/>
    <w:rsid w:val="0036270C"/>
    <w:rsid w:val="0036272A"/>
    <w:rsid w:val="00362774"/>
    <w:rsid w:val="003629D5"/>
    <w:rsid w:val="00362B2B"/>
    <w:rsid w:val="00362C3C"/>
    <w:rsid w:val="00362DE0"/>
    <w:rsid w:val="00362F41"/>
    <w:rsid w:val="0036381D"/>
    <w:rsid w:val="00363DA2"/>
    <w:rsid w:val="00363FA0"/>
    <w:rsid w:val="00364256"/>
    <w:rsid w:val="003642E9"/>
    <w:rsid w:val="003644AD"/>
    <w:rsid w:val="00364892"/>
    <w:rsid w:val="00364B5B"/>
    <w:rsid w:val="00364CAA"/>
    <w:rsid w:val="00364CB7"/>
    <w:rsid w:val="00364CD6"/>
    <w:rsid w:val="00364DE8"/>
    <w:rsid w:val="00364E51"/>
    <w:rsid w:val="0036521B"/>
    <w:rsid w:val="0036563E"/>
    <w:rsid w:val="0036570D"/>
    <w:rsid w:val="0036581F"/>
    <w:rsid w:val="00365872"/>
    <w:rsid w:val="003658BF"/>
    <w:rsid w:val="003658E9"/>
    <w:rsid w:val="003659ED"/>
    <w:rsid w:val="00365E7B"/>
    <w:rsid w:val="0036607E"/>
    <w:rsid w:val="00366127"/>
    <w:rsid w:val="0036630B"/>
    <w:rsid w:val="003668DD"/>
    <w:rsid w:val="00366AF6"/>
    <w:rsid w:val="00366BD2"/>
    <w:rsid w:val="00366D23"/>
    <w:rsid w:val="00366EB1"/>
    <w:rsid w:val="00367428"/>
    <w:rsid w:val="0036745C"/>
    <w:rsid w:val="003701AF"/>
    <w:rsid w:val="00370574"/>
    <w:rsid w:val="0037057F"/>
    <w:rsid w:val="0037061D"/>
    <w:rsid w:val="003706CB"/>
    <w:rsid w:val="00370905"/>
    <w:rsid w:val="00370AE5"/>
    <w:rsid w:val="00370FF6"/>
    <w:rsid w:val="00371216"/>
    <w:rsid w:val="00371242"/>
    <w:rsid w:val="003713C7"/>
    <w:rsid w:val="003714AD"/>
    <w:rsid w:val="003724AF"/>
    <w:rsid w:val="003724DB"/>
    <w:rsid w:val="00372779"/>
    <w:rsid w:val="00372DAF"/>
    <w:rsid w:val="00373288"/>
    <w:rsid w:val="003735E5"/>
    <w:rsid w:val="0037381A"/>
    <w:rsid w:val="00373920"/>
    <w:rsid w:val="00373952"/>
    <w:rsid w:val="00373A94"/>
    <w:rsid w:val="00373ABC"/>
    <w:rsid w:val="00373C67"/>
    <w:rsid w:val="00374671"/>
    <w:rsid w:val="003749A9"/>
    <w:rsid w:val="003749B9"/>
    <w:rsid w:val="00375276"/>
    <w:rsid w:val="0037528D"/>
    <w:rsid w:val="003753F6"/>
    <w:rsid w:val="0037541F"/>
    <w:rsid w:val="003754D1"/>
    <w:rsid w:val="003756C7"/>
    <w:rsid w:val="00375724"/>
    <w:rsid w:val="003758E0"/>
    <w:rsid w:val="00375E18"/>
    <w:rsid w:val="00376DE2"/>
    <w:rsid w:val="00376E6D"/>
    <w:rsid w:val="00376E74"/>
    <w:rsid w:val="00377238"/>
    <w:rsid w:val="0037739B"/>
    <w:rsid w:val="00377B79"/>
    <w:rsid w:val="00377B8B"/>
    <w:rsid w:val="00377DD4"/>
    <w:rsid w:val="003800CE"/>
    <w:rsid w:val="00380719"/>
    <w:rsid w:val="00380B62"/>
    <w:rsid w:val="00380E48"/>
    <w:rsid w:val="0038105A"/>
    <w:rsid w:val="00381075"/>
    <w:rsid w:val="003810F3"/>
    <w:rsid w:val="00381655"/>
    <w:rsid w:val="00381701"/>
    <w:rsid w:val="00381D84"/>
    <w:rsid w:val="00381FD4"/>
    <w:rsid w:val="003823F7"/>
    <w:rsid w:val="00382783"/>
    <w:rsid w:val="003830BE"/>
    <w:rsid w:val="00383313"/>
    <w:rsid w:val="003834AD"/>
    <w:rsid w:val="00383685"/>
    <w:rsid w:val="00383F90"/>
    <w:rsid w:val="003840C5"/>
    <w:rsid w:val="00384F63"/>
    <w:rsid w:val="003852E0"/>
    <w:rsid w:val="00385398"/>
    <w:rsid w:val="003853F1"/>
    <w:rsid w:val="00385555"/>
    <w:rsid w:val="003855FF"/>
    <w:rsid w:val="0038567B"/>
    <w:rsid w:val="003856A2"/>
    <w:rsid w:val="00385736"/>
    <w:rsid w:val="00385A4A"/>
    <w:rsid w:val="00385BCE"/>
    <w:rsid w:val="00385CF3"/>
    <w:rsid w:val="0038605C"/>
    <w:rsid w:val="003864EC"/>
    <w:rsid w:val="0038696B"/>
    <w:rsid w:val="00386F21"/>
    <w:rsid w:val="003872E0"/>
    <w:rsid w:val="00387888"/>
    <w:rsid w:val="00387AFF"/>
    <w:rsid w:val="00387D24"/>
    <w:rsid w:val="003900E7"/>
    <w:rsid w:val="0039013F"/>
    <w:rsid w:val="0039019B"/>
    <w:rsid w:val="00390468"/>
    <w:rsid w:val="00390573"/>
    <w:rsid w:val="00390987"/>
    <w:rsid w:val="00390DB0"/>
    <w:rsid w:val="003912E2"/>
    <w:rsid w:val="003915F7"/>
    <w:rsid w:val="003916B0"/>
    <w:rsid w:val="00391936"/>
    <w:rsid w:val="003919D2"/>
    <w:rsid w:val="003919F3"/>
    <w:rsid w:val="00391CE5"/>
    <w:rsid w:val="00391F55"/>
    <w:rsid w:val="003922F7"/>
    <w:rsid w:val="00392403"/>
    <w:rsid w:val="0039357E"/>
    <w:rsid w:val="003935A4"/>
    <w:rsid w:val="003935B3"/>
    <w:rsid w:val="00393AB4"/>
    <w:rsid w:val="00393B2D"/>
    <w:rsid w:val="00393D3F"/>
    <w:rsid w:val="00393DD1"/>
    <w:rsid w:val="00393E0A"/>
    <w:rsid w:val="0039411F"/>
    <w:rsid w:val="0039428B"/>
    <w:rsid w:val="003949E3"/>
    <w:rsid w:val="00394CBC"/>
    <w:rsid w:val="00394D2E"/>
    <w:rsid w:val="00394E25"/>
    <w:rsid w:val="003951BD"/>
    <w:rsid w:val="00395374"/>
    <w:rsid w:val="00395599"/>
    <w:rsid w:val="003957C9"/>
    <w:rsid w:val="00395848"/>
    <w:rsid w:val="00395A82"/>
    <w:rsid w:val="00395B62"/>
    <w:rsid w:val="00395F28"/>
    <w:rsid w:val="00395F34"/>
    <w:rsid w:val="0039697D"/>
    <w:rsid w:val="00396AA7"/>
    <w:rsid w:val="00397053"/>
    <w:rsid w:val="003970A3"/>
    <w:rsid w:val="003970DD"/>
    <w:rsid w:val="00397123"/>
    <w:rsid w:val="003972A4"/>
    <w:rsid w:val="00397704"/>
    <w:rsid w:val="0039776D"/>
    <w:rsid w:val="003977BC"/>
    <w:rsid w:val="003977F0"/>
    <w:rsid w:val="00397800"/>
    <w:rsid w:val="003978EC"/>
    <w:rsid w:val="0039792E"/>
    <w:rsid w:val="00397932"/>
    <w:rsid w:val="00397D25"/>
    <w:rsid w:val="00397D96"/>
    <w:rsid w:val="00397F1D"/>
    <w:rsid w:val="003A005A"/>
    <w:rsid w:val="003A0151"/>
    <w:rsid w:val="003A01DE"/>
    <w:rsid w:val="003A031F"/>
    <w:rsid w:val="003A071A"/>
    <w:rsid w:val="003A0BB8"/>
    <w:rsid w:val="003A1A99"/>
    <w:rsid w:val="003A235E"/>
    <w:rsid w:val="003A2576"/>
    <w:rsid w:val="003A2669"/>
    <w:rsid w:val="003A28CE"/>
    <w:rsid w:val="003A2AC7"/>
    <w:rsid w:val="003A2D5C"/>
    <w:rsid w:val="003A2D80"/>
    <w:rsid w:val="003A3020"/>
    <w:rsid w:val="003A3399"/>
    <w:rsid w:val="003A3589"/>
    <w:rsid w:val="003A369E"/>
    <w:rsid w:val="003A372C"/>
    <w:rsid w:val="003A3789"/>
    <w:rsid w:val="003A3889"/>
    <w:rsid w:val="003A3E96"/>
    <w:rsid w:val="003A416D"/>
    <w:rsid w:val="003A449B"/>
    <w:rsid w:val="003A449D"/>
    <w:rsid w:val="003A455E"/>
    <w:rsid w:val="003A4727"/>
    <w:rsid w:val="003A487A"/>
    <w:rsid w:val="003A4D58"/>
    <w:rsid w:val="003A4E8E"/>
    <w:rsid w:val="003A5374"/>
    <w:rsid w:val="003A53B1"/>
    <w:rsid w:val="003A54E9"/>
    <w:rsid w:val="003A5657"/>
    <w:rsid w:val="003A5715"/>
    <w:rsid w:val="003A573A"/>
    <w:rsid w:val="003A584F"/>
    <w:rsid w:val="003A58D0"/>
    <w:rsid w:val="003A5965"/>
    <w:rsid w:val="003A5C24"/>
    <w:rsid w:val="003A5F08"/>
    <w:rsid w:val="003A6648"/>
    <w:rsid w:val="003A672D"/>
    <w:rsid w:val="003A68DB"/>
    <w:rsid w:val="003A6CAA"/>
    <w:rsid w:val="003A6CD0"/>
    <w:rsid w:val="003A70B9"/>
    <w:rsid w:val="003A70DF"/>
    <w:rsid w:val="003A710F"/>
    <w:rsid w:val="003A7DBF"/>
    <w:rsid w:val="003A7F3B"/>
    <w:rsid w:val="003B0146"/>
    <w:rsid w:val="003B0264"/>
    <w:rsid w:val="003B0287"/>
    <w:rsid w:val="003B05F5"/>
    <w:rsid w:val="003B07CE"/>
    <w:rsid w:val="003B0E3C"/>
    <w:rsid w:val="003B126D"/>
    <w:rsid w:val="003B1345"/>
    <w:rsid w:val="003B175B"/>
    <w:rsid w:val="003B1778"/>
    <w:rsid w:val="003B17F3"/>
    <w:rsid w:val="003B1C12"/>
    <w:rsid w:val="003B1C47"/>
    <w:rsid w:val="003B1C82"/>
    <w:rsid w:val="003B1F5A"/>
    <w:rsid w:val="003B1FCD"/>
    <w:rsid w:val="003B20D4"/>
    <w:rsid w:val="003B215B"/>
    <w:rsid w:val="003B2206"/>
    <w:rsid w:val="003B237D"/>
    <w:rsid w:val="003B28D3"/>
    <w:rsid w:val="003B2FBD"/>
    <w:rsid w:val="003B3098"/>
    <w:rsid w:val="003B3235"/>
    <w:rsid w:val="003B34BF"/>
    <w:rsid w:val="003B3616"/>
    <w:rsid w:val="003B36E6"/>
    <w:rsid w:val="003B37D5"/>
    <w:rsid w:val="003B3854"/>
    <w:rsid w:val="003B388B"/>
    <w:rsid w:val="003B3B03"/>
    <w:rsid w:val="003B3B2C"/>
    <w:rsid w:val="003B3B39"/>
    <w:rsid w:val="003B426D"/>
    <w:rsid w:val="003B42E7"/>
    <w:rsid w:val="003B44DE"/>
    <w:rsid w:val="003B4720"/>
    <w:rsid w:val="003B476F"/>
    <w:rsid w:val="003B50B2"/>
    <w:rsid w:val="003B56FD"/>
    <w:rsid w:val="003B5A45"/>
    <w:rsid w:val="003B5B34"/>
    <w:rsid w:val="003B5FFF"/>
    <w:rsid w:val="003B6238"/>
    <w:rsid w:val="003B6578"/>
    <w:rsid w:val="003B66D2"/>
    <w:rsid w:val="003B692E"/>
    <w:rsid w:val="003B6B1E"/>
    <w:rsid w:val="003B6FD8"/>
    <w:rsid w:val="003B754E"/>
    <w:rsid w:val="003B75E4"/>
    <w:rsid w:val="003B7B63"/>
    <w:rsid w:val="003B7B8E"/>
    <w:rsid w:val="003B7B90"/>
    <w:rsid w:val="003B7DB8"/>
    <w:rsid w:val="003B7DE0"/>
    <w:rsid w:val="003C0094"/>
    <w:rsid w:val="003C0603"/>
    <w:rsid w:val="003C0DCB"/>
    <w:rsid w:val="003C0DF8"/>
    <w:rsid w:val="003C0E67"/>
    <w:rsid w:val="003C0FA2"/>
    <w:rsid w:val="003C105B"/>
    <w:rsid w:val="003C10F9"/>
    <w:rsid w:val="003C1152"/>
    <w:rsid w:val="003C1356"/>
    <w:rsid w:val="003C1433"/>
    <w:rsid w:val="003C1866"/>
    <w:rsid w:val="003C1ACF"/>
    <w:rsid w:val="003C1BBF"/>
    <w:rsid w:val="003C1D1D"/>
    <w:rsid w:val="003C1EA1"/>
    <w:rsid w:val="003C20C5"/>
    <w:rsid w:val="003C22D6"/>
    <w:rsid w:val="003C2327"/>
    <w:rsid w:val="003C2876"/>
    <w:rsid w:val="003C2D14"/>
    <w:rsid w:val="003C2DEB"/>
    <w:rsid w:val="003C2EF6"/>
    <w:rsid w:val="003C2F7E"/>
    <w:rsid w:val="003C3191"/>
    <w:rsid w:val="003C3EDB"/>
    <w:rsid w:val="003C3FA0"/>
    <w:rsid w:val="003C4026"/>
    <w:rsid w:val="003C40A5"/>
    <w:rsid w:val="003C43D0"/>
    <w:rsid w:val="003C43FA"/>
    <w:rsid w:val="003C45AA"/>
    <w:rsid w:val="003C4984"/>
    <w:rsid w:val="003C49DF"/>
    <w:rsid w:val="003C4FE1"/>
    <w:rsid w:val="003C5055"/>
    <w:rsid w:val="003C52F3"/>
    <w:rsid w:val="003C5302"/>
    <w:rsid w:val="003C5737"/>
    <w:rsid w:val="003C59A7"/>
    <w:rsid w:val="003C5A71"/>
    <w:rsid w:val="003C5C23"/>
    <w:rsid w:val="003C5F6E"/>
    <w:rsid w:val="003C614B"/>
    <w:rsid w:val="003C625B"/>
    <w:rsid w:val="003C64D4"/>
    <w:rsid w:val="003C6529"/>
    <w:rsid w:val="003C66DD"/>
    <w:rsid w:val="003C6818"/>
    <w:rsid w:val="003C719E"/>
    <w:rsid w:val="003C7750"/>
    <w:rsid w:val="003C7B66"/>
    <w:rsid w:val="003C7BBC"/>
    <w:rsid w:val="003C7FEF"/>
    <w:rsid w:val="003D0598"/>
    <w:rsid w:val="003D05ED"/>
    <w:rsid w:val="003D0A35"/>
    <w:rsid w:val="003D0E77"/>
    <w:rsid w:val="003D10FF"/>
    <w:rsid w:val="003D1149"/>
    <w:rsid w:val="003D13F3"/>
    <w:rsid w:val="003D15A3"/>
    <w:rsid w:val="003D1C19"/>
    <w:rsid w:val="003D1CCE"/>
    <w:rsid w:val="003D1ECF"/>
    <w:rsid w:val="003D1F2D"/>
    <w:rsid w:val="003D2004"/>
    <w:rsid w:val="003D2207"/>
    <w:rsid w:val="003D2620"/>
    <w:rsid w:val="003D265C"/>
    <w:rsid w:val="003D278D"/>
    <w:rsid w:val="003D2D5A"/>
    <w:rsid w:val="003D3383"/>
    <w:rsid w:val="003D3873"/>
    <w:rsid w:val="003D390B"/>
    <w:rsid w:val="003D3913"/>
    <w:rsid w:val="003D3B47"/>
    <w:rsid w:val="003D3D8D"/>
    <w:rsid w:val="003D3EEA"/>
    <w:rsid w:val="003D4C85"/>
    <w:rsid w:val="003D50A7"/>
    <w:rsid w:val="003D532A"/>
    <w:rsid w:val="003D54FB"/>
    <w:rsid w:val="003D5750"/>
    <w:rsid w:val="003D58FC"/>
    <w:rsid w:val="003D5B39"/>
    <w:rsid w:val="003D5E62"/>
    <w:rsid w:val="003D6129"/>
    <w:rsid w:val="003D6502"/>
    <w:rsid w:val="003D686B"/>
    <w:rsid w:val="003D6880"/>
    <w:rsid w:val="003D6ABD"/>
    <w:rsid w:val="003D6E87"/>
    <w:rsid w:val="003D717B"/>
    <w:rsid w:val="003D723B"/>
    <w:rsid w:val="003D74BC"/>
    <w:rsid w:val="003D7715"/>
    <w:rsid w:val="003D7D46"/>
    <w:rsid w:val="003D7E4E"/>
    <w:rsid w:val="003D7EC5"/>
    <w:rsid w:val="003E0272"/>
    <w:rsid w:val="003E03C9"/>
    <w:rsid w:val="003E051F"/>
    <w:rsid w:val="003E059F"/>
    <w:rsid w:val="003E0C11"/>
    <w:rsid w:val="003E0E3E"/>
    <w:rsid w:val="003E0FC4"/>
    <w:rsid w:val="003E1140"/>
    <w:rsid w:val="003E1412"/>
    <w:rsid w:val="003E1523"/>
    <w:rsid w:val="003E1698"/>
    <w:rsid w:val="003E1A05"/>
    <w:rsid w:val="003E1C09"/>
    <w:rsid w:val="003E1CED"/>
    <w:rsid w:val="003E21D7"/>
    <w:rsid w:val="003E23BD"/>
    <w:rsid w:val="003E25CF"/>
    <w:rsid w:val="003E264B"/>
    <w:rsid w:val="003E3204"/>
    <w:rsid w:val="003E34D2"/>
    <w:rsid w:val="003E3538"/>
    <w:rsid w:val="003E373B"/>
    <w:rsid w:val="003E3DBF"/>
    <w:rsid w:val="003E3E6B"/>
    <w:rsid w:val="003E3F40"/>
    <w:rsid w:val="003E4293"/>
    <w:rsid w:val="003E4430"/>
    <w:rsid w:val="003E456C"/>
    <w:rsid w:val="003E4594"/>
    <w:rsid w:val="003E46EC"/>
    <w:rsid w:val="003E5AE2"/>
    <w:rsid w:val="003E5BB0"/>
    <w:rsid w:val="003E5D83"/>
    <w:rsid w:val="003E641A"/>
    <w:rsid w:val="003E6465"/>
    <w:rsid w:val="003E69BC"/>
    <w:rsid w:val="003E6AB9"/>
    <w:rsid w:val="003E6FD4"/>
    <w:rsid w:val="003E7216"/>
    <w:rsid w:val="003E795B"/>
    <w:rsid w:val="003E7AAA"/>
    <w:rsid w:val="003E7E05"/>
    <w:rsid w:val="003E7E94"/>
    <w:rsid w:val="003E7ECD"/>
    <w:rsid w:val="003F011E"/>
    <w:rsid w:val="003F0815"/>
    <w:rsid w:val="003F0E67"/>
    <w:rsid w:val="003F13B9"/>
    <w:rsid w:val="003F156A"/>
    <w:rsid w:val="003F19C7"/>
    <w:rsid w:val="003F225E"/>
    <w:rsid w:val="003F2602"/>
    <w:rsid w:val="003F28EE"/>
    <w:rsid w:val="003F2A2C"/>
    <w:rsid w:val="003F2CDF"/>
    <w:rsid w:val="003F2CE1"/>
    <w:rsid w:val="003F30C6"/>
    <w:rsid w:val="003F3122"/>
    <w:rsid w:val="003F32B5"/>
    <w:rsid w:val="003F3AFC"/>
    <w:rsid w:val="003F3BDB"/>
    <w:rsid w:val="003F3E95"/>
    <w:rsid w:val="003F3F3E"/>
    <w:rsid w:val="003F406F"/>
    <w:rsid w:val="003F4105"/>
    <w:rsid w:val="003F425C"/>
    <w:rsid w:val="003F42E0"/>
    <w:rsid w:val="003F4400"/>
    <w:rsid w:val="003F4509"/>
    <w:rsid w:val="003F4D2E"/>
    <w:rsid w:val="003F50A8"/>
    <w:rsid w:val="003F544A"/>
    <w:rsid w:val="003F54E3"/>
    <w:rsid w:val="003F59C5"/>
    <w:rsid w:val="003F5AA2"/>
    <w:rsid w:val="003F5AFF"/>
    <w:rsid w:val="003F5CEF"/>
    <w:rsid w:val="003F5DD6"/>
    <w:rsid w:val="003F60A7"/>
    <w:rsid w:val="003F6659"/>
    <w:rsid w:val="003F66DF"/>
    <w:rsid w:val="003F66FF"/>
    <w:rsid w:val="003F67EE"/>
    <w:rsid w:val="003F6950"/>
    <w:rsid w:val="003F6A0A"/>
    <w:rsid w:val="003F6A2C"/>
    <w:rsid w:val="003F6D96"/>
    <w:rsid w:val="003F6DF2"/>
    <w:rsid w:val="003F713A"/>
    <w:rsid w:val="003F7F8C"/>
    <w:rsid w:val="0040018C"/>
    <w:rsid w:val="004004A0"/>
    <w:rsid w:val="00400971"/>
    <w:rsid w:val="00400997"/>
    <w:rsid w:val="004009C6"/>
    <w:rsid w:val="004009E5"/>
    <w:rsid w:val="00400A11"/>
    <w:rsid w:val="00400CBD"/>
    <w:rsid w:val="00400DAF"/>
    <w:rsid w:val="00400FF3"/>
    <w:rsid w:val="00401260"/>
    <w:rsid w:val="00401350"/>
    <w:rsid w:val="00402661"/>
    <w:rsid w:val="004026BB"/>
    <w:rsid w:val="0040270C"/>
    <w:rsid w:val="004027D7"/>
    <w:rsid w:val="00402D18"/>
    <w:rsid w:val="00402D94"/>
    <w:rsid w:val="00403191"/>
    <w:rsid w:val="00403804"/>
    <w:rsid w:val="00403958"/>
    <w:rsid w:val="00403959"/>
    <w:rsid w:val="00403B54"/>
    <w:rsid w:val="00403E73"/>
    <w:rsid w:val="00403F00"/>
    <w:rsid w:val="004043FE"/>
    <w:rsid w:val="0040451C"/>
    <w:rsid w:val="004049E0"/>
    <w:rsid w:val="00404EF1"/>
    <w:rsid w:val="0040518F"/>
    <w:rsid w:val="004057B0"/>
    <w:rsid w:val="00405DDC"/>
    <w:rsid w:val="00406015"/>
    <w:rsid w:val="0040604D"/>
    <w:rsid w:val="00406350"/>
    <w:rsid w:val="004064F3"/>
    <w:rsid w:val="0040651A"/>
    <w:rsid w:val="00406577"/>
    <w:rsid w:val="004066D6"/>
    <w:rsid w:val="00406DEB"/>
    <w:rsid w:val="00407020"/>
    <w:rsid w:val="0040711C"/>
    <w:rsid w:val="00407244"/>
    <w:rsid w:val="004072C7"/>
    <w:rsid w:val="00407320"/>
    <w:rsid w:val="004074F5"/>
    <w:rsid w:val="0040761E"/>
    <w:rsid w:val="0040791D"/>
    <w:rsid w:val="00407FDF"/>
    <w:rsid w:val="00410A42"/>
    <w:rsid w:val="00410A96"/>
    <w:rsid w:val="00410BB5"/>
    <w:rsid w:val="00410CE4"/>
    <w:rsid w:val="00410D37"/>
    <w:rsid w:val="004111F0"/>
    <w:rsid w:val="004117C7"/>
    <w:rsid w:val="004119F7"/>
    <w:rsid w:val="00411A73"/>
    <w:rsid w:val="00411B92"/>
    <w:rsid w:val="00411CFC"/>
    <w:rsid w:val="00412116"/>
    <w:rsid w:val="004121AE"/>
    <w:rsid w:val="00412288"/>
    <w:rsid w:val="00412C5C"/>
    <w:rsid w:val="00412E21"/>
    <w:rsid w:val="00412E92"/>
    <w:rsid w:val="00412F9C"/>
    <w:rsid w:val="00412FF0"/>
    <w:rsid w:val="004130FF"/>
    <w:rsid w:val="00413520"/>
    <w:rsid w:val="00413554"/>
    <w:rsid w:val="0041365B"/>
    <w:rsid w:val="00413764"/>
    <w:rsid w:val="004137D3"/>
    <w:rsid w:val="004137F1"/>
    <w:rsid w:val="00413871"/>
    <w:rsid w:val="00413A07"/>
    <w:rsid w:val="004141BE"/>
    <w:rsid w:val="00414291"/>
    <w:rsid w:val="00414315"/>
    <w:rsid w:val="00414461"/>
    <w:rsid w:val="004144B5"/>
    <w:rsid w:val="00414740"/>
    <w:rsid w:val="004147B3"/>
    <w:rsid w:val="00414938"/>
    <w:rsid w:val="00414A70"/>
    <w:rsid w:val="00414FD4"/>
    <w:rsid w:val="0041561D"/>
    <w:rsid w:val="004156C0"/>
    <w:rsid w:val="004158C6"/>
    <w:rsid w:val="00415A5D"/>
    <w:rsid w:val="00415F39"/>
    <w:rsid w:val="00415F86"/>
    <w:rsid w:val="004164B3"/>
    <w:rsid w:val="00416769"/>
    <w:rsid w:val="004167B7"/>
    <w:rsid w:val="00416A36"/>
    <w:rsid w:val="00416AA1"/>
    <w:rsid w:val="00417289"/>
    <w:rsid w:val="00417436"/>
    <w:rsid w:val="00417656"/>
    <w:rsid w:val="0041783C"/>
    <w:rsid w:val="00417FB3"/>
    <w:rsid w:val="004201CF"/>
    <w:rsid w:val="0042040C"/>
    <w:rsid w:val="0042043D"/>
    <w:rsid w:val="00420815"/>
    <w:rsid w:val="00421187"/>
    <w:rsid w:val="00421226"/>
    <w:rsid w:val="004213BC"/>
    <w:rsid w:val="0042140E"/>
    <w:rsid w:val="0042152E"/>
    <w:rsid w:val="00421A4A"/>
    <w:rsid w:val="00421AEC"/>
    <w:rsid w:val="00421CB1"/>
    <w:rsid w:val="00421F25"/>
    <w:rsid w:val="004222C2"/>
    <w:rsid w:val="00422367"/>
    <w:rsid w:val="0042237C"/>
    <w:rsid w:val="004224E0"/>
    <w:rsid w:val="00422A0C"/>
    <w:rsid w:val="00422A1D"/>
    <w:rsid w:val="00422A26"/>
    <w:rsid w:val="00422C17"/>
    <w:rsid w:val="00422D86"/>
    <w:rsid w:val="00423175"/>
    <w:rsid w:val="0042370A"/>
    <w:rsid w:val="00423779"/>
    <w:rsid w:val="004238DE"/>
    <w:rsid w:val="00423949"/>
    <w:rsid w:val="00423A2D"/>
    <w:rsid w:val="004240B3"/>
    <w:rsid w:val="00424199"/>
    <w:rsid w:val="004244F4"/>
    <w:rsid w:val="004248C3"/>
    <w:rsid w:val="00424A00"/>
    <w:rsid w:val="00424FBD"/>
    <w:rsid w:val="00425051"/>
    <w:rsid w:val="004252D5"/>
    <w:rsid w:val="004253DA"/>
    <w:rsid w:val="0042555C"/>
    <w:rsid w:val="0042560E"/>
    <w:rsid w:val="00425612"/>
    <w:rsid w:val="00425752"/>
    <w:rsid w:val="004257FA"/>
    <w:rsid w:val="0042599B"/>
    <w:rsid w:val="00425D6D"/>
    <w:rsid w:val="00425FDF"/>
    <w:rsid w:val="0042602D"/>
    <w:rsid w:val="00426229"/>
    <w:rsid w:val="00426A9D"/>
    <w:rsid w:val="00426B8B"/>
    <w:rsid w:val="00426BB3"/>
    <w:rsid w:val="00426F8B"/>
    <w:rsid w:val="004270C7"/>
    <w:rsid w:val="004270F9"/>
    <w:rsid w:val="004275E0"/>
    <w:rsid w:val="004279E7"/>
    <w:rsid w:val="004301DF"/>
    <w:rsid w:val="00430AF6"/>
    <w:rsid w:val="00430BBD"/>
    <w:rsid w:val="00430C0F"/>
    <w:rsid w:val="004310EC"/>
    <w:rsid w:val="004318C8"/>
    <w:rsid w:val="00432314"/>
    <w:rsid w:val="00432543"/>
    <w:rsid w:val="004325E2"/>
    <w:rsid w:val="00432A12"/>
    <w:rsid w:val="00432F3C"/>
    <w:rsid w:val="00432FD6"/>
    <w:rsid w:val="0043308A"/>
    <w:rsid w:val="004330C9"/>
    <w:rsid w:val="00433427"/>
    <w:rsid w:val="00433584"/>
    <w:rsid w:val="0043385B"/>
    <w:rsid w:val="00433938"/>
    <w:rsid w:val="00434005"/>
    <w:rsid w:val="0043413D"/>
    <w:rsid w:val="00434680"/>
    <w:rsid w:val="004348B9"/>
    <w:rsid w:val="004348F7"/>
    <w:rsid w:val="00434ABE"/>
    <w:rsid w:val="0043548F"/>
    <w:rsid w:val="00435957"/>
    <w:rsid w:val="00435BD4"/>
    <w:rsid w:val="00435F24"/>
    <w:rsid w:val="0043610E"/>
    <w:rsid w:val="00436137"/>
    <w:rsid w:val="00436306"/>
    <w:rsid w:val="004364D0"/>
    <w:rsid w:val="00436684"/>
    <w:rsid w:val="004366FD"/>
    <w:rsid w:val="00436DE6"/>
    <w:rsid w:val="004374BB"/>
    <w:rsid w:val="0043769E"/>
    <w:rsid w:val="00440022"/>
    <w:rsid w:val="00440464"/>
    <w:rsid w:val="00440612"/>
    <w:rsid w:val="00440B87"/>
    <w:rsid w:val="00440EA6"/>
    <w:rsid w:val="00441058"/>
    <w:rsid w:val="004410E1"/>
    <w:rsid w:val="00441EEE"/>
    <w:rsid w:val="00441F23"/>
    <w:rsid w:val="004422A9"/>
    <w:rsid w:val="00442438"/>
    <w:rsid w:val="00442533"/>
    <w:rsid w:val="004426D6"/>
    <w:rsid w:val="004428CE"/>
    <w:rsid w:val="004428D1"/>
    <w:rsid w:val="0044302A"/>
    <w:rsid w:val="004434D1"/>
    <w:rsid w:val="004436DA"/>
    <w:rsid w:val="004436E4"/>
    <w:rsid w:val="00443B40"/>
    <w:rsid w:val="00443D63"/>
    <w:rsid w:val="00444314"/>
    <w:rsid w:val="0044474F"/>
    <w:rsid w:val="004447F1"/>
    <w:rsid w:val="0044482E"/>
    <w:rsid w:val="00444A7C"/>
    <w:rsid w:val="00444CA3"/>
    <w:rsid w:val="00444E1E"/>
    <w:rsid w:val="004450B4"/>
    <w:rsid w:val="004453DD"/>
    <w:rsid w:val="004454C9"/>
    <w:rsid w:val="004456C3"/>
    <w:rsid w:val="004457F0"/>
    <w:rsid w:val="0044594E"/>
    <w:rsid w:val="00445B7D"/>
    <w:rsid w:val="00445C92"/>
    <w:rsid w:val="00445CE0"/>
    <w:rsid w:val="00445FFA"/>
    <w:rsid w:val="004460B7"/>
    <w:rsid w:val="00446366"/>
    <w:rsid w:val="0044664A"/>
    <w:rsid w:val="00446B44"/>
    <w:rsid w:val="00446BE9"/>
    <w:rsid w:val="00446E22"/>
    <w:rsid w:val="004471A4"/>
    <w:rsid w:val="00447847"/>
    <w:rsid w:val="00447A52"/>
    <w:rsid w:val="00447F33"/>
    <w:rsid w:val="00450183"/>
    <w:rsid w:val="00450232"/>
    <w:rsid w:val="00450362"/>
    <w:rsid w:val="004503A0"/>
    <w:rsid w:val="004506DF"/>
    <w:rsid w:val="00450B8D"/>
    <w:rsid w:val="00450D78"/>
    <w:rsid w:val="00450E5F"/>
    <w:rsid w:val="004512B9"/>
    <w:rsid w:val="0045136E"/>
    <w:rsid w:val="004514DE"/>
    <w:rsid w:val="004515FE"/>
    <w:rsid w:val="00451759"/>
    <w:rsid w:val="00451CE6"/>
    <w:rsid w:val="00451D1E"/>
    <w:rsid w:val="00451EC2"/>
    <w:rsid w:val="00452029"/>
    <w:rsid w:val="004523E2"/>
    <w:rsid w:val="004527CD"/>
    <w:rsid w:val="00452984"/>
    <w:rsid w:val="00452C7D"/>
    <w:rsid w:val="00452CAB"/>
    <w:rsid w:val="00452D0E"/>
    <w:rsid w:val="004530BC"/>
    <w:rsid w:val="004533BD"/>
    <w:rsid w:val="004534FD"/>
    <w:rsid w:val="00453544"/>
    <w:rsid w:val="00453928"/>
    <w:rsid w:val="00453956"/>
    <w:rsid w:val="00453B4F"/>
    <w:rsid w:val="0045405A"/>
    <w:rsid w:val="004540D6"/>
    <w:rsid w:val="004544A6"/>
    <w:rsid w:val="004544E5"/>
    <w:rsid w:val="00454849"/>
    <w:rsid w:val="0045485E"/>
    <w:rsid w:val="00454AFF"/>
    <w:rsid w:val="00454C9C"/>
    <w:rsid w:val="00454E58"/>
    <w:rsid w:val="00454F57"/>
    <w:rsid w:val="00455035"/>
    <w:rsid w:val="004552AA"/>
    <w:rsid w:val="004552EF"/>
    <w:rsid w:val="004559F3"/>
    <w:rsid w:val="00455AD3"/>
    <w:rsid w:val="00455CC0"/>
    <w:rsid w:val="004561C9"/>
    <w:rsid w:val="004561EE"/>
    <w:rsid w:val="004564E9"/>
    <w:rsid w:val="00456705"/>
    <w:rsid w:val="00456776"/>
    <w:rsid w:val="004568CC"/>
    <w:rsid w:val="00456928"/>
    <w:rsid w:val="004569B4"/>
    <w:rsid w:val="004571A1"/>
    <w:rsid w:val="0045734F"/>
    <w:rsid w:val="0045776A"/>
    <w:rsid w:val="00457899"/>
    <w:rsid w:val="00457CC3"/>
    <w:rsid w:val="00457D23"/>
    <w:rsid w:val="00457DB8"/>
    <w:rsid w:val="00457EDC"/>
    <w:rsid w:val="0046008A"/>
    <w:rsid w:val="00460426"/>
    <w:rsid w:val="00460527"/>
    <w:rsid w:val="004607D9"/>
    <w:rsid w:val="00460F9A"/>
    <w:rsid w:val="00461499"/>
    <w:rsid w:val="004618D9"/>
    <w:rsid w:val="00461CF1"/>
    <w:rsid w:val="00461EDD"/>
    <w:rsid w:val="00461EEC"/>
    <w:rsid w:val="004628D7"/>
    <w:rsid w:val="00462916"/>
    <w:rsid w:val="00462D69"/>
    <w:rsid w:val="00463703"/>
    <w:rsid w:val="00463957"/>
    <w:rsid w:val="00463C96"/>
    <w:rsid w:val="00463CBA"/>
    <w:rsid w:val="00463CDB"/>
    <w:rsid w:val="00463ED9"/>
    <w:rsid w:val="00463FDF"/>
    <w:rsid w:val="00463FF8"/>
    <w:rsid w:val="004641EC"/>
    <w:rsid w:val="00464541"/>
    <w:rsid w:val="0046474E"/>
    <w:rsid w:val="0046484F"/>
    <w:rsid w:val="00464880"/>
    <w:rsid w:val="004649C2"/>
    <w:rsid w:val="00464F10"/>
    <w:rsid w:val="0046513E"/>
    <w:rsid w:val="0046566A"/>
    <w:rsid w:val="00465AA5"/>
    <w:rsid w:val="00465C7A"/>
    <w:rsid w:val="00466751"/>
    <w:rsid w:val="00466962"/>
    <w:rsid w:val="00466AF0"/>
    <w:rsid w:val="00466C1D"/>
    <w:rsid w:val="00466EEC"/>
    <w:rsid w:val="00466F0C"/>
    <w:rsid w:val="00467C15"/>
    <w:rsid w:val="00467D2B"/>
    <w:rsid w:val="0047017E"/>
    <w:rsid w:val="00470337"/>
    <w:rsid w:val="0047033D"/>
    <w:rsid w:val="00470357"/>
    <w:rsid w:val="00470634"/>
    <w:rsid w:val="0047088D"/>
    <w:rsid w:val="00470AA1"/>
    <w:rsid w:val="00470B7D"/>
    <w:rsid w:val="00470D9A"/>
    <w:rsid w:val="004713EE"/>
    <w:rsid w:val="00471A95"/>
    <w:rsid w:val="00471AA0"/>
    <w:rsid w:val="00471D6B"/>
    <w:rsid w:val="00472256"/>
    <w:rsid w:val="00472265"/>
    <w:rsid w:val="00472C94"/>
    <w:rsid w:val="0047300C"/>
    <w:rsid w:val="0047310C"/>
    <w:rsid w:val="00473382"/>
    <w:rsid w:val="004733FF"/>
    <w:rsid w:val="00473868"/>
    <w:rsid w:val="00474163"/>
    <w:rsid w:val="0047416B"/>
    <w:rsid w:val="0047468F"/>
    <w:rsid w:val="00474BEB"/>
    <w:rsid w:val="00474C21"/>
    <w:rsid w:val="004750DC"/>
    <w:rsid w:val="00475228"/>
    <w:rsid w:val="0047534B"/>
    <w:rsid w:val="004756D5"/>
    <w:rsid w:val="00475AC1"/>
    <w:rsid w:val="00475C3A"/>
    <w:rsid w:val="00475E12"/>
    <w:rsid w:val="00476266"/>
    <w:rsid w:val="004763E2"/>
    <w:rsid w:val="004769B6"/>
    <w:rsid w:val="00476C79"/>
    <w:rsid w:val="00476FD7"/>
    <w:rsid w:val="004770B0"/>
    <w:rsid w:val="004772DA"/>
    <w:rsid w:val="00477491"/>
    <w:rsid w:val="004776CB"/>
    <w:rsid w:val="0047775A"/>
    <w:rsid w:val="0047778A"/>
    <w:rsid w:val="00477885"/>
    <w:rsid w:val="004778C1"/>
    <w:rsid w:val="00477A9F"/>
    <w:rsid w:val="00477AF0"/>
    <w:rsid w:val="00477CE4"/>
    <w:rsid w:val="00477CEE"/>
    <w:rsid w:val="00477CFE"/>
    <w:rsid w:val="0047B7E5"/>
    <w:rsid w:val="00480204"/>
    <w:rsid w:val="00480AB1"/>
    <w:rsid w:val="00480D9B"/>
    <w:rsid w:val="00480EF1"/>
    <w:rsid w:val="004810AB"/>
    <w:rsid w:val="004813AD"/>
    <w:rsid w:val="00481793"/>
    <w:rsid w:val="004819C5"/>
    <w:rsid w:val="00481B53"/>
    <w:rsid w:val="00481CFD"/>
    <w:rsid w:val="00481D52"/>
    <w:rsid w:val="00481DBC"/>
    <w:rsid w:val="00481DF4"/>
    <w:rsid w:val="00482241"/>
    <w:rsid w:val="00482261"/>
    <w:rsid w:val="0048238E"/>
    <w:rsid w:val="004823F1"/>
    <w:rsid w:val="00482DD5"/>
    <w:rsid w:val="00482E8D"/>
    <w:rsid w:val="00483122"/>
    <w:rsid w:val="00483608"/>
    <w:rsid w:val="0048371F"/>
    <w:rsid w:val="004837EC"/>
    <w:rsid w:val="004839C4"/>
    <w:rsid w:val="00483ACE"/>
    <w:rsid w:val="00483BF1"/>
    <w:rsid w:val="00483D54"/>
    <w:rsid w:val="00483E03"/>
    <w:rsid w:val="0048435F"/>
    <w:rsid w:val="004843DE"/>
    <w:rsid w:val="00484AFD"/>
    <w:rsid w:val="00484DF5"/>
    <w:rsid w:val="00485109"/>
    <w:rsid w:val="004851E2"/>
    <w:rsid w:val="00485716"/>
    <w:rsid w:val="004857BB"/>
    <w:rsid w:val="00485C8A"/>
    <w:rsid w:val="00486481"/>
    <w:rsid w:val="0048698F"/>
    <w:rsid w:val="00486C34"/>
    <w:rsid w:val="00486EDA"/>
    <w:rsid w:val="00487042"/>
    <w:rsid w:val="0048711D"/>
    <w:rsid w:val="004871F7"/>
    <w:rsid w:val="00487226"/>
    <w:rsid w:val="00487255"/>
    <w:rsid w:val="004874CB"/>
    <w:rsid w:val="004875AB"/>
    <w:rsid w:val="00487659"/>
    <w:rsid w:val="00487916"/>
    <w:rsid w:val="00490118"/>
    <w:rsid w:val="0049030B"/>
    <w:rsid w:val="004903E3"/>
    <w:rsid w:val="0049059F"/>
    <w:rsid w:val="0049107C"/>
    <w:rsid w:val="004911F2"/>
    <w:rsid w:val="00491362"/>
    <w:rsid w:val="004918FC"/>
    <w:rsid w:val="00491BD3"/>
    <w:rsid w:val="00491C98"/>
    <w:rsid w:val="00491E0C"/>
    <w:rsid w:val="00491ED8"/>
    <w:rsid w:val="00492341"/>
    <w:rsid w:val="00492613"/>
    <w:rsid w:val="00492863"/>
    <w:rsid w:val="004929EB"/>
    <w:rsid w:val="00492C58"/>
    <w:rsid w:val="00492C9E"/>
    <w:rsid w:val="00492E93"/>
    <w:rsid w:val="0049324C"/>
    <w:rsid w:val="00493AC2"/>
    <w:rsid w:val="00493E9F"/>
    <w:rsid w:val="004941BD"/>
    <w:rsid w:val="0049478F"/>
    <w:rsid w:val="0049482F"/>
    <w:rsid w:val="00494891"/>
    <w:rsid w:val="004949E6"/>
    <w:rsid w:val="00494B5F"/>
    <w:rsid w:val="00494D86"/>
    <w:rsid w:val="00495486"/>
    <w:rsid w:val="00495743"/>
    <w:rsid w:val="004957B4"/>
    <w:rsid w:val="00495805"/>
    <w:rsid w:val="00495838"/>
    <w:rsid w:val="004958C6"/>
    <w:rsid w:val="00495A74"/>
    <w:rsid w:val="00495ABB"/>
    <w:rsid w:val="00495ABC"/>
    <w:rsid w:val="00496421"/>
    <w:rsid w:val="00496D1F"/>
    <w:rsid w:val="00496FD6"/>
    <w:rsid w:val="004970FB"/>
    <w:rsid w:val="004971F0"/>
    <w:rsid w:val="004971F2"/>
    <w:rsid w:val="004972F6"/>
    <w:rsid w:val="00497320"/>
    <w:rsid w:val="004976B7"/>
    <w:rsid w:val="00497B76"/>
    <w:rsid w:val="00497CD5"/>
    <w:rsid w:val="004A0259"/>
    <w:rsid w:val="004A04E6"/>
    <w:rsid w:val="004A04EB"/>
    <w:rsid w:val="004A0548"/>
    <w:rsid w:val="004A08FA"/>
    <w:rsid w:val="004A1132"/>
    <w:rsid w:val="004A1225"/>
    <w:rsid w:val="004A1596"/>
    <w:rsid w:val="004A1645"/>
    <w:rsid w:val="004A1738"/>
    <w:rsid w:val="004A17CD"/>
    <w:rsid w:val="004A1D18"/>
    <w:rsid w:val="004A1DEA"/>
    <w:rsid w:val="004A1F8A"/>
    <w:rsid w:val="004A2010"/>
    <w:rsid w:val="004A267A"/>
    <w:rsid w:val="004A29B2"/>
    <w:rsid w:val="004A29D0"/>
    <w:rsid w:val="004A2BBB"/>
    <w:rsid w:val="004A2C69"/>
    <w:rsid w:val="004A2F25"/>
    <w:rsid w:val="004A3169"/>
    <w:rsid w:val="004A351F"/>
    <w:rsid w:val="004A37AB"/>
    <w:rsid w:val="004A3B54"/>
    <w:rsid w:val="004A3CFC"/>
    <w:rsid w:val="004A3E04"/>
    <w:rsid w:val="004A3F4A"/>
    <w:rsid w:val="004A40D3"/>
    <w:rsid w:val="004A40D7"/>
    <w:rsid w:val="004A41F8"/>
    <w:rsid w:val="004A4389"/>
    <w:rsid w:val="004A4FC1"/>
    <w:rsid w:val="004A5042"/>
    <w:rsid w:val="004A505D"/>
    <w:rsid w:val="004A52CD"/>
    <w:rsid w:val="004A5412"/>
    <w:rsid w:val="004A55DE"/>
    <w:rsid w:val="004A5704"/>
    <w:rsid w:val="004A58E6"/>
    <w:rsid w:val="004A58FF"/>
    <w:rsid w:val="004A5A2E"/>
    <w:rsid w:val="004A6784"/>
    <w:rsid w:val="004A68CF"/>
    <w:rsid w:val="004A6BAE"/>
    <w:rsid w:val="004A6E43"/>
    <w:rsid w:val="004A74E5"/>
    <w:rsid w:val="004A7725"/>
    <w:rsid w:val="004A7B73"/>
    <w:rsid w:val="004B0019"/>
    <w:rsid w:val="004B00C9"/>
    <w:rsid w:val="004B016B"/>
    <w:rsid w:val="004B01A3"/>
    <w:rsid w:val="004B01D8"/>
    <w:rsid w:val="004B0603"/>
    <w:rsid w:val="004B062C"/>
    <w:rsid w:val="004B083C"/>
    <w:rsid w:val="004B09A7"/>
    <w:rsid w:val="004B09F7"/>
    <w:rsid w:val="004B0AC1"/>
    <w:rsid w:val="004B0CA6"/>
    <w:rsid w:val="004B0DDD"/>
    <w:rsid w:val="004B0F56"/>
    <w:rsid w:val="004B0FD2"/>
    <w:rsid w:val="004B1038"/>
    <w:rsid w:val="004B115A"/>
    <w:rsid w:val="004B1B4D"/>
    <w:rsid w:val="004B1CE6"/>
    <w:rsid w:val="004B215D"/>
    <w:rsid w:val="004B2607"/>
    <w:rsid w:val="004B28B9"/>
    <w:rsid w:val="004B2D15"/>
    <w:rsid w:val="004B2D98"/>
    <w:rsid w:val="004B2F51"/>
    <w:rsid w:val="004B2F5C"/>
    <w:rsid w:val="004B3037"/>
    <w:rsid w:val="004B31B8"/>
    <w:rsid w:val="004B3507"/>
    <w:rsid w:val="004B3527"/>
    <w:rsid w:val="004B3D15"/>
    <w:rsid w:val="004B3DF6"/>
    <w:rsid w:val="004B3EC8"/>
    <w:rsid w:val="004B3F81"/>
    <w:rsid w:val="004B416C"/>
    <w:rsid w:val="004B4232"/>
    <w:rsid w:val="004B429B"/>
    <w:rsid w:val="004B45B1"/>
    <w:rsid w:val="004B45EA"/>
    <w:rsid w:val="004B4992"/>
    <w:rsid w:val="004B4A9D"/>
    <w:rsid w:val="004B4D50"/>
    <w:rsid w:val="004B4D9D"/>
    <w:rsid w:val="004B53EE"/>
    <w:rsid w:val="004B54F6"/>
    <w:rsid w:val="004B56B1"/>
    <w:rsid w:val="004B5787"/>
    <w:rsid w:val="004B587B"/>
    <w:rsid w:val="004B58C8"/>
    <w:rsid w:val="004B59A9"/>
    <w:rsid w:val="004B6111"/>
    <w:rsid w:val="004B622D"/>
    <w:rsid w:val="004B6394"/>
    <w:rsid w:val="004B66FB"/>
    <w:rsid w:val="004B6784"/>
    <w:rsid w:val="004B6968"/>
    <w:rsid w:val="004B6DEF"/>
    <w:rsid w:val="004B7062"/>
    <w:rsid w:val="004B76CF"/>
    <w:rsid w:val="004B79A4"/>
    <w:rsid w:val="004C0434"/>
    <w:rsid w:val="004C0722"/>
    <w:rsid w:val="004C07F4"/>
    <w:rsid w:val="004C08C1"/>
    <w:rsid w:val="004C09E4"/>
    <w:rsid w:val="004C0D9F"/>
    <w:rsid w:val="004C140E"/>
    <w:rsid w:val="004C1706"/>
    <w:rsid w:val="004C240D"/>
    <w:rsid w:val="004C2B33"/>
    <w:rsid w:val="004C3220"/>
    <w:rsid w:val="004C3632"/>
    <w:rsid w:val="004C42A0"/>
    <w:rsid w:val="004C43CF"/>
    <w:rsid w:val="004C4C39"/>
    <w:rsid w:val="004C505D"/>
    <w:rsid w:val="004C51BF"/>
    <w:rsid w:val="004C539D"/>
    <w:rsid w:val="004C5688"/>
    <w:rsid w:val="004C574E"/>
    <w:rsid w:val="004C6838"/>
    <w:rsid w:val="004C69A6"/>
    <w:rsid w:val="004C6A29"/>
    <w:rsid w:val="004C757A"/>
    <w:rsid w:val="004C76BA"/>
    <w:rsid w:val="004C783B"/>
    <w:rsid w:val="004C7C73"/>
    <w:rsid w:val="004C7F94"/>
    <w:rsid w:val="004D00EB"/>
    <w:rsid w:val="004D0157"/>
    <w:rsid w:val="004D0396"/>
    <w:rsid w:val="004D0482"/>
    <w:rsid w:val="004D05FB"/>
    <w:rsid w:val="004D07A0"/>
    <w:rsid w:val="004D0AA1"/>
    <w:rsid w:val="004D0BAB"/>
    <w:rsid w:val="004D12F1"/>
    <w:rsid w:val="004D1379"/>
    <w:rsid w:val="004D137D"/>
    <w:rsid w:val="004D1D3D"/>
    <w:rsid w:val="004D2C27"/>
    <w:rsid w:val="004D2ED3"/>
    <w:rsid w:val="004D2EE6"/>
    <w:rsid w:val="004D31F8"/>
    <w:rsid w:val="004D3472"/>
    <w:rsid w:val="004D3B86"/>
    <w:rsid w:val="004D3E8D"/>
    <w:rsid w:val="004D3FA7"/>
    <w:rsid w:val="004D42B7"/>
    <w:rsid w:val="004D4963"/>
    <w:rsid w:val="004D498A"/>
    <w:rsid w:val="004D4A7D"/>
    <w:rsid w:val="004D4A9E"/>
    <w:rsid w:val="004D4BBB"/>
    <w:rsid w:val="004D4CF3"/>
    <w:rsid w:val="004D4E7E"/>
    <w:rsid w:val="004D51CC"/>
    <w:rsid w:val="004D52D7"/>
    <w:rsid w:val="004D5397"/>
    <w:rsid w:val="004D5556"/>
    <w:rsid w:val="004D582B"/>
    <w:rsid w:val="004D59A6"/>
    <w:rsid w:val="004D61D0"/>
    <w:rsid w:val="004D625C"/>
    <w:rsid w:val="004D6318"/>
    <w:rsid w:val="004D66C4"/>
    <w:rsid w:val="004D68DC"/>
    <w:rsid w:val="004D69E1"/>
    <w:rsid w:val="004D6CF7"/>
    <w:rsid w:val="004D7142"/>
    <w:rsid w:val="004D73C5"/>
    <w:rsid w:val="004D748F"/>
    <w:rsid w:val="004D78BD"/>
    <w:rsid w:val="004D7CD9"/>
    <w:rsid w:val="004D7FB3"/>
    <w:rsid w:val="004E0161"/>
    <w:rsid w:val="004E0324"/>
    <w:rsid w:val="004E062C"/>
    <w:rsid w:val="004E071D"/>
    <w:rsid w:val="004E078B"/>
    <w:rsid w:val="004E081A"/>
    <w:rsid w:val="004E08BB"/>
    <w:rsid w:val="004E0F14"/>
    <w:rsid w:val="004E0FBA"/>
    <w:rsid w:val="004E13AB"/>
    <w:rsid w:val="004E1724"/>
    <w:rsid w:val="004E1888"/>
    <w:rsid w:val="004E1A2C"/>
    <w:rsid w:val="004E2011"/>
    <w:rsid w:val="004E2D37"/>
    <w:rsid w:val="004E2F71"/>
    <w:rsid w:val="004E315E"/>
    <w:rsid w:val="004E31A2"/>
    <w:rsid w:val="004E3331"/>
    <w:rsid w:val="004E3461"/>
    <w:rsid w:val="004E3503"/>
    <w:rsid w:val="004E387A"/>
    <w:rsid w:val="004E38A3"/>
    <w:rsid w:val="004E3AC6"/>
    <w:rsid w:val="004E3C02"/>
    <w:rsid w:val="004E3DFE"/>
    <w:rsid w:val="004E3EA9"/>
    <w:rsid w:val="004E42A0"/>
    <w:rsid w:val="004E4406"/>
    <w:rsid w:val="004E445A"/>
    <w:rsid w:val="004E455B"/>
    <w:rsid w:val="004E457D"/>
    <w:rsid w:val="004E4A86"/>
    <w:rsid w:val="004E5BEB"/>
    <w:rsid w:val="004E5CC1"/>
    <w:rsid w:val="004E6370"/>
    <w:rsid w:val="004E69A4"/>
    <w:rsid w:val="004E69AF"/>
    <w:rsid w:val="004E6EB9"/>
    <w:rsid w:val="004E7432"/>
    <w:rsid w:val="004E75BF"/>
    <w:rsid w:val="004E7D98"/>
    <w:rsid w:val="004E7E8E"/>
    <w:rsid w:val="004E7F95"/>
    <w:rsid w:val="004F0066"/>
    <w:rsid w:val="004F0425"/>
    <w:rsid w:val="004F048C"/>
    <w:rsid w:val="004F071B"/>
    <w:rsid w:val="004F07BB"/>
    <w:rsid w:val="004F0A3B"/>
    <w:rsid w:val="004F1070"/>
    <w:rsid w:val="004F183B"/>
    <w:rsid w:val="004F1BF7"/>
    <w:rsid w:val="004F1E88"/>
    <w:rsid w:val="004F1F21"/>
    <w:rsid w:val="004F220C"/>
    <w:rsid w:val="004F232A"/>
    <w:rsid w:val="004F23E3"/>
    <w:rsid w:val="004F2CB2"/>
    <w:rsid w:val="004F2CE4"/>
    <w:rsid w:val="004F2CE7"/>
    <w:rsid w:val="004F31A1"/>
    <w:rsid w:val="004F3734"/>
    <w:rsid w:val="004F399F"/>
    <w:rsid w:val="004F4161"/>
    <w:rsid w:val="004F419B"/>
    <w:rsid w:val="004F43F4"/>
    <w:rsid w:val="004F45AC"/>
    <w:rsid w:val="004F45DF"/>
    <w:rsid w:val="004F4B13"/>
    <w:rsid w:val="004F4CF8"/>
    <w:rsid w:val="004F4DDA"/>
    <w:rsid w:val="004F4EA1"/>
    <w:rsid w:val="004F4EC8"/>
    <w:rsid w:val="004F518E"/>
    <w:rsid w:val="004F565E"/>
    <w:rsid w:val="004F604B"/>
    <w:rsid w:val="004F6105"/>
    <w:rsid w:val="004F6A52"/>
    <w:rsid w:val="004F6ABD"/>
    <w:rsid w:val="004F6CEA"/>
    <w:rsid w:val="004F6E2F"/>
    <w:rsid w:val="004F7062"/>
    <w:rsid w:val="004F70FE"/>
    <w:rsid w:val="004F7395"/>
    <w:rsid w:val="004F7563"/>
    <w:rsid w:val="004F7577"/>
    <w:rsid w:val="004F7865"/>
    <w:rsid w:val="004F7897"/>
    <w:rsid w:val="004F7E4E"/>
    <w:rsid w:val="00500116"/>
    <w:rsid w:val="00500162"/>
    <w:rsid w:val="0050068C"/>
    <w:rsid w:val="00500C63"/>
    <w:rsid w:val="00500ED4"/>
    <w:rsid w:val="0050114B"/>
    <w:rsid w:val="0050126D"/>
    <w:rsid w:val="00501575"/>
    <w:rsid w:val="00501A69"/>
    <w:rsid w:val="00501B8A"/>
    <w:rsid w:val="00501BD3"/>
    <w:rsid w:val="00501CFF"/>
    <w:rsid w:val="00501D5E"/>
    <w:rsid w:val="00501E8C"/>
    <w:rsid w:val="00502229"/>
    <w:rsid w:val="0050229B"/>
    <w:rsid w:val="0050232A"/>
    <w:rsid w:val="00502506"/>
    <w:rsid w:val="005025BC"/>
    <w:rsid w:val="00503105"/>
    <w:rsid w:val="0050313A"/>
    <w:rsid w:val="00503144"/>
    <w:rsid w:val="00503458"/>
    <w:rsid w:val="00503460"/>
    <w:rsid w:val="005039D2"/>
    <w:rsid w:val="00503A9E"/>
    <w:rsid w:val="00503AAE"/>
    <w:rsid w:val="00503AF6"/>
    <w:rsid w:val="00503B83"/>
    <w:rsid w:val="00503C56"/>
    <w:rsid w:val="00503CB9"/>
    <w:rsid w:val="0050416E"/>
    <w:rsid w:val="005042FB"/>
    <w:rsid w:val="0050434C"/>
    <w:rsid w:val="00504859"/>
    <w:rsid w:val="00504AC3"/>
    <w:rsid w:val="00505072"/>
    <w:rsid w:val="005050E3"/>
    <w:rsid w:val="0050517E"/>
    <w:rsid w:val="005052E2"/>
    <w:rsid w:val="00505365"/>
    <w:rsid w:val="00505A8B"/>
    <w:rsid w:val="00505ACE"/>
    <w:rsid w:val="00505BF1"/>
    <w:rsid w:val="00505F4A"/>
    <w:rsid w:val="0050656E"/>
    <w:rsid w:val="00506989"/>
    <w:rsid w:val="00506B27"/>
    <w:rsid w:val="00506BB6"/>
    <w:rsid w:val="00506C7F"/>
    <w:rsid w:val="00506F02"/>
    <w:rsid w:val="0050711D"/>
    <w:rsid w:val="00507185"/>
    <w:rsid w:val="005072C7"/>
    <w:rsid w:val="005075C1"/>
    <w:rsid w:val="00507EE0"/>
    <w:rsid w:val="00510265"/>
    <w:rsid w:val="00510287"/>
    <w:rsid w:val="005103AA"/>
    <w:rsid w:val="00510960"/>
    <w:rsid w:val="005111E5"/>
    <w:rsid w:val="00511438"/>
    <w:rsid w:val="0051143A"/>
    <w:rsid w:val="00511540"/>
    <w:rsid w:val="00511578"/>
    <w:rsid w:val="00511717"/>
    <w:rsid w:val="005118BB"/>
    <w:rsid w:val="00511E9F"/>
    <w:rsid w:val="00512247"/>
    <w:rsid w:val="00512315"/>
    <w:rsid w:val="0051257C"/>
    <w:rsid w:val="00512689"/>
    <w:rsid w:val="00512FE8"/>
    <w:rsid w:val="0051311C"/>
    <w:rsid w:val="005133C9"/>
    <w:rsid w:val="00513505"/>
    <w:rsid w:val="00513881"/>
    <w:rsid w:val="00513DA7"/>
    <w:rsid w:val="00513F05"/>
    <w:rsid w:val="005140CF"/>
    <w:rsid w:val="00514759"/>
    <w:rsid w:val="005149C7"/>
    <w:rsid w:val="00515063"/>
    <w:rsid w:val="00515280"/>
    <w:rsid w:val="00515430"/>
    <w:rsid w:val="00515586"/>
    <w:rsid w:val="0051572B"/>
    <w:rsid w:val="00515762"/>
    <w:rsid w:val="005157F7"/>
    <w:rsid w:val="00515B09"/>
    <w:rsid w:val="00515B37"/>
    <w:rsid w:val="00515F38"/>
    <w:rsid w:val="0051607F"/>
    <w:rsid w:val="005160B0"/>
    <w:rsid w:val="005161B7"/>
    <w:rsid w:val="005168E0"/>
    <w:rsid w:val="005169B9"/>
    <w:rsid w:val="00516BC5"/>
    <w:rsid w:val="00516C49"/>
    <w:rsid w:val="00516C50"/>
    <w:rsid w:val="00516C84"/>
    <w:rsid w:val="00516D92"/>
    <w:rsid w:val="005173D6"/>
    <w:rsid w:val="005174DC"/>
    <w:rsid w:val="00517514"/>
    <w:rsid w:val="0051751C"/>
    <w:rsid w:val="00517602"/>
    <w:rsid w:val="0051762A"/>
    <w:rsid w:val="0051768B"/>
    <w:rsid w:val="00517ABB"/>
    <w:rsid w:val="00517D3C"/>
    <w:rsid w:val="00517DD6"/>
    <w:rsid w:val="005200FC"/>
    <w:rsid w:val="005206A9"/>
    <w:rsid w:val="005209C5"/>
    <w:rsid w:val="00520F6B"/>
    <w:rsid w:val="00521274"/>
    <w:rsid w:val="00521550"/>
    <w:rsid w:val="0052204D"/>
    <w:rsid w:val="0052219D"/>
    <w:rsid w:val="00522337"/>
    <w:rsid w:val="005223C4"/>
    <w:rsid w:val="005223CC"/>
    <w:rsid w:val="0052240D"/>
    <w:rsid w:val="0052252A"/>
    <w:rsid w:val="00522718"/>
    <w:rsid w:val="00522D7D"/>
    <w:rsid w:val="00522E29"/>
    <w:rsid w:val="00522FB7"/>
    <w:rsid w:val="00523181"/>
    <w:rsid w:val="005236C5"/>
    <w:rsid w:val="005238B4"/>
    <w:rsid w:val="0052390E"/>
    <w:rsid w:val="00523A2B"/>
    <w:rsid w:val="00523F11"/>
    <w:rsid w:val="00524091"/>
    <w:rsid w:val="00524605"/>
    <w:rsid w:val="005248F8"/>
    <w:rsid w:val="00524A4E"/>
    <w:rsid w:val="00524E34"/>
    <w:rsid w:val="005252AF"/>
    <w:rsid w:val="005255E9"/>
    <w:rsid w:val="00525EDD"/>
    <w:rsid w:val="00525F41"/>
    <w:rsid w:val="005264D0"/>
    <w:rsid w:val="005269E0"/>
    <w:rsid w:val="00526A92"/>
    <w:rsid w:val="00526AC7"/>
    <w:rsid w:val="00526FDF"/>
    <w:rsid w:val="00526FED"/>
    <w:rsid w:val="00527217"/>
    <w:rsid w:val="00527342"/>
    <w:rsid w:val="005273C5"/>
    <w:rsid w:val="0052741E"/>
    <w:rsid w:val="005279A7"/>
    <w:rsid w:val="005279EC"/>
    <w:rsid w:val="00527AFD"/>
    <w:rsid w:val="00527B5E"/>
    <w:rsid w:val="00527BA7"/>
    <w:rsid w:val="00527DC6"/>
    <w:rsid w:val="00527FDD"/>
    <w:rsid w:val="0052D38A"/>
    <w:rsid w:val="00530064"/>
    <w:rsid w:val="005300D2"/>
    <w:rsid w:val="00530594"/>
    <w:rsid w:val="005307EE"/>
    <w:rsid w:val="00530814"/>
    <w:rsid w:val="00530843"/>
    <w:rsid w:val="00530EE2"/>
    <w:rsid w:val="00530FAF"/>
    <w:rsid w:val="0053104E"/>
    <w:rsid w:val="005310E1"/>
    <w:rsid w:val="00531758"/>
    <w:rsid w:val="00531847"/>
    <w:rsid w:val="005319CF"/>
    <w:rsid w:val="00531A19"/>
    <w:rsid w:val="00531A56"/>
    <w:rsid w:val="00531AA9"/>
    <w:rsid w:val="00531E5C"/>
    <w:rsid w:val="00531E6E"/>
    <w:rsid w:val="00531E99"/>
    <w:rsid w:val="00531FD7"/>
    <w:rsid w:val="0053209C"/>
    <w:rsid w:val="0053216D"/>
    <w:rsid w:val="00532329"/>
    <w:rsid w:val="005325F4"/>
    <w:rsid w:val="00532BBF"/>
    <w:rsid w:val="00532D7C"/>
    <w:rsid w:val="00532E20"/>
    <w:rsid w:val="00532E70"/>
    <w:rsid w:val="00533101"/>
    <w:rsid w:val="00533225"/>
    <w:rsid w:val="00533332"/>
    <w:rsid w:val="005334D0"/>
    <w:rsid w:val="00533A56"/>
    <w:rsid w:val="00533F7F"/>
    <w:rsid w:val="0053426C"/>
    <w:rsid w:val="005343A9"/>
    <w:rsid w:val="005343AF"/>
    <w:rsid w:val="0053470F"/>
    <w:rsid w:val="00534C87"/>
    <w:rsid w:val="00534D18"/>
    <w:rsid w:val="00535110"/>
    <w:rsid w:val="00535539"/>
    <w:rsid w:val="00535821"/>
    <w:rsid w:val="005359B7"/>
    <w:rsid w:val="00535D94"/>
    <w:rsid w:val="00535ED3"/>
    <w:rsid w:val="00536539"/>
    <w:rsid w:val="005365F6"/>
    <w:rsid w:val="00536618"/>
    <w:rsid w:val="0053673A"/>
    <w:rsid w:val="005369F8"/>
    <w:rsid w:val="00536B2E"/>
    <w:rsid w:val="00536F62"/>
    <w:rsid w:val="00536FD1"/>
    <w:rsid w:val="00536FE7"/>
    <w:rsid w:val="005370D2"/>
    <w:rsid w:val="00537361"/>
    <w:rsid w:val="00537B40"/>
    <w:rsid w:val="00537DBF"/>
    <w:rsid w:val="00540159"/>
    <w:rsid w:val="00540513"/>
    <w:rsid w:val="005405E2"/>
    <w:rsid w:val="005406CD"/>
    <w:rsid w:val="005407D2"/>
    <w:rsid w:val="005409DF"/>
    <w:rsid w:val="005409E0"/>
    <w:rsid w:val="00540C21"/>
    <w:rsid w:val="005415FC"/>
    <w:rsid w:val="00541751"/>
    <w:rsid w:val="00541860"/>
    <w:rsid w:val="00541D21"/>
    <w:rsid w:val="00541E14"/>
    <w:rsid w:val="005421BE"/>
    <w:rsid w:val="00542249"/>
    <w:rsid w:val="00542545"/>
    <w:rsid w:val="00542825"/>
    <w:rsid w:val="00542AC7"/>
    <w:rsid w:val="00542C72"/>
    <w:rsid w:val="00542E6C"/>
    <w:rsid w:val="00543279"/>
    <w:rsid w:val="005433BD"/>
    <w:rsid w:val="005434D7"/>
    <w:rsid w:val="005434FE"/>
    <w:rsid w:val="00543587"/>
    <w:rsid w:val="00543C82"/>
    <w:rsid w:val="00543EC0"/>
    <w:rsid w:val="00543FB3"/>
    <w:rsid w:val="005443E3"/>
    <w:rsid w:val="0054454E"/>
    <w:rsid w:val="005449D1"/>
    <w:rsid w:val="00544BE4"/>
    <w:rsid w:val="00544F51"/>
    <w:rsid w:val="005456B6"/>
    <w:rsid w:val="00545AFD"/>
    <w:rsid w:val="00546320"/>
    <w:rsid w:val="005463F8"/>
    <w:rsid w:val="0054644B"/>
    <w:rsid w:val="005468F9"/>
    <w:rsid w:val="0054716E"/>
    <w:rsid w:val="00547454"/>
    <w:rsid w:val="005475E9"/>
    <w:rsid w:val="005475FD"/>
    <w:rsid w:val="00547607"/>
    <w:rsid w:val="00547774"/>
    <w:rsid w:val="005479B2"/>
    <w:rsid w:val="005479C6"/>
    <w:rsid w:val="00547BDA"/>
    <w:rsid w:val="00547D02"/>
    <w:rsid w:val="00547D0A"/>
    <w:rsid w:val="00547ECC"/>
    <w:rsid w:val="00550281"/>
    <w:rsid w:val="00550591"/>
    <w:rsid w:val="00550675"/>
    <w:rsid w:val="005506E6"/>
    <w:rsid w:val="00550939"/>
    <w:rsid w:val="00550987"/>
    <w:rsid w:val="00550B52"/>
    <w:rsid w:val="00550B84"/>
    <w:rsid w:val="00550BD4"/>
    <w:rsid w:val="00551386"/>
    <w:rsid w:val="00551444"/>
    <w:rsid w:val="0055146A"/>
    <w:rsid w:val="00551517"/>
    <w:rsid w:val="0055162A"/>
    <w:rsid w:val="00551783"/>
    <w:rsid w:val="00551836"/>
    <w:rsid w:val="005518C3"/>
    <w:rsid w:val="00551AE6"/>
    <w:rsid w:val="00552064"/>
    <w:rsid w:val="00552220"/>
    <w:rsid w:val="0055246F"/>
    <w:rsid w:val="005526D8"/>
    <w:rsid w:val="00552713"/>
    <w:rsid w:val="00552B28"/>
    <w:rsid w:val="00552C21"/>
    <w:rsid w:val="00552ECB"/>
    <w:rsid w:val="00553444"/>
    <w:rsid w:val="005535F5"/>
    <w:rsid w:val="0055367F"/>
    <w:rsid w:val="00553735"/>
    <w:rsid w:val="00553822"/>
    <w:rsid w:val="0055396D"/>
    <w:rsid w:val="00553A4F"/>
    <w:rsid w:val="00553D01"/>
    <w:rsid w:val="00553D24"/>
    <w:rsid w:val="00553E99"/>
    <w:rsid w:val="00555309"/>
    <w:rsid w:val="005553AA"/>
    <w:rsid w:val="005559E0"/>
    <w:rsid w:val="00556038"/>
    <w:rsid w:val="005561FD"/>
    <w:rsid w:val="00556449"/>
    <w:rsid w:val="005566EB"/>
    <w:rsid w:val="00556C61"/>
    <w:rsid w:val="00556FC9"/>
    <w:rsid w:val="00557005"/>
    <w:rsid w:val="005572B8"/>
    <w:rsid w:val="0055742A"/>
    <w:rsid w:val="005574B8"/>
    <w:rsid w:val="00557C52"/>
    <w:rsid w:val="00557CAF"/>
    <w:rsid w:val="00557D1F"/>
    <w:rsid w:val="0056004A"/>
    <w:rsid w:val="005602AF"/>
    <w:rsid w:val="00560444"/>
    <w:rsid w:val="0056068C"/>
    <w:rsid w:val="0056083A"/>
    <w:rsid w:val="00560B4C"/>
    <w:rsid w:val="00560BEF"/>
    <w:rsid w:val="00560F12"/>
    <w:rsid w:val="00560F7B"/>
    <w:rsid w:val="005610ED"/>
    <w:rsid w:val="00561818"/>
    <w:rsid w:val="00561AB6"/>
    <w:rsid w:val="00561F4D"/>
    <w:rsid w:val="00562130"/>
    <w:rsid w:val="005629A0"/>
    <w:rsid w:val="00562A48"/>
    <w:rsid w:val="00562F3B"/>
    <w:rsid w:val="005630F4"/>
    <w:rsid w:val="005631BE"/>
    <w:rsid w:val="005631ED"/>
    <w:rsid w:val="00563284"/>
    <w:rsid w:val="00563805"/>
    <w:rsid w:val="00563B7D"/>
    <w:rsid w:val="00563C09"/>
    <w:rsid w:val="00563CF9"/>
    <w:rsid w:val="00563EFA"/>
    <w:rsid w:val="00563EFD"/>
    <w:rsid w:val="0056438E"/>
    <w:rsid w:val="005644E9"/>
    <w:rsid w:val="00564812"/>
    <w:rsid w:val="0056488D"/>
    <w:rsid w:val="00564C02"/>
    <w:rsid w:val="00564C6D"/>
    <w:rsid w:val="0056509F"/>
    <w:rsid w:val="005650DF"/>
    <w:rsid w:val="005650E9"/>
    <w:rsid w:val="00565203"/>
    <w:rsid w:val="0056560A"/>
    <w:rsid w:val="0056563E"/>
    <w:rsid w:val="00565649"/>
    <w:rsid w:val="005658AB"/>
    <w:rsid w:val="00565984"/>
    <w:rsid w:val="00565AAD"/>
    <w:rsid w:val="00565AB8"/>
    <w:rsid w:val="00565C08"/>
    <w:rsid w:val="00565C42"/>
    <w:rsid w:val="0056600C"/>
    <w:rsid w:val="00566533"/>
    <w:rsid w:val="0056667D"/>
    <w:rsid w:val="00566906"/>
    <w:rsid w:val="00566B99"/>
    <w:rsid w:val="00566E60"/>
    <w:rsid w:val="00566FB2"/>
    <w:rsid w:val="005676D4"/>
    <w:rsid w:val="00567ED9"/>
    <w:rsid w:val="005700B9"/>
    <w:rsid w:val="0057018C"/>
    <w:rsid w:val="0057022F"/>
    <w:rsid w:val="00570349"/>
    <w:rsid w:val="00570487"/>
    <w:rsid w:val="005707D2"/>
    <w:rsid w:val="00570BD0"/>
    <w:rsid w:val="00570CA7"/>
    <w:rsid w:val="00570D48"/>
    <w:rsid w:val="00570DBE"/>
    <w:rsid w:val="00570FD3"/>
    <w:rsid w:val="005716B7"/>
    <w:rsid w:val="00571709"/>
    <w:rsid w:val="005718AE"/>
    <w:rsid w:val="00571A41"/>
    <w:rsid w:val="00571A5F"/>
    <w:rsid w:val="00571CB1"/>
    <w:rsid w:val="00571D7D"/>
    <w:rsid w:val="005724A3"/>
    <w:rsid w:val="00572776"/>
    <w:rsid w:val="005728D1"/>
    <w:rsid w:val="00572A27"/>
    <w:rsid w:val="00572BCC"/>
    <w:rsid w:val="00572C89"/>
    <w:rsid w:val="00572D15"/>
    <w:rsid w:val="00572F8A"/>
    <w:rsid w:val="00572FA8"/>
    <w:rsid w:val="00573570"/>
    <w:rsid w:val="00573725"/>
    <w:rsid w:val="00573E55"/>
    <w:rsid w:val="005742F5"/>
    <w:rsid w:val="00574659"/>
    <w:rsid w:val="005748A4"/>
    <w:rsid w:val="00574C39"/>
    <w:rsid w:val="00575012"/>
    <w:rsid w:val="00575094"/>
    <w:rsid w:val="00575297"/>
    <w:rsid w:val="005754ED"/>
    <w:rsid w:val="00575534"/>
    <w:rsid w:val="00575884"/>
    <w:rsid w:val="00575F49"/>
    <w:rsid w:val="00575F97"/>
    <w:rsid w:val="0057614F"/>
    <w:rsid w:val="005764C6"/>
    <w:rsid w:val="00576A0F"/>
    <w:rsid w:val="00576D76"/>
    <w:rsid w:val="0057726F"/>
    <w:rsid w:val="0057729D"/>
    <w:rsid w:val="005772BC"/>
    <w:rsid w:val="005772BD"/>
    <w:rsid w:val="00577BE4"/>
    <w:rsid w:val="00577E04"/>
    <w:rsid w:val="00577EAB"/>
    <w:rsid w:val="00577EE4"/>
    <w:rsid w:val="00577F4E"/>
    <w:rsid w:val="00580169"/>
    <w:rsid w:val="0058054E"/>
    <w:rsid w:val="005806A4"/>
    <w:rsid w:val="00580844"/>
    <w:rsid w:val="005809D3"/>
    <w:rsid w:val="00580B3B"/>
    <w:rsid w:val="00581566"/>
    <w:rsid w:val="00581B4E"/>
    <w:rsid w:val="00581C95"/>
    <w:rsid w:val="00581D73"/>
    <w:rsid w:val="00582075"/>
    <w:rsid w:val="0058256D"/>
    <w:rsid w:val="005825CE"/>
    <w:rsid w:val="005827B9"/>
    <w:rsid w:val="0058314E"/>
    <w:rsid w:val="00583188"/>
    <w:rsid w:val="005831F1"/>
    <w:rsid w:val="00583280"/>
    <w:rsid w:val="005832B0"/>
    <w:rsid w:val="005832E8"/>
    <w:rsid w:val="00583397"/>
    <w:rsid w:val="005833CC"/>
    <w:rsid w:val="005835AC"/>
    <w:rsid w:val="005839C7"/>
    <w:rsid w:val="00583BCB"/>
    <w:rsid w:val="00583C20"/>
    <w:rsid w:val="0058417A"/>
    <w:rsid w:val="0058450E"/>
    <w:rsid w:val="0058504C"/>
    <w:rsid w:val="00585099"/>
    <w:rsid w:val="005850CB"/>
    <w:rsid w:val="005853EA"/>
    <w:rsid w:val="00585663"/>
    <w:rsid w:val="005856CE"/>
    <w:rsid w:val="0058574F"/>
    <w:rsid w:val="005857D1"/>
    <w:rsid w:val="005858AD"/>
    <w:rsid w:val="00585BD6"/>
    <w:rsid w:val="005860F9"/>
    <w:rsid w:val="0058645A"/>
    <w:rsid w:val="005869C4"/>
    <w:rsid w:val="00586C77"/>
    <w:rsid w:val="00587413"/>
    <w:rsid w:val="005875D6"/>
    <w:rsid w:val="0058786D"/>
    <w:rsid w:val="005878C5"/>
    <w:rsid w:val="005879E3"/>
    <w:rsid w:val="00587BC0"/>
    <w:rsid w:val="00587D42"/>
    <w:rsid w:val="0059003F"/>
    <w:rsid w:val="00590569"/>
    <w:rsid w:val="00590F5F"/>
    <w:rsid w:val="005910A3"/>
    <w:rsid w:val="00591294"/>
    <w:rsid w:val="00591A50"/>
    <w:rsid w:val="00591AD1"/>
    <w:rsid w:val="00591D8A"/>
    <w:rsid w:val="00591E91"/>
    <w:rsid w:val="005920C8"/>
    <w:rsid w:val="00592156"/>
    <w:rsid w:val="00592212"/>
    <w:rsid w:val="005922B9"/>
    <w:rsid w:val="00592350"/>
    <w:rsid w:val="00592456"/>
    <w:rsid w:val="00592511"/>
    <w:rsid w:val="00592884"/>
    <w:rsid w:val="00592986"/>
    <w:rsid w:val="00592BB1"/>
    <w:rsid w:val="00592E15"/>
    <w:rsid w:val="00592E1C"/>
    <w:rsid w:val="00592E94"/>
    <w:rsid w:val="00593A68"/>
    <w:rsid w:val="00593DB4"/>
    <w:rsid w:val="0059417D"/>
    <w:rsid w:val="0059423B"/>
    <w:rsid w:val="0059425E"/>
    <w:rsid w:val="0059473F"/>
    <w:rsid w:val="00594A6C"/>
    <w:rsid w:val="005950C9"/>
    <w:rsid w:val="00595158"/>
    <w:rsid w:val="0059551B"/>
    <w:rsid w:val="00595CE6"/>
    <w:rsid w:val="00595DDC"/>
    <w:rsid w:val="00595EE3"/>
    <w:rsid w:val="00595FA6"/>
    <w:rsid w:val="005960B5"/>
    <w:rsid w:val="005963B7"/>
    <w:rsid w:val="00596B1D"/>
    <w:rsid w:val="0059709E"/>
    <w:rsid w:val="00597557"/>
    <w:rsid w:val="00597863"/>
    <w:rsid w:val="00597942"/>
    <w:rsid w:val="00597D6A"/>
    <w:rsid w:val="00597F01"/>
    <w:rsid w:val="005A0098"/>
    <w:rsid w:val="005A00E9"/>
    <w:rsid w:val="005A0132"/>
    <w:rsid w:val="005A0374"/>
    <w:rsid w:val="005A05BE"/>
    <w:rsid w:val="005A08EC"/>
    <w:rsid w:val="005A095B"/>
    <w:rsid w:val="005A13AF"/>
    <w:rsid w:val="005A1598"/>
    <w:rsid w:val="005A1885"/>
    <w:rsid w:val="005A1CD6"/>
    <w:rsid w:val="005A2111"/>
    <w:rsid w:val="005A213D"/>
    <w:rsid w:val="005A2261"/>
    <w:rsid w:val="005A26A5"/>
    <w:rsid w:val="005A27BE"/>
    <w:rsid w:val="005A2A66"/>
    <w:rsid w:val="005A2D70"/>
    <w:rsid w:val="005A2EDC"/>
    <w:rsid w:val="005A2F01"/>
    <w:rsid w:val="005A350C"/>
    <w:rsid w:val="005A3561"/>
    <w:rsid w:val="005A3C0D"/>
    <w:rsid w:val="005A3EB9"/>
    <w:rsid w:val="005A3FCE"/>
    <w:rsid w:val="005A41C0"/>
    <w:rsid w:val="005A455C"/>
    <w:rsid w:val="005A491A"/>
    <w:rsid w:val="005A4B82"/>
    <w:rsid w:val="005A50F9"/>
    <w:rsid w:val="005A517E"/>
    <w:rsid w:val="005A527B"/>
    <w:rsid w:val="005A5399"/>
    <w:rsid w:val="005A53B9"/>
    <w:rsid w:val="005A5400"/>
    <w:rsid w:val="005A5863"/>
    <w:rsid w:val="005A587D"/>
    <w:rsid w:val="005A591E"/>
    <w:rsid w:val="005A5C0A"/>
    <w:rsid w:val="005A617E"/>
    <w:rsid w:val="005A62EE"/>
    <w:rsid w:val="005A661F"/>
    <w:rsid w:val="005A668C"/>
    <w:rsid w:val="005A66C8"/>
    <w:rsid w:val="005A6726"/>
    <w:rsid w:val="005A67D3"/>
    <w:rsid w:val="005A6ABD"/>
    <w:rsid w:val="005A6DA3"/>
    <w:rsid w:val="005A70EA"/>
    <w:rsid w:val="005A7222"/>
    <w:rsid w:val="005A72A4"/>
    <w:rsid w:val="005A787A"/>
    <w:rsid w:val="005A7917"/>
    <w:rsid w:val="005A7D67"/>
    <w:rsid w:val="005A7D70"/>
    <w:rsid w:val="005B02B5"/>
    <w:rsid w:val="005B03A5"/>
    <w:rsid w:val="005B04A9"/>
    <w:rsid w:val="005B063D"/>
    <w:rsid w:val="005B063F"/>
    <w:rsid w:val="005B0710"/>
    <w:rsid w:val="005B0A48"/>
    <w:rsid w:val="005B0CDC"/>
    <w:rsid w:val="005B0F5C"/>
    <w:rsid w:val="005B0F5E"/>
    <w:rsid w:val="005B14E9"/>
    <w:rsid w:val="005B16CA"/>
    <w:rsid w:val="005B17CE"/>
    <w:rsid w:val="005B1F28"/>
    <w:rsid w:val="005B214B"/>
    <w:rsid w:val="005B2546"/>
    <w:rsid w:val="005B2600"/>
    <w:rsid w:val="005B2767"/>
    <w:rsid w:val="005B277B"/>
    <w:rsid w:val="005B2812"/>
    <w:rsid w:val="005B2A30"/>
    <w:rsid w:val="005B2BC6"/>
    <w:rsid w:val="005B2D7D"/>
    <w:rsid w:val="005B3054"/>
    <w:rsid w:val="005B3543"/>
    <w:rsid w:val="005B360F"/>
    <w:rsid w:val="005B3B5D"/>
    <w:rsid w:val="005B3F6C"/>
    <w:rsid w:val="005B498C"/>
    <w:rsid w:val="005B4FA7"/>
    <w:rsid w:val="005B521F"/>
    <w:rsid w:val="005B523D"/>
    <w:rsid w:val="005B575E"/>
    <w:rsid w:val="005B5823"/>
    <w:rsid w:val="005B5A0B"/>
    <w:rsid w:val="005B5A10"/>
    <w:rsid w:val="005B6022"/>
    <w:rsid w:val="005B6159"/>
    <w:rsid w:val="005B656F"/>
    <w:rsid w:val="005B679E"/>
    <w:rsid w:val="005B6806"/>
    <w:rsid w:val="005B6944"/>
    <w:rsid w:val="005B6C25"/>
    <w:rsid w:val="005B7397"/>
    <w:rsid w:val="005B7439"/>
    <w:rsid w:val="005B74AE"/>
    <w:rsid w:val="005B76E6"/>
    <w:rsid w:val="005B7788"/>
    <w:rsid w:val="005B7AE9"/>
    <w:rsid w:val="005B7C26"/>
    <w:rsid w:val="005C0197"/>
    <w:rsid w:val="005C0210"/>
    <w:rsid w:val="005C0250"/>
    <w:rsid w:val="005C02AC"/>
    <w:rsid w:val="005C02E0"/>
    <w:rsid w:val="005C04BF"/>
    <w:rsid w:val="005C0501"/>
    <w:rsid w:val="005C063E"/>
    <w:rsid w:val="005C0719"/>
    <w:rsid w:val="005C0911"/>
    <w:rsid w:val="005C0916"/>
    <w:rsid w:val="005C0E43"/>
    <w:rsid w:val="005C10B9"/>
    <w:rsid w:val="005C11E8"/>
    <w:rsid w:val="005C16C5"/>
    <w:rsid w:val="005C1B26"/>
    <w:rsid w:val="005C21CA"/>
    <w:rsid w:val="005C2205"/>
    <w:rsid w:val="005C2366"/>
    <w:rsid w:val="005C240C"/>
    <w:rsid w:val="005C25BB"/>
    <w:rsid w:val="005C25C7"/>
    <w:rsid w:val="005C278F"/>
    <w:rsid w:val="005C27ED"/>
    <w:rsid w:val="005C2944"/>
    <w:rsid w:val="005C2F1B"/>
    <w:rsid w:val="005C3052"/>
    <w:rsid w:val="005C30F3"/>
    <w:rsid w:val="005C32A6"/>
    <w:rsid w:val="005C3363"/>
    <w:rsid w:val="005C33E4"/>
    <w:rsid w:val="005C3585"/>
    <w:rsid w:val="005C36DB"/>
    <w:rsid w:val="005C3823"/>
    <w:rsid w:val="005C382C"/>
    <w:rsid w:val="005C391C"/>
    <w:rsid w:val="005C397C"/>
    <w:rsid w:val="005C3C84"/>
    <w:rsid w:val="005C3D89"/>
    <w:rsid w:val="005C4658"/>
    <w:rsid w:val="005C477B"/>
    <w:rsid w:val="005C4911"/>
    <w:rsid w:val="005C49EF"/>
    <w:rsid w:val="005C4C4C"/>
    <w:rsid w:val="005C53A5"/>
    <w:rsid w:val="005C53BB"/>
    <w:rsid w:val="005C53F8"/>
    <w:rsid w:val="005C5662"/>
    <w:rsid w:val="005C5797"/>
    <w:rsid w:val="005C5876"/>
    <w:rsid w:val="005C59FD"/>
    <w:rsid w:val="005C5AC9"/>
    <w:rsid w:val="005C5B14"/>
    <w:rsid w:val="005C5EB6"/>
    <w:rsid w:val="005C5F30"/>
    <w:rsid w:val="005C6BA6"/>
    <w:rsid w:val="005C6D90"/>
    <w:rsid w:val="005C6E08"/>
    <w:rsid w:val="005C6FCF"/>
    <w:rsid w:val="005C718C"/>
    <w:rsid w:val="005C769B"/>
    <w:rsid w:val="005C7A7A"/>
    <w:rsid w:val="005C7C1E"/>
    <w:rsid w:val="005C7D64"/>
    <w:rsid w:val="005D00AA"/>
    <w:rsid w:val="005D01A4"/>
    <w:rsid w:val="005D03AE"/>
    <w:rsid w:val="005D076A"/>
    <w:rsid w:val="005D080C"/>
    <w:rsid w:val="005D08AD"/>
    <w:rsid w:val="005D1166"/>
    <w:rsid w:val="005D137E"/>
    <w:rsid w:val="005D1797"/>
    <w:rsid w:val="005D19C9"/>
    <w:rsid w:val="005D1BD1"/>
    <w:rsid w:val="005D1CAC"/>
    <w:rsid w:val="005D2216"/>
    <w:rsid w:val="005D22C3"/>
    <w:rsid w:val="005D27A7"/>
    <w:rsid w:val="005D29B4"/>
    <w:rsid w:val="005D2AE4"/>
    <w:rsid w:val="005D2C57"/>
    <w:rsid w:val="005D3594"/>
    <w:rsid w:val="005D396D"/>
    <w:rsid w:val="005D3B0D"/>
    <w:rsid w:val="005D3B4E"/>
    <w:rsid w:val="005D3C75"/>
    <w:rsid w:val="005D3C76"/>
    <w:rsid w:val="005D3F7C"/>
    <w:rsid w:val="005D428E"/>
    <w:rsid w:val="005D4337"/>
    <w:rsid w:val="005D4627"/>
    <w:rsid w:val="005D4680"/>
    <w:rsid w:val="005D4B1D"/>
    <w:rsid w:val="005D51A7"/>
    <w:rsid w:val="005D6036"/>
    <w:rsid w:val="005D6071"/>
    <w:rsid w:val="005D61C0"/>
    <w:rsid w:val="005D62A3"/>
    <w:rsid w:val="005D65DF"/>
    <w:rsid w:val="005D68C4"/>
    <w:rsid w:val="005D6976"/>
    <w:rsid w:val="005D6B63"/>
    <w:rsid w:val="005D6C7E"/>
    <w:rsid w:val="005D6F10"/>
    <w:rsid w:val="005D707F"/>
    <w:rsid w:val="005D70C9"/>
    <w:rsid w:val="005D710D"/>
    <w:rsid w:val="005D71DA"/>
    <w:rsid w:val="005D7260"/>
    <w:rsid w:val="005D7318"/>
    <w:rsid w:val="005D7599"/>
    <w:rsid w:val="005D76BB"/>
    <w:rsid w:val="005D7974"/>
    <w:rsid w:val="005D7B96"/>
    <w:rsid w:val="005D7C09"/>
    <w:rsid w:val="005D7EA0"/>
    <w:rsid w:val="005E01D5"/>
    <w:rsid w:val="005E0E7E"/>
    <w:rsid w:val="005E1183"/>
    <w:rsid w:val="005E1495"/>
    <w:rsid w:val="005E163E"/>
    <w:rsid w:val="005E16A6"/>
    <w:rsid w:val="005E1772"/>
    <w:rsid w:val="005E1BFB"/>
    <w:rsid w:val="005E1F8B"/>
    <w:rsid w:val="005E1FAF"/>
    <w:rsid w:val="005E200B"/>
    <w:rsid w:val="005E2177"/>
    <w:rsid w:val="005E2209"/>
    <w:rsid w:val="005E2944"/>
    <w:rsid w:val="005E29F8"/>
    <w:rsid w:val="005E2C1D"/>
    <w:rsid w:val="005E2E4F"/>
    <w:rsid w:val="005E320B"/>
    <w:rsid w:val="005E3230"/>
    <w:rsid w:val="005E3274"/>
    <w:rsid w:val="005E36F7"/>
    <w:rsid w:val="005E3B21"/>
    <w:rsid w:val="005E3CDC"/>
    <w:rsid w:val="005E416C"/>
    <w:rsid w:val="005E41FF"/>
    <w:rsid w:val="005E47B0"/>
    <w:rsid w:val="005E4860"/>
    <w:rsid w:val="005E4B85"/>
    <w:rsid w:val="005E4FC1"/>
    <w:rsid w:val="005E5095"/>
    <w:rsid w:val="005E5386"/>
    <w:rsid w:val="005E53AF"/>
    <w:rsid w:val="005E57DF"/>
    <w:rsid w:val="005E5AA9"/>
    <w:rsid w:val="005E61CE"/>
    <w:rsid w:val="005E6241"/>
    <w:rsid w:val="005E6384"/>
    <w:rsid w:val="005E656F"/>
    <w:rsid w:val="005E6754"/>
    <w:rsid w:val="005E67BB"/>
    <w:rsid w:val="005E7581"/>
    <w:rsid w:val="005E7671"/>
    <w:rsid w:val="005E7797"/>
    <w:rsid w:val="005E77F6"/>
    <w:rsid w:val="005F021A"/>
    <w:rsid w:val="005F036E"/>
    <w:rsid w:val="005F084E"/>
    <w:rsid w:val="005F0AC9"/>
    <w:rsid w:val="005F0D3A"/>
    <w:rsid w:val="005F0F96"/>
    <w:rsid w:val="005F0FB0"/>
    <w:rsid w:val="005F1047"/>
    <w:rsid w:val="005F1080"/>
    <w:rsid w:val="005F128E"/>
    <w:rsid w:val="005F1427"/>
    <w:rsid w:val="005F14A8"/>
    <w:rsid w:val="005F17EC"/>
    <w:rsid w:val="005F1AB8"/>
    <w:rsid w:val="005F1AF5"/>
    <w:rsid w:val="005F1D34"/>
    <w:rsid w:val="005F224D"/>
    <w:rsid w:val="005F2657"/>
    <w:rsid w:val="005F27A7"/>
    <w:rsid w:val="005F27DA"/>
    <w:rsid w:val="005F28BA"/>
    <w:rsid w:val="005F2CD8"/>
    <w:rsid w:val="005F2FE5"/>
    <w:rsid w:val="005F3329"/>
    <w:rsid w:val="005F391A"/>
    <w:rsid w:val="005F3C83"/>
    <w:rsid w:val="005F3C8B"/>
    <w:rsid w:val="005F3DF5"/>
    <w:rsid w:val="005F4094"/>
    <w:rsid w:val="005F4B80"/>
    <w:rsid w:val="005F4C31"/>
    <w:rsid w:val="005F4F6E"/>
    <w:rsid w:val="005F569F"/>
    <w:rsid w:val="005F5AF3"/>
    <w:rsid w:val="005F5BCD"/>
    <w:rsid w:val="005F5F6F"/>
    <w:rsid w:val="005F6018"/>
    <w:rsid w:val="005F6036"/>
    <w:rsid w:val="005F6099"/>
    <w:rsid w:val="005F614F"/>
    <w:rsid w:val="005F68F5"/>
    <w:rsid w:val="005F7272"/>
    <w:rsid w:val="005F755E"/>
    <w:rsid w:val="005F7E23"/>
    <w:rsid w:val="005F7F13"/>
    <w:rsid w:val="005F7F44"/>
    <w:rsid w:val="00600638"/>
    <w:rsid w:val="006007A4"/>
    <w:rsid w:val="00600909"/>
    <w:rsid w:val="00600A7C"/>
    <w:rsid w:val="00600B7C"/>
    <w:rsid w:val="00600DF3"/>
    <w:rsid w:val="00600F5A"/>
    <w:rsid w:val="00601460"/>
    <w:rsid w:val="006016D3"/>
    <w:rsid w:val="00601ACD"/>
    <w:rsid w:val="00601C82"/>
    <w:rsid w:val="00601F7D"/>
    <w:rsid w:val="0060236D"/>
    <w:rsid w:val="0060274D"/>
    <w:rsid w:val="0060297D"/>
    <w:rsid w:val="00602AAF"/>
    <w:rsid w:val="00602C3D"/>
    <w:rsid w:val="00602D75"/>
    <w:rsid w:val="006032BF"/>
    <w:rsid w:val="00603305"/>
    <w:rsid w:val="00603356"/>
    <w:rsid w:val="00603674"/>
    <w:rsid w:val="006036F5"/>
    <w:rsid w:val="0060372A"/>
    <w:rsid w:val="0060393A"/>
    <w:rsid w:val="00604174"/>
    <w:rsid w:val="00604399"/>
    <w:rsid w:val="00604453"/>
    <w:rsid w:val="00604649"/>
    <w:rsid w:val="00604737"/>
    <w:rsid w:val="00604830"/>
    <w:rsid w:val="00604D22"/>
    <w:rsid w:val="00604E81"/>
    <w:rsid w:val="00604E97"/>
    <w:rsid w:val="00605225"/>
    <w:rsid w:val="0060554E"/>
    <w:rsid w:val="006056F8"/>
    <w:rsid w:val="0060579B"/>
    <w:rsid w:val="00605D78"/>
    <w:rsid w:val="00605ECA"/>
    <w:rsid w:val="00606432"/>
    <w:rsid w:val="0060643B"/>
    <w:rsid w:val="006064BC"/>
    <w:rsid w:val="0060671F"/>
    <w:rsid w:val="006068A7"/>
    <w:rsid w:val="00606F26"/>
    <w:rsid w:val="00606F49"/>
    <w:rsid w:val="00607022"/>
    <w:rsid w:val="00607270"/>
    <w:rsid w:val="006072E2"/>
    <w:rsid w:val="006073F5"/>
    <w:rsid w:val="00607708"/>
    <w:rsid w:val="006079D5"/>
    <w:rsid w:val="00607C97"/>
    <w:rsid w:val="00607F79"/>
    <w:rsid w:val="006101F0"/>
    <w:rsid w:val="006104F2"/>
    <w:rsid w:val="006108DA"/>
    <w:rsid w:val="00610D69"/>
    <w:rsid w:val="00610D9E"/>
    <w:rsid w:val="006110CC"/>
    <w:rsid w:val="006110D2"/>
    <w:rsid w:val="0061126D"/>
    <w:rsid w:val="00611402"/>
    <w:rsid w:val="00611437"/>
    <w:rsid w:val="006115E8"/>
    <w:rsid w:val="00611BF8"/>
    <w:rsid w:val="00612145"/>
    <w:rsid w:val="00612821"/>
    <w:rsid w:val="00612D7A"/>
    <w:rsid w:val="00612F99"/>
    <w:rsid w:val="00612FBB"/>
    <w:rsid w:val="006131BC"/>
    <w:rsid w:val="00613238"/>
    <w:rsid w:val="00613632"/>
    <w:rsid w:val="00613A86"/>
    <w:rsid w:val="00613BDA"/>
    <w:rsid w:val="00613CB0"/>
    <w:rsid w:val="00613CFA"/>
    <w:rsid w:val="00613D4C"/>
    <w:rsid w:val="00613D76"/>
    <w:rsid w:val="00614072"/>
    <w:rsid w:val="00614616"/>
    <w:rsid w:val="00614C3C"/>
    <w:rsid w:val="00615087"/>
    <w:rsid w:val="006151F8"/>
    <w:rsid w:val="00615340"/>
    <w:rsid w:val="006156EA"/>
    <w:rsid w:val="0061577B"/>
    <w:rsid w:val="00615CC5"/>
    <w:rsid w:val="00615F1B"/>
    <w:rsid w:val="00616337"/>
    <w:rsid w:val="00616524"/>
    <w:rsid w:val="0061674E"/>
    <w:rsid w:val="00616990"/>
    <w:rsid w:val="00616C92"/>
    <w:rsid w:val="00616CA9"/>
    <w:rsid w:val="00616CAF"/>
    <w:rsid w:val="00617552"/>
    <w:rsid w:val="00617BBD"/>
    <w:rsid w:val="00617C05"/>
    <w:rsid w:val="006204E9"/>
    <w:rsid w:val="00620611"/>
    <w:rsid w:val="00620629"/>
    <w:rsid w:val="00620986"/>
    <w:rsid w:val="006209F6"/>
    <w:rsid w:val="00620E1A"/>
    <w:rsid w:val="00621875"/>
    <w:rsid w:val="00621DDD"/>
    <w:rsid w:val="006220FF"/>
    <w:rsid w:val="00622160"/>
    <w:rsid w:val="006222C0"/>
    <w:rsid w:val="0062245D"/>
    <w:rsid w:val="00622662"/>
    <w:rsid w:val="006230CA"/>
    <w:rsid w:val="00623882"/>
    <w:rsid w:val="00623A52"/>
    <w:rsid w:val="00623A7E"/>
    <w:rsid w:val="00623BD7"/>
    <w:rsid w:val="00623FE2"/>
    <w:rsid w:val="00624161"/>
    <w:rsid w:val="006245F0"/>
    <w:rsid w:val="006248DB"/>
    <w:rsid w:val="006252BA"/>
    <w:rsid w:val="006258E0"/>
    <w:rsid w:val="006259E0"/>
    <w:rsid w:val="00625A53"/>
    <w:rsid w:val="00625A5C"/>
    <w:rsid w:val="00625F29"/>
    <w:rsid w:val="006260C2"/>
    <w:rsid w:val="0062624C"/>
    <w:rsid w:val="0062633C"/>
    <w:rsid w:val="00626511"/>
    <w:rsid w:val="00626546"/>
    <w:rsid w:val="006266AF"/>
    <w:rsid w:val="00626809"/>
    <w:rsid w:val="00626DB6"/>
    <w:rsid w:val="00626E74"/>
    <w:rsid w:val="00627046"/>
    <w:rsid w:val="006274FC"/>
    <w:rsid w:val="0062789D"/>
    <w:rsid w:val="006278F5"/>
    <w:rsid w:val="00627B4F"/>
    <w:rsid w:val="00627FEE"/>
    <w:rsid w:val="0063036A"/>
    <w:rsid w:val="00630401"/>
    <w:rsid w:val="00630776"/>
    <w:rsid w:val="00630B30"/>
    <w:rsid w:val="00630B91"/>
    <w:rsid w:val="00630DD7"/>
    <w:rsid w:val="006310AB"/>
    <w:rsid w:val="0063133C"/>
    <w:rsid w:val="00631BFB"/>
    <w:rsid w:val="00631E82"/>
    <w:rsid w:val="00631F20"/>
    <w:rsid w:val="0063204E"/>
    <w:rsid w:val="006320C0"/>
    <w:rsid w:val="00632BAE"/>
    <w:rsid w:val="00632DB1"/>
    <w:rsid w:val="00632E89"/>
    <w:rsid w:val="00632F1E"/>
    <w:rsid w:val="00632F92"/>
    <w:rsid w:val="0063315F"/>
    <w:rsid w:val="00633E11"/>
    <w:rsid w:val="00633FBC"/>
    <w:rsid w:val="00634248"/>
    <w:rsid w:val="00634330"/>
    <w:rsid w:val="006344C4"/>
    <w:rsid w:val="0063465E"/>
    <w:rsid w:val="00634B78"/>
    <w:rsid w:val="00634BCA"/>
    <w:rsid w:val="00634FF1"/>
    <w:rsid w:val="0063509C"/>
    <w:rsid w:val="006350AF"/>
    <w:rsid w:val="00635105"/>
    <w:rsid w:val="0063521D"/>
    <w:rsid w:val="00635D31"/>
    <w:rsid w:val="00635FBB"/>
    <w:rsid w:val="00636246"/>
    <w:rsid w:val="006368B4"/>
    <w:rsid w:val="006368BD"/>
    <w:rsid w:val="00636D24"/>
    <w:rsid w:val="00636E1A"/>
    <w:rsid w:val="00636E9F"/>
    <w:rsid w:val="00636EE9"/>
    <w:rsid w:val="006374AA"/>
    <w:rsid w:val="00637640"/>
    <w:rsid w:val="00637AA1"/>
    <w:rsid w:val="00637DCC"/>
    <w:rsid w:val="00637F6D"/>
    <w:rsid w:val="006400EC"/>
    <w:rsid w:val="00640100"/>
    <w:rsid w:val="0064068C"/>
    <w:rsid w:val="0064073D"/>
    <w:rsid w:val="00640982"/>
    <w:rsid w:val="0064112D"/>
    <w:rsid w:val="00641500"/>
    <w:rsid w:val="006416A4"/>
    <w:rsid w:val="00641957"/>
    <w:rsid w:val="00641D6D"/>
    <w:rsid w:val="00641F23"/>
    <w:rsid w:val="00641FEF"/>
    <w:rsid w:val="0064203E"/>
    <w:rsid w:val="006420B7"/>
    <w:rsid w:val="00642774"/>
    <w:rsid w:val="00642A53"/>
    <w:rsid w:val="00642B94"/>
    <w:rsid w:val="00642CDF"/>
    <w:rsid w:val="006432B2"/>
    <w:rsid w:val="006432FE"/>
    <w:rsid w:val="0064336E"/>
    <w:rsid w:val="00643372"/>
    <w:rsid w:val="00643447"/>
    <w:rsid w:val="00643743"/>
    <w:rsid w:val="00643981"/>
    <w:rsid w:val="00643B29"/>
    <w:rsid w:val="00644319"/>
    <w:rsid w:val="006444CC"/>
    <w:rsid w:val="006447CD"/>
    <w:rsid w:val="0064497A"/>
    <w:rsid w:val="00644A90"/>
    <w:rsid w:val="00644B0D"/>
    <w:rsid w:val="00644B5F"/>
    <w:rsid w:val="00644D75"/>
    <w:rsid w:val="00644E5A"/>
    <w:rsid w:val="00644EE5"/>
    <w:rsid w:val="006450AA"/>
    <w:rsid w:val="0064515D"/>
    <w:rsid w:val="0064527C"/>
    <w:rsid w:val="00645812"/>
    <w:rsid w:val="00645923"/>
    <w:rsid w:val="006459B6"/>
    <w:rsid w:val="00645BE9"/>
    <w:rsid w:val="00645E00"/>
    <w:rsid w:val="00646034"/>
    <w:rsid w:val="006461DB"/>
    <w:rsid w:val="006461F2"/>
    <w:rsid w:val="006464D8"/>
    <w:rsid w:val="0064680C"/>
    <w:rsid w:val="00646A69"/>
    <w:rsid w:val="00646B39"/>
    <w:rsid w:val="00646C92"/>
    <w:rsid w:val="006473E4"/>
    <w:rsid w:val="006473EB"/>
    <w:rsid w:val="006474C5"/>
    <w:rsid w:val="00647DBB"/>
    <w:rsid w:val="00647FBA"/>
    <w:rsid w:val="00650057"/>
    <w:rsid w:val="0065026A"/>
    <w:rsid w:val="0065039B"/>
    <w:rsid w:val="0065068B"/>
    <w:rsid w:val="006506DC"/>
    <w:rsid w:val="00650CCF"/>
    <w:rsid w:val="00650E1C"/>
    <w:rsid w:val="006511CC"/>
    <w:rsid w:val="006512BD"/>
    <w:rsid w:val="00651439"/>
    <w:rsid w:val="0065143E"/>
    <w:rsid w:val="006514C0"/>
    <w:rsid w:val="006517C9"/>
    <w:rsid w:val="006518BC"/>
    <w:rsid w:val="00651AE7"/>
    <w:rsid w:val="00651C18"/>
    <w:rsid w:val="006521EC"/>
    <w:rsid w:val="006522D5"/>
    <w:rsid w:val="00652771"/>
    <w:rsid w:val="00652A39"/>
    <w:rsid w:val="00652B44"/>
    <w:rsid w:val="00652C28"/>
    <w:rsid w:val="00652F57"/>
    <w:rsid w:val="00653344"/>
    <w:rsid w:val="0065377E"/>
    <w:rsid w:val="006539CA"/>
    <w:rsid w:val="00653D34"/>
    <w:rsid w:val="00653E92"/>
    <w:rsid w:val="0065462C"/>
    <w:rsid w:val="00654DD3"/>
    <w:rsid w:val="00654F0F"/>
    <w:rsid w:val="00654FE6"/>
    <w:rsid w:val="006552FC"/>
    <w:rsid w:val="00655392"/>
    <w:rsid w:val="006553D4"/>
    <w:rsid w:val="006554E5"/>
    <w:rsid w:val="006555D7"/>
    <w:rsid w:val="006557FD"/>
    <w:rsid w:val="00655FC4"/>
    <w:rsid w:val="006562B7"/>
    <w:rsid w:val="00656342"/>
    <w:rsid w:val="00656474"/>
    <w:rsid w:val="0065667D"/>
    <w:rsid w:val="006574B5"/>
    <w:rsid w:val="006579D5"/>
    <w:rsid w:val="006579E3"/>
    <w:rsid w:val="00657E4D"/>
    <w:rsid w:val="00657E9F"/>
    <w:rsid w:val="00657FFD"/>
    <w:rsid w:val="00660655"/>
    <w:rsid w:val="00660D1F"/>
    <w:rsid w:val="00660D86"/>
    <w:rsid w:val="00661160"/>
    <w:rsid w:val="00661396"/>
    <w:rsid w:val="00661660"/>
    <w:rsid w:val="006618C8"/>
    <w:rsid w:val="006618E7"/>
    <w:rsid w:val="00661924"/>
    <w:rsid w:val="00661C18"/>
    <w:rsid w:val="0066213D"/>
    <w:rsid w:val="006629FC"/>
    <w:rsid w:val="00662B4C"/>
    <w:rsid w:val="00662EAA"/>
    <w:rsid w:val="00662FE1"/>
    <w:rsid w:val="0066354A"/>
    <w:rsid w:val="006639E9"/>
    <w:rsid w:val="00663CD4"/>
    <w:rsid w:val="00663EA0"/>
    <w:rsid w:val="0066419F"/>
    <w:rsid w:val="0066429A"/>
    <w:rsid w:val="00664636"/>
    <w:rsid w:val="00664B78"/>
    <w:rsid w:val="00664BB5"/>
    <w:rsid w:val="00664D0F"/>
    <w:rsid w:val="0066538F"/>
    <w:rsid w:val="00665415"/>
    <w:rsid w:val="006654E4"/>
    <w:rsid w:val="006655A8"/>
    <w:rsid w:val="00665657"/>
    <w:rsid w:val="00665A67"/>
    <w:rsid w:val="00665B39"/>
    <w:rsid w:val="00665E84"/>
    <w:rsid w:val="00665F55"/>
    <w:rsid w:val="00665FBA"/>
    <w:rsid w:val="006660B5"/>
    <w:rsid w:val="00666279"/>
    <w:rsid w:val="00666543"/>
    <w:rsid w:val="006666EA"/>
    <w:rsid w:val="00666739"/>
    <w:rsid w:val="00666A8D"/>
    <w:rsid w:val="00666E32"/>
    <w:rsid w:val="00666EDD"/>
    <w:rsid w:val="006670B4"/>
    <w:rsid w:val="006673AF"/>
    <w:rsid w:val="006675F2"/>
    <w:rsid w:val="00667719"/>
    <w:rsid w:val="006678E7"/>
    <w:rsid w:val="00667A84"/>
    <w:rsid w:val="00667D23"/>
    <w:rsid w:val="00667F21"/>
    <w:rsid w:val="0067012E"/>
    <w:rsid w:val="0067023A"/>
    <w:rsid w:val="0067034F"/>
    <w:rsid w:val="0067042C"/>
    <w:rsid w:val="006704FC"/>
    <w:rsid w:val="006706AC"/>
    <w:rsid w:val="00670DCE"/>
    <w:rsid w:val="006712CF"/>
    <w:rsid w:val="00671D5C"/>
    <w:rsid w:val="006720A2"/>
    <w:rsid w:val="006722AD"/>
    <w:rsid w:val="00672392"/>
    <w:rsid w:val="00672806"/>
    <w:rsid w:val="00672952"/>
    <w:rsid w:val="00672AAB"/>
    <w:rsid w:val="00672BB2"/>
    <w:rsid w:val="006733DC"/>
    <w:rsid w:val="00673C4F"/>
    <w:rsid w:val="00673ED4"/>
    <w:rsid w:val="006743DF"/>
    <w:rsid w:val="0067459E"/>
    <w:rsid w:val="00674600"/>
    <w:rsid w:val="006746F1"/>
    <w:rsid w:val="00674C7F"/>
    <w:rsid w:val="00674D69"/>
    <w:rsid w:val="00674E11"/>
    <w:rsid w:val="0067512F"/>
    <w:rsid w:val="006752C1"/>
    <w:rsid w:val="0067537C"/>
    <w:rsid w:val="00675670"/>
    <w:rsid w:val="00675C51"/>
    <w:rsid w:val="00676458"/>
    <w:rsid w:val="006764E6"/>
    <w:rsid w:val="00676AB7"/>
    <w:rsid w:val="00676D54"/>
    <w:rsid w:val="00676FFC"/>
    <w:rsid w:val="00677423"/>
    <w:rsid w:val="00677641"/>
    <w:rsid w:val="006776ED"/>
    <w:rsid w:val="0067787A"/>
    <w:rsid w:val="006778AB"/>
    <w:rsid w:val="0068011F"/>
    <w:rsid w:val="00680691"/>
    <w:rsid w:val="006811A6"/>
    <w:rsid w:val="006811E4"/>
    <w:rsid w:val="006815E9"/>
    <w:rsid w:val="00681734"/>
    <w:rsid w:val="00681A8D"/>
    <w:rsid w:val="00681DBA"/>
    <w:rsid w:val="00681DC9"/>
    <w:rsid w:val="00681FA5"/>
    <w:rsid w:val="006820A2"/>
    <w:rsid w:val="006820F6"/>
    <w:rsid w:val="006827C1"/>
    <w:rsid w:val="0068283D"/>
    <w:rsid w:val="0068287B"/>
    <w:rsid w:val="00682BC2"/>
    <w:rsid w:val="00682D5A"/>
    <w:rsid w:val="00682E2F"/>
    <w:rsid w:val="00683013"/>
    <w:rsid w:val="00683202"/>
    <w:rsid w:val="006834B9"/>
    <w:rsid w:val="00683787"/>
    <w:rsid w:val="006838BE"/>
    <w:rsid w:val="0068393E"/>
    <w:rsid w:val="006839C3"/>
    <w:rsid w:val="00683AE5"/>
    <w:rsid w:val="0068413B"/>
    <w:rsid w:val="0068434D"/>
    <w:rsid w:val="006845B8"/>
    <w:rsid w:val="00684D3B"/>
    <w:rsid w:val="00684DE4"/>
    <w:rsid w:val="00684EE4"/>
    <w:rsid w:val="00684F10"/>
    <w:rsid w:val="00684F65"/>
    <w:rsid w:val="006853AA"/>
    <w:rsid w:val="0068567A"/>
    <w:rsid w:val="00685B16"/>
    <w:rsid w:val="00685D62"/>
    <w:rsid w:val="00685DCA"/>
    <w:rsid w:val="00686125"/>
    <w:rsid w:val="00686269"/>
    <w:rsid w:val="006866EF"/>
    <w:rsid w:val="00686904"/>
    <w:rsid w:val="00686B13"/>
    <w:rsid w:val="00686B6D"/>
    <w:rsid w:val="00686DEF"/>
    <w:rsid w:val="00686F4E"/>
    <w:rsid w:val="00687520"/>
    <w:rsid w:val="0068773A"/>
    <w:rsid w:val="00687758"/>
    <w:rsid w:val="006878EF"/>
    <w:rsid w:val="00687E00"/>
    <w:rsid w:val="006903F9"/>
    <w:rsid w:val="00690548"/>
    <w:rsid w:val="00690EC2"/>
    <w:rsid w:val="006910B5"/>
    <w:rsid w:val="006911CC"/>
    <w:rsid w:val="0069138C"/>
    <w:rsid w:val="00691563"/>
    <w:rsid w:val="0069171A"/>
    <w:rsid w:val="0069198E"/>
    <w:rsid w:val="00691B0F"/>
    <w:rsid w:val="00691CC6"/>
    <w:rsid w:val="00691FB7"/>
    <w:rsid w:val="00692099"/>
    <w:rsid w:val="00692582"/>
    <w:rsid w:val="0069270B"/>
    <w:rsid w:val="00692B86"/>
    <w:rsid w:val="00692CFA"/>
    <w:rsid w:val="00693035"/>
    <w:rsid w:val="00693044"/>
    <w:rsid w:val="006931C3"/>
    <w:rsid w:val="0069336E"/>
    <w:rsid w:val="006933AE"/>
    <w:rsid w:val="0069343B"/>
    <w:rsid w:val="00693645"/>
    <w:rsid w:val="00693886"/>
    <w:rsid w:val="00693FF6"/>
    <w:rsid w:val="006944BF"/>
    <w:rsid w:val="00694BAD"/>
    <w:rsid w:val="00694C32"/>
    <w:rsid w:val="00694D86"/>
    <w:rsid w:val="00694EBF"/>
    <w:rsid w:val="00695081"/>
    <w:rsid w:val="00695096"/>
    <w:rsid w:val="00695434"/>
    <w:rsid w:val="00695C9A"/>
    <w:rsid w:val="00696226"/>
    <w:rsid w:val="0069646B"/>
    <w:rsid w:val="006967B9"/>
    <w:rsid w:val="00696E6B"/>
    <w:rsid w:val="00696ED4"/>
    <w:rsid w:val="00697497"/>
    <w:rsid w:val="00697593"/>
    <w:rsid w:val="006978D3"/>
    <w:rsid w:val="00697EAF"/>
    <w:rsid w:val="00697EB6"/>
    <w:rsid w:val="006A0374"/>
    <w:rsid w:val="006A0464"/>
    <w:rsid w:val="006A056C"/>
    <w:rsid w:val="006A0657"/>
    <w:rsid w:val="006A075B"/>
    <w:rsid w:val="006A088E"/>
    <w:rsid w:val="006A0ADF"/>
    <w:rsid w:val="006A0C39"/>
    <w:rsid w:val="006A0D1E"/>
    <w:rsid w:val="006A0D83"/>
    <w:rsid w:val="006A110C"/>
    <w:rsid w:val="006A15CB"/>
    <w:rsid w:val="006A19DE"/>
    <w:rsid w:val="006A1B7C"/>
    <w:rsid w:val="006A1BD5"/>
    <w:rsid w:val="006A1CD6"/>
    <w:rsid w:val="006A1E80"/>
    <w:rsid w:val="006A20F4"/>
    <w:rsid w:val="006A2216"/>
    <w:rsid w:val="006A250A"/>
    <w:rsid w:val="006A2629"/>
    <w:rsid w:val="006A2646"/>
    <w:rsid w:val="006A2795"/>
    <w:rsid w:val="006A2848"/>
    <w:rsid w:val="006A29BB"/>
    <w:rsid w:val="006A2A06"/>
    <w:rsid w:val="006A2B3E"/>
    <w:rsid w:val="006A3275"/>
    <w:rsid w:val="006A34B1"/>
    <w:rsid w:val="006A36BB"/>
    <w:rsid w:val="006A37EC"/>
    <w:rsid w:val="006A3F46"/>
    <w:rsid w:val="006A4016"/>
    <w:rsid w:val="006A4022"/>
    <w:rsid w:val="006A4331"/>
    <w:rsid w:val="006A445B"/>
    <w:rsid w:val="006A47F1"/>
    <w:rsid w:val="006A4ACA"/>
    <w:rsid w:val="006A4E85"/>
    <w:rsid w:val="006A518F"/>
    <w:rsid w:val="006A51F7"/>
    <w:rsid w:val="006A5222"/>
    <w:rsid w:val="006A534B"/>
    <w:rsid w:val="006A5A10"/>
    <w:rsid w:val="006A5B7E"/>
    <w:rsid w:val="006A5EEB"/>
    <w:rsid w:val="006A6358"/>
    <w:rsid w:val="006A6732"/>
    <w:rsid w:val="006A67FE"/>
    <w:rsid w:val="006A6B43"/>
    <w:rsid w:val="006A6E2F"/>
    <w:rsid w:val="006A6EAC"/>
    <w:rsid w:val="006A6F42"/>
    <w:rsid w:val="006A6FA3"/>
    <w:rsid w:val="006A6FFD"/>
    <w:rsid w:val="006A717A"/>
    <w:rsid w:val="006A71EE"/>
    <w:rsid w:val="006A7279"/>
    <w:rsid w:val="006A73F8"/>
    <w:rsid w:val="006A7DFB"/>
    <w:rsid w:val="006A7EF8"/>
    <w:rsid w:val="006B0026"/>
    <w:rsid w:val="006B00DE"/>
    <w:rsid w:val="006B0239"/>
    <w:rsid w:val="006B0529"/>
    <w:rsid w:val="006B0860"/>
    <w:rsid w:val="006B17A3"/>
    <w:rsid w:val="006B1A39"/>
    <w:rsid w:val="006B1F36"/>
    <w:rsid w:val="006B1F4C"/>
    <w:rsid w:val="006B2748"/>
    <w:rsid w:val="006B2909"/>
    <w:rsid w:val="006B2B28"/>
    <w:rsid w:val="006B2F26"/>
    <w:rsid w:val="006B3259"/>
    <w:rsid w:val="006B3676"/>
    <w:rsid w:val="006B3A46"/>
    <w:rsid w:val="006B3FA2"/>
    <w:rsid w:val="006B4A38"/>
    <w:rsid w:val="006B4CA5"/>
    <w:rsid w:val="006B543B"/>
    <w:rsid w:val="006B5604"/>
    <w:rsid w:val="006B57B4"/>
    <w:rsid w:val="006B5D74"/>
    <w:rsid w:val="006B5DA3"/>
    <w:rsid w:val="006B5F5C"/>
    <w:rsid w:val="006B5FB6"/>
    <w:rsid w:val="006B61AF"/>
    <w:rsid w:val="006B627C"/>
    <w:rsid w:val="006B64EB"/>
    <w:rsid w:val="006B6928"/>
    <w:rsid w:val="006B6AB8"/>
    <w:rsid w:val="006B6DED"/>
    <w:rsid w:val="006B6EEF"/>
    <w:rsid w:val="006B7115"/>
    <w:rsid w:val="006B7452"/>
    <w:rsid w:val="006B7577"/>
    <w:rsid w:val="006B7CCC"/>
    <w:rsid w:val="006B7E0A"/>
    <w:rsid w:val="006C0049"/>
    <w:rsid w:val="006C0117"/>
    <w:rsid w:val="006C03D6"/>
    <w:rsid w:val="006C0416"/>
    <w:rsid w:val="006C06F5"/>
    <w:rsid w:val="006C0733"/>
    <w:rsid w:val="006C0902"/>
    <w:rsid w:val="006C0A60"/>
    <w:rsid w:val="006C12A4"/>
    <w:rsid w:val="006C139F"/>
    <w:rsid w:val="006C14F5"/>
    <w:rsid w:val="006C1B3F"/>
    <w:rsid w:val="006C1B9C"/>
    <w:rsid w:val="006C2118"/>
    <w:rsid w:val="006C2124"/>
    <w:rsid w:val="006C219C"/>
    <w:rsid w:val="006C24BF"/>
    <w:rsid w:val="006C2604"/>
    <w:rsid w:val="006C28E4"/>
    <w:rsid w:val="006C2BFD"/>
    <w:rsid w:val="006C2EF8"/>
    <w:rsid w:val="006C2F0C"/>
    <w:rsid w:val="006C3370"/>
    <w:rsid w:val="006C33EF"/>
    <w:rsid w:val="006C3593"/>
    <w:rsid w:val="006C375B"/>
    <w:rsid w:val="006C3A1A"/>
    <w:rsid w:val="006C3AC2"/>
    <w:rsid w:val="006C3BCA"/>
    <w:rsid w:val="006C3E50"/>
    <w:rsid w:val="006C3F09"/>
    <w:rsid w:val="006C4207"/>
    <w:rsid w:val="006C4278"/>
    <w:rsid w:val="006C43D3"/>
    <w:rsid w:val="006C47F1"/>
    <w:rsid w:val="006C4801"/>
    <w:rsid w:val="006C480E"/>
    <w:rsid w:val="006C48EF"/>
    <w:rsid w:val="006C4C7F"/>
    <w:rsid w:val="006C4F1A"/>
    <w:rsid w:val="006C5075"/>
    <w:rsid w:val="006C5281"/>
    <w:rsid w:val="006C54AA"/>
    <w:rsid w:val="006C59F3"/>
    <w:rsid w:val="006C5C2E"/>
    <w:rsid w:val="006C5E70"/>
    <w:rsid w:val="006C68AB"/>
    <w:rsid w:val="006C6922"/>
    <w:rsid w:val="006C6A0F"/>
    <w:rsid w:val="006C6C3B"/>
    <w:rsid w:val="006C6CB3"/>
    <w:rsid w:val="006C6F26"/>
    <w:rsid w:val="006C70A5"/>
    <w:rsid w:val="006C7143"/>
    <w:rsid w:val="006C71F0"/>
    <w:rsid w:val="006C7564"/>
    <w:rsid w:val="006C7745"/>
    <w:rsid w:val="006C7CF8"/>
    <w:rsid w:val="006C7D16"/>
    <w:rsid w:val="006D005A"/>
    <w:rsid w:val="006D02B0"/>
    <w:rsid w:val="006D0660"/>
    <w:rsid w:val="006D07B9"/>
    <w:rsid w:val="006D07BA"/>
    <w:rsid w:val="006D0A8F"/>
    <w:rsid w:val="006D0B8E"/>
    <w:rsid w:val="006D101D"/>
    <w:rsid w:val="006D113D"/>
    <w:rsid w:val="006D14BE"/>
    <w:rsid w:val="006D1C83"/>
    <w:rsid w:val="006D1D04"/>
    <w:rsid w:val="006D27F6"/>
    <w:rsid w:val="006D2A8F"/>
    <w:rsid w:val="006D2CF9"/>
    <w:rsid w:val="006D2E6C"/>
    <w:rsid w:val="006D2F28"/>
    <w:rsid w:val="006D3327"/>
    <w:rsid w:val="006D3506"/>
    <w:rsid w:val="006D3660"/>
    <w:rsid w:val="006D3A23"/>
    <w:rsid w:val="006D3B97"/>
    <w:rsid w:val="006D3C29"/>
    <w:rsid w:val="006D3E9E"/>
    <w:rsid w:val="006D3F00"/>
    <w:rsid w:val="006D4031"/>
    <w:rsid w:val="006D43F0"/>
    <w:rsid w:val="006D4615"/>
    <w:rsid w:val="006D468D"/>
    <w:rsid w:val="006D47E3"/>
    <w:rsid w:val="006D5267"/>
    <w:rsid w:val="006D5370"/>
    <w:rsid w:val="006D54FB"/>
    <w:rsid w:val="006D58E0"/>
    <w:rsid w:val="006D5C9F"/>
    <w:rsid w:val="006D5FD0"/>
    <w:rsid w:val="006D63B4"/>
    <w:rsid w:val="006D659F"/>
    <w:rsid w:val="006D6895"/>
    <w:rsid w:val="006D68E0"/>
    <w:rsid w:val="006D6BC8"/>
    <w:rsid w:val="006D6D10"/>
    <w:rsid w:val="006D7299"/>
    <w:rsid w:val="006D7409"/>
    <w:rsid w:val="006D740C"/>
    <w:rsid w:val="006D759D"/>
    <w:rsid w:val="006D766A"/>
    <w:rsid w:val="006D7EDE"/>
    <w:rsid w:val="006D7EFA"/>
    <w:rsid w:val="006E0067"/>
    <w:rsid w:val="006E0A91"/>
    <w:rsid w:val="006E0CE9"/>
    <w:rsid w:val="006E22F8"/>
    <w:rsid w:val="006E286A"/>
    <w:rsid w:val="006E2873"/>
    <w:rsid w:val="006E28B2"/>
    <w:rsid w:val="006E2AB1"/>
    <w:rsid w:val="006E2AB2"/>
    <w:rsid w:val="006E2E5F"/>
    <w:rsid w:val="006E2E77"/>
    <w:rsid w:val="006E2F82"/>
    <w:rsid w:val="006E3224"/>
    <w:rsid w:val="006E3942"/>
    <w:rsid w:val="006E3A5F"/>
    <w:rsid w:val="006E3CDD"/>
    <w:rsid w:val="006E3F7C"/>
    <w:rsid w:val="006E40CD"/>
    <w:rsid w:val="006E40DF"/>
    <w:rsid w:val="006E4538"/>
    <w:rsid w:val="006E4588"/>
    <w:rsid w:val="006E52BB"/>
    <w:rsid w:val="006E5607"/>
    <w:rsid w:val="006E5673"/>
    <w:rsid w:val="006E595F"/>
    <w:rsid w:val="006E5B19"/>
    <w:rsid w:val="006E63B5"/>
    <w:rsid w:val="006E63F9"/>
    <w:rsid w:val="006E6713"/>
    <w:rsid w:val="006E6779"/>
    <w:rsid w:val="006E6924"/>
    <w:rsid w:val="006E701B"/>
    <w:rsid w:val="006E708E"/>
    <w:rsid w:val="006E759A"/>
    <w:rsid w:val="006E77C5"/>
    <w:rsid w:val="006E7A8E"/>
    <w:rsid w:val="006E7D66"/>
    <w:rsid w:val="006E7EDA"/>
    <w:rsid w:val="006F06A0"/>
    <w:rsid w:val="006F07EC"/>
    <w:rsid w:val="006F10F3"/>
    <w:rsid w:val="006F1295"/>
    <w:rsid w:val="006F145F"/>
    <w:rsid w:val="006F153A"/>
    <w:rsid w:val="006F15EA"/>
    <w:rsid w:val="006F17F7"/>
    <w:rsid w:val="006F1AC6"/>
    <w:rsid w:val="006F1B28"/>
    <w:rsid w:val="006F1D91"/>
    <w:rsid w:val="006F1EC6"/>
    <w:rsid w:val="006F1F80"/>
    <w:rsid w:val="006F23C0"/>
    <w:rsid w:val="006F257D"/>
    <w:rsid w:val="006F2766"/>
    <w:rsid w:val="006F2A40"/>
    <w:rsid w:val="006F3016"/>
    <w:rsid w:val="006F319B"/>
    <w:rsid w:val="006F343C"/>
    <w:rsid w:val="006F36F3"/>
    <w:rsid w:val="006F3D10"/>
    <w:rsid w:val="006F3DDC"/>
    <w:rsid w:val="006F3E8D"/>
    <w:rsid w:val="006F41AA"/>
    <w:rsid w:val="006F43D3"/>
    <w:rsid w:val="006F44C2"/>
    <w:rsid w:val="006F44FA"/>
    <w:rsid w:val="006F4573"/>
    <w:rsid w:val="006F4A2D"/>
    <w:rsid w:val="006F503B"/>
    <w:rsid w:val="006F50B1"/>
    <w:rsid w:val="006F537C"/>
    <w:rsid w:val="006F540E"/>
    <w:rsid w:val="006F5561"/>
    <w:rsid w:val="006F5630"/>
    <w:rsid w:val="006F5FB8"/>
    <w:rsid w:val="006F62AB"/>
    <w:rsid w:val="006F6397"/>
    <w:rsid w:val="006F65CC"/>
    <w:rsid w:val="006F6929"/>
    <w:rsid w:val="006F692E"/>
    <w:rsid w:val="006F77D0"/>
    <w:rsid w:val="006F7AE3"/>
    <w:rsid w:val="006F7BD5"/>
    <w:rsid w:val="006F7CAF"/>
    <w:rsid w:val="006F7E28"/>
    <w:rsid w:val="00700202"/>
    <w:rsid w:val="0070043F"/>
    <w:rsid w:val="007004CA"/>
    <w:rsid w:val="00700567"/>
    <w:rsid w:val="00700665"/>
    <w:rsid w:val="007006CE"/>
    <w:rsid w:val="00700877"/>
    <w:rsid w:val="0070094C"/>
    <w:rsid w:val="00700960"/>
    <w:rsid w:val="00700DD3"/>
    <w:rsid w:val="00700FBB"/>
    <w:rsid w:val="00701231"/>
    <w:rsid w:val="00701290"/>
    <w:rsid w:val="007016C3"/>
    <w:rsid w:val="00701996"/>
    <w:rsid w:val="00701CC8"/>
    <w:rsid w:val="00702540"/>
    <w:rsid w:val="0070255D"/>
    <w:rsid w:val="00702695"/>
    <w:rsid w:val="00702A89"/>
    <w:rsid w:val="00702C19"/>
    <w:rsid w:val="00702EAA"/>
    <w:rsid w:val="00702EAE"/>
    <w:rsid w:val="00702ED9"/>
    <w:rsid w:val="007035EC"/>
    <w:rsid w:val="0070365F"/>
    <w:rsid w:val="007037D5"/>
    <w:rsid w:val="0070383E"/>
    <w:rsid w:val="00703DD3"/>
    <w:rsid w:val="007040E8"/>
    <w:rsid w:val="0070412E"/>
    <w:rsid w:val="0070440E"/>
    <w:rsid w:val="007045A3"/>
    <w:rsid w:val="007046B7"/>
    <w:rsid w:val="0070481B"/>
    <w:rsid w:val="007049A4"/>
    <w:rsid w:val="00704AC4"/>
    <w:rsid w:val="00704C9E"/>
    <w:rsid w:val="00704F4E"/>
    <w:rsid w:val="00704FCD"/>
    <w:rsid w:val="007050F4"/>
    <w:rsid w:val="00705127"/>
    <w:rsid w:val="0070527B"/>
    <w:rsid w:val="00705568"/>
    <w:rsid w:val="0070581F"/>
    <w:rsid w:val="007059B3"/>
    <w:rsid w:val="00705AD8"/>
    <w:rsid w:val="00705B88"/>
    <w:rsid w:val="00705E53"/>
    <w:rsid w:val="00705FA8"/>
    <w:rsid w:val="0070629D"/>
    <w:rsid w:val="0070641E"/>
    <w:rsid w:val="00706AD1"/>
    <w:rsid w:val="00706E45"/>
    <w:rsid w:val="007070FF"/>
    <w:rsid w:val="00707172"/>
    <w:rsid w:val="00707453"/>
    <w:rsid w:val="00707626"/>
    <w:rsid w:val="007077ED"/>
    <w:rsid w:val="00707B0C"/>
    <w:rsid w:val="00707B47"/>
    <w:rsid w:val="00707D13"/>
    <w:rsid w:val="00707D4B"/>
    <w:rsid w:val="00707DBE"/>
    <w:rsid w:val="00707F25"/>
    <w:rsid w:val="00707F99"/>
    <w:rsid w:val="00710205"/>
    <w:rsid w:val="00710209"/>
    <w:rsid w:val="00710365"/>
    <w:rsid w:val="007107FF"/>
    <w:rsid w:val="0071083D"/>
    <w:rsid w:val="0071149F"/>
    <w:rsid w:val="007114E8"/>
    <w:rsid w:val="00711582"/>
    <w:rsid w:val="007115BD"/>
    <w:rsid w:val="00711CE7"/>
    <w:rsid w:val="00711D60"/>
    <w:rsid w:val="00711DA6"/>
    <w:rsid w:val="00711F1C"/>
    <w:rsid w:val="00711F6C"/>
    <w:rsid w:val="00712050"/>
    <w:rsid w:val="00712700"/>
    <w:rsid w:val="00712712"/>
    <w:rsid w:val="00712ADC"/>
    <w:rsid w:val="00712EDA"/>
    <w:rsid w:val="00712F56"/>
    <w:rsid w:val="007130E9"/>
    <w:rsid w:val="007133AA"/>
    <w:rsid w:val="007134BC"/>
    <w:rsid w:val="0071371B"/>
    <w:rsid w:val="00713996"/>
    <w:rsid w:val="00713A76"/>
    <w:rsid w:val="00713F39"/>
    <w:rsid w:val="00713FF5"/>
    <w:rsid w:val="0071411B"/>
    <w:rsid w:val="007146D8"/>
    <w:rsid w:val="007148F0"/>
    <w:rsid w:val="00714E74"/>
    <w:rsid w:val="00714FAA"/>
    <w:rsid w:val="00715725"/>
    <w:rsid w:val="00715814"/>
    <w:rsid w:val="00715BA3"/>
    <w:rsid w:val="00715CF4"/>
    <w:rsid w:val="00715E0F"/>
    <w:rsid w:val="00716220"/>
    <w:rsid w:val="0071622B"/>
    <w:rsid w:val="0071639A"/>
    <w:rsid w:val="0071649A"/>
    <w:rsid w:val="00716747"/>
    <w:rsid w:val="0071694F"/>
    <w:rsid w:val="00716DF5"/>
    <w:rsid w:val="00716E8C"/>
    <w:rsid w:val="00716ECD"/>
    <w:rsid w:val="00716F5D"/>
    <w:rsid w:val="007173E9"/>
    <w:rsid w:val="00717568"/>
    <w:rsid w:val="00717D31"/>
    <w:rsid w:val="00717D52"/>
    <w:rsid w:val="0072022E"/>
    <w:rsid w:val="007204F3"/>
    <w:rsid w:val="007205D1"/>
    <w:rsid w:val="00720803"/>
    <w:rsid w:val="00720878"/>
    <w:rsid w:val="007208BC"/>
    <w:rsid w:val="00720E57"/>
    <w:rsid w:val="00720F60"/>
    <w:rsid w:val="00721226"/>
    <w:rsid w:val="0072128E"/>
    <w:rsid w:val="007216C5"/>
    <w:rsid w:val="00721745"/>
    <w:rsid w:val="007217F2"/>
    <w:rsid w:val="0072196F"/>
    <w:rsid w:val="00721DE9"/>
    <w:rsid w:val="00721E6A"/>
    <w:rsid w:val="007228A6"/>
    <w:rsid w:val="007228A8"/>
    <w:rsid w:val="00722AB7"/>
    <w:rsid w:val="00722AC3"/>
    <w:rsid w:val="00722C28"/>
    <w:rsid w:val="00722DF7"/>
    <w:rsid w:val="00722E7F"/>
    <w:rsid w:val="0072323C"/>
    <w:rsid w:val="007235EB"/>
    <w:rsid w:val="0072360B"/>
    <w:rsid w:val="00723D20"/>
    <w:rsid w:val="00724025"/>
    <w:rsid w:val="0072406D"/>
    <w:rsid w:val="00724171"/>
    <w:rsid w:val="007247C9"/>
    <w:rsid w:val="007247D4"/>
    <w:rsid w:val="007249C9"/>
    <w:rsid w:val="00724B13"/>
    <w:rsid w:val="00724CEA"/>
    <w:rsid w:val="00725148"/>
    <w:rsid w:val="007256FE"/>
    <w:rsid w:val="00725A6D"/>
    <w:rsid w:val="00725AD3"/>
    <w:rsid w:val="00725BB1"/>
    <w:rsid w:val="00725BEB"/>
    <w:rsid w:val="00726377"/>
    <w:rsid w:val="007264C2"/>
    <w:rsid w:val="0072657B"/>
    <w:rsid w:val="007269C6"/>
    <w:rsid w:val="00726A5E"/>
    <w:rsid w:val="00726CC5"/>
    <w:rsid w:val="00726EE9"/>
    <w:rsid w:val="007271D0"/>
    <w:rsid w:val="0072771F"/>
    <w:rsid w:val="00727D96"/>
    <w:rsid w:val="00730129"/>
    <w:rsid w:val="007301BB"/>
    <w:rsid w:val="007302B4"/>
    <w:rsid w:val="007303E8"/>
    <w:rsid w:val="007305AE"/>
    <w:rsid w:val="0073160D"/>
    <w:rsid w:val="00731B0B"/>
    <w:rsid w:val="0073211D"/>
    <w:rsid w:val="007324FA"/>
    <w:rsid w:val="00732710"/>
    <w:rsid w:val="007327E2"/>
    <w:rsid w:val="00733060"/>
    <w:rsid w:val="007330C8"/>
    <w:rsid w:val="007333AC"/>
    <w:rsid w:val="0073353E"/>
    <w:rsid w:val="00733650"/>
    <w:rsid w:val="007338F8"/>
    <w:rsid w:val="00734026"/>
    <w:rsid w:val="007343C8"/>
    <w:rsid w:val="00734A0B"/>
    <w:rsid w:val="00734B5A"/>
    <w:rsid w:val="00734C52"/>
    <w:rsid w:val="00735551"/>
    <w:rsid w:val="00735579"/>
    <w:rsid w:val="007357FD"/>
    <w:rsid w:val="00735C2D"/>
    <w:rsid w:val="00735CA5"/>
    <w:rsid w:val="00735D81"/>
    <w:rsid w:val="00735F89"/>
    <w:rsid w:val="0073636B"/>
    <w:rsid w:val="007363C2"/>
    <w:rsid w:val="007365F8"/>
    <w:rsid w:val="0073685D"/>
    <w:rsid w:val="00736911"/>
    <w:rsid w:val="007369B8"/>
    <w:rsid w:val="00736A30"/>
    <w:rsid w:val="00736EAD"/>
    <w:rsid w:val="00736FA6"/>
    <w:rsid w:val="00737128"/>
    <w:rsid w:val="007371B3"/>
    <w:rsid w:val="00737387"/>
    <w:rsid w:val="00737D64"/>
    <w:rsid w:val="007403ED"/>
    <w:rsid w:val="007409A5"/>
    <w:rsid w:val="00740ABA"/>
    <w:rsid w:val="00740AF6"/>
    <w:rsid w:val="00741471"/>
    <w:rsid w:val="0074186F"/>
    <w:rsid w:val="00741AE6"/>
    <w:rsid w:val="00741B2F"/>
    <w:rsid w:val="00741C66"/>
    <w:rsid w:val="00741CD7"/>
    <w:rsid w:val="00741D6C"/>
    <w:rsid w:val="00741DFC"/>
    <w:rsid w:val="00741FD6"/>
    <w:rsid w:val="007421D9"/>
    <w:rsid w:val="00742238"/>
    <w:rsid w:val="0074224C"/>
    <w:rsid w:val="007426EE"/>
    <w:rsid w:val="00742962"/>
    <w:rsid w:val="00742A97"/>
    <w:rsid w:val="007432F8"/>
    <w:rsid w:val="00743553"/>
    <w:rsid w:val="007436A6"/>
    <w:rsid w:val="007437DB"/>
    <w:rsid w:val="00743859"/>
    <w:rsid w:val="007438C8"/>
    <w:rsid w:val="007438F3"/>
    <w:rsid w:val="00743E1F"/>
    <w:rsid w:val="00743E66"/>
    <w:rsid w:val="00743E6D"/>
    <w:rsid w:val="00743EA0"/>
    <w:rsid w:val="00743F4C"/>
    <w:rsid w:val="0074416A"/>
    <w:rsid w:val="00744E0F"/>
    <w:rsid w:val="00744E46"/>
    <w:rsid w:val="00744EAA"/>
    <w:rsid w:val="007451FD"/>
    <w:rsid w:val="00745CFF"/>
    <w:rsid w:val="00745F1E"/>
    <w:rsid w:val="00746816"/>
    <w:rsid w:val="007468F1"/>
    <w:rsid w:val="00746D43"/>
    <w:rsid w:val="00746EFA"/>
    <w:rsid w:val="00746F32"/>
    <w:rsid w:val="00747081"/>
    <w:rsid w:val="00747541"/>
    <w:rsid w:val="007479E1"/>
    <w:rsid w:val="00747DDA"/>
    <w:rsid w:val="007502F7"/>
    <w:rsid w:val="007508FE"/>
    <w:rsid w:val="00750F71"/>
    <w:rsid w:val="00751085"/>
    <w:rsid w:val="00751143"/>
    <w:rsid w:val="00751154"/>
    <w:rsid w:val="007512FC"/>
    <w:rsid w:val="00751499"/>
    <w:rsid w:val="00751730"/>
    <w:rsid w:val="007518DA"/>
    <w:rsid w:val="00751AAD"/>
    <w:rsid w:val="00751B7F"/>
    <w:rsid w:val="00751C79"/>
    <w:rsid w:val="00752181"/>
    <w:rsid w:val="0075229C"/>
    <w:rsid w:val="00752339"/>
    <w:rsid w:val="007527EE"/>
    <w:rsid w:val="00752875"/>
    <w:rsid w:val="00752F49"/>
    <w:rsid w:val="0075321A"/>
    <w:rsid w:val="00753254"/>
    <w:rsid w:val="0075327E"/>
    <w:rsid w:val="00753347"/>
    <w:rsid w:val="00753A52"/>
    <w:rsid w:val="00753D9F"/>
    <w:rsid w:val="00754175"/>
    <w:rsid w:val="00754254"/>
    <w:rsid w:val="007543DD"/>
    <w:rsid w:val="007543F3"/>
    <w:rsid w:val="00754D82"/>
    <w:rsid w:val="0075515A"/>
    <w:rsid w:val="00755963"/>
    <w:rsid w:val="00755DEE"/>
    <w:rsid w:val="00755F33"/>
    <w:rsid w:val="007565BD"/>
    <w:rsid w:val="00756A45"/>
    <w:rsid w:val="00756D34"/>
    <w:rsid w:val="007572AF"/>
    <w:rsid w:val="00757C08"/>
    <w:rsid w:val="00757E0B"/>
    <w:rsid w:val="007600DD"/>
    <w:rsid w:val="00760152"/>
    <w:rsid w:val="0076038E"/>
    <w:rsid w:val="00760423"/>
    <w:rsid w:val="00760451"/>
    <w:rsid w:val="0076049A"/>
    <w:rsid w:val="0076049F"/>
    <w:rsid w:val="007604EE"/>
    <w:rsid w:val="00760837"/>
    <w:rsid w:val="00760A20"/>
    <w:rsid w:val="00760BE8"/>
    <w:rsid w:val="00760C5E"/>
    <w:rsid w:val="00760FC0"/>
    <w:rsid w:val="00761437"/>
    <w:rsid w:val="0076173A"/>
    <w:rsid w:val="007617DA"/>
    <w:rsid w:val="007617E6"/>
    <w:rsid w:val="00761837"/>
    <w:rsid w:val="00761A79"/>
    <w:rsid w:val="00761B77"/>
    <w:rsid w:val="00761B8E"/>
    <w:rsid w:val="00761BD2"/>
    <w:rsid w:val="00761C01"/>
    <w:rsid w:val="00761C10"/>
    <w:rsid w:val="00761FF9"/>
    <w:rsid w:val="00762041"/>
    <w:rsid w:val="00762B5A"/>
    <w:rsid w:val="00762BE2"/>
    <w:rsid w:val="00762D78"/>
    <w:rsid w:val="007631DA"/>
    <w:rsid w:val="007633C0"/>
    <w:rsid w:val="007634DC"/>
    <w:rsid w:val="0076354C"/>
    <w:rsid w:val="00763B7F"/>
    <w:rsid w:val="00763CC0"/>
    <w:rsid w:val="00764354"/>
    <w:rsid w:val="007644EB"/>
    <w:rsid w:val="007648E4"/>
    <w:rsid w:val="00764B35"/>
    <w:rsid w:val="00765235"/>
    <w:rsid w:val="00765240"/>
    <w:rsid w:val="00765A4B"/>
    <w:rsid w:val="00765B63"/>
    <w:rsid w:val="00765C2D"/>
    <w:rsid w:val="00765CDB"/>
    <w:rsid w:val="00766142"/>
    <w:rsid w:val="00766174"/>
    <w:rsid w:val="007664BC"/>
    <w:rsid w:val="007665DF"/>
    <w:rsid w:val="0076674A"/>
    <w:rsid w:val="00766804"/>
    <w:rsid w:val="0076686A"/>
    <w:rsid w:val="00766AC1"/>
    <w:rsid w:val="00766B4D"/>
    <w:rsid w:val="00766ECB"/>
    <w:rsid w:val="0076704E"/>
    <w:rsid w:val="00767149"/>
    <w:rsid w:val="0076720F"/>
    <w:rsid w:val="007679DD"/>
    <w:rsid w:val="00767A86"/>
    <w:rsid w:val="00767CE1"/>
    <w:rsid w:val="00767FC9"/>
    <w:rsid w:val="0077020E"/>
    <w:rsid w:val="00770317"/>
    <w:rsid w:val="0077040D"/>
    <w:rsid w:val="00770706"/>
    <w:rsid w:val="007708BE"/>
    <w:rsid w:val="00770923"/>
    <w:rsid w:val="00770937"/>
    <w:rsid w:val="00770F5C"/>
    <w:rsid w:val="00771755"/>
    <w:rsid w:val="00771984"/>
    <w:rsid w:val="00771B24"/>
    <w:rsid w:val="00771C40"/>
    <w:rsid w:val="007722AD"/>
    <w:rsid w:val="007727F4"/>
    <w:rsid w:val="00772E29"/>
    <w:rsid w:val="00772F6D"/>
    <w:rsid w:val="0077332F"/>
    <w:rsid w:val="00773824"/>
    <w:rsid w:val="00773B6E"/>
    <w:rsid w:val="00773DD9"/>
    <w:rsid w:val="00773E0A"/>
    <w:rsid w:val="00773F3C"/>
    <w:rsid w:val="00774B56"/>
    <w:rsid w:val="00775810"/>
    <w:rsid w:val="00775BD7"/>
    <w:rsid w:val="00775BFE"/>
    <w:rsid w:val="00775FA1"/>
    <w:rsid w:val="00775FC2"/>
    <w:rsid w:val="0077600C"/>
    <w:rsid w:val="007760F7"/>
    <w:rsid w:val="00776223"/>
    <w:rsid w:val="00776470"/>
    <w:rsid w:val="00776AF3"/>
    <w:rsid w:val="00777079"/>
    <w:rsid w:val="007772B4"/>
    <w:rsid w:val="007777AA"/>
    <w:rsid w:val="00777F48"/>
    <w:rsid w:val="007803AB"/>
    <w:rsid w:val="007805A6"/>
    <w:rsid w:val="00780AE5"/>
    <w:rsid w:val="00780FB9"/>
    <w:rsid w:val="00781943"/>
    <w:rsid w:val="00781DF4"/>
    <w:rsid w:val="00781E52"/>
    <w:rsid w:val="00781F8A"/>
    <w:rsid w:val="0078200D"/>
    <w:rsid w:val="007820A6"/>
    <w:rsid w:val="00782350"/>
    <w:rsid w:val="00782827"/>
    <w:rsid w:val="007828C0"/>
    <w:rsid w:val="00782A20"/>
    <w:rsid w:val="00782D77"/>
    <w:rsid w:val="00782DC0"/>
    <w:rsid w:val="007830AD"/>
    <w:rsid w:val="007835B3"/>
    <w:rsid w:val="00783752"/>
    <w:rsid w:val="00783DB8"/>
    <w:rsid w:val="00783ECE"/>
    <w:rsid w:val="00784575"/>
    <w:rsid w:val="00784688"/>
    <w:rsid w:val="00784D3D"/>
    <w:rsid w:val="00784DAB"/>
    <w:rsid w:val="00785116"/>
    <w:rsid w:val="00785E0E"/>
    <w:rsid w:val="00786032"/>
    <w:rsid w:val="0078608A"/>
    <w:rsid w:val="0078671C"/>
    <w:rsid w:val="007876DE"/>
    <w:rsid w:val="00787B82"/>
    <w:rsid w:val="00787C88"/>
    <w:rsid w:val="00790531"/>
    <w:rsid w:val="007906D2"/>
    <w:rsid w:val="00790763"/>
    <w:rsid w:val="00790870"/>
    <w:rsid w:val="00790A49"/>
    <w:rsid w:val="00790AB6"/>
    <w:rsid w:val="00790AEA"/>
    <w:rsid w:val="00790BCF"/>
    <w:rsid w:val="00790D20"/>
    <w:rsid w:val="00790D41"/>
    <w:rsid w:val="00791175"/>
    <w:rsid w:val="007913C4"/>
    <w:rsid w:val="00791662"/>
    <w:rsid w:val="00791866"/>
    <w:rsid w:val="00791DD2"/>
    <w:rsid w:val="00791E7C"/>
    <w:rsid w:val="00791EE0"/>
    <w:rsid w:val="00791EFD"/>
    <w:rsid w:val="007922F3"/>
    <w:rsid w:val="007924AD"/>
    <w:rsid w:val="00792569"/>
    <w:rsid w:val="00792693"/>
    <w:rsid w:val="007927D6"/>
    <w:rsid w:val="007929AD"/>
    <w:rsid w:val="00792AF6"/>
    <w:rsid w:val="00792B5E"/>
    <w:rsid w:val="00792C0E"/>
    <w:rsid w:val="00792F4F"/>
    <w:rsid w:val="00792FE5"/>
    <w:rsid w:val="007938BE"/>
    <w:rsid w:val="00793902"/>
    <w:rsid w:val="007939DF"/>
    <w:rsid w:val="00793D98"/>
    <w:rsid w:val="00793F05"/>
    <w:rsid w:val="007943A4"/>
    <w:rsid w:val="0079477C"/>
    <w:rsid w:val="007947D5"/>
    <w:rsid w:val="00794892"/>
    <w:rsid w:val="00794A81"/>
    <w:rsid w:val="00794D7A"/>
    <w:rsid w:val="00795188"/>
    <w:rsid w:val="007951B1"/>
    <w:rsid w:val="00795415"/>
    <w:rsid w:val="007956A1"/>
    <w:rsid w:val="00796002"/>
    <w:rsid w:val="0079629F"/>
    <w:rsid w:val="007963B1"/>
    <w:rsid w:val="00796481"/>
    <w:rsid w:val="0079651B"/>
    <w:rsid w:val="00796644"/>
    <w:rsid w:val="00796665"/>
    <w:rsid w:val="007969B7"/>
    <w:rsid w:val="00796E13"/>
    <w:rsid w:val="00796F0D"/>
    <w:rsid w:val="00796F3D"/>
    <w:rsid w:val="007970E8"/>
    <w:rsid w:val="0079754A"/>
    <w:rsid w:val="00797552"/>
    <w:rsid w:val="00797567"/>
    <w:rsid w:val="00797667"/>
    <w:rsid w:val="00797771"/>
    <w:rsid w:val="00797C79"/>
    <w:rsid w:val="007A00A6"/>
    <w:rsid w:val="007A043A"/>
    <w:rsid w:val="007A0BDD"/>
    <w:rsid w:val="007A0C62"/>
    <w:rsid w:val="007A0FC5"/>
    <w:rsid w:val="007A1440"/>
    <w:rsid w:val="007A153F"/>
    <w:rsid w:val="007A19BE"/>
    <w:rsid w:val="007A19D6"/>
    <w:rsid w:val="007A2461"/>
    <w:rsid w:val="007A2631"/>
    <w:rsid w:val="007A2736"/>
    <w:rsid w:val="007A29B8"/>
    <w:rsid w:val="007A2BB2"/>
    <w:rsid w:val="007A2BE8"/>
    <w:rsid w:val="007A31A4"/>
    <w:rsid w:val="007A35C3"/>
    <w:rsid w:val="007A3668"/>
    <w:rsid w:val="007A386E"/>
    <w:rsid w:val="007A38B4"/>
    <w:rsid w:val="007A3A05"/>
    <w:rsid w:val="007A3A92"/>
    <w:rsid w:val="007A3C4F"/>
    <w:rsid w:val="007A3C67"/>
    <w:rsid w:val="007A3E4E"/>
    <w:rsid w:val="007A3EC1"/>
    <w:rsid w:val="007A43B6"/>
    <w:rsid w:val="007A443E"/>
    <w:rsid w:val="007A45AF"/>
    <w:rsid w:val="007A465F"/>
    <w:rsid w:val="007A4871"/>
    <w:rsid w:val="007A4B92"/>
    <w:rsid w:val="007A4BBA"/>
    <w:rsid w:val="007A4E23"/>
    <w:rsid w:val="007A4E7E"/>
    <w:rsid w:val="007A5059"/>
    <w:rsid w:val="007A51F1"/>
    <w:rsid w:val="007A5407"/>
    <w:rsid w:val="007A5898"/>
    <w:rsid w:val="007A5B8B"/>
    <w:rsid w:val="007A623E"/>
    <w:rsid w:val="007A629B"/>
    <w:rsid w:val="007A63F6"/>
    <w:rsid w:val="007A647E"/>
    <w:rsid w:val="007A64B2"/>
    <w:rsid w:val="007A675B"/>
    <w:rsid w:val="007A676D"/>
    <w:rsid w:val="007A6B03"/>
    <w:rsid w:val="007A6E5C"/>
    <w:rsid w:val="007A71CC"/>
    <w:rsid w:val="007A7200"/>
    <w:rsid w:val="007A7493"/>
    <w:rsid w:val="007A75CD"/>
    <w:rsid w:val="007A7999"/>
    <w:rsid w:val="007B03B2"/>
    <w:rsid w:val="007B05E4"/>
    <w:rsid w:val="007B09AD"/>
    <w:rsid w:val="007B0ECF"/>
    <w:rsid w:val="007B11D1"/>
    <w:rsid w:val="007B13FC"/>
    <w:rsid w:val="007B14C2"/>
    <w:rsid w:val="007B1549"/>
    <w:rsid w:val="007B1789"/>
    <w:rsid w:val="007B18A2"/>
    <w:rsid w:val="007B19B5"/>
    <w:rsid w:val="007B19CF"/>
    <w:rsid w:val="007B1B2E"/>
    <w:rsid w:val="007B1CC3"/>
    <w:rsid w:val="007B206F"/>
    <w:rsid w:val="007B22AA"/>
    <w:rsid w:val="007B24A4"/>
    <w:rsid w:val="007B2600"/>
    <w:rsid w:val="007B28D2"/>
    <w:rsid w:val="007B2F7B"/>
    <w:rsid w:val="007B2FC4"/>
    <w:rsid w:val="007B30A5"/>
    <w:rsid w:val="007B319B"/>
    <w:rsid w:val="007B32EF"/>
    <w:rsid w:val="007B32F8"/>
    <w:rsid w:val="007B33D9"/>
    <w:rsid w:val="007B3486"/>
    <w:rsid w:val="007B34C1"/>
    <w:rsid w:val="007B36F9"/>
    <w:rsid w:val="007B392E"/>
    <w:rsid w:val="007B404D"/>
    <w:rsid w:val="007B432C"/>
    <w:rsid w:val="007B43CB"/>
    <w:rsid w:val="007B4889"/>
    <w:rsid w:val="007B48E5"/>
    <w:rsid w:val="007B4E93"/>
    <w:rsid w:val="007B4F25"/>
    <w:rsid w:val="007B521E"/>
    <w:rsid w:val="007B5260"/>
    <w:rsid w:val="007B5474"/>
    <w:rsid w:val="007B5484"/>
    <w:rsid w:val="007B565A"/>
    <w:rsid w:val="007B5808"/>
    <w:rsid w:val="007B58C9"/>
    <w:rsid w:val="007B5A89"/>
    <w:rsid w:val="007B61FC"/>
    <w:rsid w:val="007B6E23"/>
    <w:rsid w:val="007B702D"/>
    <w:rsid w:val="007B7069"/>
    <w:rsid w:val="007B7160"/>
    <w:rsid w:val="007B72F4"/>
    <w:rsid w:val="007B734C"/>
    <w:rsid w:val="007B75C6"/>
    <w:rsid w:val="007B79ED"/>
    <w:rsid w:val="007B7EBB"/>
    <w:rsid w:val="007B7ECB"/>
    <w:rsid w:val="007C0151"/>
    <w:rsid w:val="007C07FF"/>
    <w:rsid w:val="007C0961"/>
    <w:rsid w:val="007C0999"/>
    <w:rsid w:val="007C0A71"/>
    <w:rsid w:val="007C0D6A"/>
    <w:rsid w:val="007C0F2D"/>
    <w:rsid w:val="007C1242"/>
    <w:rsid w:val="007C1318"/>
    <w:rsid w:val="007C153A"/>
    <w:rsid w:val="007C1611"/>
    <w:rsid w:val="007C175F"/>
    <w:rsid w:val="007C17C8"/>
    <w:rsid w:val="007C185E"/>
    <w:rsid w:val="007C19B6"/>
    <w:rsid w:val="007C1AD6"/>
    <w:rsid w:val="007C1CA6"/>
    <w:rsid w:val="007C2442"/>
    <w:rsid w:val="007C2561"/>
    <w:rsid w:val="007C27BC"/>
    <w:rsid w:val="007C287D"/>
    <w:rsid w:val="007C2A15"/>
    <w:rsid w:val="007C2DB1"/>
    <w:rsid w:val="007C33AA"/>
    <w:rsid w:val="007C3B5C"/>
    <w:rsid w:val="007C3B6B"/>
    <w:rsid w:val="007C3C40"/>
    <w:rsid w:val="007C3CEC"/>
    <w:rsid w:val="007C43DC"/>
    <w:rsid w:val="007C4BAB"/>
    <w:rsid w:val="007C4D1B"/>
    <w:rsid w:val="007C4DD3"/>
    <w:rsid w:val="007C4EEA"/>
    <w:rsid w:val="007C4F71"/>
    <w:rsid w:val="007C523F"/>
    <w:rsid w:val="007C52A4"/>
    <w:rsid w:val="007C5497"/>
    <w:rsid w:val="007C5544"/>
    <w:rsid w:val="007C5552"/>
    <w:rsid w:val="007C5787"/>
    <w:rsid w:val="007C5949"/>
    <w:rsid w:val="007C5954"/>
    <w:rsid w:val="007C5DA7"/>
    <w:rsid w:val="007C648D"/>
    <w:rsid w:val="007C66AE"/>
    <w:rsid w:val="007C6965"/>
    <w:rsid w:val="007C6A2C"/>
    <w:rsid w:val="007C6C6E"/>
    <w:rsid w:val="007C6CF1"/>
    <w:rsid w:val="007C6D54"/>
    <w:rsid w:val="007C73D7"/>
    <w:rsid w:val="007C758A"/>
    <w:rsid w:val="007C75A6"/>
    <w:rsid w:val="007C785B"/>
    <w:rsid w:val="007C788E"/>
    <w:rsid w:val="007C7952"/>
    <w:rsid w:val="007C7ABC"/>
    <w:rsid w:val="007C7CDC"/>
    <w:rsid w:val="007CA659"/>
    <w:rsid w:val="007CBEDE"/>
    <w:rsid w:val="007D02E9"/>
    <w:rsid w:val="007D04C8"/>
    <w:rsid w:val="007D062F"/>
    <w:rsid w:val="007D0662"/>
    <w:rsid w:val="007D06BB"/>
    <w:rsid w:val="007D07EA"/>
    <w:rsid w:val="007D0BF4"/>
    <w:rsid w:val="007D0D30"/>
    <w:rsid w:val="007D0DE3"/>
    <w:rsid w:val="007D11D2"/>
    <w:rsid w:val="007D15D6"/>
    <w:rsid w:val="007D16B7"/>
    <w:rsid w:val="007D1814"/>
    <w:rsid w:val="007D1891"/>
    <w:rsid w:val="007D1D7B"/>
    <w:rsid w:val="007D1F4D"/>
    <w:rsid w:val="007D2039"/>
    <w:rsid w:val="007D224E"/>
    <w:rsid w:val="007D22EC"/>
    <w:rsid w:val="007D25D9"/>
    <w:rsid w:val="007D26EA"/>
    <w:rsid w:val="007D28B0"/>
    <w:rsid w:val="007D2A3A"/>
    <w:rsid w:val="007D2B3F"/>
    <w:rsid w:val="007D2B81"/>
    <w:rsid w:val="007D2BA8"/>
    <w:rsid w:val="007D2BAC"/>
    <w:rsid w:val="007D321B"/>
    <w:rsid w:val="007D335F"/>
    <w:rsid w:val="007D3568"/>
    <w:rsid w:val="007D35A1"/>
    <w:rsid w:val="007D36C9"/>
    <w:rsid w:val="007D3982"/>
    <w:rsid w:val="007D3BEF"/>
    <w:rsid w:val="007D3D07"/>
    <w:rsid w:val="007D3E46"/>
    <w:rsid w:val="007D4353"/>
    <w:rsid w:val="007D4565"/>
    <w:rsid w:val="007D4681"/>
    <w:rsid w:val="007D47A3"/>
    <w:rsid w:val="007D4968"/>
    <w:rsid w:val="007D4980"/>
    <w:rsid w:val="007D4B10"/>
    <w:rsid w:val="007D52E8"/>
    <w:rsid w:val="007D5896"/>
    <w:rsid w:val="007D5A0D"/>
    <w:rsid w:val="007D5A99"/>
    <w:rsid w:val="007D5CE4"/>
    <w:rsid w:val="007D6964"/>
    <w:rsid w:val="007D69A1"/>
    <w:rsid w:val="007D70C5"/>
    <w:rsid w:val="007D71E3"/>
    <w:rsid w:val="007D77C7"/>
    <w:rsid w:val="007D7876"/>
    <w:rsid w:val="007D79BA"/>
    <w:rsid w:val="007D7A13"/>
    <w:rsid w:val="007D7AFB"/>
    <w:rsid w:val="007D7B08"/>
    <w:rsid w:val="007D7C95"/>
    <w:rsid w:val="007D7EBC"/>
    <w:rsid w:val="007E0115"/>
    <w:rsid w:val="007E01C8"/>
    <w:rsid w:val="007E0343"/>
    <w:rsid w:val="007E0534"/>
    <w:rsid w:val="007E0539"/>
    <w:rsid w:val="007E057F"/>
    <w:rsid w:val="007E061C"/>
    <w:rsid w:val="007E07F8"/>
    <w:rsid w:val="007E09BD"/>
    <w:rsid w:val="007E0C79"/>
    <w:rsid w:val="007E125A"/>
    <w:rsid w:val="007E1315"/>
    <w:rsid w:val="007E1661"/>
    <w:rsid w:val="007E19D1"/>
    <w:rsid w:val="007E1DD2"/>
    <w:rsid w:val="007E2070"/>
    <w:rsid w:val="007E24EF"/>
    <w:rsid w:val="007E268E"/>
    <w:rsid w:val="007E2844"/>
    <w:rsid w:val="007E2A3F"/>
    <w:rsid w:val="007E2FA6"/>
    <w:rsid w:val="007E34BD"/>
    <w:rsid w:val="007E35FC"/>
    <w:rsid w:val="007E3737"/>
    <w:rsid w:val="007E3939"/>
    <w:rsid w:val="007E3F03"/>
    <w:rsid w:val="007E4691"/>
    <w:rsid w:val="007E48B2"/>
    <w:rsid w:val="007E49C6"/>
    <w:rsid w:val="007E4DEC"/>
    <w:rsid w:val="007E526E"/>
    <w:rsid w:val="007E5370"/>
    <w:rsid w:val="007E56F8"/>
    <w:rsid w:val="007E58A4"/>
    <w:rsid w:val="007E58EA"/>
    <w:rsid w:val="007E5E22"/>
    <w:rsid w:val="007E6537"/>
    <w:rsid w:val="007E6564"/>
    <w:rsid w:val="007E65FC"/>
    <w:rsid w:val="007E6A6C"/>
    <w:rsid w:val="007E6AA3"/>
    <w:rsid w:val="007E6BE0"/>
    <w:rsid w:val="007E6C10"/>
    <w:rsid w:val="007E7031"/>
    <w:rsid w:val="007E724E"/>
    <w:rsid w:val="007E72DD"/>
    <w:rsid w:val="007E73F1"/>
    <w:rsid w:val="007E74DC"/>
    <w:rsid w:val="007E76EB"/>
    <w:rsid w:val="007E77E0"/>
    <w:rsid w:val="007E7F5E"/>
    <w:rsid w:val="007E7F75"/>
    <w:rsid w:val="007F00DC"/>
    <w:rsid w:val="007F019B"/>
    <w:rsid w:val="007F069E"/>
    <w:rsid w:val="007F0D22"/>
    <w:rsid w:val="007F1064"/>
    <w:rsid w:val="007F10FC"/>
    <w:rsid w:val="007F181C"/>
    <w:rsid w:val="007F1C80"/>
    <w:rsid w:val="007F1DC0"/>
    <w:rsid w:val="007F20A9"/>
    <w:rsid w:val="007F2374"/>
    <w:rsid w:val="007F2563"/>
    <w:rsid w:val="007F2721"/>
    <w:rsid w:val="007F28A9"/>
    <w:rsid w:val="007F28F8"/>
    <w:rsid w:val="007F2A44"/>
    <w:rsid w:val="007F2AB3"/>
    <w:rsid w:val="007F3087"/>
    <w:rsid w:val="007F31C5"/>
    <w:rsid w:val="007F3843"/>
    <w:rsid w:val="007F3CC7"/>
    <w:rsid w:val="007F4401"/>
    <w:rsid w:val="007F4543"/>
    <w:rsid w:val="007F4666"/>
    <w:rsid w:val="007F46B8"/>
    <w:rsid w:val="007F4780"/>
    <w:rsid w:val="007F4E75"/>
    <w:rsid w:val="007F57FB"/>
    <w:rsid w:val="007F5BB3"/>
    <w:rsid w:val="007F5C9C"/>
    <w:rsid w:val="007F5F8C"/>
    <w:rsid w:val="007F61CA"/>
    <w:rsid w:val="007F6319"/>
    <w:rsid w:val="007F64A3"/>
    <w:rsid w:val="007F6E93"/>
    <w:rsid w:val="007F6F7F"/>
    <w:rsid w:val="007F7139"/>
    <w:rsid w:val="007F7333"/>
    <w:rsid w:val="007F7784"/>
    <w:rsid w:val="007F799E"/>
    <w:rsid w:val="007F7C49"/>
    <w:rsid w:val="007F7E9D"/>
    <w:rsid w:val="007F7EA6"/>
    <w:rsid w:val="0080087C"/>
    <w:rsid w:val="008008D3"/>
    <w:rsid w:val="00800CF3"/>
    <w:rsid w:val="0080135F"/>
    <w:rsid w:val="008017C7"/>
    <w:rsid w:val="00801D0B"/>
    <w:rsid w:val="00801FEC"/>
    <w:rsid w:val="0080217E"/>
    <w:rsid w:val="00802713"/>
    <w:rsid w:val="00802FD6"/>
    <w:rsid w:val="0080316E"/>
    <w:rsid w:val="0080351B"/>
    <w:rsid w:val="00803872"/>
    <w:rsid w:val="0080390A"/>
    <w:rsid w:val="00803A43"/>
    <w:rsid w:val="00803B0A"/>
    <w:rsid w:val="00803B5F"/>
    <w:rsid w:val="00803C8D"/>
    <w:rsid w:val="008042F0"/>
    <w:rsid w:val="008043CC"/>
    <w:rsid w:val="00804641"/>
    <w:rsid w:val="00804682"/>
    <w:rsid w:val="00805742"/>
    <w:rsid w:val="0080592C"/>
    <w:rsid w:val="0080599F"/>
    <w:rsid w:val="00805E64"/>
    <w:rsid w:val="00805F31"/>
    <w:rsid w:val="008060B5"/>
    <w:rsid w:val="008060DA"/>
    <w:rsid w:val="0080638B"/>
    <w:rsid w:val="008063B3"/>
    <w:rsid w:val="00806663"/>
    <w:rsid w:val="008067B7"/>
    <w:rsid w:val="00806881"/>
    <w:rsid w:val="00806C7C"/>
    <w:rsid w:val="00807100"/>
    <w:rsid w:val="0080740D"/>
    <w:rsid w:val="008074BB"/>
    <w:rsid w:val="0080758F"/>
    <w:rsid w:val="00807696"/>
    <w:rsid w:val="008077FE"/>
    <w:rsid w:val="00807A1C"/>
    <w:rsid w:val="00807BE0"/>
    <w:rsid w:val="00807C58"/>
    <w:rsid w:val="00807C7D"/>
    <w:rsid w:val="00807F41"/>
    <w:rsid w:val="0080ED29"/>
    <w:rsid w:val="008100B8"/>
    <w:rsid w:val="00810162"/>
    <w:rsid w:val="008101A3"/>
    <w:rsid w:val="00810AC4"/>
    <w:rsid w:val="00810BBF"/>
    <w:rsid w:val="00810C8A"/>
    <w:rsid w:val="00810F55"/>
    <w:rsid w:val="00811239"/>
    <w:rsid w:val="00811368"/>
    <w:rsid w:val="008117B0"/>
    <w:rsid w:val="00811912"/>
    <w:rsid w:val="00811A13"/>
    <w:rsid w:val="00811A42"/>
    <w:rsid w:val="00811A5F"/>
    <w:rsid w:val="00811B2D"/>
    <w:rsid w:val="00811D64"/>
    <w:rsid w:val="00812385"/>
    <w:rsid w:val="008125A6"/>
    <w:rsid w:val="008125CE"/>
    <w:rsid w:val="0081260D"/>
    <w:rsid w:val="00812C28"/>
    <w:rsid w:val="00812D11"/>
    <w:rsid w:val="0081347C"/>
    <w:rsid w:val="00813631"/>
    <w:rsid w:val="008136BB"/>
    <w:rsid w:val="00813BD8"/>
    <w:rsid w:val="00814042"/>
    <w:rsid w:val="008144C1"/>
    <w:rsid w:val="00814896"/>
    <w:rsid w:val="00814D25"/>
    <w:rsid w:val="00814E15"/>
    <w:rsid w:val="008154D6"/>
    <w:rsid w:val="008157F9"/>
    <w:rsid w:val="00815872"/>
    <w:rsid w:val="00815895"/>
    <w:rsid w:val="00815BEE"/>
    <w:rsid w:val="00815E24"/>
    <w:rsid w:val="008160E1"/>
    <w:rsid w:val="00816483"/>
    <w:rsid w:val="0081651A"/>
    <w:rsid w:val="0081664A"/>
    <w:rsid w:val="00816B0B"/>
    <w:rsid w:val="00816B8D"/>
    <w:rsid w:val="008172AA"/>
    <w:rsid w:val="008174BD"/>
    <w:rsid w:val="008175EB"/>
    <w:rsid w:val="00817A17"/>
    <w:rsid w:val="00817D77"/>
    <w:rsid w:val="008201D0"/>
    <w:rsid w:val="00820366"/>
    <w:rsid w:val="00820646"/>
    <w:rsid w:val="00820AC6"/>
    <w:rsid w:val="00820B90"/>
    <w:rsid w:val="00820C81"/>
    <w:rsid w:val="00820CA0"/>
    <w:rsid w:val="00820F71"/>
    <w:rsid w:val="008210BB"/>
    <w:rsid w:val="008210CB"/>
    <w:rsid w:val="008215A2"/>
    <w:rsid w:val="008215AB"/>
    <w:rsid w:val="00821ABD"/>
    <w:rsid w:val="00821BBC"/>
    <w:rsid w:val="00821FF9"/>
    <w:rsid w:val="008221B2"/>
    <w:rsid w:val="008223EB"/>
    <w:rsid w:val="00822431"/>
    <w:rsid w:val="00822523"/>
    <w:rsid w:val="008226C4"/>
    <w:rsid w:val="0082322E"/>
    <w:rsid w:val="0082328F"/>
    <w:rsid w:val="00823B51"/>
    <w:rsid w:val="00823EBE"/>
    <w:rsid w:val="00823EC2"/>
    <w:rsid w:val="00823F41"/>
    <w:rsid w:val="00824087"/>
    <w:rsid w:val="0082466C"/>
    <w:rsid w:val="008247EB"/>
    <w:rsid w:val="00824804"/>
    <w:rsid w:val="0082484D"/>
    <w:rsid w:val="00824876"/>
    <w:rsid w:val="008248AB"/>
    <w:rsid w:val="008249A4"/>
    <w:rsid w:val="00824A84"/>
    <w:rsid w:val="00824F05"/>
    <w:rsid w:val="00825389"/>
    <w:rsid w:val="00825433"/>
    <w:rsid w:val="008256E8"/>
    <w:rsid w:val="00825C7A"/>
    <w:rsid w:val="00826173"/>
    <w:rsid w:val="008261F0"/>
    <w:rsid w:val="0082659A"/>
    <w:rsid w:val="00826A72"/>
    <w:rsid w:val="00826B13"/>
    <w:rsid w:val="0082733A"/>
    <w:rsid w:val="00827424"/>
    <w:rsid w:val="0082749C"/>
    <w:rsid w:val="008275E0"/>
    <w:rsid w:val="00827938"/>
    <w:rsid w:val="00827BDB"/>
    <w:rsid w:val="00827DE2"/>
    <w:rsid w:val="0082CC08"/>
    <w:rsid w:val="00830218"/>
    <w:rsid w:val="008307EF"/>
    <w:rsid w:val="008308DC"/>
    <w:rsid w:val="008308FC"/>
    <w:rsid w:val="00830967"/>
    <w:rsid w:val="00830BA3"/>
    <w:rsid w:val="00830CC3"/>
    <w:rsid w:val="00830D92"/>
    <w:rsid w:val="00830EEE"/>
    <w:rsid w:val="00830F9A"/>
    <w:rsid w:val="008310A6"/>
    <w:rsid w:val="008310A7"/>
    <w:rsid w:val="00831161"/>
    <w:rsid w:val="008316D2"/>
    <w:rsid w:val="008318DA"/>
    <w:rsid w:val="008319C1"/>
    <w:rsid w:val="00831BAC"/>
    <w:rsid w:val="00831D82"/>
    <w:rsid w:val="00831E45"/>
    <w:rsid w:val="008320E1"/>
    <w:rsid w:val="008322B6"/>
    <w:rsid w:val="008325D3"/>
    <w:rsid w:val="00832D56"/>
    <w:rsid w:val="0083305A"/>
    <w:rsid w:val="0083306F"/>
    <w:rsid w:val="008332AE"/>
    <w:rsid w:val="008332BD"/>
    <w:rsid w:val="00833487"/>
    <w:rsid w:val="00833537"/>
    <w:rsid w:val="008336B1"/>
    <w:rsid w:val="0083391B"/>
    <w:rsid w:val="0083398E"/>
    <w:rsid w:val="00833B6D"/>
    <w:rsid w:val="008340EF"/>
    <w:rsid w:val="008342E1"/>
    <w:rsid w:val="00834833"/>
    <w:rsid w:val="00834A24"/>
    <w:rsid w:val="00834A7F"/>
    <w:rsid w:val="00834BB8"/>
    <w:rsid w:val="00835059"/>
    <w:rsid w:val="00835143"/>
    <w:rsid w:val="00835154"/>
    <w:rsid w:val="008352DE"/>
    <w:rsid w:val="008352FB"/>
    <w:rsid w:val="00835574"/>
    <w:rsid w:val="00835B02"/>
    <w:rsid w:val="00835B78"/>
    <w:rsid w:val="00835EBD"/>
    <w:rsid w:val="00836081"/>
    <w:rsid w:val="008361B2"/>
    <w:rsid w:val="0083633B"/>
    <w:rsid w:val="0083635C"/>
    <w:rsid w:val="00836373"/>
    <w:rsid w:val="008363DE"/>
    <w:rsid w:val="00836401"/>
    <w:rsid w:val="00836A20"/>
    <w:rsid w:val="00836ABE"/>
    <w:rsid w:val="00836BAF"/>
    <w:rsid w:val="00836C5B"/>
    <w:rsid w:val="00836C6E"/>
    <w:rsid w:val="00836FF6"/>
    <w:rsid w:val="0083702C"/>
    <w:rsid w:val="008370AC"/>
    <w:rsid w:val="008370E1"/>
    <w:rsid w:val="00837126"/>
    <w:rsid w:val="008375D8"/>
    <w:rsid w:val="00837678"/>
    <w:rsid w:val="00837A04"/>
    <w:rsid w:val="00837C08"/>
    <w:rsid w:val="00837CE0"/>
    <w:rsid w:val="00837E7E"/>
    <w:rsid w:val="00840073"/>
    <w:rsid w:val="0084039B"/>
    <w:rsid w:val="00840ADC"/>
    <w:rsid w:val="00840F05"/>
    <w:rsid w:val="00841432"/>
    <w:rsid w:val="008414DA"/>
    <w:rsid w:val="00841773"/>
    <w:rsid w:val="00841AA1"/>
    <w:rsid w:val="00841F1F"/>
    <w:rsid w:val="00842125"/>
    <w:rsid w:val="00842273"/>
    <w:rsid w:val="0084235F"/>
    <w:rsid w:val="00842634"/>
    <w:rsid w:val="00842893"/>
    <w:rsid w:val="00842995"/>
    <w:rsid w:val="00842BE1"/>
    <w:rsid w:val="00842D99"/>
    <w:rsid w:val="008434B2"/>
    <w:rsid w:val="00843769"/>
    <w:rsid w:val="008439CB"/>
    <w:rsid w:val="00843E60"/>
    <w:rsid w:val="00843F1A"/>
    <w:rsid w:val="00843F2F"/>
    <w:rsid w:val="0084440C"/>
    <w:rsid w:val="00844574"/>
    <w:rsid w:val="008445BC"/>
    <w:rsid w:val="00844637"/>
    <w:rsid w:val="00844D16"/>
    <w:rsid w:val="00845055"/>
    <w:rsid w:val="0084535E"/>
    <w:rsid w:val="008454D1"/>
    <w:rsid w:val="0084556E"/>
    <w:rsid w:val="00845BDF"/>
    <w:rsid w:val="00845C86"/>
    <w:rsid w:val="00845E9B"/>
    <w:rsid w:val="008469F7"/>
    <w:rsid w:val="00846C4D"/>
    <w:rsid w:val="0084709B"/>
    <w:rsid w:val="00847105"/>
    <w:rsid w:val="0084722A"/>
    <w:rsid w:val="0084756D"/>
    <w:rsid w:val="00847670"/>
    <w:rsid w:val="008477A0"/>
    <w:rsid w:val="00847871"/>
    <w:rsid w:val="0084793F"/>
    <w:rsid w:val="00847C0F"/>
    <w:rsid w:val="00847C26"/>
    <w:rsid w:val="00847DBD"/>
    <w:rsid w:val="00847FDE"/>
    <w:rsid w:val="00850FA6"/>
    <w:rsid w:val="008519FA"/>
    <w:rsid w:val="00851A62"/>
    <w:rsid w:val="00851AE9"/>
    <w:rsid w:val="00851C7E"/>
    <w:rsid w:val="00852171"/>
    <w:rsid w:val="00852262"/>
    <w:rsid w:val="00852527"/>
    <w:rsid w:val="00852801"/>
    <w:rsid w:val="00853015"/>
    <w:rsid w:val="008530DC"/>
    <w:rsid w:val="00853625"/>
    <w:rsid w:val="00853CB5"/>
    <w:rsid w:val="00853F92"/>
    <w:rsid w:val="0085428A"/>
    <w:rsid w:val="00854351"/>
    <w:rsid w:val="00854773"/>
    <w:rsid w:val="008548C9"/>
    <w:rsid w:val="00854910"/>
    <w:rsid w:val="00854BAB"/>
    <w:rsid w:val="00854D64"/>
    <w:rsid w:val="00854F96"/>
    <w:rsid w:val="00855306"/>
    <w:rsid w:val="0085535A"/>
    <w:rsid w:val="00855D45"/>
    <w:rsid w:val="008560C6"/>
    <w:rsid w:val="008561F1"/>
    <w:rsid w:val="00856387"/>
    <w:rsid w:val="00856647"/>
    <w:rsid w:val="0085665D"/>
    <w:rsid w:val="00856D84"/>
    <w:rsid w:val="008571D8"/>
    <w:rsid w:val="008572CE"/>
    <w:rsid w:val="008578E9"/>
    <w:rsid w:val="008579D7"/>
    <w:rsid w:val="00857B31"/>
    <w:rsid w:val="00857CB6"/>
    <w:rsid w:val="00857CD6"/>
    <w:rsid w:val="00857D24"/>
    <w:rsid w:val="00857D76"/>
    <w:rsid w:val="00857E4F"/>
    <w:rsid w:val="008608F3"/>
    <w:rsid w:val="00860CF8"/>
    <w:rsid w:val="00860F27"/>
    <w:rsid w:val="00861083"/>
    <w:rsid w:val="008616CC"/>
    <w:rsid w:val="0086177D"/>
    <w:rsid w:val="00862621"/>
    <w:rsid w:val="00862864"/>
    <w:rsid w:val="00862B10"/>
    <w:rsid w:val="008630FE"/>
    <w:rsid w:val="008631EE"/>
    <w:rsid w:val="0086347E"/>
    <w:rsid w:val="008635CB"/>
    <w:rsid w:val="008636A3"/>
    <w:rsid w:val="008638BA"/>
    <w:rsid w:val="008638E7"/>
    <w:rsid w:val="0086392B"/>
    <w:rsid w:val="00863A6E"/>
    <w:rsid w:val="00863D8B"/>
    <w:rsid w:val="00863E24"/>
    <w:rsid w:val="00863E8F"/>
    <w:rsid w:val="008641B6"/>
    <w:rsid w:val="008648A2"/>
    <w:rsid w:val="008648F6"/>
    <w:rsid w:val="00864E8A"/>
    <w:rsid w:val="00865075"/>
    <w:rsid w:val="008651D8"/>
    <w:rsid w:val="00865499"/>
    <w:rsid w:val="0086553A"/>
    <w:rsid w:val="00865564"/>
    <w:rsid w:val="0086565E"/>
    <w:rsid w:val="00865836"/>
    <w:rsid w:val="0086587D"/>
    <w:rsid w:val="00865AFF"/>
    <w:rsid w:val="00865BB2"/>
    <w:rsid w:val="00866215"/>
    <w:rsid w:val="008662FF"/>
    <w:rsid w:val="00866304"/>
    <w:rsid w:val="00866B95"/>
    <w:rsid w:val="00866D1F"/>
    <w:rsid w:val="00866DF7"/>
    <w:rsid w:val="00866E44"/>
    <w:rsid w:val="00866F44"/>
    <w:rsid w:val="00867201"/>
    <w:rsid w:val="008674AA"/>
    <w:rsid w:val="0086752C"/>
    <w:rsid w:val="00867AEA"/>
    <w:rsid w:val="00870091"/>
    <w:rsid w:val="00870116"/>
    <w:rsid w:val="00870145"/>
    <w:rsid w:val="0087031F"/>
    <w:rsid w:val="008704E7"/>
    <w:rsid w:val="00870571"/>
    <w:rsid w:val="008705DF"/>
    <w:rsid w:val="00870AB1"/>
    <w:rsid w:val="00870AD5"/>
    <w:rsid w:val="00870B3A"/>
    <w:rsid w:val="008715FF"/>
    <w:rsid w:val="00871775"/>
    <w:rsid w:val="0087195E"/>
    <w:rsid w:val="00871B69"/>
    <w:rsid w:val="00871C60"/>
    <w:rsid w:val="00872197"/>
    <w:rsid w:val="00872255"/>
    <w:rsid w:val="008722F3"/>
    <w:rsid w:val="008724D2"/>
    <w:rsid w:val="008729C4"/>
    <w:rsid w:val="00872CB7"/>
    <w:rsid w:val="00872DAC"/>
    <w:rsid w:val="00872F18"/>
    <w:rsid w:val="008732E5"/>
    <w:rsid w:val="008739E2"/>
    <w:rsid w:val="00874392"/>
    <w:rsid w:val="008744A5"/>
    <w:rsid w:val="008750F2"/>
    <w:rsid w:val="00875DDB"/>
    <w:rsid w:val="00875E29"/>
    <w:rsid w:val="00876097"/>
    <w:rsid w:val="008760FD"/>
    <w:rsid w:val="0087660F"/>
    <w:rsid w:val="00876764"/>
    <w:rsid w:val="008768DA"/>
    <w:rsid w:val="008769DE"/>
    <w:rsid w:val="00876E5F"/>
    <w:rsid w:val="00876E7F"/>
    <w:rsid w:val="00877111"/>
    <w:rsid w:val="00877271"/>
    <w:rsid w:val="0087751B"/>
    <w:rsid w:val="00877C29"/>
    <w:rsid w:val="00877DE5"/>
    <w:rsid w:val="00877F5E"/>
    <w:rsid w:val="00880205"/>
    <w:rsid w:val="0088036F"/>
    <w:rsid w:val="008804B3"/>
    <w:rsid w:val="008805B7"/>
    <w:rsid w:val="008805C5"/>
    <w:rsid w:val="0088092B"/>
    <w:rsid w:val="0088099B"/>
    <w:rsid w:val="00880CAA"/>
    <w:rsid w:val="00880DB5"/>
    <w:rsid w:val="00880F5F"/>
    <w:rsid w:val="00880F8E"/>
    <w:rsid w:val="008814BF"/>
    <w:rsid w:val="00881706"/>
    <w:rsid w:val="008824D1"/>
    <w:rsid w:val="00882E64"/>
    <w:rsid w:val="00882F31"/>
    <w:rsid w:val="008830BE"/>
    <w:rsid w:val="008832E4"/>
    <w:rsid w:val="0088346B"/>
    <w:rsid w:val="00883A90"/>
    <w:rsid w:val="00883AC9"/>
    <w:rsid w:val="00883BDA"/>
    <w:rsid w:val="00883CE9"/>
    <w:rsid w:val="0088441C"/>
    <w:rsid w:val="008847C4"/>
    <w:rsid w:val="008849CE"/>
    <w:rsid w:val="008849DC"/>
    <w:rsid w:val="00884B5C"/>
    <w:rsid w:val="00884C78"/>
    <w:rsid w:val="008850C2"/>
    <w:rsid w:val="0088524F"/>
    <w:rsid w:val="0088526A"/>
    <w:rsid w:val="00885472"/>
    <w:rsid w:val="0088547D"/>
    <w:rsid w:val="008855C5"/>
    <w:rsid w:val="00885BDE"/>
    <w:rsid w:val="00885E10"/>
    <w:rsid w:val="00885F52"/>
    <w:rsid w:val="00886117"/>
    <w:rsid w:val="008863B0"/>
    <w:rsid w:val="008868C3"/>
    <w:rsid w:val="00887201"/>
    <w:rsid w:val="00887216"/>
    <w:rsid w:val="00887381"/>
    <w:rsid w:val="0088767E"/>
    <w:rsid w:val="00887773"/>
    <w:rsid w:val="00887831"/>
    <w:rsid w:val="008879CA"/>
    <w:rsid w:val="0088DF64"/>
    <w:rsid w:val="0089032F"/>
    <w:rsid w:val="008903F2"/>
    <w:rsid w:val="0089076D"/>
    <w:rsid w:val="00890EBE"/>
    <w:rsid w:val="00890FC1"/>
    <w:rsid w:val="00891102"/>
    <w:rsid w:val="00891211"/>
    <w:rsid w:val="00891A17"/>
    <w:rsid w:val="00891B69"/>
    <w:rsid w:val="00891E77"/>
    <w:rsid w:val="00891F32"/>
    <w:rsid w:val="0089204F"/>
    <w:rsid w:val="008927CF"/>
    <w:rsid w:val="008927E6"/>
    <w:rsid w:val="00892878"/>
    <w:rsid w:val="00892B7A"/>
    <w:rsid w:val="008930A7"/>
    <w:rsid w:val="00893175"/>
    <w:rsid w:val="008931AF"/>
    <w:rsid w:val="008932CB"/>
    <w:rsid w:val="00893472"/>
    <w:rsid w:val="00893636"/>
    <w:rsid w:val="00893750"/>
    <w:rsid w:val="008937CE"/>
    <w:rsid w:val="00893A31"/>
    <w:rsid w:val="00893BDC"/>
    <w:rsid w:val="00893EBE"/>
    <w:rsid w:val="00893EDD"/>
    <w:rsid w:val="008943ED"/>
    <w:rsid w:val="0089448C"/>
    <w:rsid w:val="00894542"/>
    <w:rsid w:val="00894893"/>
    <w:rsid w:val="008948A7"/>
    <w:rsid w:val="00894BDE"/>
    <w:rsid w:val="00894E0A"/>
    <w:rsid w:val="00895343"/>
    <w:rsid w:val="008953E3"/>
    <w:rsid w:val="00895F72"/>
    <w:rsid w:val="00895FC9"/>
    <w:rsid w:val="008964AE"/>
    <w:rsid w:val="008966B9"/>
    <w:rsid w:val="00896927"/>
    <w:rsid w:val="00896933"/>
    <w:rsid w:val="00896AEB"/>
    <w:rsid w:val="00896B65"/>
    <w:rsid w:val="00896B8A"/>
    <w:rsid w:val="00896E3A"/>
    <w:rsid w:val="0089707B"/>
    <w:rsid w:val="0089735A"/>
    <w:rsid w:val="0089753C"/>
    <w:rsid w:val="0089788F"/>
    <w:rsid w:val="008979B9"/>
    <w:rsid w:val="00897A7D"/>
    <w:rsid w:val="00897BCA"/>
    <w:rsid w:val="00897EE4"/>
    <w:rsid w:val="00897F28"/>
    <w:rsid w:val="008A060C"/>
    <w:rsid w:val="008A06A0"/>
    <w:rsid w:val="008A0ED0"/>
    <w:rsid w:val="008A0EFB"/>
    <w:rsid w:val="008A11C1"/>
    <w:rsid w:val="008A15E4"/>
    <w:rsid w:val="008A1676"/>
    <w:rsid w:val="008A1CB0"/>
    <w:rsid w:val="008A1CED"/>
    <w:rsid w:val="008A2096"/>
    <w:rsid w:val="008A215F"/>
    <w:rsid w:val="008A2695"/>
    <w:rsid w:val="008A269C"/>
    <w:rsid w:val="008A274F"/>
    <w:rsid w:val="008A2EE0"/>
    <w:rsid w:val="008A2FF7"/>
    <w:rsid w:val="008A3288"/>
    <w:rsid w:val="008A339D"/>
    <w:rsid w:val="008A33BA"/>
    <w:rsid w:val="008A34C3"/>
    <w:rsid w:val="008A3760"/>
    <w:rsid w:val="008A383E"/>
    <w:rsid w:val="008A38A9"/>
    <w:rsid w:val="008A39F7"/>
    <w:rsid w:val="008A3D4E"/>
    <w:rsid w:val="008A3DE1"/>
    <w:rsid w:val="008A3ECF"/>
    <w:rsid w:val="008A40F8"/>
    <w:rsid w:val="008A4276"/>
    <w:rsid w:val="008A464B"/>
    <w:rsid w:val="008A4C26"/>
    <w:rsid w:val="008A4F97"/>
    <w:rsid w:val="008A532D"/>
    <w:rsid w:val="008A5816"/>
    <w:rsid w:val="008A59BD"/>
    <w:rsid w:val="008A5E24"/>
    <w:rsid w:val="008A5F6D"/>
    <w:rsid w:val="008A614B"/>
    <w:rsid w:val="008A6223"/>
    <w:rsid w:val="008A6316"/>
    <w:rsid w:val="008A66A9"/>
    <w:rsid w:val="008A68DA"/>
    <w:rsid w:val="008A69BF"/>
    <w:rsid w:val="008A727D"/>
    <w:rsid w:val="008A76C0"/>
    <w:rsid w:val="008A79A4"/>
    <w:rsid w:val="008A7BBA"/>
    <w:rsid w:val="008A7E93"/>
    <w:rsid w:val="008A7FC5"/>
    <w:rsid w:val="008A7FF6"/>
    <w:rsid w:val="008B002B"/>
    <w:rsid w:val="008B0820"/>
    <w:rsid w:val="008B0D1C"/>
    <w:rsid w:val="008B1023"/>
    <w:rsid w:val="008B17A4"/>
    <w:rsid w:val="008B1829"/>
    <w:rsid w:val="008B1954"/>
    <w:rsid w:val="008B2589"/>
    <w:rsid w:val="008B269F"/>
    <w:rsid w:val="008B2728"/>
    <w:rsid w:val="008B2967"/>
    <w:rsid w:val="008B304B"/>
    <w:rsid w:val="008B3171"/>
    <w:rsid w:val="008B3255"/>
    <w:rsid w:val="008B37A2"/>
    <w:rsid w:val="008B4263"/>
    <w:rsid w:val="008B4EA2"/>
    <w:rsid w:val="008B505F"/>
    <w:rsid w:val="008B570D"/>
    <w:rsid w:val="008B5976"/>
    <w:rsid w:val="008B5B5F"/>
    <w:rsid w:val="008B5E23"/>
    <w:rsid w:val="008B5E30"/>
    <w:rsid w:val="008B6186"/>
    <w:rsid w:val="008B64CA"/>
    <w:rsid w:val="008B64E6"/>
    <w:rsid w:val="008B677C"/>
    <w:rsid w:val="008B718D"/>
    <w:rsid w:val="008B7452"/>
    <w:rsid w:val="008B7523"/>
    <w:rsid w:val="008B75C5"/>
    <w:rsid w:val="008B7B42"/>
    <w:rsid w:val="008C011A"/>
    <w:rsid w:val="008C0888"/>
    <w:rsid w:val="008C0B88"/>
    <w:rsid w:val="008C0D17"/>
    <w:rsid w:val="008C0F10"/>
    <w:rsid w:val="008C1067"/>
    <w:rsid w:val="008C10E7"/>
    <w:rsid w:val="008C19BF"/>
    <w:rsid w:val="008C1D20"/>
    <w:rsid w:val="008C1F2D"/>
    <w:rsid w:val="008C229F"/>
    <w:rsid w:val="008C22CC"/>
    <w:rsid w:val="008C232F"/>
    <w:rsid w:val="008C2DED"/>
    <w:rsid w:val="008C3202"/>
    <w:rsid w:val="008C3513"/>
    <w:rsid w:val="008C358F"/>
    <w:rsid w:val="008C35D0"/>
    <w:rsid w:val="008C35D5"/>
    <w:rsid w:val="008C35EB"/>
    <w:rsid w:val="008C3C34"/>
    <w:rsid w:val="008C4138"/>
    <w:rsid w:val="008C43D4"/>
    <w:rsid w:val="008C4762"/>
    <w:rsid w:val="008C4853"/>
    <w:rsid w:val="008C48ED"/>
    <w:rsid w:val="008C4DFD"/>
    <w:rsid w:val="008C4E6A"/>
    <w:rsid w:val="008C4EF6"/>
    <w:rsid w:val="008C506E"/>
    <w:rsid w:val="008C5219"/>
    <w:rsid w:val="008C526D"/>
    <w:rsid w:val="008C5367"/>
    <w:rsid w:val="008C5399"/>
    <w:rsid w:val="008C5938"/>
    <w:rsid w:val="008C5A6A"/>
    <w:rsid w:val="008C5DEB"/>
    <w:rsid w:val="008C6150"/>
    <w:rsid w:val="008C6226"/>
    <w:rsid w:val="008C62B8"/>
    <w:rsid w:val="008C6411"/>
    <w:rsid w:val="008C645D"/>
    <w:rsid w:val="008C6B73"/>
    <w:rsid w:val="008C6CEE"/>
    <w:rsid w:val="008C6CFA"/>
    <w:rsid w:val="008C705B"/>
    <w:rsid w:val="008C796B"/>
    <w:rsid w:val="008C7BCD"/>
    <w:rsid w:val="008C7CD4"/>
    <w:rsid w:val="008C7DAA"/>
    <w:rsid w:val="008C7E9C"/>
    <w:rsid w:val="008D03D4"/>
    <w:rsid w:val="008D046A"/>
    <w:rsid w:val="008D0A01"/>
    <w:rsid w:val="008D0A0F"/>
    <w:rsid w:val="008D0C0E"/>
    <w:rsid w:val="008D0C55"/>
    <w:rsid w:val="008D1111"/>
    <w:rsid w:val="008D1639"/>
    <w:rsid w:val="008D179E"/>
    <w:rsid w:val="008D17CE"/>
    <w:rsid w:val="008D1A65"/>
    <w:rsid w:val="008D1B1F"/>
    <w:rsid w:val="008D1B54"/>
    <w:rsid w:val="008D1D03"/>
    <w:rsid w:val="008D20EE"/>
    <w:rsid w:val="008D2360"/>
    <w:rsid w:val="008D251E"/>
    <w:rsid w:val="008D2613"/>
    <w:rsid w:val="008D2E1A"/>
    <w:rsid w:val="008D2E51"/>
    <w:rsid w:val="008D30DB"/>
    <w:rsid w:val="008D3594"/>
    <w:rsid w:val="008D3BCB"/>
    <w:rsid w:val="008D3EF3"/>
    <w:rsid w:val="008D4565"/>
    <w:rsid w:val="008D477D"/>
    <w:rsid w:val="008D47FC"/>
    <w:rsid w:val="008D4B6C"/>
    <w:rsid w:val="008D4C2F"/>
    <w:rsid w:val="008D4F98"/>
    <w:rsid w:val="008D4FB8"/>
    <w:rsid w:val="008D5525"/>
    <w:rsid w:val="008D56B7"/>
    <w:rsid w:val="008D58FA"/>
    <w:rsid w:val="008D59E7"/>
    <w:rsid w:val="008D5A14"/>
    <w:rsid w:val="008D5CCE"/>
    <w:rsid w:val="008D5EF2"/>
    <w:rsid w:val="008D5F22"/>
    <w:rsid w:val="008D5F68"/>
    <w:rsid w:val="008D66F0"/>
    <w:rsid w:val="008D6B18"/>
    <w:rsid w:val="008D7022"/>
    <w:rsid w:val="008D71F1"/>
    <w:rsid w:val="008D750E"/>
    <w:rsid w:val="008D78B1"/>
    <w:rsid w:val="008D7F0B"/>
    <w:rsid w:val="008E0305"/>
    <w:rsid w:val="008E0848"/>
    <w:rsid w:val="008E0C1B"/>
    <w:rsid w:val="008E1520"/>
    <w:rsid w:val="008E18B7"/>
    <w:rsid w:val="008E1B7C"/>
    <w:rsid w:val="008E1D23"/>
    <w:rsid w:val="008E1E08"/>
    <w:rsid w:val="008E1ED3"/>
    <w:rsid w:val="008E1FB6"/>
    <w:rsid w:val="008E1FFE"/>
    <w:rsid w:val="008E2738"/>
    <w:rsid w:val="008E2F3B"/>
    <w:rsid w:val="008E318B"/>
    <w:rsid w:val="008E3547"/>
    <w:rsid w:val="008E355D"/>
    <w:rsid w:val="008E3579"/>
    <w:rsid w:val="008E3711"/>
    <w:rsid w:val="008E372B"/>
    <w:rsid w:val="008E3818"/>
    <w:rsid w:val="008E3BD1"/>
    <w:rsid w:val="008E3BFA"/>
    <w:rsid w:val="008E4237"/>
    <w:rsid w:val="008E48FC"/>
    <w:rsid w:val="008E4ABC"/>
    <w:rsid w:val="008E4DCF"/>
    <w:rsid w:val="008E5139"/>
    <w:rsid w:val="008E5181"/>
    <w:rsid w:val="008E5852"/>
    <w:rsid w:val="008E61FE"/>
    <w:rsid w:val="008E65E0"/>
    <w:rsid w:val="008E6686"/>
    <w:rsid w:val="008E67AE"/>
    <w:rsid w:val="008E68BB"/>
    <w:rsid w:val="008E6938"/>
    <w:rsid w:val="008E6D31"/>
    <w:rsid w:val="008E6D36"/>
    <w:rsid w:val="008E6F11"/>
    <w:rsid w:val="008E7259"/>
    <w:rsid w:val="008E728A"/>
    <w:rsid w:val="008E78BE"/>
    <w:rsid w:val="008E7C85"/>
    <w:rsid w:val="008E7FB2"/>
    <w:rsid w:val="008F026C"/>
    <w:rsid w:val="008F03AA"/>
    <w:rsid w:val="008F08C2"/>
    <w:rsid w:val="008F0E23"/>
    <w:rsid w:val="008F1241"/>
    <w:rsid w:val="008F1731"/>
    <w:rsid w:val="008F18FA"/>
    <w:rsid w:val="008F1A53"/>
    <w:rsid w:val="008F1B45"/>
    <w:rsid w:val="008F1C07"/>
    <w:rsid w:val="008F1C4B"/>
    <w:rsid w:val="008F1CCB"/>
    <w:rsid w:val="008F1CF5"/>
    <w:rsid w:val="008F1D3E"/>
    <w:rsid w:val="008F1F80"/>
    <w:rsid w:val="008F23F8"/>
    <w:rsid w:val="008F2DE6"/>
    <w:rsid w:val="008F2E9B"/>
    <w:rsid w:val="008F2F6B"/>
    <w:rsid w:val="008F3917"/>
    <w:rsid w:val="008F3C95"/>
    <w:rsid w:val="008F3D3D"/>
    <w:rsid w:val="008F3D46"/>
    <w:rsid w:val="008F42A8"/>
    <w:rsid w:val="008F4304"/>
    <w:rsid w:val="008F4888"/>
    <w:rsid w:val="008F4DE0"/>
    <w:rsid w:val="008F4E1B"/>
    <w:rsid w:val="008F5009"/>
    <w:rsid w:val="008F50C0"/>
    <w:rsid w:val="008F596E"/>
    <w:rsid w:val="008F5A26"/>
    <w:rsid w:val="008F5B23"/>
    <w:rsid w:val="008F5FB6"/>
    <w:rsid w:val="008F63C0"/>
    <w:rsid w:val="008F6491"/>
    <w:rsid w:val="008F66F2"/>
    <w:rsid w:val="008F6776"/>
    <w:rsid w:val="008F6CF1"/>
    <w:rsid w:val="008F6FE1"/>
    <w:rsid w:val="008F74C2"/>
    <w:rsid w:val="008F7CE5"/>
    <w:rsid w:val="00900208"/>
    <w:rsid w:val="00900A42"/>
    <w:rsid w:val="00900CB6"/>
    <w:rsid w:val="00900D79"/>
    <w:rsid w:val="00900DAF"/>
    <w:rsid w:val="00900F54"/>
    <w:rsid w:val="00901256"/>
    <w:rsid w:val="00901285"/>
    <w:rsid w:val="00901416"/>
    <w:rsid w:val="009015A9"/>
    <w:rsid w:val="00901747"/>
    <w:rsid w:val="00901797"/>
    <w:rsid w:val="00901F5A"/>
    <w:rsid w:val="00902155"/>
    <w:rsid w:val="009022CB"/>
    <w:rsid w:val="0090286E"/>
    <w:rsid w:val="00902E2A"/>
    <w:rsid w:val="00902E49"/>
    <w:rsid w:val="00902EA1"/>
    <w:rsid w:val="0090314F"/>
    <w:rsid w:val="009033C9"/>
    <w:rsid w:val="009035D5"/>
    <w:rsid w:val="009037F4"/>
    <w:rsid w:val="009040D7"/>
    <w:rsid w:val="00904311"/>
    <w:rsid w:val="009049E9"/>
    <w:rsid w:val="00904B16"/>
    <w:rsid w:val="0090522B"/>
    <w:rsid w:val="009052C1"/>
    <w:rsid w:val="00905487"/>
    <w:rsid w:val="0090565F"/>
    <w:rsid w:val="009058F4"/>
    <w:rsid w:val="00905A63"/>
    <w:rsid w:val="00905B90"/>
    <w:rsid w:val="00905CCC"/>
    <w:rsid w:val="00905FB2"/>
    <w:rsid w:val="009060C8"/>
    <w:rsid w:val="009061C8"/>
    <w:rsid w:val="009063D9"/>
    <w:rsid w:val="00906567"/>
    <w:rsid w:val="009066B6"/>
    <w:rsid w:val="009067C6"/>
    <w:rsid w:val="0090690A"/>
    <w:rsid w:val="00906B79"/>
    <w:rsid w:val="00906E74"/>
    <w:rsid w:val="00906F59"/>
    <w:rsid w:val="009070B3"/>
    <w:rsid w:val="0090762A"/>
    <w:rsid w:val="0090791E"/>
    <w:rsid w:val="00907B24"/>
    <w:rsid w:val="00907BB5"/>
    <w:rsid w:val="00907F0D"/>
    <w:rsid w:val="0091053D"/>
    <w:rsid w:val="0091093E"/>
    <w:rsid w:val="00910E46"/>
    <w:rsid w:val="00910F77"/>
    <w:rsid w:val="009111C4"/>
    <w:rsid w:val="00911913"/>
    <w:rsid w:val="00911B1B"/>
    <w:rsid w:val="00911E32"/>
    <w:rsid w:val="00911EFB"/>
    <w:rsid w:val="00911F84"/>
    <w:rsid w:val="0091235E"/>
    <w:rsid w:val="009123C4"/>
    <w:rsid w:val="00912602"/>
    <w:rsid w:val="009127F2"/>
    <w:rsid w:val="00912993"/>
    <w:rsid w:val="009130E5"/>
    <w:rsid w:val="009134D2"/>
    <w:rsid w:val="009136B4"/>
    <w:rsid w:val="00913A5A"/>
    <w:rsid w:val="00913D89"/>
    <w:rsid w:val="00913DAE"/>
    <w:rsid w:val="00913FA3"/>
    <w:rsid w:val="00914154"/>
    <w:rsid w:val="00914711"/>
    <w:rsid w:val="00914821"/>
    <w:rsid w:val="0091484C"/>
    <w:rsid w:val="00914937"/>
    <w:rsid w:val="00914BFA"/>
    <w:rsid w:val="00915031"/>
    <w:rsid w:val="00915225"/>
    <w:rsid w:val="0091537A"/>
    <w:rsid w:val="00915517"/>
    <w:rsid w:val="009158DE"/>
    <w:rsid w:val="00915CB6"/>
    <w:rsid w:val="00916486"/>
    <w:rsid w:val="00916817"/>
    <w:rsid w:val="009168AB"/>
    <w:rsid w:val="00916E3D"/>
    <w:rsid w:val="00917021"/>
    <w:rsid w:val="0091719C"/>
    <w:rsid w:val="009173E8"/>
    <w:rsid w:val="00917462"/>
    <w:rsid w:val="00917902"/>
    <w:rsid w:val="00917C5B"/>
    <w:rsid w:val="00917CC4"/>
    <w:rsid w:val="009202B8"/>
    <w:rsid w:val="009202F8"/>
    <w:rsid w:val="009206AB"/>
    <w:rsid w:val="009208AE"/>
    <w:rsid w:val="00920A62"/>
    <w:rsid w:val="00920B31"/>
    <w:rsid w:val="0092103C"/>
    <w:rsid w:val="009214C3"/>
    <w:rsid w:val="009215B5"/>
    <w:rsid w:val="00921789"/>
    <w:rsid w:val="0092188D"/>
    <w:rsid w:val="00921F4F"/>
    <w:rsid w:val="009220A7"/>
    <w:rsid w:val="00922998"/>
    <w:rsid w:val="00922BB2"/>
    <w:rsid w:val="00922C60"/>
    <w:rsid w:val="0092329F"/>
    <w:rsid w:val="00923360"/>
    <w:rsid w:val="00923AFF"/>
    <w:rsid w:val="00923F66"/>
    <w:rsid w:val="00924046"/>
    <w:rsid w:val="0092438C"/>
    <w:rsid w:val="009244C1"/>
    <w:rsid w:val="009245DF"/>
    <w:rsid w:val="00924635"/>
    <w:rsid w:val="009246A1"/>
    <w:rsid w:val="00924763"/>
    <w:rsid w:val="0092486A"/>
    <w:rsid w:val="00924B7A"/>
    <w:rsid w:val="00924CB0"/>
    <w:rsid w:val="00924D49"/>
    <w:rsid w:val="00924D6F"/>
    <w:rsid w:val="00925271"/>
    <w:rsid w:val="00925429"/>
    <w:rsid w:val="00925776"/>
    <w:rsid w:val="00925B6B"/>
    <w:rsid w:val="00925C74"/>
    <w:rsid w:val="00925F2F"/>
    <w:rsid w:val="00925F58"/>
    <w:rsid w:val="00926302"/>
    <w:rsid w:val="009264CA"/>
    <w:rsid w:val="009265E5"/>
    <w:rsid w:val="009267B6"/>
    <w:rsid w:val="009268AE"/>
    <w:rsid w:val="00926A77"/>
    <w:rsid w:val="00926CB5"/>
    <w:rsid w:val="00926E4F"/>
    <w:rsid w:val="00927425"/>
    <w:rsid w:val="0092750C"/>
    <w:rsid w:val="00927C73"/>
    <w:rsid w:val="00927FE3"/>
    <w:rsid w:val="0092E72C"/>
    <w:rsid w:val="0092F153"/>
    <w:rsid w:val="0093006F"/>
    <w:rsid w:val="009300CD"/>
    <w:rsid w:val="009303AF"/>
    <w:rsid w:val="009304A2"/>
    <w:rsid w:val="009304BE"/>
    <w:rsid w:val="00930683"/>
    <w:rsid w:val="0093084D"/>
    <w:rsid w:val="009308B3"/>
    <w:rsid w:val="00930EEE"/>
    <w:rsid w:val="009310F8"/>
    <w:rsid w:val="009313C5"/>
    <w:rsid w:val="00931520"/>
    <w:rsid w:val="00931771"/>
    <w:rsid w:val="0093190E"/>
    <w:rsid w:val="00931B62"/>
    <w:rsid w:val="00931CC4"/>
    <w:rsid w:val="00931E6C"/>
    <w:rsid w:val="0093213E"/>
    <w:rsid w:val="0093255C"/>
    <w:rsid w:val="00932C0E"/>
    <w:rsid w:val="009330A3"/>
    <w:rsid w:val="009330AF"/>
    <w:rsid w:val="0093323A"/>
    <w:rsid w:val="00933282"/>
    <w:rsid w:val="00933462"/>
    <w:rsid w:val="009335BE"/>
    <w:rsid w:val="009335F9"/>
    <w:rsid w:val="00933792"/>
    <w:rsid w:val="00933824"/>
    <w:rsid w:val="00933932"/>
    <w:rsid w:val="00933F37"/>
    <w:rsid w:val="0093402A"/>
    <w:rsid w:val="009342B7"/>
    <w:rsid w:val="009345D9"/>
    <w:rsid w:val="0093550A"/>
    <w:rsid w:val="00935626"/>
    <w:rsid w:val="00935730"/>
    <w:rsid w:val="009359D1"/>
    <w:rsid w:val="00935CC8"/>
    <w:rsid w:val="00935ED3"/>
    <w:rsid w:val="00936269"/>
    <w:rsid w:val="00936312"/>
    <w:rsid w:val="0093694E"/>
    <w:rsid w:val="009372F0"/>
    <w:rsid w:val="0093752F"/>
    <w:rsid w:val="00937554"/>
    <w:rsid w:val="0093756B"/>
    <w:rsid w:val="009402B7"/>
    <w:rsid w:val="00940701"/>
    <w:rsid w:val="00940A52"/>
    <w:rsid w:val="00940ADD"/>
    <w:rsid w:val="00940BAE"/>
    <w:rsid w:val="00940CE6"/>
    <w:rsid w:val="009414D7"/>
    <w:rsid w:val="009416AC"/>
    <w:rsid w:val="0094176B"/>
    <w:rsid w:val="009417D8"/>
    <w:rsid w:val="00941B46"/>
    <w:rsid w:val="00941CA0"/>
    <w:rsid w:val="00941CE1"/>
    <w:rsid w:val="0094232F"/>
    <w:rsid w:val="00942389"/>
    <w:rsid w:val="009426BA"/>
    <w:rsid w:val="009426F3"/>
    <w:rsid w:val="00942850"/>
    <w:rsid w:val="00942C63"/>
    <w:rsid w:val="00943244"/>
    <w:rsid w:val="00943262"/>
    <w:rsid w:val="00943675"/>
    <w:rsid w:val="0094393A"/>
    <w:rsid w:val="009439B2"/>
    <w:rsid w:val="00943A0B"/>
    <w:rsid w:val="00943C6C"/>
    <w:rsid w:val="009444C0"/>
    <w:rsid w:val="00944552"/>
    <w:rsid w:val="00944746"/>
    <w:rsid w:val="009447E1"/>
    <w:rsid w:val="00945359"/>
    <w:rsid w:val="009453C4"/>
    <w:rsid w:val="009457F5"/>
    <w:rsid w:val="00945955"/>
    <w:rsid w:val="00945BFD"/>
    <w:rsid w:val="00945DCF"/>
    <w:rsid w:val="009464CD"/>
    <w:rsid w:val="0094658D"/>
    <w:rsid w:val="009467F1"/>
    <w:rsid w:val="00947181"/>
    <w:rsid w:val="00947473"/>
    <w:rsid w:val="009475F1"/>
    <w:rsid w:val="00947693"/>
    <w:rsid w:val="00947D0B"/>
    <w:rsid w:val="00947E9D"/>
    <w:rsid w:val="00950088"/>
    <w:rsid w:val="009501A4"/>
    <w:rsid w:val="00950270"/>
    <w:rsid w:val="0095049A"/>
    <w:rsid w:val="009507F2"/>
    <w:rsid w:val="00950AE3"/>
    <w:rsid w:val="00950B3F"/>
    <w:rsid w:val="00950C92"/>
    <w:rsid w:val="00950E5A"/>
    <w:rsid w:val="009515CE"/>
    <w:rsid w:val="0095185B"/>
    <w:rsid w:val="00951D15"/>
    <w:rsid w:val="00951F8F"/>
    <w:rsid w:val="009521B6"/>
    <w:rsid w:val="009527EE"/>
    <w:rsid w:val="009529CC"/>
    <w:rsid w:val="0095334B"/>
    <w:rsid w:val="00953CFA"/>
    <w:rsid w:val="00953DAB"/>
    <w:rsid w:val="00953F73"/>
    <w:rsid w:val="00954254"/>
    <w:rsid w:val="00954279"/>
    <w:rsid w:val="00954397"/>
    <w:rsid w:val="009544E8"/>
    <w:rsid w:val="0095454B"/>
    <w:rsid w:val="009546D4"/>
    <w:rsid w:val="009547A6"/>
    <w:rsid w:val="00954802"/>
    <w:rsid w:val="00954A24"/>
    <w:rsid w:val="00954CC8"/>
    <w:rsid w:val="00954D88"/>
    <w:rsid w:val="00954F15"/>
    <w:rsid w:val="00954F70"/>
    <w:rsid w:val="00955344"/>
    <w:rsid w:val="009553D1"/>
    <w:rsid w:val="009553EE"/>
    <w:rsid w:val="0095559E"/>
    <w:rsid w:val="00955766"/>
    <w:rsid w:val="00955E9E"/>
    <w:rsid w:val="00955ED7"/>
    <w:rsid w:val="00955F20"/>
    <w:rsid w:val="009562F5"/>
    <w:rsid w:val="009563AA"/>
    <w:rsid w:val="009565D7"/>
    <w:rsid w:val="009566F9"/>
    <w:rsid w:val="009567EA"/>
    <w:rsid w:val="00956951"/>
    <w:rsid w:val="00956B57"/>
    <w:rsid w:val="00956FD5"/>
    <w:rsid w:val="00956FF4"/>
    <w:rsid w:val="0095705F"/>
    <w:rsid w:val="009570F0"/>
    <w:rsid w:val="0095726C"/>
    <w:rsid w:val="009572E5"/>
    <w:rsid w:val="00957551"/>
    <w:rsid w:val="009578D2"/>
    <w:rsid w:val="00957A34"/>
    <w:rsid w:val="00957DC8"/>
    <w:rsid w:val="00960466"/>
    <w:rsid w:val="0096051A"/>
    <w:rsid w:val="009606D4"/>
    <w:rsid w:val="00960712"/>
    <w:rsid w:val="00960F25"/>
    <w:rsid w:val="0096128B"/>
    <w:rsid w:val="00961370"/>
    <w:rsid w:val="00961391"/>
    <w:rsid w:val="009617E2"/>
    <w:rsid w:val="00961826"/>
    <w:rsid w:val="00961C6C"/>
    <w:rsid w:val="00961CD6"/>
    <w:rsid w:val="00961E2A"/>
    <w:rsid w:val="00961F3A"/>
    <w:rsid w:val="0096209D"/>
    <w:rsid w:val="00962204"/>
    <w:rsid w:val="00962251"/>
    <w:rsid w:val="00962285"/>
    <w:rsid w:val="0096260D"/>
    <w:rsid w:val="009626FA"/>
    <w:rsid w:val="009628FF"/>
    <w:rsid w:val="00962BB9"/>
    <w:rsid w:val="00962C55"/>
    <w:rsid w:val="00962D1E"/>
    <w:rsid w:val="00962D3F"/>
    <w:rsid w:val="00962DBD"/>
    <w:rsid w:val="00962E7F"/>
    <w:rsid w:val="00962F3B"/>
    <w:rsid w:val="00963042"/>
    <w:rsid w:val="009630FF"/>
    <w:rsid w:val="00963180"/>
    <w:rsid w:val="0096363B"/>
    <w:rsid w:val="00963742"/>
    <w:rsid w:val="0096384F"/>
    <w:rsid w:val="009640C3"/>
    <w:rsid w:val="009645FF"/>
    <w:rsid w:val="00964E95"/>
    <w:rsid w:val="00964EE2"/>
    <w:rsid w:val="00965085"/>
    <w:rsid w:val="00965263"/>
    <w:rsid w:val="009652E0"/>
    <w:rsid w:val="00965558"/>
    <w:rsid w:val="0096561C"/>
    <w:rsid w:val="009656F0"/>
    <w:rsid w:val="00965B61"/>
    <w:rsid w:val="00965DF6"/>
    <w:rsid w:val="00965F76"/>
    <w:rsid w:val="00966C5E"/>
    <w:rsid w:val="009670B4"/>
    <w:rsid w:val="0096743D"/>
    <w:rsid w:val="009675FA"/>
    <w:rsid w:val="00967AB7"/>
    <w:rsid w:val="00967CD2"/>
    <w:rsid w:val="00967E24"/>
    <w:rsid w:val="009700A1"/>
    <w:rsid w:val="009701E3"/>
    <w:rsid w:val="009705DE"/>
    <w:rsid w:val="009707B0"/>
    <w:rsid w:val="009707DB"/>
    <w:rsid w:val="009707E6"/>
    <w:rsid w:val="00970868"/>
    <w:rsid w:val="00970A06"/>
    <w:rsid w:val="00970ACD"/>
    <w:rsid w:val="00970BB6"/>
    <w:rsid w:val="00970D57"/>
    <w:rsid w:val="00971273"/>
    <w:rsid w:val="00971371"/>
    <w:rsid w:val="009714EF"/>
    <w:rsid w:val="009722C5"/>
    <w:rsid w:val="009728D7"/>
    <w:rsid w:val="00972911"/>
    <w:rsid w:val="009729A8"/>
    <w:rsid w:val="009729E3"/>
    <w:rsid w:val="00972A7B"/>
    <w:rsid w:val="00972D54"/>
    <w:rsid w:val="0097303E"/>
    <w:rsid w:val="009738B4"/>
    <w:rsid w:val="00973929"/>
    <w:rsid w:val="00973A5D"/>
    <w:rsid w:val="00973AAA"/>
    <w:rsid w:val="00973C3B"/>
    <w:rsid w:val="00973CDC"/>
    <w:rsid w:val="00973F13"/>
    <w:rsid w:val="009743DD"/>
    <w:rsid w:val="009745AB"/>
    <w:rsid w:val="0097499D"/>
    <w:rsid w:val="00974DC1"/>
    <w:rsid w:val="00974E5B"/>
    <w:rsid w:val="00975064"/>
    <w:rsid w:val="00975352"/>
    <w:rsid w:val="009757DD"/>
    <w:rsid w:val="00975E7C"/>
    <w:rsid w:val="00975F1E"/>
    <w:rsid w:val="0097603F"/>
    <w:rsid w:val="0097619C"/>
    <w:rsid w:val="0097634D"/>
    <w:rsid w:val="009763B1"/>
    <w:rsid w:val="009763CD"/>
    <w:rsid w:val="00976437"/>
    <w:rsid w:val="0097679B"/>
    <w:rsid w:val="00976924"/>
    <w:rsid w:val="00976E84"/>
    <w:rsid w:val="00976F68"/>
    <w:rsid w:val="00977239"/>
    <w:rsid w:val="00977385"/>
    <w:rsid w:val="009774C5"/>
    <w:rsid w:val="00977970"/>
    <w:rsid w:val="00977CD9"/>
    <w:rsid w:val="00977DAE"/>
    <w:rsid w:val="00977F94"/>
    <w:rsid w:val="00977FD6"/>
    <w:rsid w:val="009805D1"/>
    <w:rsid w:val="009806F7"/>
    <w:rsid w:val="0098113B"/>
    <w:rsid w:val="009816C8"/>
    <w:rsid w:val="009819F4"/>
    <w:rsid w:val="00982968"/>
    <w:rsid w:val="00982ABD"/>
    <w:rsid w:val="0098301B"/>
    <w:rsid w:val="00983297"/>
    <w:rsid w:val="00983438"/>
    <w:rsid w:val="00983778"/>
    <w:rsid w:val="009837CF"/>
    <w:rsid w:val="00983A7E"/>
    <w:rsid w:val="00983B7A"/>
    <w:rsid w:val="00983D47"/>
    <w:rsid w:val="00984151"/>
    <w:rsid w:val="00984184"/>
    <w:rsid w:val="009842DE"/>
    <w:rsid w:val="00984535"/>
    <w:rsid w:val="00984572"/>
    <w:rsid w:val="0098466B"/>
    <w:rsid w:val="00984771"/>
    <w:rsid w:val="009849BA"/>
    <w:rsid w:val="00984BB4"/>
    <w:rsid w:val="00984D81"/>
    <w:rsid w:val="009851C5"/>
    <w:rsid w:val="00985386"/>
    <w:rsid w:val="00985398"/>
    <w:rsid w:val="00985C80"/>
    <w:rsid w:val="00985D62"/>
    <w:rsid w:val="00985E7D"/>
    <w:rsid w:val="009866F9"/>
    <w:rsid w:val="00986AA0"/>
    <w:rsid w:val="00986AC0"/>
    <w:rsid w:val="00986BC0"/>
    <w:rsid w:val="00986BE4"/>
    <w:rsid w:val="00986E5F"/>
    <w:rsid w:val="00987746"/>
    <w:rsid w:val="00987EDD"/>
    <w:rsid w:val="00987FA6"/>
    <w:rsid w:val="00987FD7"/>
    <w:rsid w:val="009905D7"/>
    <w:rsid w:val="009909FF"/>
    <w:rsid w:val="00990E1C"/>
    <w:rsid w:val="00990E6F"/>
    <w:rsid w:val="00990EE5"/>
    <w:rsid w:val="00991224"/>
    <w:rsid w:val="0099158C"/>
    <w:rsid w:val="0099163C"/>
    <w:rsid w:val="00991856"/>
    <w:rsid w:val="00991947"/>
    <w:rsid w:val="00991B74"/>
    <w:rsid w:val="00991B95"/>
    <w:rsid w:val="00991BBA"/>
    <w:rsid w:val="00991C1C"/>
    <w:rsid w:val="00991CF9"/>
    <w:rsid w:val="00991D59"/>
    <w:rsid w:val="00991DF4"/>
    <w:rsid w:val="00991E79"/>
    <w:rsid w:val="009924B7"/>
    <w:rsid w:val="00992690"/>
    <w:rsid w:val="009926DD"/>
    <w:rsid w:val="00992E68"/>
    <w:rsid w:val="00993214"/>
    <w:rsid w:val="00993691"/>
    <w:rsid w:val="009937FD"/>
    <w:rsid w:val="00993B3D"/>
    <w:rsid w:val="0099451B"/>
    <w:rsid w:val="0099461D"/>
    <w:rsid w:val="00994A09"/>
    <w:rsid w:val="00994AFF"/>
    <w:rsid w:val="00994BE5"/>
    <w:rsid w:val="00994EFA"/>
    <w:rsid w:val="009951BD"/>
    <w:rsid w:val="009954F1"/>
    <w:rsid w:val="0099588E"/>
    <w:rsid w:val="009958D4"/>
    <w:rsid w:val="00995AD4"/>
    <w:rsid w:val="00995B69"/>
    <w:rsid w:val="00995DCC"/>
    <w:rsid w:val="0099615F"/>
    <w:rsid w:val="009965FC"/>
    <w:rsid w:val="00996D0D"/>
    <w:rsid w:val="009972DA"/>
    <w:rsid w:val="0099739B"/>
    <w:rsid w:val="0099739D"/>
    <w:rsid w:val="00997565"/>
    <w:rsid w:val="00997A8E"/>
    <w:rsid w:val="009A0074"/>
    <w:rsid w:val="009A02B7"/>
    <w:rsid w:val="009A06B6"/>
    <w:rsid w:val="009A0B99"/>
    <w:rsid w:val="009A0F44"/>
    <w:rsid w:val="009A1156"/>
    <w:rsid w:val="009A12D2"/>
    <w:rsid w:val="009A141B"/>
    <w:rsid w:val="009A171A"/>
    <w:rsid w:val="009A1893"/>
    <w:rsid w:val="009A1F20"/>
    <w:rsid w:val="009A1FC4"/>
    <w:rsid w:val="009A200F"/>
    <w:rsid w:val="009A30A4"/>
    <w:rsid w:val="009A3475"/>
    <w:rsid w:val="009A38A3"/>
    <w:rsid w:val="009A3935"/>
    <w:rsid w:val="009A3A3D"/>
    <w:rsid w:val="009A3D5D"/>
    <w:rsid w:val="009A3E71"/>
    <w:rsid w:val="009A4021"/>
    <w:rsid w:val="009A41C8"/>
    <w:rsid w:val="009A4499"/>
    <w:rsid w:val="009A46D0"/>
    <w:rsid w:val="009A4C68"/>
    <w:rsid w:val="009A5145"/>
    <w:rsid w:val="009A51A7"/>
    <w:rsid w:val="009A5830"/>
    <w:rsid w:val="009A594F"/>
    <w:rsid w:val="009A5E61"/>
    <w:rsid w:val="009A5EC7"/>
    <w:rsid w:val="009A6092"/>
    <w:rsid w:val="009A6ACF"/>
    <w:rsid w:val="009A6C21"/>
    <w:rsid w:val="009A74CF"/>
    <w:rsid w:val="009A74D7"/>
    <w:rsid w:val="009A7988"/>
    <w:rsid w:val="009A7A4B"/>
    <w:rsid w:val="009A7C63"/>
    <w:rsid w:val="009A7C6C"/>
    <w:rsid w:val="009A7D50"/>
    <w:rsid w:val="009A7FD8"/>
    <w:rsid w:val="009B05B0"/>
    <w:rsid w:val="009B07D1"/>
    <w:rsid w:val="009B087F"/>
    <w:rsid w:val="009B0C9C"/>
    <w:rsid w:val="009B141D"/>
    <w:rsid w:val="009B1440"/>
    <w:rsid w:val="009B148D"/>
    <w:rsid w:val="009B14C0"/>
    <w:rsid w:val="009B17AF"/>
    <w:rsid w:val="009B1878"/>
    <w:rsid w:val="009B18A7"/>
    <w:rsid w:val="009B19A4"/>
    <w:rsid w:val="009B1CAA"/>
    <w:rsid w:val="009B1D92"/>
    <w:rsid w:val="009B1E1B"/>
    <w:rsid w:val="009B1F67"/>
    <w:rsid w:val="009B2164"/>
    <w:rsid w:val="009B26C9"/>
    <w:rsid w:val="009B27B7"/>
    <w:rsid w:val="009B2875"/>
    <w:rsid w:val="009B287B"/>
    <w:rsid w:val="009B28CF"/>
    <w:rsid w:val="009B34B8"/>
    <w:rsid w:val="009B3C8D"/>
    <w:rsid w:val="009B3D9B"/>
    <w:rsid w:val="009B3E3A"/>
    <w:rsid w:val="009B3F1E"/>
    <w:rsid w:val="009B4649"/>
    <w:rsid w:val="009B4859"/>
    <w:rsid w:val="009B4B0F"/>
    <w:rsid w:val="009B5032"/>
    <w:rsid w:val="009B5C21"/>
    <w:rsid w:val="009B5F5F"/>
    <w:rsid w:val="009B612E"/>
    <w:rsid w:val="009B6188"/>
    <w:rsid w:val="009B625A"/>
    <w:rsid w:val="009B6344"/>
    <w:rsid w:val="009B6396"/>
    <w:rsid w:val="009B6B8A"/>
    <w:rsid w:val="009B6F0C"/>
    <w:rsid w:val="009B7044"/>
    <w:rsid w:val="009B7183"/>
    <w:rsid w:val="009B71AD"/>
    <w:rsid w:val="009B78B0"/>
    <w:rsid w:val="009B7C8B"/>
    <w:rsid w:val="009B7EB7"/>
    <w:rsid w:val="009B7EC6"/>
    <w:rsid w:val="009C02E3"/>
    <w:rsid w:val="009C0366"/>
    <w:rsid w:val="009C03B1"/>
    <w:rsid w:val="009C042B"/>
    <w:rsid w:val="009C0435"/>
    <w:rsid w:val="009C0683"/>
    <w:rsid w:val="009C07CE"/>
    <w:rsid w:val="009C0E59"/>
    <w:rsid w:val="009C17C9"/>
    <w:rsid w:val="009C1BC4"/>
    <w:rsid w:val="009C1CD1"/>
    <w:rsid w:val="009C231C"/>
    <w:rsid w:val="009C26A3"/>
    <w:rsid w:val="009C2D1F"/>
    <w:rsid w:val="009C310D"/>
    <w:rsid w:val="009C3366"/>
    <w:rsid w:val="009C35FD"/>
    <w:rsid w:val="009C3AEC"/>
    <w:rsid w:val="009C3B50"/>
    <w:rsid w:val="009C3CC1"/>
    <w:rsid w:val="009C3F12"/>
    <w:rsid w:val="009C40CC"/>
    <w:rsid w:val="009C4439"/>
    <w:rsid w:val="009C4A74"/>
    <w:rsid w:val="009C4A9C"/>
    <w:rsid w:val="009C4BF3"/>
    <w:rsid w:val="009C52DF"/>
    <w:rsid w:val="009C53BE"/>
    <w:rsid w:val="009C5550"/>
    <w:rsid w:val="009C55B3"/>
    <w:rsid w:val="009C59FC"/>
    <w:rsid w:val="009C5DCA"/>
    <w:rsid w:val="009C5E29"/>
    <w:rsid w:val="009C62C1"/>
    <w:rsid w:val="009C6418"/>
    <w:rsid w:val="009C6542"/>
    <w:rsid w:val="009C65B0"/>
    <w:rsid w:val="009C65FA"/>
    <w:rsid w:val="009C66FA"/>
    <w:rsid w:val="009C688E"/>
    <w:rsid w:val="009C7028"/>
    <w:rsid w:val="009C76FD"/>
    <w:rsid w:val="009C790D"/>
    <w:rsid w:val="009C7BBE"/>
    <w:rsid w:val="009C7CFB"/>
    <w:rsid w:val="009D0054"/>
    <w:rsid w:val="009D0342"/>
    <w:rsid w:val="009D0881"/>
    <w:rsid w:val="009D0904"/>
    <w:rsid w:val="009D0D56"/>
    <w:rsid w:val="009D10D0"/>
    <w:rsid w:val="009D1380"/>
    <w:rsid w:val="009D149D"/>
    <w:rsid w:val="009D14C1"/>
    <w:rsid w:val="009D1A88"/>
    <w:rsid w:val="009D1A99"/>
    <w:rsid w:val="009D24EB"/>
    <w:rsid w:val="009D24FA"/>
    <w:rsid w:val="009D26B3"/>
    <w:rsid w:val="009D27A0"/>
    <w:rsid w:val="009D2921"/>
    <w:rsid w:val="009D2A96"/>
    <w:rsid w:val="009D2ECC"/>
    <w:rsid w:val="009D3172"/>
    <w:rsid w:val="009D32D8"/>
    <w:rsid w:val="009D3356"/>
    <w:rsid w:val="009D3656"/>
    <w:rsid w:val="009D3763"/>
    <w:rsid w:val="009D39E1"/>
    <w:rsid w:val="009D418B"/>
    <w:rsid w:val="009D455D"/>
    <w:rsid w:val="009D45EC"/>
    <w:rsid w:val="009D4D29"/>
    <w:rsid w:val="009D4E07"/>
    <w:rsid w:val="009D502E"/>
    <w:rsid w:val="009D5415"/>
    <w:rsid w:val="009D5841"/>
    <w:rsid w:val="009D5A5D"/>
    <w:rsid w:val="009D5BEB"/>
    <w:rsid w:val="009D5D6D"/>
    <w:rsid w:val="009D623D"/>
    <w:rsid w:val="009D6806"/>
    <w:rsid w:val="009D6FE2"/>
    <w:rsid w:val="009D7116"/>
    <w:rsid w:val="009D7443"/>
    <w:rsid w:val="009D79A2"/>
    <w:rsid w:val="009D7AA1"/>
    <w:rsid w:val="009D7ADF"/>
    <w:rsid w:val="009D7D59"/>
    <w:rsid w:val="009D7EA4"/>
    <w:rsid w:val="009D7FF7"/>
    <w:rsid w:val="009E059D"/>
    <w:rsid w:val="009E0C6B"/>
    <w:rsid w:val="009E0CE3"/>
    <w:rsid w:val="009E0FD2"/>
    <w:rsid w:val="009E10B0"/>
    <w:rsid w:val="009E136D"/>
    <w:rsid w:val="009E146E"/>
    <w:rsid w:val="009E1CB8"/>
    <w:rsid w:val="009E2237"/>
    <w:rsid w:val="009E232A"/>
    <w:rsid w:val="009E2389"/>
    <w:rsid w:val="009E2824"/>
    <w:rsid w:val="009E2865"/>
    <w:rsid w:val="009E2895"/>
    <w:rsid w:val="009E29E7"/>
    <w:rsid w:val="009E29EC"/>
    <w:rsid w:val="009E2D6D"/>
    <w:rsid w:val="009E30D0"/>
    <w:rsid w:val="009E3699"/>
    <w:rsid w:val="009E3A72"/>
    <w:rsid w:val="009E4070"/>
    <w:rsid w:val="009E450F"/>
    <w:rsid w:val="009E475D"/>
    <w:rsid w:val="009E48A7"/>
    <w:rsid w:val="009E4972"/>
    <w:rsid w:val="009E49C6"/>
    <w:rsid w:val="009E4A22"/>
    <w:rsid w:val="009E4E92"/>
    <w:rsid w:val="009E50BB"/>
    <w:rsid w:val="009E53B3"/>
    <w:rsid w:val="009E5598"/>
    <w:rsid w:val="009E55B0"/>
    <w:rsid w:val="009E5701"/>
    <w:rsid w:val="009E589E"/>
    <w:rsid w:val="009E5E76"/>
    <w:rsid w:val="009E6356"/>
    <w:rsid w:val="009E6764"/>
    <w:rsid w:val="009E67CE"/>
    <w:rsid w:val="009E68CE"/>
    <w:rsid w:val="009E6BB0"/>
    <w:rsid w:val="009E6C0B"/>
    <w:rsid w:val="009E71CB"/>
    <w:rsid w:val="009E71FB"/>
    <w:rsid w:val="009E7279"/>
    <w:rsid w:val="009E7387"/>
    <w:rsid w:val="009E73E1"/>
    <w:rsid w:val="009E74F7"/>
    <w:rsid w:val="009E76BC"/>
    <w:rsid w:val="009E7866"/>
    <w:rsid w:val="009E7CAB"/>
    <w:rsid w:val="009E7D94"/>
    <w:rsid w:val="009E7DFC"/>
    <w:rsid w:val="009F0613"/>
    <w:rsid w:val="009F0AA5"/>
    <w:rsid w:val="009F0C28"/>
    <w:rsid w:val="009F1217"/>
    <w:rsid w:val="009F132A"/>
    <w:rsid w:val="009F1339"/>
    <w:rsid w:val="009F14B4"/>
    <w:rsid w:val="009F1558"/>
    <w:rsid w:val="009F19CD"/>
    <w:rsid w:val="009F1A1A"/>
    <w:rsid w:val="009F1E7A"/>
    <w:rsid w:val="009F1F6D"/>
    <w:rsid w:val="009F22F6"/>
    <w:rsid w:val="009F239D"/>
    <w:rsid w:val="009F2B5D"/>
    <w:rsid w:val="009F2C89"/>
    <w:rsid w:val="009F3625"/>
    <w:rsid w:val="009F36EF"/>
    <w:rsid w:val="009F3A21"/>
    <w:rsid w:val="009F3A41"/>
    <w:rsid w:val="009F4059"/>
    <w:rsid w:val="009F41B5"/>
    <w:rsid w:val="009F4209"/>
    <w:rsid w:val="009F42FF"/>
    <w:rsid w:val="009F43DB"/>
    <w:rsid w:val="009F45F6"/>
    <w:rsid w:val="009F4704"/>
    <w:rsid w:val="009F4840"/>
    <w:rsid w:val="009F4D2E"/>
    <w:rsid w:val="009F4D92"/>
    <w:rsid w:val="009F4F8D"/>
    <w:rsid w:val="009F4FB0"/>
    <w:rsid w:val="009F543A"/>
    <w:rsid w:val="009F55B3"/>
    <w:rsid w:val="009F5A43"/>
    <w:rsid w:val="009F5CB9"/>
    <w:rsid w:val="009F5D59"/>
    <w:rsid w:val="009F5F4A"/>
    <w:rsid w:val="009F6054"/>
    <w:rsid w:val="009F6125"/>
    <w:rsid w:val="009F6262"/>
    <w:rsid w:val="009F6434"/>
    <w:rsid w:val="009F648F"/>
    <w:rsid w:val="009F683E"/>
    <w:rsid w:val="009F6CAA"/>
    <w:rsid w:val="009F6D81"/>
    <w:rsid w:val="009F6F73"/>
    <w:rsid w:val="009F726F"/>
    <w:rsid w:val="009F7331"/>
    <w:rsid w:val="009F7B3C"/>
    <w:rsid w:val="009F7D57"/>
    <w:rsid w:val="00A00030"/>
    <w:rsid w:val="00A0011B"/>
    <w:rsid w:val="00A001DC"/>
    <w:rsid w:val="00A0065C"/>
    <w:rsid w:val="00A00CE2"/>
    <w:rsid w:val="00A00E2D"/>
    <w:rsid w:val="00A00E2E"/>
    <w:rsid w:val="00A00FFD"/>
    <w:rsid w:val="00A0140A"/>
    <w:rsid w:val="00A017BC"/>
    <w:rsid w:val="00A019A2"/>
    <w:rsid w:val="00A01B1C"/>
    <w:rsid w:val="00A02447"/>
    <w:rsid w:val="00A02561"/>
    <w:rsid w:val="00A025F1"/>
    <w:rsid w:val="00A025F5"/>
    <w:rsid w:val="00A027BD"/>
    <w:rsid w:val="00A02C5F"/>
    <w:rsid w:val="00A02C6B"/>
    <w:rsid w:val="00A02EA2"/>
    <w:rsid w:val="00A02EEF"/>
    <w:rsid w:val="00A03466"/>
    <w:rsid w:val="00A036C2"/>
    <w:rsid w:val="00A03825"/>
    <w:rsid w:val="00A03BA2"/>
    <w:rsid w:val="00A03F84"/>
    <w:rsid w:val="00A042A3"/>
    <w:rsid w:val="00A042D8"/>
    <w:rsid w:val="00A044BC"/>
    <w:rsid w:val="00A0456A"/>
    <w:rsid w:val="00A0483D"/>
    <w:rsid w:val="00A0497A"/>
    <w:rsid w:val="00A04BE8"/>
    <w:rsid w:val="00A04F90"/>
    <w:rsid w:val="00A04FA0"/>
    <w:rsid w:val="00A05165"/>
    <w:rsid w:val="00A051FA"/>
    <w:rsid w:val="00A05255"/>
    <w:rsid w:val="00A054C1"/>
    <w:rsid w:val="00A05940"/>
    <w:rsid w:val="00A05D0A"/>
    <w:rsid w:val="00A06024"/>
    <w:rsid w:val="00A0671A"/>
    <w:rsid w:val="00A0679D"/>
    <w:rsid w:val="00A06898"/>
    <w:rsid w:val="00A06938"/>
    <w:rsid w:val="00A069B6"/>
    <w:rsid w:val="00A06C56"/>
    <w:rsid w:val="00A0709B"/>
    <w:rsid w:val="00A0738C"/>
    <w:rsid w:val="00A0759F"/>
    <w:rsid w:val="00A076AA"/>
    <w:rsid w:val="00A079A1"/>
    <w:rsid w:val="00A079FE"/>
    <w:rsid w:val="00A07A0A"/>
    <w:rsid w:val="00A07FE2"/>
    <w:rsid w:val="00A103F3"/>
    <w:rsid w:val="00A1058F"/>
    <w:rsid w:val="00A105FD"/>
    <w:rsid w:val="00A106F5"/>
    <w:rsid w:val="00A107D2"/>
    <w:rsid w:val="00A10861"/>
    <w:rsid w:val="00A10888"/>
    <w:rsid w:val="00A10B88"/>
    <w:rsid w:val="00A10FAE"/>
    <w:rsid w:val="00A1119A"/>
    <w:rsid w:val="00A11ACE"/>
    <w:rsid w:val="00A11B39"/>
    <w:rsid w:val="00A11DB0"/>
    <w:rsid w:val="00A123E4"/>
    <w:rsid w:val="00A12450"/>
    <w:rsid w:val="00A12769"/>
    <w:rsid w:val="00A12C20"/>
    <w:rsid w:val="00A12E1A"/>
    <w:rsid w:val="00A1323A"/>
    <w:rsid w:val="00A1330C"/>
    <w:rsid w:val="00A13716"/>
    <w:rsid w:val="00A139E7"/>
    <w:rsid w:val="00A13ED5"/>
    <w:rsid w:val="00A13F7A"/>
    <w:rsid w:val="00A13F99"/>
    <w:rsid w:val="00A140F9"/>
    <w:rsid w:val="00A141F4"/>
    <w:rsid w:val="00A14578"/>
    <w:rsid w:val="00A147E8"/>
    <w:rsid w:val="00A148AA"/>
    <w:rsid w:val="00A14CAB"/>
    <w:rsid w:val="00A14CE7"/>
    <w:rsid w:val="00A14E6B"/>
    <w:rsid w:val="00A14FA6"/>
    <w:rsid w:val="00A153AA"/>
    <w:rsid w:val="00A153B8"/>
    <w:rsid w:val="00A156D2"/>
    <w:rsid w:val="00A158A2"/>
    <w:rsid w:val="00A1597F"/>
    <w:rsid w:val="00A15B86"/>
    <w:rsid w:val="00A1610C"/>
    <w:rsid w:val="00A1619A"/>
    <w:rsid w:val="00A16322"/>
    <w:rsid w:val="00A163A6"/>
    <w:rsid w:val="00A16482"/>
    <w:rsid w:val="00A16547"/>
    <w:rsid w:val="00A16A10"/>
    <w:rsid w:val="00A16B8E"/>
    <w:rsid w:val="00A16C9D"/>
    <w:rsid w:val="00A16CB3"/>
    <w:rsid w:val="00A17560"/>
    <w:rsid w:val="00A17716"/>
    <w:rsid w:val="00A177E4"/>
    <w:rsid w:val="00A17828"/>
    <w:rsid w:val="00A1786F"/>
    <w:rsid w:val="00A17D06"/>
    <w:rsid w:val="00A17EE7"/>
    <w:rsid w:val="00A17F1E"/>
    <w:rsid w:val="00A201B3"/>
    <w:rsid w:val="00A2036C"/>
    <w:rsid w:val="00A2066C"/>
    <w:rsid w:val="00A20AC6"/>
    <w:rsid w:val="00A2116B"/>
    <w:rsid w:val="00A212EC"/>
    <w:rsid w:val="00A21658"/>
    <w:rsid w:val="00A2176B"/>
    <w:rsid w:val="00A21F0D"/>
    <w:rsid w:val="00A221AC"/>
    <w:rsid w:val="00A227C3"/>
    <w:rsid w:val="00A22D8C"/>
    <w:rsid w:val="00A22DE1"/>
    <w:rsid w:val="00A22E3F"/>
    <w:rsid w:val="00A231C7"/>
    <w:rsid w:val="00A236D9"/>
    <w:rsid w:val="00A239C0"/>
    <w:rsid w:val="00A239E4"/>
    <w:rsid w:val="00A23D92"/>
    <w:rsid w:val="00A2402D"/>
    <w:rsid w:val="00A24948"/>
    <w:rsid w:val="00A24D0C"/>
    <w:rsid w:val="00A253EB"/>
    <w:rsid w:val="00A25D47"/>
    <w:rsid w:val="00A25D7F"/>
    <w:rsid w:val="00A25EAC"/>
    <w:rsid w:val="00A265AF"/>
    <w:rsid w:val="00A265F3"/>
    <w:rsid w:val="00A26641"/>
    <w:rsid w:val="00A269EA"/>
    <w:rsid w:val="00A26B90"/>
    <w:rsid w:val="00A26C03"/>
    <w:rsid w:val="00A26C41"/>
    <w:rsid w:val="00A26C63"/>
    <w:rsid w:val="00A26F80"/>
    <w:rsid w:val="00A27236"/>
    <w:rsid w:val="00A272B0"/>
    <w:rsid w:val="00A27580"/>
    <w:rsid w:val="00A275C7"/>
    <w:rsid w:val="00A2765E"/>
    <w:rsid w:val="00A277E1"/>
    <w:rsid w:val="00A27971"/>
    <w:rsid w:val="00A279A7"/>
    <w:rsid w:val="00A27A6A"/>
    <w:rsid w:val="00A27CFE"/>
    <w:rsid w:val="00A30109"/>
    <w:rsid w:val="00A30828"/>
    <w:rsid w:val="00A309A2"/>
    <w:rsid w:val="00A30A0F"/>
    <w:rsid w:val="00A30D1C"/>
    <w:rsid w:val="00A311D5"/>
    <w:rsid w:val="00A31B7E"/>
    <w:rsid w:val="00A323AD"/>
    <w:rsid w:val="00A325E7"/>
    <w:rsid w:val="00A32638"/>
    <w:rsid w:val="00A32B4F"/>
    <w:rsid w:val="00A32E5C"/>
    <w:rsid w:val="00A33036"/>
    <w:rsid w:val="00A33038"/>
    <w:rsid w:val="00A33336"/>
    <w:rsid w:val="00A3340C"/>
    <w:rsid w:val="00A33511"/>
    <w:rsid w:val="00A33690"/>
    <w:rsid w:val="00A342DC"/>
    <w:rsid w:val="00A3444E"/>
    <w:rsid w:val="00A3467F"/>
    <w:rsid w:val="00A34D4B"/>
    <w:rsid w:val="00A34E58"/>
    <w:rsid w:val="00A35235"/>
    <w:rsid w:val="00A3523A"/>
    <w:rsid w:val="00A352A3"/>
    <w:rsid w:val="00A35430"/>
    <w:rsid w:val="00A35493"/>
    <w:rsid w:val="00A35708"/>
    <w:rsid w:val="00A3588F"/>
    <w:rsid w:val="00A35AE1"/>
    <w:rsid w:val="00A35B02"/>
    <w:rsid w:val="00A35B67"/>
    <w:rsid w:val="00A35D79"/>
    <w:rsid w:val="00A35F2F"/>
    <w:rsid w:val="00A36014"/>
    <w:rsid w:val="00A3603D"/>
    <w:rsid w:val="00A361FA"/>
    <w:rsid w:val="00A36757"/>
    <w:rsid w:val="00A36807"/>
    <w:rsid w:val="00A369AA"/>
    <w:rsid w:val="00A37085"/>
    <w:rsid w:val="00A370F2"/>
    <w:rsid w:val="00A3754B"/>
    <w:rsid w:val="00A37DED"/>
    <w:rsid w:val="00A40328"/>
    <w:rsid w:val="00A406AD"/>
    <w:rsid w:val="00A407DB"/>
    <w:rsid w:val="00A407FF"/>
    <w:rsid w:val="00A40A74"/>
    <w:rsid w:val="00A40DE3"/>
    <w:rsid w:val="00A4153B"/>
    <w:rsid w:val="00A418D1"/>
    <w:rsid w:val="00A41DDA"/>
    <w:rsid w:val="00A41E0A"/>
    <w:rsid w:val="00A41E30"/>
    <w:rsid w:val="00A425B2"/>
    <w:rsid w:val="00A425D5"/>
    <w:rsid w:val="00A42FAE"/>
    <w:rsid w:val="00A43068"/>
    <w:rsid w:val="00A43353"/>
    <w:rsid w:val="00A43420"/>
    <w:rsid w:val="00A43470"/>
    <w:rsid w:val="00A43706"/>
    <w:rsid w:val="00A437FD"/>
    <w:rsid w:val="00A438EF"/>
    <w:rsid w:val="00A43A84"/>
    <w:rsid w:val="00A43A86"/>
    <w:rsid w:val="00A43D98"/>
    <w:rsid w:val="00A43DAA"/>
    <w:rsid w:val="00A43E2F"/>
    <w:rsid w:val="00A44196"/>
    <w:rsid w:val="00A4439C"/>
    <w:rsid w:val="00A4470F"/>
    <w:rsid w:val="00A44772"/>
    <w:rsid w:val="00A44BA1"/>
    <w:rsid w:val="00A44BAD"/>
    <w:rsid w:val="00A44CE1"/>
    <w:rsid w:val="00A44E45"/>
    <w:rsid w:val="00A44ECE"/>
    <w:rsid w:val="00A44F4D"/>
    <w:rsid w:val="00A44FEB"/>
    <w:rsid w:val="00A45046"/>
    <w:rsid w:val="00A45877"/>
    <w:rsid w:val="00A459C9"/>
    <w:rsid w:val="00A45C59"/>
    <w:rsid w:val="00A45E96"/>
    <w:rsid w:val="00A46344"/>
    <w:rsid w:val="00A4666D"/>
    <w:rsid w:val="00A467E1"/>
    <w:rsid w:val="00A46B87"/>
    <w:rsid w:val="00A46ECA"/>
    <w:rsid w:val="00A470A5"/>
    <w:rsid w:val="00A470C3"/>
    <w:rsid w:val="00A47529"/>
    <w:rsid w:val="00A47827"/>
    <w:rsid w:val="00A479D5"/>
    <w:rsid w:val="00A47F91"/>
    <w:rsid w:val="00A50094"/>
    <w:rsid w:val="00A50142"/>
    <w:rsid w:val="00A5022F"/>
    <w:rsid w:val="00A50382"/>
    <w:rsid w:val="00A507CD"/>
    <w:rsid w:val="00A507DD"/>
    <w:rsid w:val="00A50CBB"/>
    <w:rsid w:val="00A51167"/>
    <w:rsid w:val="00A51950"/>
    <w:rsid w:val="00A51976"/>
    <w:rsid w:val="00A5208A"/>
    <w:rsid w:val="00A521A2"/>
    <w:rsid w:val="00A52460"/>
    <w:rsid w:val="00A5253E"/>
    <w:rsid w:val="00A52740"/>
    <w:rsid w:val="00A52EFD"/>
    <w:rsid w:val="00A52F22"/>
    <w:rsid w:val="00A53187"/>
    <w:rsid w:val="00A5328D"/>
    <w:rsid w:val="00A532BD"/>
    <w:rsid w:val="00A53503"/>
    <w:rsid w:val="00A5357C"/>
    <w:rsid w:val="00A53808"/>
    <w:rsid w:val="00A53F1F"/>
    <w:rsid w:val="00A5406D"/>
    <w:rsid w:val="00A541DE"/>
    <w:rsid w:val="00A54203"/>
    <w:rsid w:val="00A5435F"/>
    <w:rsid w:val="00A5445E"/>
    <w:rsid w:val="00A54754"/>
    <w:rsid w:val="00A54855"/>
    <w:rsid w:val="00A54B34"/>
    <w:rsid w:val="00A550FB"/>
    <w:rsid w:val="00A551E2"/>
    <w:rsid w:val="00A55387"/>
    <w:rsid w:val="00A553DC"/>
    <w:rsid w:val="00A55CDB"/>
    <w:rsid w:val="00A55DD5"/>
    <w:rsid w:val="00A55F56"/>
    <w:rsid w:val="00A5609E"/>
    <w:rsid w:val="00A562C5"/>
    <w:rsid w:val="00A564B6"/>
    <w:rsid w:val="00A569B6"/>
    <w:rsid w:val="00A56FE0"/>
    <w:rsid w:val="00A571EE"/>
    <w:rsid w:val="00A5738E"/>
    <w:rsid w:val="00A573EB"/>
    <w:rsid w:val="00A574EA"/>
    <w:rsid w:val="00A576EA"/>
    <w:rsid w:val="00A57A9D"/>
    <w:rsid w:val="00A57BD8"/>
    <w:rsid w:val="00A57F82"/>
    <w:rsid w:val="00A57FE7"/>
    <w:rsid w:val="00A5F5D0"/>
    <w:rsid w:val="00A60344"/>
    <w:rsid w:val="00A604C7"/>
    <w:rsid w:val="00A60850"/>
    <w:rsid w:val="00A60C6B"/>
    <w:rsid w:val="00A60CA0"/>
    <w:rsid w:val="00A6158D"/>
    <w:rsid w:val="00A61A00"/>
    <w:rsid w:val="00A61BE2"/>
    <w:rsid w:val="00A62576"/>
    <w:rsid w:val="00A62615"/>
    <w:rsid w:val="00A62626"/>
    <w:rsid w:val="00A6266C"/>
    <w:rsid w:val="00A6274C"/>
    <w:rsid w:val="00A62769"/>
    <w:rsid w:val="00A62975"/>
    <w:rsid w:val="00A6305C"/>
    <w:rsid w:val="00A631F1"/>
    <w:rsid w:val="00A636BB"/>
    <w:rsid w:val="00A636BF"/>
    <w:rsid w:val="00A6390F"/>
    <w:rsid w:val="00A63E05"/>
    <w:rsid w:val="00A63E1D"/>
    <w:rsid w:val="00A64143"/>
    <w:rsid w:val="00A64205"/>
    <w:rsid w:val="00A644A3"/>
    <w:rsid w:val="00A64D4F"/>
    <w:rsid w:val="00A64EB9"/>
    <w:rsid w:val="00A64FE7"/>
    <w:rsid w:val="00A6511A"/>
    <w:rsid w:val="00A65242"/>
    <w:rsid w:val="00A6539D"/>
    <w:rsid w:val="00A654E6"/>
    <w:rsid w:val="00A656E6"/>
    <w:rsid w:val="00A65C80"/>
    <w:rsid w:val="00A66544"/>
    <w:rsid w:val="00A665C2"/>
    <w:rsid w:val="00A6682F"/>
    <w:rsid w:val="00A6690D"/>
    <w:rsid w:val="00A66A53"/>
    <w:rsid w:val="00A66B29"/>
    <w:rsid w:val="00A66BD9"/>
    <w:rsid w:val="00A672E5"/>
    <w:rsid w:val="00A67368"/>
    <w:rsid w:val="00A67484"/>
    <w:rsid w:val="00A67748"/>
    <w:rsid w:val="00A677E9"/>
    <w:rsid w:val="00A67898"/>
    <w:rsid w:val="00A67DD4"/>
    <w:rsid w:val="00A7071C"/>
    <w:rsid w:val="00A712CF"/>
    <w:rsid w:val="00A713F4"/>
    <w:rsid w:val="00A7143C"/>
    <w:rsid w:val="00A714C8"/>
    <w:rsid w:val="00A715A3"/>
    <w:rsid w:val="00A7170D"/>
    <w:rsid w:val="00A717F2"/>
    <w:rsid w:val="00A71DFE"/>
    <w:rsid w:val="00A7207D"/>
    <w:rsid w:val="00A720A6"/>
    <w:rsid w:val="00A72485"/>
    <w:rsid w:val="00A72661"/>
    <w:rsid w:val="00A727AA"/>
    <w:rsid w:val="00A72E96"/>
    <w:rsid w:val="00A72F0A"/>
    <w:rsid w:val="00A72FA1"/>
    <w:rsid w:val="00A73046"/>
    <w:rsid w:val="00A737D8"/>
    <w:rsid w:val="00A73869"/>
    <w:rsid w:val="00A73913"/>
    <w:rsid w:val="00A73930"/>
    <w:rsid w:val="00A73AE4"/>
    <w:rsid w:val="00A73CB0"/>
    <w:rsid w:val="00A73CDC"/>
    <w:rsid w:val="00A7435A"/>
    <w:rsid w:val="00A7462D"/>
    <w:rsid w:val="00A747DF"/>
    <w:rsid w:val="00A7485C"/>
    <w:rsid w:val="00A749A9"/>
    <w:rsid w:val="00A74C2C"/>
    <w:rsid w:val="00A74CAD"/>
    <w:rsid w:val="00A74D47"/>
    <w:rsid w:val="00A74F17"/>
    <w:rsid w:val="00A751E8"/>
    <w:rsid w:val="00A7535B"/>
    <w:rsid w:val="00A75698"/>
    <w:rsid w:val="00A7573E"/>
    <w:rsid w:val="00A757DE"/>
    <w:rsid w:val="00A75960"/>
    <w:rsid w:val="00A759B1"/>
    <w:rsid w:val="00A75ABB"/>
    <w:rsid w:val="00A75B26"/>
    <w:rsid w:val="00A75BB0"/>
    <w:rsid w:val="00A76036"/>
    <w:rsid w:val="00A767C3"/>
    <w:rsid w:val="00A76AF0"/>
    <w:rsid w:val="00A7722A"/>
    <w:rsid w:val="00A772F9"/>
    <w:rsid w:val="00A7762D"/>
    <w:rsid w:val="00A776CE"/>
    <w:rsid w:val="00A778F6"/>
    <w:rsid w:val="00A77914"/>
    <w:rsid w:val="00A779C6"/>
    <w:rsid w:val="00A77B4C"/>
    <w:rsid w:val="00A77BE5"/>
    <w:rsid w:val="00A77FE9"/>
    <w:rsid w:val="00A80D72"/>
    <w:rsid w:val="00A80DDD"/>
    <w:rsid w:val="00A80E30"/>
    <w:rsid w:val="00A8118C"/>
    <w:rsid w:val="00A8119E"/>
    <w:rsid w:val="00A81291"/>
    <w:rsid w:val="00A81822"/>
    <w:rsid w:val="00A81A08"/>
    <w:rsid w:val="00A81A78"/>
    <w:rsid w:val="00A81BC6"/>
    <w:rsid w:val="00A81DF8"/>
    <w:rsid w:val="00A821F4"/>
    <w:rsid w:val="00A8245A"/>
    <w:rsid w:val="00A82737"/>
    <w:rsid w:val="00A82BA8"/>
    <w:rsid w:val="00A833B3"/>
    <w:rsid w:val="00A83592"/>
    <w:rsid w:val="00A83644"/>
    <w:rsid w:val="00A83897"/>
    <w:rsid w:val="00A83908"/>
    <w:rsid w:val="00A83965"/>
    <w:rsid w:val="00A839E1"/>
    <w:rsid w:val="00A83B05"/>
    <w:rsid w:val="00A83BAE"/>
    <w:rsid w:val="00A83D0E"/>
    <w:rsid w:val="00A83FA6"/>
    <w:rsid w:val="00A8407E"/>
    <w:rsid w:val="00A84520"/>
    <w:rsid w:val="00A845EA"/>
    <w:rsid w:val="00A84604"/>
    <w:rsid w:val="00A8483F"/>
    <w:rsid w:val="00A84A52"/>
    <w:rsid w:val="00A84B3E"/>
    <w:rsid w:val="00A8517C"/>
    <w:rsid w:val="00A85434"/>
    <w:rsid w:val="00A85467"/>
    <w:rsid w:val="00A8553C"/>
    <w:rsid w:val="00A8554E"/>
    <w:rsid w:val="00A8558E"/>
    <w:rsid w:val="00A8572C"/>
    <w:rsid w:val="00A85783"/>
    <w:rsid w:val="00A85A74"/>
    <w:rsid w:val="00A85B92"/>
    <w:rsid w:val="00A8623E"/>
    <w:rsid w:val="00A862B8"/>
    <w:rsid w:val="00A863B7"/>
    <w:rsid w:val="00A86626"/>
    <w:rsid w:val="00A86AB0"/>
    <w:rsid w:val="00A86AD1"/>
    <w:rsid w:val="00A86B83"/>
    <w:rsid w:val="00A86C75"/>
    <w:rsid w:val="00A8760C"/>
    <w:rsid w:val="00A8767E"/>
    <w:rsid w:val="00A877F0"/>
    <w:rsid w:val="00A877F3"/>
    <w:rsid w:val="00A8785C"/>
    <w:rsid w:val="00A879C8"/>
    <w:rsid w:val="00A87D7A"/>
    <w:rsid w:val="00A87D8F"/>
    <w:rsid w:val="00A90084"/>
    <w:rsid w:val="00A90370"/>
    <w:rsid w:val="00A9040C"/>
    <w:rsid w:val="00A90564"/>
    <w:rsid w:val="00A906B4"/>
    <w:rsid w:val="00A90ADE"/>
    <w:rsid w:val="00A90BE6"/>
    <w:rsid w:val="00A90C88"/>
    <w:rsid w:val="00A91117"/>
    <w:rsid w:val="00A9116F"/>
    <w:rsid w:val="00A913AD"/>
    <w:rsid w:val="00A920A9"/>
    <w:rsid w:val="00A921EA"/>
    <w:rsid w:val="00A923F4"/>
    <w:rsid w:val="00A92802"/>
    <w:rsid w:val="00A9281E"/>
    <w:rsid w:val="00A9291C"/>
    <w:rsid w:val="00A92A97"/>
    <w:rsid w:val="00A92DDE"/>
    <w:rsid w:val="00A93226"/>
    <w:rsid w:val="00A933EC"/>
    <w:rsid w:val="00A9374A"/>
    <w:rsid w:val="00A93838"/>
    <w:rsid w:val="00A938B9"/>
    <w:rsid w:val="00A93B22"/>
    <w:rsid w:val="00A93B63"/>
    <w:rsid w:val="00A93C15"/>
    <w:rsid w:val="00A93C28"/>
    <w:rsid w:val="00A93C7E"/>
    <w:rsid w:val="00A940F1"/>
    <w:rsid w:val="00A942A3"/>
    <w:rsid w:val="00A945F1"/>
    <w:rsid w:val="00A947D2"/>
    <w:rsid w:val="00A94816"/>
    <w:rsid w:val="00A94908"/>
    <w:rsid w:val="00A95738"/>
    <w:rsid w:val="00A9592F"/>
    <w:rsid w:val="00A95B1C"/>
    <w:rsid w:val="00A96023"/>
    <w:rsid w:val="00A961FF"/>
    <w:rsid w:val="00A9633E"/>
    <w:rsid w:val="00A9634A"/>
    <w:rsid w:val="00A9655B"/>
    <w:rsid w:val="00A9685D"/>
    <w:rsid w:val="00A969A5"/>
    <w:rsid w:val="00A970E3"/>
    <w:rsid w:val="00A971EF"/>
    <w:rsid w:val="00A97707"/>
    <w:rsid w:val="00A97972"/>
    <w:rsid w:val="00A97DAE"/>
    <w:rsid w:val="00AA037B"/>
    <w:rsid w:val="00AA0582"/>
    <w:rsid w:val="00AA09B0"/>
    <w:rsid w:val="00AA09FF"/>
    <w:rsid w:val="00AA0DDC"/>
    <w:rsid w:val="00AA14A8"/>
    <w:rsid w:val="00AA154E"/>
    <w:rsid w:val="00AA15DC"/>
    <w:rsid w:val="00AA17FE"/>
    <w:rsid w:val="00AA19FF"/>
    <w:rsid w:val="00AA1A28"/>
    <w:rsid w:val="00AA1B42"/>
    <w:rsid w:val="00AA1B9E"/>
    <w:rsid w:val="00AA1C1E"/>
    <w:rsid w:val="00AA1C46"/>
    <w:rsid w:val="00AA1D39"/>
    <w:rsid w:val="00AA2167"/>
    <w:rsid w:val="00AA21D1"/>
    <w:rsid w:val="00AA229B"/>
    <w:rsid w:val="00AA22F7"/>
    <w:rsid w:val="00AA2CC7"/>
    <w:rsid w:val="00AA2EE5"/>
    <w:rsid w:val="00AA35DB"/>
    <w:rsid w:val="00AA3919"/>
    <w:rsid w:val="00AA39C3"/>
    <w:rsid w:val="00AA3AD6"/>
    <w:rsid w:val="00AA3C0E"/>
    <w:rsid w:val="00AA3CE1"/>
    <w:rsid w:val="00AA4056"/>
    <w:rsid w:val="00AA4319"/>
    <w:rsid w:val="00AA4764"/>
    <w:rsid w:val="00AA47D8"/>
    <w:rsid w:val="00AA4A2A"/>
    <w:rsid w:val="00AA4ADB"/>
    <w:rsid w:val="00AA4F42"/>
    <w:rsid w:val="00AA5013"/>
    <w:rsid w:val="00AA538C"/>
    <w:rsid w:val="00AA567D"/>
    <w:rsid w:val="00AA5C17"/>
    <w:rsid w:val="00AA5CD9"/>
    <w:rsid w:val="00AA5E66"/>
    <w:rsid w:val="00AA6212"/>
    <w:rsid w:val="00AA63A2"/>
    <w:rsid w:val="00AA67A2"/>
    <w:rsid w:val="00AA6DDA"/>
    <w:rsid w:val="00AA723D"/>
    <w:rsid w:val="00AA72DD"/>
    <w:rsid w:val="00AA76FD"/>
    <w:rsid w:val="00AA7897"/>
    <w:rsid w:val="00AA7A24"/>
    <w:rsid w:val="00AB0206"/>
    <w:rsid w:val="00AB0238"/>
    <w:rsid w:val="00AB03E0"/>
    <w:rsid w:val="00AB08A0"/>
    <w:rsid w:val="00AB0905"/>
    <w:rsid w:val="00AB0ADB"/>
    <w:rsid w:val="00AB0B75"/>
    <w:rsid w:val="00AB0C92"/>
    <w:rsid w:val="00AB0FC5"/>
    <w:rsid w:val="00AB1273"/>
    <w:rsid w:val="00AB1335"/>
    <w:rsid w:val="00AB1379"/>
    <w:rsid w:val="00AB1BEA"/>
    <w:rsid w:val="00AB1D96"/>
    <w:rsid w:val="00AB20D2"/>
    <w:rsid w:val="00AB2733"/>
    <w:rsid w:val="00AB280F"/>
    <w:rsid w:val="00AB2922"/>
    <w:rsid w:val="00AB2CBC"/>
    <w:rsid w:val="00AB2E98"/>
    <w:rsid w:val="00AB2FD0"/>
    <w:rsid w:val="00AB331E"/>
    <w:rsid w:val="00AB3349"/>
    <w:rsid w:val="00AB34B7"/>
    <w:rsid w:val="00AB3B58"/>
    <w:rsid w:val="00AB3CB2"/>
    <w:rsid w:val="00AB3F36"/>
    <w:rsid w:val="00AB3F4B"/>
    <w:rsid w:val="00AB434F"/>
    <w:rsid w:val="00AB4478"/>
    <w:rsid w:val="00AB45DA"/>
    <w:rsid w:val="00AB45E6"/>
    <w:rsid w:val="00AB49BE"/>
    <w:rsid w:val="00AB49C6"/>
    <w:rsid w:val="00AB4CD1"/>
    <w:rsid w:val="00AB55D3"/>
    <w:rsid w:val="00AB5720"/>
    <w:rsid w:val="00AB575E"/>
    <w:rsid w:val="00AB58DE"/>
    <w:rsid w:val="00AB59F1"/>
    <w:rsid w:val="00AB5A8B"/>
    <w:rsid w:val="00AB5C1E"/>
    <w:rsid w:val="00AB5F92"/>
    <w:rsid w:val="00AB5FB6"/>
    <w:rsid w:val="00AB5FF6"/>
    <w:rsid w:val="00AB5FFD"/>
    <w:rsid w:val="00AB6177"/>
    <w:rsid w:val="00AB6503"/>
    <w:rsid w:val="00AB6693"/>
    <w:rsid w:val="00AB66D3"/>
    <w:rsid w:val="00AB6895"/>
    <w:rsid w:val="00AB6A1F"/>
    <w:rsid w:val="00AB6B91"/>
    <w:rsid w:val="00AB6D3B"/>
    <w:rsid w:val="00AB6F37"/>
    <w:rsid w:val="00AB71DE"/>
    <w:rsid w:val="00AB7424"/>
    <w:rsid w:val="00AB747A"/>
    <w:rsid w:val="00AB760C"/>
    <w:rsid w:val="00AB79CF"/>
    <w:rsid w:val="00AB7CB6"/>
    <w:rsid w:val="00AC0316"/>
    <w:rsid w:val="00AC032A"/>
    <w:rsid w:val="00AC04AC"/>
    <w:rsid w:val="00AC06FF"/>
    <w:rsid w:val="00AC07F9"/>
    <w:rsid w:val="00AC0918"/>
    <w:rsid w:val="00AC0962"/>
    <w:rsid w:val="00AC0BF3"/>
    <w:rsid w:val="00AC0D88"/>
    <w:rsid w:val="00AC0DBA"/>
    <w:rsid w:val="00AC1C19"/>
    <w:rsid w:val="00AC1CE2"/>
    <w:rsid w:val="00AC1D15"/>
    <w:rsid w:val="00AC1F8A"/>
    <w:rsid w:val="00AC22A3"/>
    <w:rsid w:val="00AC2583"/>
    <w:rsid w:val="00AC2614"/>
    <w:rsid w:val="00AC2D99"/>
    <w:rsid w:val="00AC31A0"/>
    <w:rsid w:val="00AC341D"/>
    <w:rsid w:val="00AC35A7"/>
    <w:rsid w:val="00AC36C5"/>
    <w:rsid w:val="00AC3877"/>
    <w:rsid w:val="00AC3D04"/>
    <w:rsid w:val="00AC3F68"/>
    <w:rsid w:val="00AC42A6"/>
    <w:rsid w:val="00AC42B3"/>
    <w:rsid w:val="00AC468F"/>
    <w:rsid w:val="00AC4808"/>
    <w:rsid w:val="00AC4B19"/>
    <w:rsid w:val="00AC4D7E"/>
    <w:rsid w:val="00AC4FB7"/>
    <w:rsid w:val="00AC5176"/>
    <w:rsid w:val="00AC51B7"/>
    <w:rsid w:val="00AC51C0"/>
    <w:rsid w:val="00AC538B"/>
    <w:rsid w:val="00AC5A8C"/>
    <w:rsid w:val="00AC5A95"/>
    <w:rsid w:val="00AC5AF1"/>
    <w:rsid w:val="00AC5DA9"/>
    <w:rsid w:val="00AC6476"/>
    <w:rsid w:val="00AC64E7"/>
    <w:rsid w:val="00AC660E"/>
    <w:rsid w:val="00AC6B8E"/>
    <w:rsid w:val="00AC6C7D"/>
    <w:rsid w:val="00AC6DEB"/>
    <w:rsid w:val="00AC6F20"/>
    <w:rsid w:val="00AC7005"/>
    <w:rsid w:val="00AC71D1"/>
    <w:rsid w:val="00AC794B"/>
    <w:rsid w:val="00AC7F49"/>
    <w:rsid w:val="00AC7FFE"/>
    <w:rsid w:val="00AD0130"/>
    <w:rsid w:val="00AD02ED"/>
    <w:rsid w:val="00AD0335"/>
    <w:rsid w:val="00AD0C06"/>
    <w:rsid w:val="00AD0CB9"/>
    <w:rsid w:val="00AD101F"/>
    <w:rsid w:val="00AD114A"/>
    <w:rsid w:val="00AD1673"/>
    <w:rsid w:val="00AD197B"/>
    <w:rsid w:val="00AD1A37"/>
    <w:rsid w:val="00AD1D85"/>
    <w:rsid w:val="00AD1DAA"/>
    <w:rsid w:val="00AD208F"/>
    <w:rsid w:val="00AD2178"/>
    <w:rsid w:val="00AD250F"/>
    <w:rsid w:val="00AD285B"/>
    <w:rsid w:val="00AD29F3"/>
    <w:rsid w:val="00AD2A61"/>
    <w:rsid w:val="00AD2BAA"/>
    <w:rsid w:val="00AD2D77"/>
    <w:rsid w:val="00AD2F44"/>
    <w:rsid w:val="00AD3071"/>
    <w:rsid w:val="00AD337F"/>
    <w:rsid w:val="00AD33AB"/>
    <w:rsid w:val="00AD365E"/>
    <w:rsid w:val="00AD37ED"/>
    <w:rsid w:val="00AD39BD"/>
    <w:rsid w:val="00AD41BE"/>
    <w:rsid w:val="00AD47E1"/>
    <w:rsid w:val="00AD48F0"/>
    <w:rsid w:val="00AD4B04"/>
    <w:rsid w:val="00AD4CBC"/>
    <w:rsid w:val="00AD4F1E"/>
    <w:rsid w:val="00AD56B1"/>
    <w:rsid w:val="00AD5801"/>
    <w:rsid w:val="00AD585D"/>
    <w:rsid w:val="00AD5986"/>
    <w:rsid w:val="00AD5CC6"/>
    <w:rsid w:val="00AD5D79"/>
    <w:rsid w:val="00AD5FD3"/>
    <w:rsid w:val="00AD60AE"/>
    <w:rsid w:val="00AD6151"/>
    <w:rsid w:val="00AD61F1"/>
    <w:rsid w:val="00AD62AE"/>
    <w:rsid w:val="00AD6313"/>
    <w:rsid w:val="00AD6326"/>
    <w:rsid w:val="00AD6923"/>
    <w:rsid w:val="00AD6956"/>
    <w:rsid w:val="00AD6BDC"/>
    <w:rsid w:val="00AD6DB1"/>
    <w:rsid w:val="00AD6F60"/>
    <w:rsid w:val="00AD73FA"/>
    <w:rsid w:val="00AD7676"/>
    <w:rsid w:val="00AD796B"/>
    <w:rsid w:val="00AD7C39"/>
    <w:rsid w:val="00AD7CBC"/>
    <w:rsid w:val="00AD7D20"/>
    <w:rsid w:val="00AD7ECC"/>
    <w:rsid w:val="00AE0282"/>
    <w:rsid w:val="00AE03DC"/>
    <w:rsid w:val="00AE0C6A"/>
    <w:rsid w:val="00AE0C96"/>
    <w:rsid w:val="00AE0EA7"/>
    <w:rsid w:val="00AE1082"/>
    <w:rsid w:val="00AE10C6"/>
    <w:rsid w:val="00AE13D6"/>
    <w:rsid w:val="00AE1511"/>
    <w:rsid w:val="00AE1B49"/>
    <w:rsid w:val="00AE219C"/>
    <w:rsid w:val="00AE233B"/>
    <w:rsid w:val="00AE2350"/>
    <w:rsid w:val="00AE2542"/>
    <w:rsid w:val="00AE2906"/>
    <w:rsid w:val="00AE2B0F"/>
    <w:rsid w:val="00AE3038"/>
    <w:rsid w:val="00AE32D4"/>
    <w:rsid w:val="00AE37B8"/>
    <w:rsid w:val="00AE41BC"/>
    <w:rsid w:val="00AE43AA"/>
    <w:rsid w:val="00AE46FA"/>
    <w:rsid w:val="00AE4908"/>
    <w:rsid w:val="00AE4DFB"/>
    <w:rsid w:val="00AE5801"/>
    <w:rsid w:val="00AE5980"/>
    <w:rsid w:val="00AE5EA0"/>
    <w:rsid w:val="00AE5F90"/>
    <w:rsid w:val="00AE6216"/>
    <w:rsid w:val="00AE63AC"/>
    <w:rsid w:val="00AE641D"/>
    <w:rsid w:val="00AE6690"/>
    <w:rsid w:val="00AE6A83"/>
    <w:rsid w:val="00AE6F2C"/>
    <w:rsid w:val="00AE6FC2"/>
    <w:rsid w:val="00AE7226"/>
    <w:rsid w:val="00AE7229"/>
    <w:rsid w:val="00AE7714"/>
    <w:rsid w:val="00AE7CA4"/>
    <w:rsid w:val="00AF0438"/>
    <w:rsid w:val="00AF04BD"/>
    <w:rsid w:val="00AF0A51"/>
    <w:rsid w:val="00AF0AA3"/>
    <w:rsid w:val="00AF0B42"/>
    <w:rsid w:val="00AF0C57"/>
    <w:rsid w:val="00AF0F48"/>
    <w:rsid w:val="00AF0F79"/>
    <w:rsid w:val="00AF103D"/>
    <w:rsid w:val="00AF1B60"/>
    <w:rsid w:val="00AF1C65"/>
    <w:rsid w:val="00AF1D14"/>
    <w:rsid w:val="00AF1DC7"/>
    <w:rsid w:val="00AF1E1F"/>
    <w:rsid w:val="00AF1FBE"/>
    <w:rsid w:val="00AF22EF"/>
    <w:rsid w:val="00AF2692"/>
    <w:rsid w:val="00AF26B4"/>
    <w:rsid w:val="00AF27B0"/>
    <w:rsid w:val="00AF2931"/>
    <w:rsid w:val="00AF2A36"/>
    <w:rsid w:val="00AF2B73"/>
    <w:rsid w:val="00AF2C25"/>
    <w:rsid w:val="00AF34A3"/>
    <w:rsid w:val="00AF39E6"/>
    <w:rsid w:val="00AF3C52"/>
    <w:rsid w:val="00AF3E82"/>
    <w:rsid w:val="00AF4090"/>
    <w:rsid w:val="00AF4092"/>
    <w:rsid w:val="00AF435A"/>
    <w:rsid w:val="00AF4483"/>
    <w:rsid w:val="00AF4715"/>
    <w:rsid w:val="00AF4EBB"/>
    <w:rsid w:val="00AF5019"/>
    <w:rsid w:val="00AF5187"/>
    <w:rsid w:val="00AF5197"/>
    <w:rsid w:val="00AF59E0"/>
    <w:rsid w:val="00AF5EB7"/>
    <w:rsid w:val="00AF5F5C"/>
    <w:rsid w:val="00AF5FFD"/>
    <w:rsid w:val="00AF631D"/>
    <w:rsid w:val="00AF65B8"/>
    <w:rsid w:val="00AF6A59"/>
    <w:rsid w:val="00AF6E06"/>
    <w:rsid w:val="00AF70BC"/>
    <w:rsid w:val="00AF776B"/>
    <w:rsid w:val="00AF7ACC"/>
    <w:rsid w:val="00AF7B97"/>
    <w:rsid w:val="00AF7BB1"/>
    <w:rsid w:val="00B000FC"/>
    <w:rsid w:val="00B008FD"/>
    <w:rsid w:val="00B009AA"/>
    <w:rsid w:val="00B00A5C"/>
    <w:rsid w:val="00B00B16"/>
    <w:rsid w:val="00B00BE1"/>
    <w:rsid w:val="00B00CF9"/>
    <w:rsid w:val="00B01162"/>
    <w:rsid w:val="00B011D7"/>
    <w:rsid w:val="00B01204"/>
    <w:rsid w:val="00B0140A"/>
    <w:rsid w:val="00B01503"/>
    <w:rsid w:val="00B01518"/>
    <w:rsid w:val="00B01629"/>
    <w:rsid w:val="00B0175F"/>
    <w:rsid w:val="00B01779"/>
    <w:rsid w:val="00B01BFC"/>
    <w:rsid w:val="00B01CC0"/>
    <w:rsid w:val="00B01D0B"/>
    <w:rsid w:val="00B01DD0"/>
    <w:rsid w:val="00B021C5"/>
    <w:rsid w:val="00B0255D"/>
    <w:rsid w:val="00B025C6"/>
    <w:rsid w:val="00B0260E"/>
    <w:rsid w:val="00B0263C"/>
    <w:rsid w:val="00B0290F"/>
    <w:rsid w:val="00B02B2A"/>
    <w:rsid w:val="00B02B79"/>
    <w:rsid w:val="00B02F47"/>
    <w:rsid w:val="00B0309C"/>
    <w:rsid w:val="00B032ED"/>
    <w:rsid w:val="00B0392F"/>
    <w:rsid w:val="00B03B7A"/>
    <w:rsid w:val="00B03E0A"/>
    <w:rsid w:val="00B03EB4"/>
    <w:rsid w:val="00B03EF9"/>
    <w:rsid w:val="00B04553"/>
    <w:rsid w:val="00B04659"/>
    <w:rsid w:val="00B04AD1"/>
    <w:rsid w:val="00B04C01"/>
    <w:rsid w:val="00B04DFF"/>
    <w:rsid w:val="00B05442"/>
    <w:rsid w:val="00B05825"/>
    <w:rsid w:val="00B05904"/>
    <w:rsid w:val="00B06169"/>
    <w:rsid w:val="00B0679D"/>
    <w:rsid w:val="00B069AB"/>
    <w:rsid w:val="00B069E2"/>
    <w:rsid w:val="00B06C3F"/>
    <w:rsid w:val="00B06F7E"/>
    <w:rsid w:val="00B07028"/>
    <w:rsid w:val="00B070BB"/>
    <w:rsid w:val="00B0733F"/>
    <w:rsid w:val="00B07611"/>
    <w:rsid w:val="00B076A1"/>
    <w:rsid w:val="00B07D60"/>
    <w:rsid w:val="00B10232"/>
    <w:rsid w:val="00B10283"/>
    <w:rsid w:val="00B10335"/>
    <w:rsid w:val="00B1076D"/>
    <w:rsid w:val="00B10878"/>
    <w:rsid w:val="00B10C4A"/>
    <w:rsid w:val="00B10EF4"/>
    <w:rsid w:val="00B1115E"/>
    <w:rsid w:val="00B1130C"/>
    <w:rsid w:val="00B115BE"/>
    <w:rsid w:val="00B116F7"/>
    <w:rsid w:val="00B119A3"/>
    <w:rsid w:val="00B11A5A"/>
    <w:rsid w:val="00B11A81"/>
    <w:rsid w:val="00B11F76"/>
    <w:rsid w:val="00B120FB"/>
    <w:rsid w:val="00B12952"/>
    <w:rsid w:val="00B13107"/>
    <w:rsid w:val="00B13632"/>
    <w:rsid w:val="00B1380B"/>
    <w:rsid w:val="00B13825"/>
    <w:rsid w:val="00B13834"/>
    <w:rsid w:val="00B13C99"/>
    <w:rsid w:val="00B13D99"/>
    <w:rsid w:val="00B13F4F"/>
    <w:rsid w:val="00B13F5D"/>
    <w:rsid w:val="00B13FB8"/>
    <w:rsid w:val="00B1432C"/>
    <w:rsid w:val="00B14826"/>
    <w:rsid w:val="00B1483E"/>
    <w:rsid w:val="00B149C7"/>
    <w:rsid w:val="00B14A97"/>
    <w:rsid w:val="00B14B54"/>
    <w:rsid w:val="00B14CC4"/>
    <w:rsid w:val="00B14D8F"/>
    <w:rsid w:val="00B1506F"/>
    <w:rsid w:val="00B154A7"/>
    <w:rsid w:val="00B155FA"/>
    <w:rsid w:val="00B1594D"/>
    <w:rsid w:val="00B15D69"/>
    <w:rsid w:val="00B15EEB"/>
    <w:rsid w:val="00B15FB3"/>
    <w:rsid w:val="00B16408"/>
    <w:rsid w:val="00B1646F"/>
    <w:rsid w:val="00B16605"/>
    <w:rsid w:val="00B16638"/>
    <w:rsid w:val="00B168B5"/>
    <w:rsid w:val="00B16934"/>
    <w:rsid w:val="00B16A2A"/>
    <w:rsid w:val="00B17081"/>
    <w:rsid w:val="00B170E9"/>
    <w:rsid w:val="00B172D2"/>
    <w:rsid w:val="00B1732F"/>
    <w:rsid w:val="00B179E6"/>
    <w:rsid w:val="00B17A6D"/>
    <w:rsid w:val="00B17D60"/>
    <w:rsid w:val="00B20152"/>
    <w:rsid w:val="00B20369"/>
    <w:rsid w:val="00B2042B"/>
    <w:rsid w:val="00B20533"/>
    <w:rsid w:val="00B205B8"/>
    <w:rsid w:val="00B20D70"/>
    <w:rsid w:val="00B20D90"/>
    <w:rsid w:val="00B210CF"/>
    <w:rsid w:val="00B210D7"/>
    <w:rsid w:val="00B21223"/>
    <w:rsid w:val="00B214C5"/>
    <w:rsid w:val="00B21593"/>
    <w:rsid w:val="00B215BD"/>
    <w:rsid w:val="00B21DE2"/>
    <w:rsid w:val="00B21E3B"/>
    <w:rsid w:val="00B21F02"/>
    <w:rsid w:val="00B22F4C"/>
    <w:rsid w:val="00B232FE"/>
    <w:rsid w:val="00B233BC"/>
    <w:rsid w:val="00B23593"/>
    <w:rsid w:val="00B238C7"/>
    <w:rsid w:val="00B23937"/>
    <w:rsid w:val="00B239B9"/>
    <w:rsid w:val="00B241B2"/>
    <w:rsid w:val="00B241E5"/>
    <w:rsid w:val="00B2426D"/>
    <w:rsid w:val="00B24354"/>
    <w:rsid w:val="00B249E0"/>
    <w:rsid w:val="00B24E51"/>
    <w:rsid w:val="00B25042"/>
    <w:rsid w:val="00B255BA"/>
    <w:rsid w:val="00B25A7C"/>
    <w:rsid w:val="00B25ABF"/>
    <w:rsid w:val="00B25BC1"/>
    <w:rsid w:val="00B26522"/>
    <w:rsid w:val="00B269BB"/>
    <w:rsid w:val="00B26B66"/>
    <w:rsid w:val="00B26D61"/>
    <w:rsid w:val="00B26DF8"/>
    <w:rsid w:val="00B27027"/>
    <w:rsid w:val="00B27068"/>
    <w:rsid w:val="00B2716D"/>
    <w:rsid w:val="00B271B0"/>
    <w:rsid w:val="00B274BA"/>
    <w:rsid w:val="00B27BF0"/>
    <w:rsid w:val="00B30206"/>
    <w:rsid w:val="00B30F28"/>
    <w:rsid w:val="00B30FFA"/>
    <w:rsid w:val="00B310B3"/>
    <w:rsid w:val="00B31706"/>
    <w:rsid w:val="00B3173D"/>
    <w:rsid w:val="00B31B19"/>
    <w:rsid w:val="00B31BE7"/>
    <w:rsid w:val="00B32112"/>
    <w:rsid w:val="00B322B8"/>
    <w:rsid w:val="00B32315"/>
    <w:rsid w:val="00B32486"/>
    <w:rsid w:val="00B325BF"/>
    <w:rsid w:val="00B32681"/>
    <w:rsid w:val="00B3268F"/>
    <w:rsid w:val="00B32EF4"/>
    <w:rsid w:val="00B3313B"/>
    <w:rsid w:val="00B332B7"/>
    <w:rsid w:val="00B33434"/>
    <w:rsid w:val="00B33439"/>
    <w:rsid w:val="00B334C0"/>
    <w:rsid w:val="00B337F8"/>
    <w:rsid w:val="00B338A6"/>
    <w:rsid w:val="00B3409D"/>
    <w:rsid w:val="00B3418B"/>
    <w:rsid w:val="00B3470E"/>
    <w:rsid w:val="00B348FA"/>
    <w:rsid w:val="00B349E7"/>
    <w:rsid w:val="00B34A21"/>
    <w:rsid w:val="00B34B1F"/>
    <w:rsid w:val="00B34B61"/>
    <w:rsid w:val="00B34DD6"/>
    <w:rsid w:val="00B34FEC"/>
    <w:rsid w:val="00B35036"/>
    <w:rsid w:val="00B3510E"/>
    <w:rsid w:val="00B3526F"/>
    <w:rsid w:val="00B35529"/>
    <w:rsid w:val="00B356CF"/>
    <w:rsid w:val="00B3593B"/>
    <w:rsid w:val="00B363CF"/>
    <w:rsid w:val="00B365BF"/>
    <w:rsid w:val="00B368D6"/>
    <w:rsid w:val="00B368FC"/>
    <w:rsid w:val="00B36AB4"/>
    <w:rsid w:val="00B36C43"/>
    <w:rsid w:val="00B3713A"/>
    <w:rsid w:val="00B3731E"/>
    <w:rsid w:val="00B374B9"/>
    <w:rsid w:val="00B3766E"/>
    <w:rsid w:val="00B378C1"/>
    <w:rsid w:val="00B37D0C"/>
    <w:rsid w:val="00B37D4E"/>
    <w:rsid w:val="00B3BBB3"/>
    <w:rsid w:val="00B401FB"/>
    <w:rsid w:val="00B40295"/>
    <w:rsid w:val="00B403B5"/>
    <w:rsid w:val="00B405FC"/>
    <w:rsid w:val="00B407A5"/>
    <w:rsid w:val="00B40DB8"/>
    <w:rsid w:val="00B40ECC"/>
    <w:rsid w:val="00B40F79"/>
    <w:rsid w:val="00B418D5"/>
    <w:rsid w:val="00B41A09"/>
    <w:rsid w:val="00B41AB0"/>
    <w:rsid w:val="00B41C8C"/>
    <w:rsid w:val="00B41E2F"/>
    <w:rsid w:val="00B42A78"/>
    <w:rsid w:val="00B42BCB"/>
    <w:rsid w:val="00B42D23"/>
    <w:rsid w:val="00B430D7"/>
    <w:rsid w:val="00B431C2"/>
    <w:rsid w:val="00B431D8"/>
    <w:rsid w:val="00B4364F"/>
    <w:rsid w:val="00B4375B"/>
    <w:rsid w:val="00B43C52"/>
    <w:rsid w:val="00B43DF2"/>
    <w:rsid w:val="00B4402C"/>
    <w:rsid w:val="00B444AB"/>
    <w:rsid w:val="00B44B43"/>
    <w:rsid w:val="00B44D27"/>
    <w:rsid w:val="00B44F17"/>
    <w:rsid w:val="00B452ED"/>
    <w:rsid w:val="00B4567D"/>
    <w:rsid w:val="00B458E4"/>
    <w:rsid w:val="00B45998"/>
    <w:rsid w:val="00B45A6B"/>
    <w:rsid w:val="00B45AD4"/>
    <w:rsid w:val="00B45BCA"/>
    <w:rsid w:val="00B46345"/>
    <w:rsid w:val="00B46373"/>
    <w:rsid w:val="00B46719"/>
    <w:rsid w:val="00B46771"/>
    <w:rsid w:val="00B46E0D"/>
    <w:rsid w:val="00B475C2"/>
    <w:rsid w:val="00B47DF3"/>
    <w:rsid w:val="00B5048B"/>
    <w:rsid w:val="00B50706"/>
    <w:rsid w:val="00B50D02"/>
    <w:rsid w:val="00B50ECC"/>
    <w:rsid w:val="00B5132A"/>
    <w:rsid w:val="00B51512"/>
    <w:rsid w:val="00B515A8"/>
    <w:rsid w:val="00B518BC"/>
    <w:rsid w:val="00B51DAF"/>
    <w:rsid w:val="00B52115"/>
    <w:rsid w:val="00B52209"/>
    <w:rsid w:val="00B522C0"/>
    <w:rsid w:val="00B52517"/>
    <w:rsid w:val="00B52626"/>
    <w:rsid w:val="00B5279B"/>
    <w:rsid w:val="00B527F6"/>
    <w:rsid w:val="00B529EF"/>
    <w:rsid w:val="00B52A8B"/>
    <w:rsid w:val="00B52F70"/>
    <w:rsid w:val="00B531D3"/>
    <w:rsid w:val="00B5392B"/>
    <w:rsid w:val="00B53C05"/>
    <w:rsid w:val="00B53D9E"/>
    <w:rsid w:val="00B5411E"/>
    <w:rsid w:val="00B5496E"/>
    <w:rsid w:val="00B549FC"/>
    <w:rsid w:val="00B54D55"/>
    <w:rsid w:val="00B5518E"/>
    <w:rsid w:val="00B553A6"/>
    <w:rsid w:val="00B55AFB"/>
    <w:rsid w:val="00B563FD"/>
    <w:rsid w:val="00B56405"/>
    <w:rsid w:val="00B56570"/>
    <w:rsid w:val="00B56FEF"/>
    <w:rsid w:val="00B5788E"/>
    <w:rsid w:val="00B5789B"/>
    <w:rsid w:val="00B579AA"/>
    <w:rsid w:val="00B57A3A"/>
    <w:rsid w:val="00B57D31"/>
    <w:rsid w:val="00B57FA4"/>
    <w:rsid w:val="00B604FD"/>
    <w:rsid w:val="00B605F8"/>
    <w:rsid w:val="00B60686"/>
    <w:rsid w:val="00B6073C"/>
    <w:rsid w:val="00B6080C"/>
    <w:rsid w:val="00B60AE0"/>
    <w:rsid w:val="00B60CC1"/>
    <w:rsid w:val="00B61385"/>
    <w:rsid w:val="00B615B6"/>
    <w:rsid w:val="00B61A8B"/>
    <w:rsid w:val="00B62028"/>
    <w:rsid w:val="00B62184"/>
    <w:rsid w:val="00B6277C"/>
    <w:rsid w:val="00B62B19"/>
    <w:rsid w:val="00B62F58"/>
    <w:rsid w:val="00B633A4"/>
    <w:rsid w:val="00B633BC"/>
    <w:rsid w:val="00B64412"/>
    <w:rsid w:val="00B6468F"/>
    <w:rsid w:val="00B64D0E"/>
    <w:rsid w:val="00B64E7F"/>
    <w:rsid w:val="00B65560"/>
    <w:rsid w:val="00B6581E"/>
    <w:rsid w:val="00B6593B"/>
    <w:rsid w:val="00B66194"/>
    <w:rsid w:val="00B6625D"/>
    <w:rsid w:val="00B66318"/>
    <w:rsid w:val="00B6647F"/>
    <w:rsid w:val="00B66605"/>
    <w:rsid w:val="00B66C61"/>
    <w:rsid w:val="00B67077"/>
    <w:rsid w:val="00B6707D"/>
    <w:rsid w:val="00B674B7"/>
    <w:rsid w:val="00B67851"/>
    <w:rsid w:val="00B6794C"/>
    <w:rsid w:val="00B6798E"/>
    <w:rsid w:val="00B67C91"/>
    <w:rsid w:val="00B67CC3"/>
    <w:rsid w:val="00B7064C"/>
    <w:rsid w:val="00B706C0"/>
    <w:rsid w:val="00B7079C"/>
    <w:rsid w:val="00B70A24"/>
    <w:rsid w:val="00B70D1C"/>
    <w:rsid w:val="00B70D64"/>
    <w:rsid w:val="00B712B2"/>
    <w:rsid w:val="00B713EF"/>
    <w:rsid w:val="00B7143C"/>
    <w:rsid w:val="00B718C5"/>
    <w:rsid w:val="00B719D4"/>
    <w:rsid w:val="00B720FA"/>
    <w:rsid w:val="00B72378"/>
    <w:rsid w:val="00B7247B"/>
    <w:rsid w:val="00B725C5"/>
    <w:rsid w:val="00B72999"/>
    <w:rsid w:val="00B729E7"/>
    <w:rsid w:val="00B72B33"/>
    <w:rsid w:val="00B72C1D"/>
    <w:rsid w:val="00B72CBD"/>
    <w:rsid w:val="00B730A4"/>
    <w:rsid w:val="00B73192"/>
    <w:rsid w:val="00B735E6"/>
    <w:rsid w:val="00B73734"/>
    <w:rsid w:val="00B737F7"/>
    <w:rsid w:val="00B73859"/>
    <w:rsid w:val="00B73D06"/>
    <w:rsid w:val="00B73D60"/>
    <w:rsid w:val="00B73D8C"/>
    <w:rsid w:val="00B74018"/>
    <w:rsid w:val="00B74757"/>
    <w:rsid w:val="00B74E21"/>
    <w:rsid w:val="00B74FD9"/>
    <w:rsid w:val="00B75232"/>
    <w:rsid w:val="00B756D8"/>
    <w:rsid w:val="00B7574C"/>
    <w:rsid w:val="00B757AD"/>
    <w:rsid w:val="00B75B1E"/>
    <w:rsid w:val="00B75B3D"/>
    <w:rsid w:val="00B75C30"/>
    <w:rsid w:val="00B75D54"/>
    <w:rsid w:val="00B76125"/>
    <w:rsid w:val="00B76294"/>
    <w:rsid w:val="00B764EB"/>
    <w:rsid w:val="00B7691D"/>
    <w:rsid w:val="00B76B48"/>
    <w:rsid w:val="00B76C8F"/>
    <w:rsid w:val="00B76F9B"/>
    <w:rsid w:val="00B77236"/>
    <w:rsid w:val="00B77538"/>
    <w:rsid w:val="00B776BF"/>
    <w:rsid w:val="00B77765"/>
    <w:rsid w:val="00B777E0"/>
    <w:rsid w:val="00B77A17"/>
    <w:rsid w:val="00B77CE7"/>
    <w:rsid w:val="00B80116"/>
    <w:rsid w:val="00B80182"/>
    <w:rsid w:val="00B802A9"/>
    <w:rsid w:val="00B8041E"/>
    <w:rsid w:val="00B8041F"/>
    <w:rsid w:val="00B804A2"/>
    <w:rsid w:val="00B80941"/>
    <w:rsid w:val="00B80ED6"/>
    <w:rsid w:val="00B811D8"/>
    <w:rsid w:val="00B812D3"/>
    <w:rsid w:val="00B814ED"/>
    <w:rsid w:val="00B8150D"/>
    <w:rsid w:val="00B81C8E"/>
    <w:rsid w:val="00B82223"/>
    <w:rsid w:val="00B823D8"/>
    <w:rsid w:val="00B82B1B"/>
    <w:rsid w:val="00B83456"/>
    <w:rsid w:val="00B834DB"/>
    <w:rsid w:val="00B83600"/>
    <w:rsid w:val="00B8391E"/>
    <w:rsid w:val="00B83E59"/>
    <w:rsid w:val="00B84523"/>
    <w:rsid w:val="00B8488B"/>
    <w:rsid w:val="00B84935"/>
    <w:rsid w:val="00B84CBE"/>
    <w:rsid w:val="00B85034"/>
    <w:rsid w:val="00B852AB"/>
    <w:rsid w:val="00B853D6"/>
    <w:rsid w:val="00B85867"/>
    <w:rsid w:val="00B859CF"/>
    <w:rsid w:val="00B85C2E"/>
    <w:rsid w:val="00B85F18"/>
    <w:rsid w:val="00B860D2"/>
    <w:rsid w:val="00B863D0"/>
    <w:rsid w:val="00B86522"/>
    <w:rsid w:val="00B86773"/>
    <w:rsid w:val="00B86BC9"/>
    <w:rsid w:val="00B86D21"/>
    <w:rsid w:val="00B86F4B"/>
    <w:rsid w:val="00B86F5F"/>
    <w:rsid w:val="00B86FB9"/>
    <w:rsid w:val="00B8716E"/>
    <w:rsid w:val="00B87DC4"/>
    <w:rsid w:val="00B87DCB"/>
    <w:rsid w:val="00B8AEA0"/>
    <w:rsid w:val="00B90708"/>
    <w:rsid w:val="00B9074B"/>
    <w:rsid w:val="00B9095C"/>
    <w:rsid w:val="00B90A50"/>
    <w:rsid w:val="00B90B4E"/>
    <w:rsid w:val="00B90D9C"/>
    <w:rsid w:val="00B911D2"/>
    <w:rsid w:val="00B9169C"/>
    <w:rsid w:val="00B91723"/>
    <w:rsid w:val="00B918B3"/>
    <w:rsid w:val="00B91CD1"/>
    <w:rsid w:val="00B92156"/>
    <w:rsid w:val="00B927C6"/>
    <w:rsid w:val="00B927EF"/>
    <w:rsid w:val="00B92EFD"/>
    <w:rsid w:val="00B92FFA"/>
    <w:rsid w:val="00B930B8"/>
    <w:rsid w:val="00B93529"/>
    <w:rsid w:val="00B936F9"/>
    <w:rsid w:val="00B93857"/>
    <w:rsid w:val="00B93AB8"/>
    <w:rsid w:val="00B93EBF"/>
    <w:rsid w:val="00B94115"/>
    <w:rsid w:val="00B9414A"/>
    <w:rsid w:val="00B94370"/>
    <w:rsid w:val="00B9464C"/>
    <w:rsid w:val="00B949D2"/>
    <w:rsid w:val="00B957FA"/>
    <w:rsid w:val="00B95810"/>
    <w:rsid w:val="00B95958"/>
    <w:rsid w:val="00B95D02"/>
    <w:rsid w:val="00B95E25"/>
    <w:rsid w:val="00B95F6D"/>
    <w:rsid w:val="00B96172"/>
    <w:rsid w:val="00B9623C"/>
    <w:rsid w:val="00B9642F"/>
    <w:rsid w:val="00B9649B"/>
    <w:rsid w:val="00B96903"/>
    <w:rsid w:val="00B96E63"/>
    <w:rsid w:val="00B97224"/>
    <w:rsid w:val="00B979B2"/>
    <w:rsid w:val="00B979DE"/>
    <w:rsid w:val="00B97F54"/>
    <w:rsid w:val="00B97F7E"/>
    <w:rsid w:val="00BA0204"/>
    <w:rsid w:val="00BA022F"/>
    <w:rsid w:val="00BA0B00"/>
    <w:rsid w:val="00BA130A"/>
    <w:rsid w:val="00BA1B77"/>
    <w:rsid w:val="00BA1BFB"/>
    <w:rsid w:val="00BA1EC8"/>
    <w:rsid w:val="00BA1EEA"/>
    <w:rsid w:val="00BA1F40"/>
    <w:rsid w:val="00BA1F4A"/>
    <w:rsid w:val="00BA2322"/>
    <w:rsid w:val="00BA2353"/>
    <w:rsid w:val="00BA2359"/>
    <w:rsid w:val="00BA278D"/>
    <w:rsid w:val="00BA280B"/>
    <w:rsid w:val="00BA28B6"/>
    <w:rsid w:val="00BA2A07"/>
    <w:rsid w:val="00BA2DF8"/>
    <w:rsid w:val="00BA2FCC"/>
    <w:rsid w:val="00BA321F"/>
    <w:rsid w:val="00BA344E"/>
    <w:rsid w:val="00BA371E"/>
    <w:rsid w:val="00BA38AA"/>
    <w:rsid w:val="00BA39AB"/>
    <w:rsid w:val="00BA3D06"/>
    <w:rsid w:val="00BA4121"/>
    <w:rsid w:val="00BA437D"/>
    <w:rsid w:val="00BA4519"/>
    <w:rsid w:val="00BA4564"/>
    <w:rsid w:val="00BA46D4"/>
    <w:rsid w:val="00BA4879"/>
    <w:rsid w:val="00BA4E97"/>
    <w:rsid w:val="00BA5401"/>
    <w:rsid w:val="00BA5431"/>
    <w:rsid w:val="00BA56D5"/>
    <w:rsid w:val="00BA58E9"/>
    <w:rsid w:val="00BA5C9D"/>
    <w:rsid w:val="00BA616B"/>
    <w:rsid w:val="00BA61BE"/>
    <w:rsid w:val="00BA6239"/>
    <w:rsid w:val="00BA6962"/>
    <w:rsid w:val="00BA6B7B"/>
    <w:rsid w:val="00BA6F0B"/>
    <w:rsid w:val="00BA711D"/>
    <w:rsid w:val="00BA7263"/>
    <w:rsid w:val="00BA749C"/>
    <w:rsid w:val="00BA790F"/>
    <w:rsid w:val="00BA7A6B"/>
    <w:rsid w:val="00BA7F45"/>
    <w:rsid w:val="00BB027C"/>
    <w:rsid w:val="00BB0341"/>
    <w:rsid w:val="00BB037D"/>
    <w:rsid w:val="00BB0517"/>
    <w:rsid w:val="00BB0545"/>
    <w:rsid w:val="00BB08D0"/>
    <w:rsid w:val="00BB0A1C"/>
    <w:rsid w:val="00BB0A4C"/>
    <w:rsid w:val="00BB0A6D"/>
    <w:rsid w:val="00BB0A6E"/>
    <w:rsid w:val="00BB0C50"/>
    <w:rsid w:val="00BB0D30"/>
    <w:rsid w:val="00BB0E00"/>
    <w:rsid w:val="00BB0E89"/>
    <w:rsid w:val="00BB0EDA"/>
    <w:rsid w:val="00BB0F85"/>
    <w:rsid w:val="00BB106D"/>
    <w:rsid w:val="00BB1120"/>
    <w:rsid w:val="00BB1424"/>
    <w:rsid w:val="00BB15FF"/>
    <w:rsid w:val="00BB1A86"/>
    <w:rsid w:val="00BB1E82"/>
    <w:rsid w:val="00BB2054"/>
    <w:rsid w:val="00BB252E"/>
    <w:rsid w:val="00BB2AEA"/>
    <w:rsid w:val="00BB2C74"/>
    <w:rsid w:val="00BB2F62"/>
    <w:rsid w:val="00BB3325"/>
    <w:rsid w:val="00BB344C"/>
    <w:rsid w:val="00BB38EB"/>
    <w:rsid w:val="00BB4417"/>
    <w:rsid w:val="00BB44E2"/>
    <w:rsid w:val="00BB4514"/>
    <w:rsid w:val="00BB4640"/>
    <w:rsid w:val="00BB4823"/>
    <w:rsid w:val="00BB4963"/>
    <w:rsid w:val="00BB4E39"/>
    <w:rsid w:val="00BB4F3A"/>
    <w:rsid w:val="00BB5531"/>
    <w:rsid w:val="00BB5954"/>
    <w:rsid w:val="00BB5DA8"/>
    <w:rsid w:val="00BB5F4B"/>
    <w:rsid w:val="00BB5FC4"/>
    <w:rsid w:val="00BB6031"/>
    <w:rsid w:val="00BB6035"/>
    <w:rsid w:val="00BB61B1"/>
    <w:rsid w:val="00BB648D"/>
    <w:rsid w:val="00BB64EF"/>
    <w:rsid w:val="00BB6DC3"/>
    <w:rsid w:val="00BB6F7F"/>
    <w:rsid w:val="00BB6FBB"/>
    <w:rsid w:val="00BB709B"/>
    <w:rsid w:val="00BB70AB"/>
    <w:rsid w:val="00BB74F9"/>
    <w:rsid w:val="00BB753A"/>
    <w:rsid w:val="00BB76C3"/>
    <w:rsid w:val="00BB7A15"/>
    <w:rsid w:val="00BC03B5"/>
    <w:rsid w:val="00BC0C07"/>
    <w:rsid w:val="00BC0FB3"/>
    <w:rsid w:val="00BC1087"/>
    <w:rsid w:val="00BC1344"/>
    <w:rsid w:val="00BC13F7"/>
    <w:rsid w:val="00BC1508"/>
    <w:rsid w:val="00BC162C"/>
    <w:rsid w:val="00BC1BB8"/>
    <w:rsid w:val="00BC2256"/>
    <w:rsid w:val="00BC2270"/>
    <w:rsid w:val="00BC2369"/>
    <w:rsid w:val="00BC2709"/>
    <w:rsid w:val="00BC2871"/>
    <w:rsid w:val="00BC28E1"/>
    <w:rsid w:val="00BC2B70"/>
    <w:rsid w:val="00BC2E6F"/>
    <w:rsid w:val="00BC2FE0"/>
    <w:rsid w:val="00BC30BF"/>
    <w:rsid w:val="00BC3452"/>
    <w:rsid w:val="00BC34F2"/>
    <w:rsid w:val="00BC3563"/>
    <w:rsid w:val="00BC3C83"/>
    <w:rsid w:val="00BC3FF9"/>
    <w:rsid w:val="00BC404D"/>
    <w:rsid w:val="00BC40C6"/>
    <w:rsid w:val="00BC4664"/>
    <w:rsid w:val="00BC4976"/>
    <w:rsid w:val="00BC4AA8"/>
    <w:rsid w:val="00BC4D34"/>
    <w:rsid w:val="00BC4E14"/>
    <w:rsid w:val="00BC4E54"/>
    <w:rsid w:val="00BC52B3"/>
    <w:rsid w:val="00BC52ED"/>
    <w:rsid w:val="00BC5341"/>
    <w:rsid w:val="00BC544D"/>
    <w:rsid w:val="00BC58C7"/>
    <w:rsid w:val="00BC5A1C"/>
    <w:rsid w:val="00BC5C5B"/>
    <w:rsid w:val="00BC606A"/>
    <w:rsid w:val="00BC62A4"/>
    <w:rsid w:val="00BC6409"/>
    <w:rsid w:val="00BC6AA2"/>
    <w:rsid w:val="00BC6B1D"/>
    <w:rsid w:val="00BC6BBD"/>
    <w:rsid w:val="00BC6CDC"/>
    <w:rsid w:val="00BC6D9F"/>
    <w:rsid w:val="00BC74AC"/>
    <w:rsid w:val="00BC7925"/>
    <w:rsid w:val="00BC7F8D"/>
    <w:rsid w:val="00BD0136"/>
    <w:rsid w:val="00BD075A"/>
    <w:rsid w:val="00BD0ACE"/>
    <w:rsid w:val="00BD0AFC"/>
    <w:rsid w:val="00BD0CA0"/>
    <w:rsid w:val="00BD0E6C"/>
    <w:rsid w:val="00BD1110"/>
    <w:rsid w:val="00BD116D"/>
    <w:rsid w:val="00BD1BF2"/>
    <w:rsid w:val="00BD2007"/>
    <w:rsid w:val="00BD206A"/>
    <w:rsid w:val="00BD20A0"/>
    <w:rsid w:val="00BD22D2"/>
    <w:rsid w:val="00BD23CA"/>
    <w:rsid w:val="00BD2462"/>
    <w:rsid w:val="00BD2504"/>
    <w:rsid w:val="00BD2528"/>
    <w:rsid w:val="00BD26DA"/>
    <w:rsid w:val="00BD2F09"/>
    <w:rsid w:val="00BD2F92"/>
    <w:rsid w:val="00BD3196"/>
    <w:rsid w:val="00BD330D"/>
    <w:rsid w:val="00BD34C4"/>
    <w:rsid w:val="00BD3588"/>
    <w:rsid w:val="00BD3698"/>
    <w:rsid w:val="00BD4142"/>
    <w:rsid w:val="00BD4345"/>
    <w:rsid w:val="00BD4434"/>
    <w:rsid w:val="00BD45F6"/>
    <w:rsid w:val="00BD4981"/>
    <w:rsid w:val="00BD49D6"/>
    <w:rsid w:val="00BD4ECE"/>
    <w:rsid w:val="00BD52B4"/>
    <w:rsid w:val="00BD5492"/>
    <w:rsid w:val="00BD5B2C"/>
    <w:rsid w:val="00BD5C75"/>
    <w:rsid w:val="00BD5E52"/>
    <w:rsid w:val="00BD5EBA"/>
    <w:rsid w:val="00BD6596"/>
    <w:rsid w:val="00BD6658"/>
    <w:rsid w:val="00BD676F"/>
    <w:rsid w:val="00BD6799"/>
    <w:rsid w:val="00BD6852"/>
    <w:rsid w:val="00BD6A98"/>
    <w:rsid w:val="00BD7366"/>
    <w:rsid w:val="00BD7AB4"/>
    <w:rsid w:val="00BE01BB"/>
    <w:rsid w:val="00BE0A41"/>
    <w:rsid w:val="00BE0A53"/>
    <w:rsid w:val="00BE0DDF"/>
    <w:rsid w:val="00BE0E2B"/>
    <w:rsid w:val="00BE1211"/>
    <w:rsid w:val="00BE14B2"/>
    <w:rsid w:val="00BE1525"/>
    <w:rsid w:val="00BE1890"/>
    <w:rsid w:val="00BE1C2F"/>
    <w:rsid w:val="00BE1FB0"/>
    <w:rsid w:val="00BE210F"/>
    <w:rsid w:val="00BE2759"/>
    <w:rsid w:val="00BE298F"/>
    <w:rsid w:val="00BE2BDB"/>
    <w:rsid w:val="00BE2F50"/>
    <w:rsid w:val="00BE33A0"/>
    <w:rsid w:val="00BE3627"/>
    <w:rsid w:val="00BE38F0"/>
    <w:rsid w:val="00BE3BF0"/>
    <w:rsid w:val="00BE4102"/>
    <w:rsid w:val="00BE435D"/>
    <w:rsid w:val="00BE49F0"/>
    <w:rsid w:val="00BE5724"/>
    <w:rsid w:val="00BE588C"/>
    <w:rsid w:val="00BE58D0"/>
    <w:rsid w:val="00BE5B04"/>
    <w:rsid w:val="00BE5B87"/>
    <w:rsid w:val="00BE5D52"/>
    <w:rsid w:val="00BE61B8"/>
    <w:rsid w:val="00BE6496"/>
    <w:rsid w:val="00BE6927"/>
    <w:rsid w:val="00BE6D53"/>
    <w:rsid w:val="00BE738C"/>
    <w:rsid w:val="00BE73A2"/>
    <w:rsid w:val="00BE7425"/>
    <w:rsid w:val="00BE77DD"/>
    <w:rsid w:val="00BE7956"/>
    <w:rsid w:val="00BE7FA3"/>
    <w:rsid w:val="00BF0323"/>
    <w:rsid w:val="00BF07F6"/>
    <w:rsid w:val="00BF09C6"/>
    <w:rsid w:val="00BF0E49"/>
    <w:rsid w:val="00BF1111"/>
    <w:rsid w:val="00BF159E"/>
    <w:rsid w:val="00BF16BE"/>
    <w:rsid w:val="00BF172B"/>
    <w:rsid w:val="00BF183E"/>
    <w:rsid w:val="00BF19C8"/>
    <w:rsid w:val="00BF1C4B"/>
    <w:rsid w:val="00BF1D00"/>
    <w:rsid w:val="00BF1F7B"/>
    <w:rsid w:val="00BF2710"/>
    <w:rsid w:val="00BF2A69"/>
    <w:rsid w:val="00BF2BCA"/>
    <w:rsid w:val="00BF30FD"/>
    <w:rsid w:val="00BF3145"/>
    <w:rsid w:val="00BF3206"/>
    <w:rsid w:val="00BF3233"/>
    <w:rsid w:val="00BF33FD"/>
    <w:rsid w:val="00BF385F"/>
    <w:rsid w:val="00BF38E4"/>
    <w:rsid w:val="00BF3A42"/>
    <w:rsid w:val="00BF3EFE"/>
    <w:rsid w:val="00BF3FB6"/>
    <w:rsid w:val="00BF414C"/>
    <w:rsid w:val="00BF4443"/>
    <w:rsid w:val="00BF48A9"/>
    <w:rsid w:val="00BF4C46"/>
    <w:rsid w:val="00BF4DF3"/>
    <w:rsid w:val="00BF4E56"/>
    <w:rsid w:val="00BF500E"/>
    <w:rsid w:val="00BF50C0"/>
    <w:rsid w:val="00BF50E3"/>
    <w:rsid w:val="00BF5579"/>
    <w:rsid w:val="00BF5850"/>
    <w:rsid w:val="00BF5867"/>
    <w:rsid w:val="00BF58AC"/>
    <w:rsid w:val="00BF592C"/>
    <w:rsid w:val="00BF5950"/>
    <w:rsid w:val="00BF62EF"/>
    <w:rsid w:val="00BF669F"/>
    <w:rsid w:val="00BF67AB"/>
    <w:rsid w:val="00BF68C4"/>
    <w:rsid w:val="00BF6B35"/>
    <w:rsid w:val="00BF725E"/>
    <w:rsid w:val="00BF7400"/>
    <w:rsid w:val="00BF7428"/>
    <w:rsid w:val="00C000D6"/>
    <w:rsid w:val="00C002C0"/>
    <w:rsid w:val="00C003DB"/>
    <w:rsid w:val="00C00428"/>
    <w:rsid w:val="00C0064B"/>
    <w:rsid w:val="00C006EE"/>
    <w:rsid w:val="00C00AEC"/>
    <w:rsid w:val="00C00B64"/>
    <w:rsid w:val="00C00C38"/>
    <w:rsid w:val="00C0115C"/>
    <w:rsid w:val="00C0132C"/>
    <w:rsid w:val="00C01CCE"/>
    <w:rsid w:val="00C020FA"/>
    <w:rsid w:val="00C02301"/>
    <w:rsid w:val="00C023C3"/>
    <w:rsid w:val="00C0276F"/>
    <w:rsid w:val="00C02A81"/>
    <w:rsid w:val="00C02DB8"/>
    <w:rsid w:val="00C02ECD"/>
    <w:rsid w:val="00C02EF2"/>
    <w:rsid w:val="00C03108"/>
    <w:rsid w:val="00C035B9"/>
    <w:rsid w:val="00C03747"/>
    <w:rsid w:val="00C03947"/>
    <w:rsid w:val="00C03A50"/>
    <w:rsid w:val="00C03EA3"/>
    <w:rsid w:val="00C043FC"/>
    <w:rsid w:val="00C04418"/>
    <w:rsid w:val="00C04823"/>
    <w:rsid w:val="00C04993"/>
    <w:rsid w:val="00C04A7A"/>
    <w:rsid w:val="00C04B87"/>
    <w:rsid w:val="00C04C75"/>
    <w:rsid w:val="00C04FD9"/>
    <w:rsid w:val="00C04FF7"/>
    <w:rsid w:val="00C05888"/>
    <w:rsid w:val="00C05AFC"/>
    <w:rsid w:val="00C05B3A"/>
    <w:rsid w:val="00C05C3F"/>
    <w:rsid w:val="00C05E70"/>
    <w:rsid w:val="00C05F5A"/>
    <w:rsid w:val="00C05F7B"/>
    <w:rsid w:val="00C06264"/>
    <w:rsid w:val="00C06399"/>
    <w:rsid w:val="00C06524"/>
    <w:rsid w:val="00C06AAE"/>
    <w:rsid w:val="00C06B76"/>
    <w:rsid w:val="00C06DA4"/>
    <w:rsid w:val="00C06F7F"/>
    <w:rsid w:val="00C0742A"/>
    <w:rsid w:val="00C0779C"/>
    <w:rsid w:val="00C07900"/>
    <w:rsid w:val="00C07A98"/>
    <w:rsid w:val="00C07D06"/>
    <w:rsid w:val="00C07DEA"/>
    <w:rsid w:val="00C07E1C"/>
    <w:rsid w:val="00C10362"/>
    <w:rsid w:val="00C107E1"/>
    <w:rsid w:val="00C10885"/>
    <w:rsid w:val="00C10C65"/>
    <w:rsid w:val="00C10E1A"/>
    <w:rsid w:val="00C110A3"/>
    <w:rsid w:val="00C1110F"/>
    <w:rsid w:val="00C114C7"/>
    <w:rsid w:val="00C117BC"/>
    <w:rsid w:val="00C11A20"/>
    <w:rsid w:val="00C11A9F"/>
    <w:rsid w:val="00C11B12"/>
    <w:rsid w:val="00C11F0A"/>
    <w:rsid w:val="00C1205B"/>
    <w:rsid w:val="00C12224"/>
    <w:rsid w:val="00C126CB"/>
    <w:rsid w:val="00C12917"/>
    <w:rsid w:val="00C12A15"/>
    <w:rsid w:val="00C12FD8"/>
    <w:rsid w:val="00C13091"/>
    <w:rsid w:val="00C134A1"/>
    <w:rsid w:val="00C134DB"/>
    <w:rsid w:val="00C138A0"/>
    <w:rsid w:val="00C13A37"/>
    <w:rsid w:val="00C13C90"/>
    <w:rsid w:val="00C14079"/>
    <w:rsid w:val="00C14096"/>
    <w:rsid w:val="00C14097"/>
    <w:rsid w:val="00C140E0"/>
    <w:rsid w:val="00C14369"/>
    <w:rsid w:val="00C14519"/>
    <w:rsid w:val="00C147D4"/>
    <w:rsid w:val="00C14987"/>
    <w:rsid w:val="00C14D45"/>
    <w:rsid w:val="00C15083"/>
    <w:rsid w:val="00C152B1"/>
    <w:rsid w:val="00C1563F"/>
    <w:rsid w:val="00C15AC8"/>
    <w:rsid w:val="00C15CEF"/>
    <w:rsid w:val="00C160A1"/>
    <w:rsid w:val="00C165BF"/>
    <w:rsid w:val="00C168EF"/>
    <w:rsid w:val="00C16D51"/>
    <w:rsid w:val="00C16D90"/>
    <w:rsid w:val="00C17086"/>
    <w:rsid w:val="00C1731D"/>
    <w:rsid w:val="00C17AA3"/>
    <w:rsid w:val="00C2002E"/>
    <w:rsid w:val="00C2003A"/>
    <w:rsid w:val="00C20430"/>
    <w:rsid w:val="00C2045D"/>
    <w:rsid w:val="00C20704"/>
    <w:rsid w:val="00C2071B"/>
    <w:rsid w:val="00C20AFA"/>
    <w:rsid w:val="00C20C5F"/>
    <w:rsid w:val="00C215E0"/>
    <w:rsid w:val="00C21651"/>
    <w:rsid w:val="00C21686"/>
    <w:rsid w:val="00C21A2D"/>
    <w:rsid w:val="00C21B3F"/>
    <w:rsid w:val="00C21BE4"/>
    <w:rsid w:val="00C22434"/>
    <w:rsid w:val="00C22772"/>
    <w:rsid w:val="00C22903"/>
    <w:rsid w:val="00C229B6"/>
    <w:rsid w:val="00C22A2F"/>
    <w:rsid w:val="00C22BE8"/>
    <w:rsid w:val="00C22C11"/>
    <w:rsid w:val="00C23064"/>
    <w:rsid w:val="00C23341"/>
    <w:rsid w:val="00C23581"/>
    <w:rsid w:val="00C23621"/>
    <w:rsid w:val="00C23630"/>
    <w:rsid w:val="00C2371A"/>
    <w:rsid w:val="00C23838"/>
    <w:rsid w:val="00C23B0E"/>
    <w:rsid w:val="00C23BC5"/>
    <w:rsid w:val="00C23C06"/>
    <w:rsid w:val="00C23CAD"/>
    <w:rsid w:val="00C23D50"/>
    <w:rsid w:val="00C23E02"/>
    <w:rsid w:val="00C23F9F"/>
    <w:rsid w:val="00C2421E"/>
    <w:rsid w:val="00C24634"/>
    <w:rsid w:val="00C246A1"/>
    <w:rsid w:val="00C24AA2"/>
    <w:rsid w:val="00C24B74"/>
    <w:rsid w:val="00C24C86"/>
    <w:rsid w:val="00C24CD8"/>
    <w:rsid w:val="00C24F65"/>
    <w:rsid w:val="00C24FFB"/>
    <w:rsid w:val="00C25072"/>
    <w:rsid w:val="00C254A0"/>
    <w:rsid w:val="00C256FF"/>
    <w:rsid w:val="00C25993"/>
    <w:rsid w:val="00C263B8"/>
    <w:rsid w:val="00C26C3A"/>
    <w:rsid w:val="00C26C46"/>
    <w:rsid w:val="00C2743E"/>
    <w:rsid w:val="00C27473"/>
    <w:rsid w:val="00C27650"/>
    <w:rsid w:val="00C2765C"/>
    <w:rsid w:val="00C276B8"/>
    <w:rsid w:val="00C277AF"/>
    <w:rsid w:val="00C27843"/>
    <w:rsid w:val="00C27985"/>
    <w:rsid w:val="00C30476"/>
    <w:rsid w:val="00C304B5"/>
    <w:rsid w:val="00C307CF"/>
    <w:rsid w:val="00C30930"/>
    <w:rsid w:val="00C30C80"/>
    <w:rsid w:val="00C30E55"/>
    <w:rsid w:val="00C3126C"/>
    <w:rsid w:val="00C31AD5"/>
    <w:rsid w:val="00C31B23"/>
    <w:rsid w:val="00C3217C"/>
    <w:rsid w:val="00C32246"/>
    <w:rsid w:val="00C32614"/>
    <w:rsid w:val="00C327FB"/>
    <w:rsid w:val="00C33175"/>
    <w:rsid w:val="00C33542"/>
    <w:rsid w:val="00C33B17"/>
    <w:rsid w:val="00C33B3F"/>
    <w:rsid w:val="00C33D5F"/>
    <w:rsid w:val="00C3425D"/>
    <w:rsid w:val="00C3448A"/>
    <w:rsid w:val="00C34495"/>
    <w:rsid w:val="00C34719"/>
    <w:rsid w:val="00C3476B"/>
    <w:rsid w:val="00C34EF1"/>
    <w:rsid w:val="00C34FF7"/>
    <w:rsid w:val="00C35083"/>
    <w:rsid w:val="00C3581B"/>
    <w:rsid w:val="00C35931"/>
    <w:rsid w:val="00C35BA1"/>
    <w:rsid w:val="00C35FB8"/>
    <w:rsid w:val="00C362E3"/>
    <w:rsid w:val="00C363FA"/>
    <w:rsid w:val="00C3647A"/>
    <w:rsid w:val="00C366A5"/>
    <w:rsid w:val="00C367BF"/>
    <w:rsid w:val="00C36A80"/>
    <w:rsid w:val="00C36CEA"/>
    <w:rsid w:val="00C36D2F"/>
    <w:rsid w:val="00C37554"/>
    <w:rsid w:val="00C37898"/>
    <w:rsid w:val="00C402B8"/>
    <w:rsid w:val="00C404F8"/>
    <w:rsid w:val="00C40518"/>
    <w:rsid w:val="00C405CD"/>
    <w:rsid w:val="00C406F2"/>
    <w:rsid w:val="00C40848"/>
    <w:rsid w:val="00C40C6C"/>
    <w:rsid w:val="00C4111C"/>
    <w:rsid w:val="00C4114B"/>
    <w:rsid w:val="00C411F4"/>
    <w:rsid w:val="00C41248"/>
    <w:rsid w:val="00C41416"/>
    <w:rsid w:val="00C41866"/>
    <w:rsid w:val="00C418DE"/>
    <w:rsid w:val="00C41A7A"/>
    <w:rsid w:val="00C42101"/>
    <w:rsid w:val="00C422FD"/>
    <w:rsid w:val="00C42785"/>
    <w:rsid w:val="00C427BB"/>
    <w:rsid w:val="00C42EB4"/>
    <w:rsid w:val="00C435C4"/>
    <w:rsid w:val="00C43C6B"/>
    <w:rsid w:val="00C4401D"/>
    <w:rsid w:val="00C44209"/>
    <w:rsid w:val="00C4438C"/>
    <w:rsid w:val="00C4447D"/>
    <w:rsid w:val="00C44C85"/>
    <w:rsid w:val="00C44E08"/>
    <w:rsid w:val="00C450FB"/>
    <w:rsid w:val="00C452E6"/>
    <w:rsid w:val="00C456D2"/>
    <w:rsid w:val="00C45725"/>
    <w:rsid w:val="00C4576D"/>
    <w:rsid w:val="00C458B2"/>
    <w:rsid w:val="00C45A39"/>
    <w:rsid w:val="00C45A85"/>
    <w:rsid w:val="00C45B41"/>
    <w:rsid w:val="00C45E84"/>
    <w:rsid w:val="00C463AE"/>
    <w:rsid w:val="00C464B7"/>
    <w:rsid w:val="00C46D7E"/>
    <w:rsid w:val="00C46E35"/>
    <w:rsid w:val="00C46E7A"/>
    <w:rsid w:val="00C46FCA"/>
    <w:rsid w:val="00C47AE1"/>
    <w:rsid w:val="00C47BEA"/>
    <w:rsid w:val="00C47D06"/>
    <w:rsid w:val="00C47FD5"/>
    <w:rsid w:val="00C50356"/>
    <w:rsid w:val="00C503F8"/>
    <w:rsid w:val="00C505FE"/>
    <w:rsid w:val="00C506A9"/>
    <w:rsid w:val="00C5070D"/>
    <w:rsid w:val="00C50D50"/>
    <w:rsid w:val="00C50F27"/>
    <w:rsid w:val="00C51262"/>
    <w:rsid w:val="00C512F9"/>
    <w:rsid w:val="00C5157F"/>
    <w:rsid w:val="00C51CE2"/>
    <w:rsid w:val="00C51D65"/>
    <w:rsid w:val="00C51E06"/>
    <w:rsid w:val="00C51E77"/>
    <w:rsid w:val="00C51EB0"/>
    <w:rsid w:val="00C523D7"/>
    <w:rsid w:val="00C524A8"/>
    <w:rsid w:val="00C52601"/>
    <w:rsid w:val="00C528C4"/>
    <w:rsid w:val="00C52AD9"/>
    <w:rsid w:val="00C52BB7"/>
    <w:rsid w:val="00C52D1C"/>
    <w:rsid w:val="00C52F3D"/>
    <w:rsid w:val="00C53192"/>
    <w:rsid w:val="00C53389"/>
    <w:rsid w:val="00C537D7"/>
    <w:rsid w:val="00C53A48"/>
    <w:rsid w:val="00C53B24"/>
    <w:rsid w:val="00C53D87"/>
    <w:rsid w:val="00C540DC"/>
    <w:rsid w:val="00C541B2"/>
    <w:rsid w:val="00C54457"/>
    <w:rsid w:val="00C5480B"/>
    <w:rsid w:val="00C54ACF"/>
    <w:rsid w:val="00C54E0D"/>
    <w:rsid w:val="00C55196"/>
    <w:rsid w:val="00C55351"/>
    <w:rsid w:val="00C55769"/>
    <w:rsid w:val="00C557A6"/>
    <w:rsid w:val="00C558B4"/>
    <w:rsid w:val="00C55B7A"/>
    <w:rsid w:val="00C56080"/>
    <w:rsid w:val="00C561C0"/>
    <w:rsid w:val="00C562FD"/>
    <w:rsid w:val="00C568DD"/>
    <w:rsid w:val="00C56ACF"/>
    <w:rsid w:val="00C56EAC"/>
    <w:rsid w:val="00C579B3"/>
    <w:rsid w:val="00C57AA7"/>
    <w:rsid w:val="00C57BA9"/>
    <w:rsid w:val="00C57C50"/>
    <w:rsid w:val="00C57DDE"/>
    <w:rsid w:val="00C6017F"/>
    <w:rsid w:val="00C60AC0"/>
    <w:rsid w:val="00C61449"/>
    <w:rsid w:val="00C616CE"/>
    <w:rsid w:val="00C6192F"/>
    <w:rsid w:val="00C61A8D"/>
    <w:rsid w:val="00C61BBC"/>
    <w:rsid w:val="00C61D65"/>
    <w:rsid w:val="00C61DB1"/>
    <w:rsid w:val="00C61E05"/>
    <w:rsid w:val="00C61E82"/>
    <w:rsid w:val="00C61FB3"/>
    <w:rsid w:val="00C62123"/>
    <w:rsid w:val="00C62357"/>
    <w:rsid w:val="00C6286D"/>
    <w:rsid w:val="00C62A42"/>
    <w:rsid w:val="00C62AB9"/>
    <w:rsid w:val="00C62BBD"/>
    <w:rsid w:val="00C62FBA"/>
    <w:rsid w:val="00C63051"/>
    <w:rsid w:val="00C630AB"/>
    <w:rsid w:val="00C63135"/>
    <w:rsid w:val="00C634CE"/>
    <w:rsid w:val="00C635D3"/>
    <w:rsid w:val="00C63619"/>
    <w:rsid w:val="00C6362C"/>
    <w:rsid w:val="00C63A38"/>
    <w:rsid w:val="00C63C99"/>
    <w:rsid w:val="00C63DF8"/>
    <w:rsid w:val="00C63FC7"/>
    <w:rsid w:val="00C64256"/>
    <w:rsid w:val="00C642BE"/>
    <w:rsid w:val="00C642D7"/>
    <w:rsid w:val="00C643D1"/>
    <w:rsid w:val="00C6452C"/>
    <w:rsid w:val="00C64554"/>
    <w:rsid w:val="00C649D4"/>
    <w:rsid w:val="00C64BD6"/>
    <w:rsid w:val="00C64F62"/>
    <w:rsid w:val="00C6506E"/>
    <w:rsid w:val="00C65127"/>
    <w:rsid w:val="00C656CD"/>
    <w:rsid w:val="00C65909"/>
    <w:rsid w:val="00C65A7A"/>
    <w:rsid w:val="00C65D7F"/>
    <w:rsid w:val="00C65E6D"/>
    <w:rsid w:val="00C66190"/>
    <w:rsid w:val="00C66200"/>
    <w:rsid w:val="00C666F2"/>
    <w:rsid w:val="00C668F7"/>
    <w:rsid w:val="00C66AF1"/>
    <w:rsid w:val="00C66E6E"/>
    <w:rsid w:val="00C66FC0"/>
    <w:rsid w:val="00C670AE"/>
    <w:rsid w:val="00C67177"/>
    <w:rsid w:val="00C671EB"/>
    <w:rsid w:val="00C67200"/>
    <w:rsid w:val="00C67553"/>
    <w:rsid w:val="00C67983"/>
    <w:rsid w:val="00C67A69"/>
    <w:rsid w:val="00C67CE4"/>
    <w:rsid w:val="00C67EDC"/>
    <w:rsid w:val="00C70098"/>
    <w:rsid w:val="00C70351"/>
    <w:rsid w:val="00C7055F"/>
    <w:rsid w:val="00C7073B"/>
    <w:rsid w:val="00C70A74"/>
    <w:rsid w:val="00C70E1F"/>
    <w:rsid w:val="00C710AC"/>
    <w:rsid w:val="00C71128"/>
    <w:rsid w:val="00C71330"/>
    <w:rsid w:val="00C7143A"/>
    <w:rsid w:val="00C714D2"/>
    <w:rsid w:val="00C715DD"/>
    <w:rsid w:val="00C7184E"/>
    <w:rsid w:val="00C719E0"/>
    <w:rsid w:val="00C71E99"/>
    <w:rsid w:val="00C71F22"/>
    <w:rsid w:val="00C7201A"/>
    <w:rsid w:val="00C7212D"/>
    <w:rsid w:val="00C72147"/>
    <w:rsid w:val="00C724FA"/>
    <w:rsid w:val="00C726FE"/>
    <w:rsid w:val="00C72909"/>
    <w:rsid w:val="00C72BF1"/>
    <w:rsid w:val="00C72EBA"/>
    <w:rsid w:val="00C736C1"/>
    <w:rsid w:val="00C7387E"/>
    <w:rsid w:val="00C73AB5"/>
    <w:rsid w:val="00C73C32"/>
    <w:rsid w:val="00C741B9"/>
    <w:rsid w:val="00C742E1"/>
    <w:rsid w:val="00C74846"/>
    <w:rsid w:val="00C74873"/>
    <w:rsid w:val="00C74A9A"/>
    <w:rsid w:val="00C74E54"/>
    <w:rsid w:val="00C75193"/>
    <w:rsid w:val="00C75291"/>
    <w:rsid w:val="00C752D4"/>
    <w:rsid w:val="00C7591E"/>
    <w:rsid w:val="00C7593B"/>
    <w:rsid w:val="00C75B50"/>
    <w:rsid w:val="00C75B60"/>
    <w:rsid w:val="00C75F20"/>
    <w:rsid w:val="00C762E5"/>
    <w:rsid w:val="00C766A2"/>
    <w:rsid w:val="00C76861"/>
    <w:rsid w:val="00C76DD4"/>
    <w:rsid w:val="00C76E42"/>
    <w:rsid w:val="00C773A6"/>
    <w:rsid w:val="00C779DD"/>
    <w:rsid w:val="00C8019F"/>
    <w:rsid w:val="00C804B0"/>
    <w:rsid w:val="00C80B37"/>
    <w:rsid w:val="00C8112F"/>
    <w:rsid w:val="00C818D8"/>
    <w:rsid w:val="00C82645"/>
    <w:rsid w:val="00C828F7"/>
    <w:rsid w:val="00C84512"/>
    <w:rsid w:val="00C84574"/>
    <w:rsid w:val="00C8458A"/>
    <w:rsid w:val="00C84640"/>
    <w:rsid w:val="00C84796"/>
    <w:rsid w:val="00C849FF"/>
    <w:rsid w:val="00C84B4E"/>
    <w:rsid w:val="00C84D10"/>
    <w:rsid w:val="00C84F8E"/>
    <w:rsid w:val="00C84FBD"/>
    <w:rsid w:val="00C850F0"/>
    <w:rsid w:val="00C85304"/>
    <w:rsid w:val="00C8534A"/>
    <w:rsid w:val="00C85628"/>
    <w:rsid w:val="00C85B80"/>
    <w:rsid w:val="00C85F7F"/>
    <w:rsid w:val="00C862DC"/>
    <w:rsid w:val="00C862ED"/>
    <w:rsid w:val="00C86549"/>
    <w:rsid w:val="00C86853"/>
    <w:rsid w:val="00C86C1B"/>
    <w:rsid w:val="00C86D89"/>
    <w:rsid w:val="00C86E68"/>
    <w:rsid w:val="00C86EE3"/>
    <w:rsid w:val="00C87570"/>
    <w:rsid w:val="00C8775B"/>
    <w:rsid w:val="00C878CE"/>
    <w:rsid w:val="00C87983"/>
    <w:rsid w:val="00C879EE"/>
    <w:rsid w:val="00C90435"/>
    <w:rsid w:val="00C90516"/>
    <w:rsid w:val="00C90884"/>
    <w:rsid w:val="00C90A75"/>
    <w:rsid w:val="00C90C23"/>
    <w:rsid w:val="00C91033"/>
    <w:rsid w:val="00C91893"/>
    <w:rsid w:val="00C91A2D"/>
    <w:rsid w:val="00C91C7C"/>
    <w:rsid w:val="00C91CF8"/>
    <w:rsid w:val="00C91DB6"/>
    <w:rsid w:val="00C91EF7"/>
    <w:rsid w:val="00C922C8"/>
    <w:rsid w:val="00C92538"/>
    <w:rsid w:val="00C92813"/>
    <w:rsid w:val="00C92AE8"/>
    <w:rsid w:val="00C9314E"/>
    <w:rsid w:val="00C93963"/>
    <w:rsid w:val="00C939B1"/>
    <w:rsid w:val="00C939D8"/>
    <w:rsid w:val="00C93CFC"/>
    <w:rsid w:val="00C93E19"/>
    <w:rsid w:val="00C942B2"/>
    <w:rsid w:val="00C94338"/>
    <w:rsid w:val="00C94422"/>
    <w:rsid w:val="00C947F3"/>
    <w:rsid w:val="00C948AA"/>
    <w:rsid w:val="00C949B6"/>
    <w:rsid w:val="00C94C39"/>
    <w:rsid w:val="00C94E54"/>
    <w:rsid w:val="00C94F8D"/>
    <w:rsid w:val="00C950D0"/>
    <w:rsid w:val="00C95288"/>
    <w:rsid w:val="00C952A1"/>
    <w:rsid w:val="00C952CD"/>
    <w:rsid w:val="00C953F6"/>
    <w:rsid w:val="00C95950"/>
    <w:rsid w:val="00C95B11"/>
    <w:rsid w:val="00C95D8B"/>
    <w:rsid w:val="00C95E72"/>
    <w:rsid w:val="00C95FB3"/>
    <w:rsid w:val="00C96B07"/>
    <w:rsid w:val="00C96EBE"/>
    <w:rsid w:val="00C972EF"/>
    <w:rsid w:val="00C97639"/>
    <w:rsid w:val="00C97660"/>
    <w:rsid w:val="00C976F5"/>
    <w:rsid w:val="00C977B7"/>
    <w:rsid w:val="00C978F7"/>
    <w:rsid w:val="00C97DD2"/>
    <w:rsid w:val="00C97E6E"/>
    <w:rsid w:val="00CA02F5"/>
    <w:rsid w:val="00CA0661"/>
    <w:rsid w:val="00CA0D5C"/>
    <w:rsid w:val="00CA0DDA"/>
    <w:rsid w:val="00CA0FCE"/>
    <w:rsid w:val="00CA118E"/>
    <w:rsid w:val="00CA13B7"/>
    <w:rsid w:val="00CA146B"/>
    <w:rsid w:val="00CA14A7"/>
    <w:rsid w:val="00CA15EA"/>
    <w:rsid w:val="00CA1B6F"/>
    <w:rsid w:val="00CA1DC9"/>
    <w:rsid w:val="00CA1F7C"/>
    <w:rsid w:val="00CA20C7"/>
    <w:rsid w:val="00CA22B6"/>
    <w:rsid w:val="00CA2390"/>
    <w:rsid w:val="00CA2733"/>
    <w:rsid w:val="00CA28BB"/>
    <w:rsid w:val="00CA309D"/>
    <w:rsid w:val="00CA33F9"/>
    <w:rsid w:val="00CA38AC"/>
    <w:rsid w:val="00CA3AA9"/>
    <w:rsid w:val="00CA42E4"/>
    <w:rsid w:val="00CA45C5"/>
    <w:rsid w:val="00CA4845"/>
    <w:rsid w:val="00CA4A88"/>
    <w:rsid w:val="00CA525F"/>
    <w:rsid w:val="00CA52C5"/>
    <w:rsid w:val="00CA52DF"/>
    <w:rsid w:val="00CA5951"/>
    <w:rsid w:val="00CA5BE3"/>
    <w:rsid w:val="00CA5EED"/>
    <w:rsid w:val="00CA6972"/>
    <w:rsid w:val="00CA69B4"/>
    <w:rsid w:val="00CA6AFD"/>
    <w:rsid w:val="00CA6E50"/>
    <w:rsid w:val="00CA6E81"/>
    <w:rsid w:val="00CA6FBD"/>
    <w:rsid w:val="00CA71F5"/>
    <w:rsid w:val="00CA733F"/>
    <w:rsid w:val="00CA748A"/>
    <w:rsid w:val="00CA79AF"/>
    <w:rsid w:val="00CA7B2E"/>
    <w:rsid w:val="00CA7DD0"/>
    <w:rsid w:val="00CABA5C"/>
    <w:rsid w:val="00CB0257"/>
    <w:rsid w:val="00CB039D"/>
    <w:rsid w:val="00CB042E"/>
    <w:rsid w:val="00CB07AD"/>
    <w:rsid w:val="00CB0881"/>
    <w:rsid w:val="00CB0BAE"/>
    <w:rsid w:val="00CB0C8F"/>
    <w:rsid w:val="00CB0CA0"/>
    <w:rsid w:val="00CB0ED7"/>
    <w:rsid w:val="00CB0EE0"/>
    <w:rsid w:val="00CB100D"/>
    <w:rsid w:val="00CB109C"/>
    <w:rsid w:val="00CB1888"/>
    <w:rsid w:val="00CB1FA3"/>
    <w:rsid w:val="00CB218D"/>
    <w:rsid w:val="00CB21A3"/>
    <w:rsid w:val="00CB27A3"/>
    <w:rsid w:val="00CB27A5"/>
    <w:rsid w:val="00CB3091"/>
    <w:rsid w:val="00CB315E"/>
    <w:rsid w:val="00CB3822"/>
    <w:rsid w:val="00CB3B09"/>
    <w:rsid w:val="00CB3D37"/>
    <w:rsid w:val="00CB3FC9"/>
    <w:rsid w:val="00CB40A4"/>
    <w:rsid w:val="00CB42C6"/>
    <w:rsid w:val="00CB444F"/>
    <w:rsid w:val="00CB46CE"/>
    <w:rsid w:val="00CB492D"/>
    <w:rsid w:val="00CB4DC6"/>
    <w:rsid w:val="00CB4F0B"/>
    <w:rsid w:val="00CB4F4B"/>
    <w:rsid w:val="00CB5217"/>
    <w:rsid w:val="00CB5A1C"/>
    <w:rsid w:val="00CB5BFE"/>
    <w:rsid w:val="00CB5FA6"/>
    <w:rsid w:val="00CB60EF"/>
    <w:rsid w:val="00CB622F"/>
    <w:rsid w:val="00CB655C"/>
    <w:rsid w:val="00CB66B1"/>
    <w:rsid w:val="00CB6828"/>
    <w:rsid w:val="00CB6A43"/>
    <w:rsid w:val="00CB6B5D"/>
    <w:rsid w:val="00CB6F74"/>
    <w:rsid w:val="00CB6FF0"/>
    <w:rsid w:val="00CB7120"/>
    <w:rsid w:val="00CB7344"/>
    <w:rsid w:val="00CB7634"/>
    <w:rsid w:val="00CB76B6"/>
    <w:rsid w:val="00CB7D95"/>
    <w:rsid w:val="00CB7F3F"/>
    <w:rsid w:val="00CC0436"/>
    <w:rsid w:val="00CC09D5"/>
    <w:rsid w:val="00CC0A73"/>
    <w:rsid w:val="00CC0ABD"/>
    <w:rsid w:val="00CC0CAB"/>
    <w:rsid w:val="00CC0DBA"/>
    <w:rsid w:val="00CC11C9"/>
    <w:rsid w:val="00CC12C7"/>
    <w:rsid w:val="00CC1328"/>
    <w:rsid w:val="00CC15A5"/>
    <w:rsid w:val="00CC17CA"/>
    <w:rsid w:val="00CC17E0"/>
    <w:rsid w:val="00CC18B8"/>
    <w:rsid w:val="00CC1AAB"/>
    <w:rsid w:val="00CC1B4F"/>
    <w:rsid w:val="00CC1C23"/>
    <w:rsid w:val="00CC2053"/>
    <w:rsid w:val="00CC20A3"/>
    <w:rsid w:val="00CC2BDC"/>
    <w:rsid w:val="00CC2CA7"/>
    <w:rsid w:val="00CC312E"/>
    <w:rsid w:val="00CC35F4"/>
    <w:rsid w:val="00CC365A"/>
    <w:rsid w:val="00CC3BBE"/>
    <w:rsid w:val="00CC3C97"/>
    <w:rsid w:val="00CC3D1E"/>
    <w:rsid w:val="00CC3E55"/>
    <w:rsid w:val="00CC44F4"/>
    <w:rsid w:val="00CC47DB"/>
    <w:rsid w:val="00CC4979"/>
    <w:rsid w:val="00CC49B4"/>
    <w:rsid w:val="00CC4D51"/>
    <w:rsid w:val="00CC4D65"/>
    <w:rsid w:val="00CC4ECD"/>
    <w:rsid w:val="00CC5069"/>
    <w:rsid w:val="00CC5130"/>
    <w:rsid w:val="00CC52B3"/>
    <w:rsid w:val="00CC52BD"/>
    <w:rsid w:val="00CC5708"/>
    <w:rsid w:val="00CC5A32"/>
    <w:rsid w:val="00CC5C44"/>
    <w:rsid w:val="00CC621E"/>
    <w:rsid w:val="00CC639D"/>
    <w:rsid w:val="00CC65AB"/>
    <w:rsid w:val="00CC65FF"/>
    <w:rsid w:val="00CC662D"/>
    <w:rsid w:val="00CC6720"/>
    <w:rsid w:val="00CC678C"/>
    <w:rsid w:val="00CC688B"/>
    <w:rsid w:val="00CC742D"/>
    <w:rsid w:val="00CC768C"/>
    <w:rsid w:val="00CC7AA5"/>
    <w:rsid w:val="00CC7ADD"/>
    <w:rsid w:val="00CD00B9"/>
    <w:rsid w:val="00CD030B"/>
    <w:rsid w:val="00CD04FC"/>
    <w:rsid w:val="00CD05F1"/>
    <w:rsid w:val="00CD06B4"/>
    <w:rsid w:val="00CD0E3F"/>
    <w:rsid w:val="00CD11EF"/>
    <w:rsid w:val="00CD127D"/>
    <w:rsid w:val="00CD16C1"/>
    <w:rsid w:val="00CD1880"/>
    <w:rsid w:val="00CD1F0F"/>
    <w:rsid w:val="00CD2534"/>
    <w:rsid w:val="00CD2921"/>
    <w:rsid w:val="00CD37D6"/>
    <w:rsid w:val="00CD3802"/>
    <w:rsid w:val="00CD3C33"/>
    <w:rsid w:val="00CD3E59"/>
    <w:rsid w:val="00CD4011"/>
    <w:rsid w:val="00CD4296"/>
    <w:rsid w:val="00CD4730"/>
    <w:rsid w:val="00CD4C1A"/>
    <w:rsid w:val="00CD4D5F"/>
    <w:rsid w:val="00CD4DA5"/>
    <w:rsid w:val="00CD4F70"/>
    <w:rsid w:val="00CD537B"/>
    <w:rsid w:val="00CD5AC9"/>
    <w:rsid w:val="00CD5F94"/>
    <w:rsid w:val="00CD6349"/>
    <w:rsid w:val="00CD6404"/>
    <w:rsid w:val="00CD656A"/>
    <w:rsid w:val="00CD6882"/>
    <w:rsid w:val="00CD69CF"/>
    <w:rsid w:val="00CD6C4A"/>
    <w:rsid w:val="00CD6C4C"/>
    <w:rsid w:val="00CD7492"/>
    <w:rsid w:val="00CD77CA"/>
    <w:rsid w:val="00CD794B"/>
    <w:rsid w:val="00CE0063"/>
    <w:rsid w:val="00CE0407"/>
    <w:rsid w:val="00CE05DA"/>
    <w:rsid w:val="00CE06FC"/>
    <w:rsid w:val="00CE0B0E"/>
    <w:rsid w:val="00CE0B71"/>
    <w:rsid w:val="00CE111D"/>
    <w:rsid w:val="00CE16D8"/>
    <w:rsid w:val="00CE1708"/>
    <w:rsid w:val="00CE17ED"/>
    <w:rsid w:val="00CE1D1B"/>
    <w:rsid w:val="00CE1E30"/>
    <w:rsid w:val="00CE1EB4"/>
    <w:rsid w:val="00CE21FB"/>
    <w:rsid w:val="00CE2643"/>
    <w:rsid w:val="00CE292B"/>
    <w:rsid w:val="00CE2A5A"/>
    <w:rsid w:val="00CE2D98"/>
    <w:rsid w:val="00CE2F0C"/>
    <w:rsid w:val="00CE316D"/>
    <w:rsid w:val="00CE3304"/>
    <w:rsid w:val="00CE33C3"/>
    <w:rsid w:val="00CE36FF"/>
    <w:rsid w:val="00CE40F9"/>
    <w:rsid w:val="00CE42B6"/>
    <w:rsid w:val="00CE43D0"/>
    <w:rsid w:val="00CE4EFE"/>
    <w:rsid w:val="00CE5306"/>
    <w:rsid w:val="00CE5478"/>
    <w:rsid w:val="00CE55C4"/>
    <w:rsid w:val="00CE5AD0"/>
    <w:rsid w:val="00CE5C57"/>
    <w:rsid w:val="00CE60FE"/>
    <w:rsid w:val="00CE6187"/>
    <w:rsid w:val="00CE6335"/>
    <w:rsid w:val="00CE6621"/>
    <w:rsid w:val="00CE66C6"/>
    <w:rsid w:val="00CE6875"/>
    <w:rsid w:val="00CE68E9"/>
    <w:rsid w:val="00CE69A4"/>
    <w:rsid w:val="00CE6D38"/>
    <w:rsid w:val="00CE6E55"/>
    <w:rsid w:val="00CE706E"/>
    <w:rsid w:val="00CE70D2"/>
    <w:rsid w:val="00CE7687"/>
    <w:rsid w:val="00CE7B1E"/>
    <w:rsid w:val="00CED560"/>
    <w:rsid w:val="00CF065B"/>
    <w:rsid w:val="00CF0926"/>
    <w:rsid w:val="00CF0C32"/>
    <w:rsid w:val="00CF125F"/>
    <w:rsid w:val="00CF13C4"/>
    <w:rsid w:val="00CF166C"/>
    <w:rsid w:val="00CF1851"/>
    <w:rsid w:val="00CF1895"/>
    <w:rsid w:val="00CF1BB8"/>
    <w:rsid w:val="00CF1CE1"/>
    <w:rsid w:val="00CF1EF5"/>
    <w:rsid w:val="00CF22B5"/>
    <w:rsid w:val="00CF24C7"/>
    <w:rsid w:val="00CF2C47"/>
    <w:rsid w:val="00CF2DA7"/>
    <w:rsid w:val="00CF2E3D"/>
    <w:rsid w:val="00CF303C"/>
    <w:rsid w:val="00CF3084"/>
    <w:rsid w:val="00CF388A"/>
    <w:rsid w:val="00CF396D"/>
    <w:rsid w:val="00CF3AEB"/>
    <w:rsid w:val="00CF3D25"/>
    <w:rsid w:val="00CF418C"/>
    <w:rsid w:val="00CF422E"/>
    <w:rsid w:val="00CF4629"/>
    <w:rsid w:val="00CF4708"/>
    <w:rsid w:val="00CF5B7D"/>
    <w:rsid w:val="00CF5BBC"/>
    <w:rsid w:val="00CF5CC4"/>
    <w:rsid w:val="00CF5D54"/>
    <w:rsid w:val="00CF5DC3"/>
    <w:rsid w:val="00CF5E07"/>
    <w:rsid w:val="00CF5EE7"/>
    <w:rsid w:val="00CF5F91"/>
    <w:rsid w:val="00CF6314"/>
    <w:rsid w:val="00CF6389"/>
    <w:rsid w:val="00CF6572"/>
    <w:rsid w:val="00CF66C8"/>
    <w:rsid w:val="00CF6E85"/>
    <w:rsid w:val="00CF70D4"/>
    <w:rsid w:val="00CF7522"/>
    <w:rsid w:val="00CF7B22"/>
    <w:rsid w:val="00CF7BEF"/>
    <w:rsid w:val="00D000E0"/>
    <w:rsid w:val="00D009E2"/>
    <w:rsid w:val="00D009EB"/>
    <w:rsid w:val="00D00A6E"/>
    <w:rsid w:val="00D00D42"/>
    <w:rsid w:val="00D00F2B"/>
    <w:rsid w:val="00D0144A"/>
    <w:rsid w:val="00D0189F"/>
    <w:rsid w:val="00D01B2B"/>
    <w:rsid w:val="00D01C8E"/>
    <w:rsid w:val="00D01CA3"/>
    <w:rsid w:val="00D01CCB"/>
    <w:rsid w:val="00D01F16"/>
    <w:rsid w:val="00D01FA0"/>
    <w:rsid w:val="00D025BE"/>
    <w:rsid w:val="00D02858"/>
    <w:rsid w:val="00D028FE"/>
    <w:rsid w:val="00D02A48"/>
    <w:rsid w:val="00D02B6B"/>
    <w:rsid w:val="00D03459"/>
    <w:rsid w:val="00D035B2"/>
    <w:rsid w:val="00D03672"/>
    <w:rsid w:val="00D03890"/>
    <w:rsid w:val="00D03A00"/>
    <w:rsid w:val="00D03C9A"/>
    <w:rsid w:val="00D03CA1"/>
    <w:rsid w:val="00D03D23"/>
    <w:rsid w:val="00D0418F"/>
    <w:rsid w:val="00D0423B"/>
    <w:rsid w:val="00D0424D"/>
    <w:rsid w:val="00D04528"/>
    <w:rsid w:val="00D0478B"/>
    <w:rsid w:val="00D0494D"/>
    <w:rsid w:val="00D04B3A"/>
    <w:rsid w:val="00D04D5B"/>
    <w:rsid w:val="00D0513A"/>
    <w:rsid w:val="00D0513E"/>
    <w:rsid w:val="00D056AB"/>
    <w:rsid w:val="00D056E6"/>
    <w:rsid w:val="00D058BB"/>
    <w:rsid w:val="00D058C2"/>
    <w:rsid w:val="00D059E7"/>
    <w:rsid w:val="00D05F1E"/>
    <w:rsid w:val="00D05FC8"/>
    <w:rsid w:val="00D0620C"/>
    <w:rsid w:val="00D06223"/>
    <w:rsid w:val="00D063BE"/>
    <w:rsid w:val="00D066AF"/>
    <w:rsid w:val="00D06E1A"/>
    <w:rsid w:val="00D071B8"/>
    <w:rsid w:val="00D0728F"/>
    <w:rsid w:val="00D0745A"/>
    <w:rsid w:val="00D074BC"/>
    <w:rsid w:val="00D078F2"/>
    <w:rsid w:val="00D07A9C"/>
    <w:rsid w:val="00D10253"/>
    <w:rsid w:val="00D103D3"/>
    <w:rsid w:val="00D105BB"/>
    <w:rsid w:val="00D10A76"/>
    <w:rsid w:val="00D10BC9"/>
    <w:rsid w:val="00D10C2D"/>
    <w:rsid w:val="00D10E9B"/>
    <w:rsid w:val="00D110A9"/>
    <w:rsid w:val="00D110C8"/>
    <w:rsid w:val="00D1114F"/>
    <w:rsid w:val="00D11643"/>
    <w:rsid w:val="00D1186F"/>
    <w:rsid w:val="00D118F8"/>
    <w:rsid w:val="00D11AE1"/>
    <w:rsid w:val="00D11B51"/>
    <w:rsid w:val="00D12233"/>
    <w:rsid w:val="00D12F29"/>
    <w:rsid w:val="00D135AF"/>
    <w:rsid w:val="00D1396A"/>
    <w:rsid w:val="00D13E63"/>
    <w:rsid w:val="00D1494A"/>
    <w:rsid w:val="00D14A87"/>
    <w:rsid w:val="00D14B91"/>
    <w:rsid w:val="00D14BAB"/>
    <w:rsid w:val="00D14DEF"/>
    <w:rsid w:val="00D1511D"/>
    <w:rsid w:val="00D152CE"/>
    <w:rsid w:val="00D15752"/>
    <w:rsid w:val="00D15B5A"/>
    <w:rsid w:val="00D15BDB"/>
    <w:rsid w:val="00D1608B"/>
    <w:rsid w:val="00D163D5"/>
    <w:rsid w:val="00D16459"/>
    <w:rsid w:val="00D16508"/>
    <w:rsid w:val="00D1657B"/>
    <w:rsid w:val="00D1658E"/>
    <w:rsid w:val="00D16907"/>
    <w:rsid w:val="00D16D6D"/>
    <w:rsid w:val="00D16F1E"/>
    <w:rsid w:val="00D17594"/>
    <w:rsid w:val="00D176B2"/>
    <w:rsid w:val="00D17AD0"/>
    <w:rsid w:val="00D17AFD"/>
    <w:rsid w:val="00D203A7"/>
    <w:rsid w:val="00D2040A"/>
    <w:rsid w:val="00D2050D"/>
    <w:rsid w:val="00D206AD"/>
    <w:rsid w:val="00D209AC"/>
    <w:rsid w:val="00D20F4E"/>
    <w:rsid w:val="00D20F92"/>
    <w:rsid w:val="00D21545"/>
    <w:rsid w:val="00D216E7"/>
    <w:rsid w:val="00D21F53"/>
    <w:rsid w:val="00D221A9"/>
    <w:rsid w:val="00D22320"/>
    <w:rsid w:val="00D22350"/>
    <w:rsid w:val="00D22740"/>
    <w:rsid w:val="00D231A8"/>
    <w:rsid w:val="00D2352A"/>
    <w:rsid w:val="00D238C1"/>
    <w:rsid w:val="00D2393C"/>
    <w:rsid w:val="00D23AC8"/>
    <w:rsid w:val="00D242BC"/>
    <w:rsid w:val="00D24341"/>
    <w:rsid w:val="00D244FB"/>
    <w:rsid w:val="00D2491F"/>
    <w:rsid w:val="00D24A8B"/>
    <w:rsid w:val="00D24AFE"/>
    <w:rsid w:val="00D25182"/>
    <w:rsid w:val="00D2580A"/>
    <w:rsid w:val="00D25B95"/>
    <w:rsid w:val="00D25C0F"/>
    <w:rsid w:val="00D25E1F"/>
    <w:rsid w:val="00D25F11"/>
    <w:rsid w:val="00D26793"/>
    <w:rsid w:val="00D26BB5"/>
    <w:rsid w:val="00D26C8D"/>
    <w:rsid w:val="00D26D41"/>
    <w:rsid w:val="00D26DB1"/>
    <w:rsid w:val="00D270B9"/>
    <w:rsid w:val="00D273B9"/>
    <w:rsid w:val="00D273D3"/>
    <w:rsid w:val="00D27504"/>
    <w:rsid w:val="00D275CA"/>
    <w:rsid w:val="00D2764E"/>
    <w:rsid w:val="00D27CE5"/>
    <w:rsid w:val="00D300B9"/>
    <w:rsid w:val="00D30210"/>
    <w:rsid w:val="00D30579"/>
    <w:rsid w:val="00D305A4"/>
    <w:rsid w:val="00D305B6"/>
    <w:rsid w:val="00D3088F"/>
    <w:rsid w:val="00D308CA"/>
    <w:rsid w:val="00D30C57"/>
    <w:rsid w:val="00D30CA1"/>
    <w:rsid w:val="00D30E5A"/>
    <w:rsid w:val="00D30E90"/>
    <w:rsid w:val="00D310D7"/>
    <w:rsid w:val="00D3110D"/>
    <w:rsid w:val="00D31334"/>
    <w:rsid w:val="00D314AC"/>
    <w:rsid w:val="00D3157F"/>
    <w:rsid w:val="00D31851"/>
    <w:rsid w:val="00D31B76"/>
    <w:rsid w:val="00D31D53"/>
    <w:rsid w:val="00D328FE"/>
    <w:rsid w:val="00D32ADE"/>
    <w:rsid w:val="00D32B24"/>
    <w:rsid w:val="00D32B4A"/>
    <w:rsid w:val="00D32D2B"/>
    <w:rsid w:val="00D32DBD"/>
    <w:rsid w:val="00D33346"/>
    <w:rsid w:val="00D336FC"/>
    <w:rsid w:val="00D33774"/>
    <w:rsid w:val="00D33DDB"/>
    <w:rsid w:val="00D33F7A"/>
    <w:rsid w:val="00D34194"/>
    <w:rsid w:val="00D343DB"/>
    <w:rsid w:val="00D34704"/>
    <w:rsid w:val="00D34831"/>
    <w:rsid w:val="00D34BB3"/>
    <w:rsid w:val="00D34CF4"/>
    <w:rsid w:val="00D3525F"/>
    <w:rsid w:val="00D352BF"/>
    <w:rsid w:val="00D35328"/>
    <w:rsid w:val="00D35344"/>
    <w:rsid w:val="00D35712"/>
    <w:rsid w:val="00D357D3"/>
    <w:rsid w:val="00D35EA3"/>
    <w:rsid w:val="00D36717"/>
    <w:rsid w:val="00D369D7"/>
    <w:rsid w:val="00D372BE"/>
    <w:rsid w:val="00D37404"/>
    <w:rsid w:val="00D376F1"/>
    <w:rsid w:val="00D37887"/>
    <w:rsid w:val="00D3797E"/>
    <w:rsid w:val="00D37A08"/>
    <w:rsid w:val="00D37A8B"/>
    <w:rsid w:val="00D37AD9"/>
    <w:rsid w:val="00D37BF3"/>
    <w:rsid w:val="00D37C6A"/>
    <w:rsid w:val="00D37D0D"/>
    <w:rsid w:val="00D37D8F"/>
    <w:rsid w:val="00D40206"/>
    <w:rsid w:val="00D402ED"/>
    <w:rsid w:val="00D40406"/>
    <w:rsid w:val="00D4040F"/>
    <w:rsid w:val="00D404FD"/>
    <w:rsid w:val="00D40651"/>
    <w:rsid w:val="00D409A2"/>
    <w:rsid w:val="00D40A8A"/>
    <w:rsid w:val="00D40C20"/>
    <w:rsid w:val="00D40C21"/>
    <w:rsid w:val="00D40D0E"/>
    <w:rsid w:val="00D40E04"/>
    <w:rsid w:val="00D410CB"/>
    <w:rsid w:val="00D410D6"/>
    <w:rsid w:val="00D41213"/>
    <w:rsid w:val="00D41618"/>
    <w:rsid w:val="00D41649"/>
    <w:rsid w:val="00D41DB6"/>
    <w:rsid w:val="00D420A7"/>
    <w:rsid w:val="00D42594"/>
    <w:rsid w:val="00D42649"/>
    <w:rsid w:val="00D42719"/>
    <w:rsid w:val="00D429B5"/>
    <w:rsid w:val="00D43197"/>
    <w:rsid w:val="00D4331F"/>
    <w:rsid w:val="00D4356D"/>
    <w:rsid w:val="00D436B5"/>
    <w:rsid w:val="00D43E1F"/>
    <w:rsid w:val="00D43EFD"/>
    <w:rsid w:val="00D442DC"/>
    <w:rsid w:val="00D44419"/>
    <w:rsid w:val="00D44437"/>
    <w:rsid w:val="00D444C8"/>
    <w:rsid w:val="00D44E27"/>
    <w:rsid w:val="00D44FB3"/>
    <w:rsid w:val="00D455A4"/>
    <w:rsid w:val="00D458C2"/>
    <w:rsid w:val="00D45AB3"/>
    <w:rsid w:val="00D45DC5"/>
    <w:rsid w:val="00D4620F"/>
    <w:rsid w:val="00D46281"/>
    <w:rsid w:val="00D46501"/>
    <w:rsid w:val="00D46578"/>
    <w:rsid w:val="00D46615"/>
    <w:rsid w:val="00D4667E"/>
    <w:rsid w:val="00D46929"/>
    <w:rsid w:val="00D46A7C"/>
    <w:rsid w:val="00D471C9"/>
    <w:rsid w:val="00D47359"/>
    <w:rsid w:val="00D47A55"/>
    <w:rsid w:val="00D47D2D"/>
    <w:rsid w:val="00D47E66"/>
    <w:rsid w:val="00D47E81"/>
    <w:rsid w:val="00D47EFB"/>
    <w:rsid w:val="00D5012A"/>
    <w:rsid w:val="00D5012F"/>
    <w:rsid w:val="00D506C3"/>
    <w:rsid w:val="00D5087F"/>
    <w:rsid w:val="00D50B5C"/>
    <w:rsid w:val="00D510E0"/>
    <w:rsid w:val="00D514AA"/>
    <w:rsid w:val="00D5168F"/>
    <w:rsid w:val="00D51C79"/>
    <w:rsid w:val="00D51F74"/>
    <w:rsid w:val="00D5241F"/>
    <w:rsid w:val="00D524AC"/>
    <w:rsid w:val="00D525CF"/>
    <w:rsid w:val="00D52746"/>
    <w:rsid w:val="00D52A47"/>
    <w:rsid w:val="00D52BDE"/>
    <w:rsid w:val="00D52D7C"/>
    <w:rsid w:val="00D52F26"/>
    <w:rsid w:val="00D5347A"/>
    <w:rsid w:val="00D53509"/>
    <w:rsid w:val="00D538E5"/>
    <w:rsid w:val="00D53A49"/>
    <w:rsid w:val="00D53DB1"/>
    <w:rsid w:val="00D54198"/>
    <w:rsid w:val="00D54337"/>
    <w:rsid w:val="00D5449A"/>
    <w:rsid w:val="00D544AF"/>
    <w:rsid w:val="00D548D7"/>
    <w:rsid w:val="00D5492C"/>
    <w:rsid w:val="00D549A6"/>
    <w:rsid w:val="00D54A5C"/>
    <w:rsid w:val="00D54B56"/>
    <w:rsid w:val="00D5518E"/>
    <w:rsid w:val="00D55499"/>
    <w:rsid w:val="00D55679"/>
    <w:rsid w:val="00D557D5"/>
    <w:rsid w:val="00D55820"/>
    <w:rsid w:val="00D558D3"/>
    <w:rsid w:val="00D558E9"/>
    <w:rsid w:val="00D55989"/>
    <w:rsid w:val="00D55C66"/>
    <w:rsid w:val="00D55DFC"/>
    <w:rsid w:val="00D55EFF"/>
    <w:rsid w:val="00D55F33"/>
    <w:rsid w:val="00D560D1"/>
    <w:rsid w:val="00D561B2"/>
    <w:rsid w:val="00D562BD"/>
    <w:rsid w:val="00D56575"/>
    <w:rsid w:val="00D56827"/>
    <w:rsid w:val="00D568B1"/>
    <w:rsid w:val="00D56D44"/>
    <w:rsid w:val="00D56E31"/>
    <w:rsid w:val="00D56E85"/>
    <w:rsid w:val="00D56F1D"/>
    <w:rsid w:val="00D57116"/>
    <w:rsid w:val="00D572CB"/>
    <w:rsid w:val="00D5733D"/>
    <w:rsid w:val="00D574E3"/>
    <w:rsid w:val="00D57962"/>
    <w:rsid w:val="00D57E1C"/>
    <w:rsid w:val="00D60155"/>
    <w:rsid w:val="00D601EB"/>
    <w:rsid w:val="00D60416"/>
    <w:rsid w:val="00D6058E"/>
    <w:rsid w:val="00D60C5F"/>
    <w:rsid w:val="00D60F0B"/>
    <w:rsid w:val="00D610FE"/>
    <w:rsid w:val="00D614C1"/>
    <w:rsid w:val="00D61682"/>
    <w:rsid w:val="00D61B19"/>
    <w:rsid w:val="00D61D75"/>
    <w:rsid w:val="00D61F8E"/>
    <w:rsid w:val="00D6208B"/>
    <w:rsid w:val="00D6248A"/>
    <w:rsid w:val="00D627E8"/>
    <w:rsid w:val="00D628BC"/>
    <w:rsid w:val="00D62D15"/>
    <w:rsid w:val="00D62EBA"/>
    <w:rsid w:val="00D63268"/>
    <w:rsid w:val="00D633C2"/>
    <w:rsid w:val="00D6386B"/>
    <w:rsid w:val="00D6396A"/>
    <w:rsid w:val="00D63CC7"/>
    <w:rsid w:val="00D63EE5"/>
    <w:rsid w:val="00D64118"/>
    <w:rsid w:val="00D642E5"/>
    <w:rsid w:val="00D64870"/>
    <w:rsid w:val="00D64E09"/>
    <w:rsid w:val="00D656EA"/>
    <w:rsid w:val="00D6591A"/>
    <w:rsid w:val="00D65A10"/>
    <w:rsid w:val="00D65B86"/>
    <w:rsid w:val="00D65F07"/>
    <w:rsid w:val="00D66471"/>
    <w:rsid w:val="00D66A6B"/>
    <w:rsid w:val="00D6701A"/>
    <w:rsid w:val="00D67057"/>
    <w:rsid w:val="00D671D8"/>
    <w:rsid w:val="00D672EE"/>
    <w:rsid w:val="00D673AC"/>
    <w:rsid w:val="00D674E8"/>
    <w:rsid w:val="00D67988"/>
    <w:rsid w:val="00D67B99"/>
    <w:rsid w:val="00D67D94"/>
    <w:rsid w:val="00D67DC0"/>
    <w:rsid w:val="00D67EB1"/>
    <w:rsid w:val="00D67F2E"/>
    <w:rsid w:val="00D700E7"/>
    <w:rsid w:val="00D70282"/>
    <w:rsid w:val="00D7036F"/>
    <w:rsid w:val="00D70493"/>
    <w:rsid w:val="00D7066A"/>
    <w:rsid w:val="00D70B1F"/>
    <w:rsid w:val="00D70C45"/>
    <w:rsid w:val="00D71380"/>
    <w:rsid w:val="00D714DD"/>
    <w:rsid w:val="00D71B32"/>
    <w:rsid w:val="00D71B62"/>
    <w:rsid w:val="00D71B9B"/>
    <w:rsid w:val="00D72454"/>
    <w:rsid w:val="00D72B32"/>
    <w:rsid w:val="00D72BB1"/>
    <w:rsid w:val="00D72E5D"/>
    <w:rsid w:val="00D72EC6"/>
    <w:rsid w:val="00D72F50"/>
    <w:rsid w:val="00D7308F"/>
    <w:rsid w:val="00D733F9"/>
    <w:rsid w:val="00D73408"/>
    <w:rsid w:val="00D73660"/>
    <w:rsid w:val="00D7395F"/>
    <w:rsid w:val="00D742CE"/>
    <w:rsid w:val="00D744D9"/>
    <w:rsid w:val="00D7468F"/>
    <w:rsid w:val="00D747DA"/>
    <w:rsid w:val="00D74818"/>
    <w:rsid w:val="00D74B2E"/>
    <w:rsid w:val="00D74E43"/>
    <w:rsid w:val="00D74E84"/>
    <w:rsid w:val="00D751A8"/>
    <w:rsid w:val="00D757FD"/>
    <w:rsid w:val="00D75C70"/>
    <w:rsid w:val="00D75E97"/>
    <w:rsid w:val="00D7603C"/>
    <w:rsid w:val="00D763D4"/>
    <w:rsid w:val="00D76CFC"/>
    <w:rsid w:val="00D76D9F"/>
    <w:rsid w:val="00D770B6"/>
    <w:rsid w:val="00D772B6"/>
    <w:rsid w:val="00D7765C"/>
    <w:rsid w:val="00D77C8B"/>
    <w:rsid w:val="00D77D01"/>
    <w:rsid w:val="00D77D77"/>
    <w:rsid w:val="00D8006C"/>
    <w:rsid w:val="00D802EF"/>
    <w:rsid w:val="00D804ED"/>
    <w:rsid w:val="00D80964"/>
    <w:rsid w:val="00D8098D"/>
    <w:rsid w:val="00D809CB"/>
    <w:rsid w:val="00D80B32"/>
    <w:rsid w:val="00D80D89"/>
    <w:rsid w:val="00D80DF0"/>
    <w:rsid w:val="00D80E66"/>
    <w:rsid w:val="00D80ED3"/>
    <w:rsid w:val="00D8107F"/>
    <w:rsid w:val="00D81317"/>
    <w:rsid w:val="00D814E4"/>
    <w:rsid w:val="00D8155E"/>
    <w:rsid w:val="00D816BF"/>
    <w:rsid w:val="00D8180E"/>
    <w:rsid w:val="00D8186C"/>
    <w:rsid w:val="00D81AC6"/>
    <w:rsid w:val="00D81FF3"/>
    <w:rsid w:val="00D821B1"/>
    <w:rsid w:val="00D8282C"/>
    <w:rsid w:val="00D828A1"/>
    <w:rsid w:val="00D83139"/>
    <w:rsid w:val="00D832FB"/>
    <w:rsid w:val="00D836BE"/>
    <w:rsid w:val="00D83A3E"/>
    <w:rsid w:val="00D83D77"/>
    <w:rsid w:val="00D83E22"/>
    <w:rsid w:val="00D83F8F"/>
    <w:rsid w:val="00D8402D"/>
    <w:rsid w:val="00D8463E"/>
    <w:rsid w:val="00D84721"/>
    <w:rsid w:val="00D84E42"/>
    <w:rsid w:val="00D84E89"/>
    <w:rsid w:val="00D8555C"/>
    <w:rsid w:val="00D8561B"/>
    <w:rsid w:val="00D8581F"/>
    <w:rsid w:val="00D858C3"/>
    <w:rsid w:val="00D85B6C"/>
    <w:rsid w:val="00D85C5A"/>
    <w:rsid w:val="00D85C96"/>
    <w:rsid w:val="00D85D7D"/>
    <w:rsid w:val="00D85DD2"/>
    <w:rsid w:val="00D85EE1"/>
    <w:rsid w:val="00D861D3"/>
    <w:rsid w:val="00D86308"/>
    <w:rsid w:val="00D86358"/>
    <w:rsid w:val="00D86764"/>
    <w:rsid w:val="00D86A3D"/>
    <w:rsid w:val="00D86B70"/>
    <w:rsid w:val="00D86E01"/>
    <w:rsid w:val="00D86FE1"/>
    <w:rsid w:val="00D87130"/>
    <w:rsid w:val="00D87BE2"/>
    <w:rsid w:val="00D87C2F"/>
    <w:rsid w:val="00D87ED6"/>
    <w:rsid w:val="00D87F2B"/>
    <w:rsid w:val="00D900A2"/>
    <w:rsid w:val="00D90195"/>
    <w:rsid w:val="00D9030F"/>
    <w:rsid w:val="00D9045D"/>
    <w:rsid w:val="00D90614"/>
    <w:rsid w:val="00D90751"/>
    <w:rsid w:val="00D90BCB"/>
    <w:rsid w:val="00D90E6F"/>
    <w:rsid w:val="00D90F40"/>
    <w:rsid w:val="00D91028"/>
    <w:rsid w:val="00D91124"/>
    <w:rsid w:val="00D91591"/>
    <w:rsid w:val="00D91717"/>
    <w:rsid w:val="00D919CF"/>
    <w:rsid w:val="00D91AA5"/>
    <w:rsid w:val="00D91CF4"/>
    <w:rsid w:val="00D92432"/>
    <w:rsid w:val="00D9267B"/>
    <w:rsid w:val="00D92DBA"/>
    <w:rsid w:val="00D92F99"/>
    <w:rsid w:val="00D930FE"/>
    <w:rsid w:val="00D932A2"/>
    <w:rsid w:val="00D93669"/>
    <w:rsid w:val="00D93AD9"/>
    <w:rsid w:val="00D93C64"/>
    <w:rsid w:val="00D93DC8"/>
    <w:rsid w:val="00D9416F"/>
    <w:rsid w:val="00D946CF"/>
    <w:rsid w:val="00D9471C"/>
    <w:rsid w:val="00D94B48"/>
    <w:rsid w:val="00D94CFE"/>
    <w:rsid w:val="00D94EAE"/>
    <w:rsid w:val="00D9522F"/>
    <w:rsid w:val="00D95475"/>
    <w:rsid w:val="00D9582C"/>
    <w:rsid w:val="00D95ADF"/>
    <w:rsid w:val="00D95D58"/>
    <w:rsid w:val="00D95E6D"/>
    <w:rsid w:val="00D95FB3"/>
    <w:rsid w:val="00D96127"/>
    <w:rsid w:val="00D96280"/>
    <w:rsid w:val="00D963CD"/>
    <w:rsid w:val="00D96815"/>
    <w:rsid w:val="00D96F8A"/>
    <w:rsid w:val="00D97C16"/>
    <w:rsid w:val="00D97C8F"/>
    <w:rsid w:val="00D97F26"/>
    <w:rsid w:val="00DA010B"/>
    <w:rsid w:val="00DA01EA"/>
    <w:rsid w:val="00DA021F"/>
    <w:rsid w:val="00DA0C19"/>
    <w:rsid w:val="00DA0C21"/>
    <w:rsid w:val="00DA0F1A"/>
    <w:rsid w:val="00DA100A"/>
    <w:rsid w:val="00DA105C"/>
    <w:rsid w:val="00DA128C"/>
    <w:rsid w:val="00DA160E"/>
    <w:rsid w:val="00DA177A"/>
    <w:rsid w:val="00DA177F"/>
    <w:rsid w:val="00DA2082"/>
    <w:rsid w:val="00DA25CC"/>
    <w:rsid w:val="00DA2A1E"/>
    <w:rsid w:val="00DA2F19"/>
    <w:rsid w:val="00DA3093"/>
    <w:rsid w:val="00DA3CC2"/>
    <w:rsid w:val="00DA3E5E"/>
    <w:rsid w:val="00DA42EB"/>
    <w:rsid w:val="00DA4341"/>
    <w:rsid w:val="00DA473E"/>
    <w:rsid w:val="00DA4A48"/>
    <w:rsid w:val="00DA4B78"/>
    <w:rsid w:val="00DA54A4"/>
    <w:rsid w:val="00DA5569"/>
    <w:rsid w:val="00DA566C"/>
    <w:rsid w:val="00DA5AAB"/>
    <w:rsid w:val="00DA5AB1"/>
    <w:rsid w:val="00DA5B50"/>
    <w:rsid w:val="00DA5DB7"/>
    <w:rsid w:val="00DA6226"/>
    <w:rsid w:val="00DA6648"/>
    <w:rsid w:val="00DA6795"/>
    <w:rsid w:val="00DA67B3"/>
    <w:rsid w:val="00DA6845"/>
    <w:rsid w:val="00DA698B"/>
    <w:rsid w:val="00DA6DAF"/>
    <w:rsid w:val="00DA76F7"/>
    <w:rsid w:val="00DA77FC"/>
    <w:rsid w:val="00DA781F"/>
    <w:rsid w:val="00DA78E3"/>
    <w:rsid w:val="00DA7EFB"/>
    <w:rsid w:val="00DB05E8"/>
    <w:rsid w:val="00DB07AA"/>
    <w:rsid w:val="00DB0A93"/>
    <w:rsid w:val="00DB101C"/>
    <w:rsid w:val="00DB1B60"/>
    <w:rsid w:val="00DB1DCD"/>
    <w:rsid w:val="00DB1E56"/>
    <w:rsid w:val="00DB1F0C"/>
    <w:rsid w:val="00DB2173"/>
    <w:rsid w:val="00DB2457"/>
    <w:rsid w:val="00DB269D"/>
    <w:rsid w:val="00DB28EE"/>
    <w:rsid w:val="00DB2A12"/>
    <w:rsid w:val="00DB2A16"/>
    <w:rsid w:val="00DB2A2E"/>
    <w:rsid w:val="00DB2B3B"/>
    <w:rsid w:val="00DB2BBB"/>
    <w:rsid w:val="00DB3009"/>
    <w:rsid w:val="00DB3532"/>
    <w:rsid w:val="00DB37D9"/>
    <w:rsid w:val="00DB37EF"/>
    <w:rsid w:val="00DB3891"/>
    <w:rsid w:val="00DB3935"/>
    <w:rsid w:val="00DB3F90"/>
    <w:rsid w:val="00DB4017"/>
    <w:rsid w:val="00DB4207"/>
    <w:rsid w:val="00DB435D"/>
    <w:rsid w:val="00DB4665"/>
    <w:rsid w:val="00DB472A"/>
    <w:rsid w:val="00DB4882"/>
    <w:rsid w:val="00DB4BB2"/>
    <w:rsid w:val="00DB4CF2"/>
    <w:rsid w:val="00DB5098"/>
    <w:rsid w:val="00DB5330"/>
    <w:rsid w:val="00DB53D4"/>
    <w:rsid w:val="00DB541A"/>
    <w:rsid w:val="00DB55F7"/>
    <w:rsid w:val="00DB57CA"/>
    <w:rsid w:val="00DB593F"/>
    <w:rsid w:val="00DB59A4"/>
    <w:rsid w:val="00DB5AC1"/>
    <w:rsid w:val="00DB5BE5"/>
    <w:rsid w:val="00DB5CDA"/>
    <w:rsid w:val="00DB5EB4"/>
    <w:rsid w:val="00DB5EBD"/>
    <w:rsid w:val="00DB5F6D"/>
    <w:rsid w:val="00DB61A4"/>
    <w:rsid w:val="00DB6204"/>
    <w:rsid w:val="00DB6256"/>
    <w:rsid w:val="00DB6B30"/>
    <w:rsid w:val="00DB6EB4"/>
    <w:rsid w:val="00DB73E2"/>
    <w:rsid w:val="00DB78DA"/>
    <w:rsid w:val="00DC00A2"/>
    <w:rsid w:val="00DC0453"/>
    <w:rsid w:val="00DC073A"/>
    <w:rsid w:val="00DC08D1"/>
    <w:rsid w:val="00DC15F2"/>
    <w:rsid w:val="00DC167C"/>
    <w:rsid w:val="00DC1C9C"/>
    <w:rsid w:val="00DC1F7D"/>
    <w:rsid w:val="00DC20A5"/>
    <w:rsid w:val="00DC2636"/>
    <w:rsid w:val="00DC29F4"/>
    <w:rsid w:val="00DC2C12"/>
    <w:rsid w:val="00DC30ED"/>
    <w:rsid w:val="00DC32CE"/>
    <w:rsid w:val="00DC34DC"/>
    <w:rsid w:val="00DC35B5"/>
    <w:rsid w:val="00DC3CE4"/>
    <w:rsid w:val="00DC3DAE"/>
    <w:rsid w:val="00DC3DED"/>
    <w:rsid w:val="00DC40CE"/>
    <w:rsid w:val="00DC4ABF"/>
    <w:rsid w:val="00DC4B24"/>
    <w:rsid w:val="00DC4E06"/>
    <w:rsid w:val="00DC54B4"/>
    <w:rsid w:val="00DC5515"/>
    <w:rsid w:val="00DC55DC"/>
    <w:rsid w:val="00DC565B"/>
    <w:rsid w:val="00DC5ED3"/>
    <w:rsid w:val="00DC61F7"/>
    <w:rsid w:val="00DC6395"/>
    <w:rsid w:val="00DC654D"/>
    <w:rsid w:val="00DC6607"/>
    <w:rsid w:val="00DC679B"/>
    <w:rsid w:val="00DC6A44"/>
    <w:rsid w:val="00DC6AF4"/>
    <w:rsid w:val="00DC6B81"/>
    <w:rsid w:val="00DC6C45"/>
    <w:rsid w:val="00DC6E0C"/>
    <w:rsid w:val="00DC74F9"/>
    <w:rsid w:val="00DC7592"/>
    <w:rsid w:val="00DC765F"/>
    <w:rsid w:val="00DC788F"/>
    <w:rsid w:val="00DC7E91"/>
    <w:rsid w:val="00DCD928"/>
    <w:rsid w:val="00DD0237"/>
    <w:rsid w:val="00DD0252"/>
    <w:rsid w:val="00DD04D2"/>
    <w:rsid w:val="00DD0852"/>
    <w:rsid w:val="00DD0B39"/>
    <w:rsid w:val="00DD0B4F"/>
    <w:rsid w:val="00DD0D29"/>
    <w:rsid w:val="00DD1001"/>
    <w:rsid w:val="00DD11AD"/>
    <w:rsid w:val="00DD11E5"/>
    <w:rsid w:val="00DD136A"/>
    <w:rsid w:val="00DD13D1"/>
    <w:rsid w:val="00DD14C7"/>
    <w:rsid w:val="00DD168C"/>
    <w:rsid w:val="00DD1934"/>
    <w:rsid w:val="00DD1BBE"/>
    <w:rsid w:val="00DD211D"/>
    <w:rsid w:val="00DD2280"/>
    <w:rsid w:val="00DD2323"/>
    <w:rsid w:val="00DD23D1"/>
    <w:rsid w:val="00DD2670"/>
    <w:rsid w:val="00DD276C"/>
    <w:rsid w:val="00DD2B3A"/>
    <w:rsid w:val="00DD2E28"/>
    <w:rsid w:val="00DD2EE5"/>
    <w:rsid w:val="00DD316F"/>
    <w:rsid w:val="00DD3633"/>
    <w:rsid w:val="00DD3888"/>
    <w:rsid w:val="00DD3898"/>
    <w:rsid w:val="00DD3903"/>
    <w:rsid w:val="00DD3959"/>
    <w:rsid w:val="00DD39B3"/>
    <w:rsid w:val="00DD3A40"/>
    <w:rsid w:val="00DD3B3C"/>
    <w:rsid w:val="00DD3B85"/>
    <w:rsid w:val="00DD3ECF"/>
    <w:rsid w:val="00DD4081"/>
    <w:rsid w:val="00DD4110"/>
    <w:rsid w:val="00DD43D6"/>
    <w:rsid w:val="00DD4403"/>
    <w:rsid w:val="00DD4A09"/>
    <w:rsid w:val="00DD4C66"/>
    <w:rsid w:val="00DD4D6F"/>
    <w:rsid w:val="00DD53CF"/>
    <w:rsid w:val="00DD56D3"/>
    <w:rsid w:val="00DD5D16"/>
    <w:rsid w:val="00DD5DF7"/>
    <w:rsid w:val="00DD5E07"/>
    <w:rsid w:val="00DD5F83"/>
    <w:rsid w:val="00DD5FBA"/>
    <w:rsid w:val="00DD6017"/>
    <w:rsid w:val="00DD605F"/>
    <w:rsid w:val="00DD6158"/>
    <w:rsid w:val="00DD64FA"/>
    <w:rsid w:val="00DD672F"/>
    <w:rsid w:val="00DD71A8"/>
    <w:rsid w:val="00DD79B2"/>
    <w:rsid w:val="00DD7BCD"/>
    <w:rsid w:val="00DE008F"/>
    <w:rsid w:val="00DE06D1"/>
    <w:rsid w:val="00DE093F"/>
    <w:rsid w:val="00DE104D"/>
    <w:rsid w:val="00DE12E0"/>
    <w:rsid w:val="00DE193B"/>
    <w:rsid w:val="00DE1D8E"/>
    <w:rsid w:val="00DE1F62"/>
    <w:rsid w:val="00DE1FF1"/>
    <w:rsid w:val="00DE1FFA"/>
    <w:rsid w:val="00DE2116"/>
    <w:rsid w:val="00DE22A0"/>
    <w:rsid w:val="00DE261E"/>
    <w:rsid w:val="00DE2D0A"/>
    <w:rsid w:val="00DE3637"/>
    <w:rsid w:val="00DE36C2"/>
    <w:rsid w:val="00DE39F8"/>
    <w:rsid w:val="00DE3D18"/>
    <w:rsid w:val="00DE446C"/>
    <w:rsid w:val="00DE467D"/>
    <w:rsid w:val="00DE4775"/>
    <w:rsid w:val="00DE48DC"/>
    <w:rsid w:val="00DE492B"/>
    <w:rsid w:val="00DE4ABC"/>
    <w:rsid w:val="00DE4EB9"/>
    <w:rsid w:val="00DE52D0"/>
    <w:rsid w:val="00DE56D0"/>
    <w:rsid w:val="00DE5717"/>
    <w:rsid w:val="00DE5AF7"/>
    <w:rsid w:val="00DE5C15"/>
    <w:rsid w:val="00DE5F9B"/>
    <w:rsid w:val="00DE6092"/>
    <w:rsid w:val="00DE60CB"/>
    <w:rsid w:val="00DE6B51"/>
    <w:rsid w:val="00DE6F10"/>
    <w:rsid w:val="00DE7007"/>
    <w:rsid w:val="00DE7191"/>
    <w:rsid w:val="00DE7487"/>
    <w:rsid w:val="00DE750D"/>
    <w:rsid w:val="00DE7689"/>
    <w:rsid w:val="00DE7718"/>
    <w:rsid w:val="00DF00D1"/>
    <w:rsid w:val="00DF0717"/>
    <w:rsid w:val="00DF0862"/>
    <w:rsid w:val="00DF0CA6"/>
    <w:rsid w:val="00DF0F3A"/>
    <w:rsid w:val="00DF107D"/>
    <w:rsid w:val="00DF116C"/>
    <w:rsid w:val="00DF1830"/>
    <w:rsid w:val="00DF1B5E"/>
    <w:rsid w:val="00DF2116"/>
    <w:rsid w:val="00DF2681"/>
    <w:rsid w:val="00DF26CC"/>
    <w:rsid w:val="00DF271B"/>
    <w:rsid w:val="00DF29A3"/>
    <w:rsid w:val="00DF2A63"/>
    <w:rsid w:val="00DF2B1F"/>
    <w:rsid w:val="00DF2BAB"/>
    <w:rsid w:val="00DF2E5F"/>
    <w:rsid w:val="00DF31A8"/>
    <w:rsid w:val="00DF31BC"/>
    <w:rsid w:val="00DF397A"/>
    <w:rsid w:val="00DF3ACA"/>
    <w:rsid w:val="00DF3F42"/>
    <w:rsid w:val="00DF482E"/>
    <w:rsid w:val="00DF4916"/>
    <w:rsid w:val="00DF4A53"/>
    <w:rsid w:val="00DF4D00"/>
    <w:rsid w:val="00DF4F6D"/>
    <w:rsid w:val="00DF52AE"/>
    <w:rsid w:val="00DF57E1"/>
    <w:rsid w:val="00DF5AE8"/>
    <w:rsid w:val="00DF5AFD"/>
    <w:rsid w:val="00DF5D48"/>
    <w:rsid w:val="00DF6193"/>
    <w:rsid w:val="00DF628A"/>
    <w:rsid w:val="00DF62BA"/>
    <w:rsid w:val="00DF67AC"/>
    <w:rsid w:val="00DF6842"/>
    <w:rsid w:val="00DF69B7"/>
    <w:rsid w:val="00DF6A29"/>
    <w:rsid w:val="00DF6BEF"/>
    <w:rsid w:val="00DF6D3C"/>
    <w:rsid w:val="00DF7182"/>
    <w:rsid w:val="00DF72D1"/>
    <w:rsid w:val="00DF72FF"/>
    <w:rsid w:val="00DF737B"/>
    <w:rsid w:val="00DF7B76"/>
    <w:rsid w:val="00DF7C51"/>
    <w:rsid w:val="00DF7DE9"/>
    <w:rsid w:val="00DF7F82"/>
    <w:rsid w:val="00E00503"/>
    <w:rsid w:val="00E0060E"/>
    <w:rsid w:val="00E007B6"/>
    <w:rsid w:val="00E009D8"/>
    <w:rsid w:val="00E00A29"/>
    <w:rsid w:val="00E00BA5"/>
    <w:rsid w:val="00E00D4E"/>
    <w:rsid w:val="00E00F13"/>
    <w:rsid w:val="00E013E0"/>
    <w:rsid w:val="00E01504"/>
    <w:rsid w:val="00E01A42"/>
    <w:rsid w:val="00E02048"/>
    <w:rsid w:val="00E020E9"/>
    <w:rsid w:val="00E0212E"/>
    <w:rsid w:val="00E0241A"/>
    <w:rsid w:val="00E02562"/>
    <w:rsid w:val="00E025B9"/>
    <w:rsid w:val="00E0270B"/>
    <w:rsid w:val="00E0298D"/>
    <w:rsid w:val="00E02E02"/>
    <w:rsid w:val="00E0310D"/>
    <w:rsid w:val="00E0325D"/>
    <w:rsid w:val="00E03A07"/>
    <w:rsid w:val="00E03CF6"/>
    <w:rsid w:val="00E03D73"/>
    <w:rsid w:val="00E0409D"/>
    <w:rsid w:val="00E04150"/>
    <w:rsid w:val="00E04492"/>
    <w:rsid w:val="00E0452E"/>
    <w:rsid w:val="00E04A34"/>
    <w:rsid w:val="00E04B20"/>
    <w:rsid w:val="00E04BF5"/>
    <w:rsid w:val="00E05030"/>
    <w:rsid w:val="00E05214"/>
    <w:rsid w:val="00E05356"/>
    <w:rsid w:val="00E056B0"/>
    <w:rsid w:val="00E057AE"/>
    <w:rsid w:val="00E05C18"/>
    <w:rsid w:val="00E05E55"/>
    <w:rsid w:val="00E05F7E"/>
    <w:rsid w:val="00E05FE8"/>
    <w:rsid w:val="00E06227"/>
    <w:rsid w:val="00E064D2"/>
    <w:rsid w:val="00E06646"/>
    <w:rsid w:val="00E0670E"/>
    <w:rsid w:val="00E0680C"/>
    <w:rsid w:val="00E06C48"/>
    <w:rsid w:val="00E06F9D"/>
    <w:rsid w:val="00E070C8"/>
    <w:rsid w:val="00E07151"/>
    <w:rsid w:val="00E0719E"/>
    <w:rsid w:val="00E07354"/>
    <w:rsid w:val="00E073C5"/>
    <w:rsid w:val="00E075C1"/>
    <w:rsid w:val="00E07AA7"/>
    <w:rsid w:val="00E07F01"/>
    <w:rsid w:val="00E100E0"/>
    <w:rsid w:val="00E105E1"/>
    <w:rsid w:val="00E1081F"/>
    <w:rsid w:val="00E108AC"/>
    <w:rsid w:val="00E10C6D"/>
    <w:rsid w:val="00E10D9B"/>
    <w:rsid w:val="00E110D0"/>
    <w:rsid w:val="00E113AD"/>
    <w:rsid w:val="00E1146A"/>
    <w:rsid w:val="00E115FA"/>
    <w:rsid w:val="00E11646"/>
    <w:rsid w:val="00E117C5"/>
    <w:rsid w:val="00E11978"/>
    <w:rsid w:val="00E119F2"/>
    <w:rsid w:val="00E1223A"/>
    <w:rsid w:val="00E12281"/>
    <w:rsid w:val="00E12317"/>
    <w:rsid w:val="00E12335"/>
    <w:rsid w:val="00E123D7"/>
    <w:rsid w:val="00E12733"/>
    <w:rsid w:val="00E12814"/>
    <w:rsid w:val="00E12A38"/>
    <w:rsid w:val="00E1309B"/>
    <w:rsid w:val="00E13190"/>
    <w:rsid w:val="00E13207"/>
    <w:rsid w:val="00E13857"/>
    <w:rsid w:val="00E13885"/>
    <w:rsid w:val="00E13AF2"/>
    <w:rsid w:val="00E13B9F"/>
    <w:rsid w:val="00E13BAD"/>
    <w:rsid w:val="00E13BCB"/>
    <w:rsid w:val="00E13D0B"/>
    <w:rsid w:val="00E13F3F"/>
    <w:rsid w:val="00E1498C"/>
    <w:rsid w:val="00E14A30"/>
    <w:rsid w:val="00E14C60"/>
    <w:rsid w:val="00E14D04"/>
    <w:rsid w:val="00E14D7C"/>
    <w:rsid w:val="00E14EE1"/>
    <w:rsid w:val="00E14F3C"/>
    <w:rsid w:val="00E15217"/>
    <w:rsid w:val="00E1557B"/>
    <w:rsid w:val="00E158EB"/>
    <w:rsid w:val="00E1597A"/>
    <w:rsid w:val="00E15A08"/>
    <w:rsid w:val="00E15C72"/>
    <w:rsid w:val="00E15D9C"/>
    <w:rsid w:val="00E15FAC"/>
    <w:rsid w:val="00E16013"/>
    <w:rsid w:val="00E163AB"/>
    <w:rsid w:val="00E16409"/>
    <w:rsid w:val="00E16E74"/>
    <w:rsid w:val="00E172F6"/>
    <w:rsid w:val="00E17779"/>
    <w:rsid w:val="00E179ED"/>
    <w:rsid w:val="00E17B98"/>
    <w:rsid w:val="00E17FAD"/>
    <w:rsid w:val="00E17FF8"/>
    <w:rsid w:val="00E200A0"/>
    <w:rsid w:val="00E203FF"/>
    <w:rsid w:val="00E206FD"/>
    <w:rsid w:val="00E207D4"/>
    <w:rsid w:val="00E2086F"/>
    <w:rsid w:val="00E20DF6"/>
    <w:rsid w:val="00E215A8"/>
    <w:rsid w:val="00E2162C"/>
    <w:rsid w:val="00E2179F"/>
    <w:rsid w:val="00E2184E"/>
    <w:rsid w:val="00E21AED"/>
    <w:rsid w:val="00E21DE5"/>
    <w:rsid w:val="00E2212E"/>
    <w:rsid w:val="00E2215E"/>
    <w:rsid w:val="00E2264C"/>
    <w:rsid w:val="00E226AF"/>
    <w:rsid w:val="00E2273F"/>
    <w:rsid w:val="00E229B5"/>
    <w:rsid w:val="00E22C05"/>
    <w:rsid w:val="00E22D8A"/>
    <w:rsid w:val="00E2302F"/>
    <w:rsid w:val="00E2344C"/>
    <w:rsid w:val="00E234AA"/>
    <w:rsid w:val="00E23908"/>
    <w:rsid w:val="00E23956"/>
    <w:rsid w:val="00E23A3F"/>
    <w:rsid w:val="00E23D85"/>
    <w:rsid w:val="00E23FA3"/>
    <w:rsid w:val="00E24133"/>
    <w:rsid w:val="00E244CF"/>
    <w:rsid w:val="00E249C8"/>
    <w:rsid w:val="00E24AF9"/>
    <w:rsid w:val="00E24C8C"/>
    <w:rsid w:val="00E24D10"/>
    <w:rsid w:val="00E24D96"/>
    <w:rsid w:val="00E24EDE"/>
    <w:rsid w:val="00E25636"/>
    <w:rsid w:val="00E25794"/>
    <w:rsid w:val="00E25795"/>
    <w:rsid w:val="00E263BA"/>
    <w:rsid w:val="00E26752"/>
    <w:rsid w:val="00E267CC"/>
    <w:rsid w:val="00E268D9"/>
    <w:rsid w:val="00E26FB5"/>
    <w:rsid w:val="00E276C7"/>
    <w:rsid w:val="00E27738"/>
    <w:rsid w:val="00E279A1"/>
    <w:rsid w:val="00E27B38"/>
    <w:rsid w:val="00E27F00"/>
    <w:rsid w:val="00E27F04"/>
    <w:rsid w:val="00E27F6C"/>
    <w:rsid w:val="00E27FD3"/>
    <w:rsid w:val="00E301E4"/>
    <w:rsid w:val="00E30306"/>
    <w:rsid w:val="00E30376"/>
    <w:rsid w:val="00E304D5"/>
    <w:rsid w:val="00E306CD"/>
    <w:rsid w:val="00E306E3"/>
    <w:rsid w:val="00E30CE0"/>
    <w:rsid w:val="00E30DD0"/>
    <w:rsid w:val="00E31260"/>
    <w:rsid w:val="00E31521"/>
    <w:rsid w:val="00E31755"/>
    <w:rsid w:val="00E317B6"/>
    <w:rsid w:val="00E3182B"/>
    <w:rsid w:val="00E31B3F"/>
    <w:rsid w:val="00E32145"/>
    <w:rsid w:val="00E3223F"/>
    <w:rsid w:val="00E32747"/>
    <w:rsid w:val="00E32CCA"/>
    <w:rsid w:val="00E33420"/>
    <w:rsid w:val="00E334D1"/>
    <w:rsid w:val="00E338AA"/>
    <w:rsid w:val="00E33A2E"/>
    <w:rsid w:val="00E33ADC"/>
    <w:rsid w:val="00E34220"/>
    <w:rsid w:val="00E34428"/>
    <w:rsid w:val="00E3475A"/>
    <w:rsid w:val="00E3494D"/>
    <w:rsid w:val="00E34E7A"/>
    <w:rsid w:val="00E34F14"/>
    <w:rsid w:val="00E352D6"/>
    <w:rsid w:val="00E35AB1"/>
    <w:rsid w:val="00E35AEE"/>
    <w:rsid w:val="00E35FE1"/>
    <w:rsid w:val="00E36332"/>
    <w:rsid w:val="00E366D4"/>
    <w:rsid w:val="00E369E6"/>
    <w:rsid w:val="00E36AC3"/>
    <w:rsid w:val="00E36C28"/>
    <w:rsid w:val="00E36C59"/>
    <w:rsid w:val="00E36D02"/>
    <w:rsid w:val="00E36FFA"/>
    <w:rsid w:val="00E373BE"/>
    <w:rsid w:val="00E3764C"/>
    <w:rsid w:val="00E37D19"/>
    <w:rsid w:val="00E37D37"/>
    <w:rsid w:val="00E37E59"/>
    <w:rsid w:val="00E37EF5"/>
    <w:rsid w:val="00E400F2"/>
    <w:rsid w:val="00E40347"/>
    <w:rsid w:val="00E40907"/>
    <w:rsid w:val="00E40AB1"/>
    <w:rsid w:val="00E410BA"/>
    <w:rsid w:val="00E41281"/>
    <w:rsid w:val="00E41376"/>
    <w:rsid w:val="00E414D2"/>
    <w:rsid w:val="00E41AAB"/>
    <w:rsid w:val="00E41ADD"/>
    <w:rsid w:val="00E41B49"/>
    <w:rsid w:val="00E41DA9"/>
    <w:rsid w:val="00E41FFE"/>
    <w:rsid w:val="00E42415"/>
    <w:rsid w:val="00E429E7"/>
    <w:rsid w:val="00E42A2F"/>
    <w:rsid w:val="00E42A82"/>
    <w:rsid w:val="00E42EE6"/>
    <w:rsid w:val="00E431E2"/>
    <w:rsid w:val="00E43241"/>
    <w:rsid w:val="00E436B4"/>
    <w:rsid w:val="00E43DF8"/>
    <w:rsid w:val="00E43E8F"/>
    <w:rsid w:val="00E44485"/>
    <w:rsid w:val="00E44DC8"/>
    <w:rsid w:val="00E4520D"/>
    <w:rsid w:val="00E45782"/>
    <w:rsid w:val="00E458BD"/>
    <w:rsid w:val="00E45EBC"/>
    <w:rsid w:val="00E45EE4"/>
    <w:rsid w:val="00E45FA8"/>
    <w:rsid w:val="00E460A2"/>
    <w:rsid w:val="00E46463"/>
    <w:rsid w:val="00E46526"/>
    <w:rsid w:val="00E465C1"/>
    <w:rsid w:val="00E46CF8"/>
    <w:rsid w:val="00E46E21"/>
    <w:rsid w:val="00E46F47"/>
    <w:rsid w:val="00E46FFF"/>
    <w:rsid w:val="00E47713"/>
    <w:rsid w:val="00E4790E"/>
    <w:rsid w:val="00E479E8"/>
    <w:rsid w:val="00E47D2A"/>
    <w:rsid w:val="00E5022D"/>
    <w:rsid w:val="00E5023E"/>
    <w:rsid w:val="00E50382"/>
    <w:rsid w:val="00E50B74"/>
    <w:rsid w:val="00E511AC"/>
    <w:rsid w:val="00E51620"/>
    <w:rsid w:val="00E516AB"/>
    <w:rsid w:val="00E51753"/>
    <w:rsid w:val="00E51928"/>
    <w:rsid w:val="00E51B39"/>
    <w:rsid w:val="00E51C6A"/>
    <w:rsid w:val="00E51C6D"/>
    <w:rsid w:val="00E51D09"/>
    <w:rsid w:val="00E51D82"/>
    <w:rsid w:val="00E52B64"/>
    <w:rsid w:val="00E52D1E"/>
    <w:rsid w:val="00E530A0"/>
    <w:rsid w:val="00E5318D"/>
    <w:rsid w:val="00E534E8"/>
    <w:rsid w:val="00E53569"/>
    <w:rsid w:val="00E53B85"/>
    <w:rsid w:val="00E53E75"/>
    <w:rsid w:val="00E53FA0"/>
    <w:rsid w:val="00E54010"/>
    <w:rsid w:val="00E547AD"/>
    <w:rsid w:val="00E54F19"/>
    <w:rsid w:val="00E54F4B"/>
    <w:rsid w:val="00E55966"/>
    <w:rsid w:val="00E55A4F"/>
    <w:rsid w:val="00E55B29"/>
    <w:rsid w:val="00E55B2D"/>
    <w:rsid w:val="00E55B60"/>
    <w:rsid w:val="00E55C50"/>
    <w:rsid w:val="00E55E11"/>
    <w:rsid w:val="00E560C5"/>
    <w:rsid w:val="00E5641D"/>
    <w:rsid w:val="00E56444"/>
    <w:rsid w:val="00E5649C"/>
    <w:rsid w:val="00E564A1"/>
    <w:rsid w:val="00E56A15"/>
    <w:rsid w:val="00E56A6B"/>
    <w:rsid w:val="00E571A1"/>
    <w:rsid w:val="00E578F2"/>
    <w:rsid w:val="00E57C17"/>
    <w:rsid w:val="00E57D34"/>
    <w:rsid w:val="00E6015F"/>
    <w:rsid w:val="00E604FF"/>
    <w:rsid w:val="00E6055E"/>
    <w:rsid w:val="00E606A3"/>
    <w:rsid w:val="00E60D95"/>
    <w:rsid w:val="00E610BB"/>
    <w:rsid w:val="00E610E1"/>
    <w:rsid w:val="00E613C5"/>
    <w:rsid w:val="00E6158E"/>
    <w:rsid w:val="00E615D7"/>
    <w:rsid w:val="00E6179F"/>
    <w:rsid w:val="00E61A26"/>
    <w:rsid w:val="00E61A8F"/>
    <w:rsid w:val="00E61D8A"/>
    <w:rsid w:val="00E6200E"/>
    <w:rsid w:val="00E62144"/>
    <w:rsid w:val="00E6234C"/>
    <w:rsid w:val="00E624CE"/>
    <w:rsid w:val="00E62ACC"/>
    <w:rsid w:val="00E631A8"/>
    <w:rsid w:val="00E631B4"/>
    <w:rsid w:val="00E634C8"/>
    <w:rsid w:val="00E638C5"/>
    <w:rsid w:val="00E63A33"/>
    <w:rsid w:val="00E63BEF"/>
    <w:rsid w:val="00E63F8C"/>
    <w:rsid w:val="00E6448D"/>
    <w:rsid w:val="00E646FF"/>
    <w:rsid w:val="00E647BC"/>
    <w:rsid w:val="00E64A76"/>
    <w:rsid w:val="00E64C4C"/>
    <w:rsid w:val="00E64FD7"/>
    <w:rsid w:val="00E654EA"/>
    <w:rsid w:val="00E659B3"/>
    <w:rsid w:val="00E66030"/>
    <w:rsid w:val="00E66252"/>
    <w:rsid w:val="00E66297"/>
    <w:rsid w:val="00E663B2"/>
    <w:rsid w:val="00E66493"/>
    <w:rsid w:val="00E66865"/>
    <w:rsid w:val="00E67240"/>
    <w:rsid w:val="00E6726B"/>
    <w:rsid w:val="00E676AF"/>
    <w:rsid w:val="00E678DD"/>
    <w:rsid w:val="00E67AFC"/>
    <w:rsid w:val="00E67BD5"/>
    <w:rsid w:val="00E67C24"/>
    <w:rsid w:val="00E67C45"/>
    <w:rsid w:val="00E700FC"/>
    <w:rsid w:val="00E70378"/>
    <w:rsid w:val="00E70908"/>
    <w:rsid w:val="00E70973"/>
    <w:rsid w:val="00E710DD"/>
    <w:rsid w:val="00E71929"/>
    <w:rsid w:val="00E71A09"/>
    <w:rsid w:val="00E71ADC"/>
    <w:rsid w:val="00E71C0E"/>
    <w:rsid w:val="00E720D3"/>
    <w:rsid w:val="00E721AA"/>
    <w:rsid w:val="00E723C5"/>
    <w:rsid w:val="00E72491"/>
    <w:rsid w:val="00E725BF"/>
    <w:rsid w:val="00E7264F"/>
    <w:rsid w:val="00E73008"/>
    <w:rsid w:val="00E73423"/>
    <w:rsid w:val="00E736D9"/>
    <w:rsid w:val="00E737EC"/>
    <w:rsid w:val="00E73CF0"/>
    <w:rsid w:val="00E73D3D"/>
    <w:rsid w:val="00E73D67"/>
    <w:rsid w:val="00E73F6A"/>
    <w:rsid w:val="00E745D4"/>
    <w:rsid w:val="00E74607"/>
    <w:rsid w:val="00E748BA"/>
    <w:rsid w:val="00E74F51"/>
    <w:rsid w:val="00E74F61"/>
    <w:rsid w:val="00E75250"/>
    <w:rsid w:val="00E75418"/>
    <w:rsid w:val="00E75963"/>
    <w:rsid w:val="00E75971"/>
    <w:rsid w:val="00E75DFC"/>
    <w:rsid w:val="00E76991"/>
    <w:rsid w:val="00E76D5E"/>
    <w:rsid w:val="00E76FBB"/>
    <w:rsid w:val="00E76FC9"/>
    <w:rsid w:val="00E77176"/>
    <w:rsid w:val="00E77410"/>
    <w:rsid w:val="00E77481"/>
    <w:rsid w:val="00E77720"/>
    <w:rsid w:val="00E778D9"/>
    <w:rsid w:val="00E77EAF"/>
    <w:rsid w:val="00E80349"/>
    <w:rsid w:val="00E804AD"/>
    <w:rsid w:val="00E80916"/>
    <w:rsid w:val="00E80F89"/>
    <w:rsid w:val="00E81175"/>
    <w:rsid w:val="00E81CDD"/>
    <w:rsid w:val="00E81D81"/>
    <w:rsid w:val="00E81F97"/>
    <w:rsid w:val="00E82104"/>
    <w:rsid w:val="00E82357"/>
    <w:rsid w:val="00E823EC"/>
    <w:rsid w:val="00E828FE"/>
    <w:rsid w:val="00E82E7B"/>
    <w:rsid w:val="00E83308"/>
    <w:rsid w:val="00E83F9A"/>
    <w:rsid w:val="00E84852"/>
    <w:rsid w:val="00E84AC9"/>
    <w:rsid w:val="00E84D00"/>
    <w:rsid w:val="00E84F0C"/>
    <w:rsid w:val="00E85586"/>
    <w:rsid w:val="00E85848"/>
    <w:rsid w:val="00E8590B"/>
    <w:rsid w:val="00E85A74"/>
    <w:rsid w:val="00E86145"/>
    <w:rsid w:val="00E863E1"/>
    <w:rsid w:val="00E864B6"/>
    <w:rsid w:val="00E866B4"/>
    <w:rsid w:val="00E867AE"/>
    <w:rsid w:val="00E86C48"/>
    <w:rsid w:val="00E86DBF"/>
    <w:rsid w:val="00E86DFF"/>
    <w:rsid w:val="00E86F5B"/>
    <w:rsid w:val="00E87537"/>
    <w:rsid w:val="00E87657"/>
    <w:rsid w:val="00E8784C"/>
    <w:rsid w:val="00E878ED"/>
    <w:rsid w:val="00E87DAF"/>
    <w:rsid w:val="00E87E92"/>
    <w:rsid w:val="00E90064"/>
    <w:rsid w:val="00E901BF"/>
    <w:rsid w:val="00E9024C"/>
    <w:rsid w:val="00E90293"/>
    <w:rsid w:val="00E90435"/>
    <w:rsid w:val="00E9057A"/>
    <w:rsid w:val="00E90713"/>
    <w:rsid w:val="00E9093A"/>
    <w:rsid w:val="00E909D8"/>
    <w:rsid w:val="00E90A11"/>
    <w:rsid w:val="00E90B36"/>
    <w:rsid w:val="00E90E94"/>
    <w:rsid w:val="00E910EA"/>
    <w:rsid w:val="00E91726"/>
    <w:rsid w:val="00E91E91"/>
    <w:rsid w:val="00E92308"/>
    <w:rsid w:val="00E9254E"/>
    <w:rsid w:val="00E929F0"/>
    <w:rsid w:val="00E92C67"/>
    <w:rsid w:val="00E9302C"/>
    <w:rsid w:val="00E9306D"/>
    <w:rsid w:val="00E935E6"/>
    <w:rsid w:val="00E936D7"/>
    <w:rsid w:val="00E93722"/>
    <w:rsid w:val="00E9394C"/>
    <w:rsid w:val="00E93B43"/>
    <w:rsid w:val="00E93C27"/>
    <w:rsid w:val="00E93F00"/>
    <w:rsid w:val="00E94481"/>
    <w:rsid w:val="00E947C0"/>
    <w:rsid w:val="00E94B7E"/>
    <w:rsid w:val="00E94C52"/>
    <w:rsid w:val="00E94FDC"/>
    <w:rsid w:val="00E954CC"/>
    <w:rsid w:val="00E95B13"/>
    <w:rsid w:val="00E95D95"/>
    <w:rsid w:val="00E9646E"/>
    <w:rsid w:val="00E96759"/>
    <w:rsid w:val="00E9697E"/>
    <w:rsid w:val="00E9702F"/>
    <w:rsid w:val="00E970C0"/>
    <w:rsid w:val="00E970E8"/>
    <w:rsid w:val="00E9754F"/>
    <w:rsid w:val="00E97760"/>
    <w:rsid w:val="00E9799F"/>
    <w:rsid w:val="00E97A97"/>
    <w:rsid w:val="00E97B49"/>
    <w:rsid w:val="00E97BA5"/>
    <w:rsid w:val="00E97E3D"/>
    <w:rsid w:val="00EA027E"/>
    <w:rsid w:val="00EA02EF"/>
    <w:rsid w:val="00EA0506"/>
    <w:rsid w:val="00EA0741"/>
    <w:rsid w:val="00EA091A"/>
    <w:rsid w:val="00EA0A8E"/>
    <w:rsid w:val="00EA0E15"/>
    <w:rsid w:val="00EA1394"/>
    <w:rsid w:val="00EA1AB8"/>
    <w:rsid w:val="00EA1DDE"/>
    <w:rsid w:val="00EA1F6B"/>
    <w:rsid w:val="00EA214E"/>
    <w:rsid w:val="00EA2304"/>
    <w:rsid w:val="00EA278D"/>
    <w:rsid w:val="00EA2849"/>
    <w:rsid w:val="00EA2A15"/>
    <w:rsid w:val="00EA2B82"/>
    <w:rsid w:val="00EA2C5F"/>
    <w:rsid w:val="00EA2EEF"/>
    <w:rsid w:val="00EA2F09"/>
    <w:rsid w:val="00EA2F33"/>
    <w:rsid w:val="00EA305A"/>
    <w:rsid w:val="00EA32C2"/>
    <w:rsid w:val="00EA382A"/>
    <w:rsid w:val="00EA3C56"/>
    <w:rsid w:val="00EA3DAD"/>
    <w:rsid w:val="00EA3DF5"/>
    <w:rsid w:val="00EA4C3E"/>
    <w:rsid w:val="00EA4D1A"/>
    <w:rsid w:val="00EA4DB9"/>
    <w:rsid w:val="00EA4E0B"/>
    <w:rsid w:val="00EA4EB7"/>
    <w:rsid w:val="00EA595F"/>
    <w:rsid w:val="00EA5A8E"/>
    <w:rsid w:val="00EA5D14"/>
    <w:rsid w:val="00EA5D98"/>
    <w:rsid w:val="00EA5DB2"/>
    <w:rsid w:val="00EA6132"/>
    <w:rsid w:val="00EA6412"/>
    <w:rsid w:val="00EA69E4"/>
    <w:rsid w:val="00EA6AB7"/>
    <w:rsid w:val="00EA6FD4"/>
    <w:rsid w:val="00EA702B"/>
    <w:rsid w:val="00EA7937"/>
    <w:rsid w:val="00EA7B57"/>
    <w:rsid w:val="00EA7CA0"/>
    <w:rsid w:val="00EA7DD1"/>
    <w:rsid w:val="00EA7F43"/>
    <w:rsid w:val="00EA7F71"/>
    <w:rsid w:val="00EB0459"/>
    <w:rsid w:val="00EB0566"/>
    <w:rsid w:val="00EB07B5"/>
    <w:rsid w:val="00EB0847"/>
    <w:rsid w:val="00EB0AFB"/>
    <w:rsid w:val="00EB0BC8"/>
    <w:rsid w:val="00EB0CB3"/>
    <w:rsid w:val="00EB0DA5"/>
    <w:rsid w:val="00EB0EB5"/>
    <w:rsid w:val="00EB1040"/>
    <w:rsid w:val="00EB1113"/>
    <w:rsid w:val="00EB1175"/>
    <w:rsid w:val="00EB1188"/>
    <w:rsid w:val="00EB18B8"/>
    <w:rsid w:val="00EB19DD"/>
    <w:rsid w:val="00EB1B7C"/>
    <w:rsid w:val="00EB1FB0"/>
    <w:rsid w:val="00EB20A6"/>
    <w:rsid w:val="00EB20BC"/>
    <w:rsid w:val="00EB256B"/>
    <w:rsid w:val="00EB27A3"/>
    <w:rsid w:val="00EB27AE"/>
    <w:rsid w:val="00EB2983"/>
    <w:rsid w:val="00EB3A05"/>
    <w:rsid w:val="00EB3D9F"/>
    <w:rsid w:val="00EB4637"/>
    <w:rsid w:val="00EB477A"/>
    <w:rsid w:val="00EB4AFC"/>
    <w:rsid w:val="00EB4BD2"/>
    <w:rsid w:val="00EB4D8C"/>
    <w:rsid w:val="00EB5415"/>
    <w:rsid w:val="00EB5470"/>
    <w:rsid w:val="00EB5652"/>
    <w:rsid w:val="00EB59B2"/>
    <w:rsid w:val="00EB5A56"/>
    <w:rsid w:val="00EB635F"/>
    <w:rsid w:val="00EB6484"/>
    <w:rsid w:val="00EB6592"/>
    <w:rsid w:val="00EB699C"/>
    <w:rsid w:val="00EB6CAF"/>
    <w:rsid w:val="00EB6CFA"/>
    <w:rsid w:val="00EB7453"/>
    <w:rsid w:val="00EB7AC6"/>
    <w:rsid w:val="00EB7E2F"/>
    <w:rsid w:val="00EB7E3B"/>
    <w:rsid w:val="00EB7FE9"/>
    <w:rsid w:val="00EC0059"/>
    <w:rsid w:val="00EC026B"/>
    <w:rsid w:val="00EC0288"/>
    <w:rsid w:val="00EC04D1"/>
    <w:rsid w:val="00EC07B5"/>
    <w:rsid w:val="00EC081F"/>
    <w:rsid w:val="00EC1356"/>
    <w:rsid w:val="00EC14E1"/>
    <w:rsid w:val="00EC162A"/>
    <w:rsid w:val="00EC1C21"/>
    <w:rsid w:val="00EC1EA9"/>
    <w:rsid w:val="00EC1F35"/>
    <w:rsid w:val="00EC24BF"/>
    <w:rsid w:val="00EC281E"/>
    <w:rsid w:val="00EC2865"/>
    <w:rsid w:val="00EC2BE4"/>
    <w:rsid w:val="00EC2DAF"/>
    <w:rsid w:val="00EC2F3F"/>
    <w:rsid w:val="00EC300B"/>
    <w:rsid w:val="00EC3166"/>
    <w:rsid w:val="00EC3285"/>
    <w:rsid w:val="00EC3412"/>
    <w:rsid w:val="00EC3490"/>
    <w:rsid w:val="00EC3586"/>
    <w:rsid w:val="00EC38E3"/>
    <w:rsid w:val="00EC3AFA"/>
    <w:rsid w:val="00EC3EBA"/>
    <w:rsid w:val="00EC4127"/>
    <w:rsid w:val="00EC4A66"/>
    <w:rsid w:val="00EC4F7F"/>
    <w:rsid w:val="00EC52DD"/>
    <w:rsid w:val="00EC55B1"/>
    <w:rsid w:val="00EC599F"/>
    <w:rsid w:val="00EC5C07"/>
    <w:rsid w:val="00EC5DCB"/>
    <w:rsid w:val="00EC6183"/>
    <w:rsid w:val="00EC6452"/>
    <w:rsid w:val="00EC64B4"/>
    <w:rsid w:val="00EC6661"/>
    <w:rsid w:val="00EC671B"/>
    <w:rsid w:val="00EC67DA"/>
    <w:rsid w:val="00EC69AE"/>
    <w:rsid w:val="00EC6B25"/>
    <w:rsid w:val="00EC6D97"/>
    <w:rsid w:val="00EC70C1"/>
    <w:rsid w:val="00EC7614"/>
    <w:rsid w:val="00EC7A82"/>
    <w:rsid w:val="00EC7B49"/>
    <w:rsid w:val="00EC7C70"/>
    <w:rsid w:val="00EC7CC2"/>
    <w:rsid w:val="00ED0246"/>
    <w:rsid w:val="00ED04A4"/>
    <w:rsid w:val="00ED0754"/>
    <w:rsid w:val="00ED080F"/>
    <w:rsid w:val="00ED0858"/>
    <w:rsid w:val="00ED0EF0"/>
    <w:rsid w:val="00ED0FE0"/>
    <w:rsid w:val="00ED1114"/>
    <w:rsid w:val="00ED1CDB"/>
    <w:rsid w:val="00ED1D8B"/>
    <w:rsid w:val="00ED1E3E"/>
    <w:rsid w:val="00ED2192"/>
    <w:rsid w:val="00ED2860"/>
    <w:rsid w:val="00ED2DF7"/>
    <w:rsid w:val="00ED35D7"/>
    <w:rsid w:val="00ED36D0"/>
    <w:rsid w:val="00ED3838"/>
    <w:rsid w:val="00ED3D3D"/>
    <w:rsid w:val="00ED42F1"/>
    <w:rsid w:val="00ED45B1"/>
    <w:rsid w:val="00ED4AB0"/>
    <w:rsid w:val="00ED4B8E"/>
    <w:rsid w:val="00ED5016"/>
    <w:rsid w:val="00ED50D1"/>
    <w:rsid w:val="00ED524D"/>
    <w:rsid w:val="00ED52B9"/>
    <w:rsid w:val="00ED5593"/>
    <w:rsid w:val="00ED5674"/>
    <w:rsid w:val="00ED56F7"/>
    <w:rsid w:val="00ED5789"/>
    <w:rsid w:val="00ED5A3E"/>
    <w:rsid w:val="00ED5C26"/>
    <w:rsid w:val="00ED5D50"/>
    <w:rsid w:val="00ED6728"/>
    <w:rsid w:val="00ED6880"/>
    <w:rsid w:val="00ED68C2"/>
    <w:rsid w:val="00ED6DAD"/>
    <w:rsid w:val="00ED6E07"/>
    <w:rsid w:val="00ED75C1"/>
    <w:rsid w:val="00ED7625"/>
    <w:rsid w:val="00ED76CA"/>
    <w:rsid w:val="00ED7796"/>
    <w:rsid w:val="00ED7B5B"/>
    <w:rsid w:val="00ED7D7A"/>
    <w:rsid w:val="00EE0032"/>
    <w:rsid w:val="00EE0554"/>
    <w:rsid w:val="00EE075C"/>
    <w:rsid w:val="00EE138C"/>
    <w:rsid w:val="00EE13E2"/>
    <w:rsid w:val="00EE1548"/>
    <w:rsid w:val="00EE1B3C"/>
    <w:rsid w:val="00EE2887"/>
    <w:rsid w:val="00EE2B10"/>
    <w:rsid w:val="00EE2B8B"/>
    <w:rsid w:val="00EE2CAD"/>
    <w:rsid w:val="00EE2CE9"/>
    <w:rsid w:val="00EE2DA9"/>
    <w:rsid w:val="00EE2EAF"/>
    <w:rsid w:val="00EE3047"/>
    <w:rsid w:val="00EE3217"/>
    <w:rsid w:val="00EE3901"/>
    <w:rsid w:val="00EE3CDC"/>
    <w:rsid w:val="00EE3D0D"/>
    <w:rsid w:val="00EE404F"/>
    <w:rsid w:val="00EE43A2"/>
    <w:rsid w:val="00EE470F"/>
    <w:rsid w:val="00EE4B1A"/>
    <w:rsid w:val="00EE4F6F"/>
    <w:rsid w:val="00EE52F6"/>
    <w:rsid w:val="00EE59E8"/>
    <w:rsid w:val="00EE5EBB"/>
    <w:rsid w:val="00EE60FB"/>
    <w:rsid w:val="00EE6186"/>
    <w:rsid w:val="00EE68A7"/>
    <w:rsid w:val="00EE6A91"/>
    <w:rsid w:val="00EE6F84"/>
    <w:rsid w:val="00EE6FC5"/>
    <w:rsid w:val="00EE71E3"/>
    <w:rsid w:val="00EE745C"/>
    <w:rsid w:val="00EE750B"/>
    <w:rsid w:val="00EE7639"/>
    <w:rsid w:val="00EE7656"/>
    <w:rsid w:val="00EE78B8"/>
    <w:rsid w:val="00EE7B1D"/>
    <w:rsid w:val="00EF0064"/>
    <w:rsid w:val="00EF073B"/>
    <w:rsid w:val="00EF078C"/>
    <w:rsid w:val="00EF080D"/>
    <w:rsid w:val="00EF08C1"/>
    <w:rsid w:val="00EF0FEC"/>
    <w:rsid w:val="00EF1831"/>
    <w:rsid w:val="00EF1B08"/>
    <w:rsid w:val="00EF1BED"/>
    <w:rsid w:val="00EF1D8A"/>
    <w:rsid w:val="00EF2288"/>
    <w:rsid w:val="00EF2662"/>
    <w:rsid w:val="00EF29D6"/>
    <w:rsid w:val="00EF2A3C"/>
    <w:rsid w:val="00EF30A5"/>
    <w:rsid w:val="00EF3155"/>
    <w:rsid w:val="00EF322C"/>
    <w:rsid w:val="00EF32A1"/>
    <w:rsid w:val="00EF3878"/>
    <w:rsid w:val="00EF3914"/>
    <w:rsid w:val="00EF3955"/>
    <w:rsid w:val="00EF3D34"/>
    <w:rsid w:val="00EF416B"/>
    <w:rsid w:val="00EF4243"/>
    <w:rsid w:val="00EF45ED"/>
    <w:rsid w:val="00EF4900"/>
    <w:rsid w:val="00EF4A50"/>
    <w:rsid w:val="00EF4E42"/>
    <w:rsid w:val="00EF5001"/>
    <w:rsid w:val="00EF51AB"/>
    <w:rsid w:val="00EF54FD"/>
    <w:rsid w:val="00EF5548"/>
    <w:rsid w:val="00EF5A29"/>
    <w:rsid w:val="00EF5B6F"/>
    <w:rsid w:val="00EF5BF0"/>
    <w:rsid w:val="00EF5BFA"/>
    <w:rsid w:val="00EF61AE"/>
    <w:rsid w:val="00EF6602"/>
    <w:rsid w:val="00EF6625"/>
    <w:rsid w:val="00EF6B96"/>
    <w:rsid w:val="00EF6C2B"/>
    <w:rsid w:val="00EF6C40"/>
    <w:rsid w:val="00EF6E36"/>
    <w:rsid w:val="00EF6F28"/>
    <w:rsid w:val="00EF6FCA"/>
    <w:rsid w:val="00EF725E"/>
    <w:rsid w:val="00EF76C6"/>
    <w:rsid w:val="00EF7986"/>
    <w:rsid w:val="00EF7BF6"/>
    <w:rsid w:val="00EF7C8C"/>
    <w:rsid w:val="00EF7C91"/>
    <w:rsid w:val="00EF7EA5"/>
    <w:rsid w:val="00F006C8"/>
    <w:rsid w:val="00F00758"/>
    <w:rsid w:val="00F00AF4"/>
    <w:rsid w:val="00F00B74"/>
    <w:rsid w:val="00F00C1C"/>
    <w:rsid w:val="00F00D31"/>
    <w:rsid w:val="00F00DFD"/>
    <w:rsid w:val="00F011F2"/>
    <w:rsid w:val="00F013B6"/>
    <w:rsid w:val="00F01757"/>
    <w:rsid w:val="00F017F8"/>
    <w:rsid w:val="00F01875"/>
    <w:rsid w:val="00F01CAB"/>
    <w:rsid w:val="00F01E06"/>
    <w:rsid w:val="00F01F1A"/>
    <w:rsid w:val="00F02186"/>
    <w:rsid w:val="00F021E6"/>
    <w:rsid w:val="00F02278"/>
    <w:rsid w:val="00F02515"/>
    <w:rsid w:val="00F0270B"/>
    <w:rsid w:val="00F02782"/>
    <w:rsid w:val="00F0289A"/>
    <w:rsid w:val="00F028B0"/>
    <w:rsid w:val="00F02B77"/>
    <w:rsid w:val="00F02CB2"/>
    <w:rsid w:val="00F02D65"/>
    <w:rsid w:val="00F02DF5"/>
    <w:rsid w:val="00F02E90"/>
    <w:rsid w:val="00F02EB1"/>
    <w:rsid w:val="00F02EFC"/>
    <w:rsid w:val="00F02F4D"/>
    <w:rsid w:val="00F02FE3"/>
    <w:rsid w:val="00F03253"/>
    <w:rsid w:val="00F03331"/>
    <w:rsid w:val="00F039D3"/>
    <w:rsid w:val="00F03FBE"/>
    <w:rsid w:val="00F03FFE"/>
    <w:rsid w:val="00F0489D"/>
    <w:rsid w:val="00F04BF6"/>
    <w:rsid w:val="00F04D70"/>
    <w:rsid w:val="00F051EE"/>
    <w:rsid w:val="00F05305"/>
    <w:rsid w:val="00F0563F"/>
    <w:rsid w:val="00F0570C"/>
    <w:rsid w:val="00F05CBD"/>
    <w:rsid w:val="00F05D4B"/>
    <w:rsid w:val="00F066AD"/>
    <w:rsid w:val="00F068AF"/>
    <w:rsid w:val="00F068BC"/>
    <w:rsid w:val="00F06B69"/>
    <w:rsid w:val="00F06BC0"/>
    <w:rsid w:val="00F070EB"/>
    <w:rsid w:val="00F071FA"/>
    <w:rsid w:val="00F07548"/>
    <w:rsid w:val="00F075E9"/>
    <w:rsid w:val="00F07A91"/>
    <w:rsid w:val="00F07B46"/>
    <w:rsid w:val="00F07BB4"/>
    <w:rsid w:val="00F07D94"/>
    <w:rsid w:val="00F10076"/>
    <w:rsid w:val="00F101A2"/>
    <w:rsid w:val="00F104F8"/>
    <w:rsid w:val="00F10900"/>
    <w:rsid w:val="00F10A8C"/>
    <w:rsid w:val="00F10AB3"/>
    <w:rsid w:val="00F10BB3"/>
    <w:rsid w:val="00F10BBA"/>
    <w:rsid w:val="00F10D3F"/>
    <w:rsid w:val="00F10D77"/>
    <w:rsid w:val="00F10F17"/>
    <w:rsid w:val="00F10F51"/>
    <w:rsid w:val="00F112EF"/>
    <w:rsid w:val="00F11522"/>
    <w:rsid w:val="00F11658"/>
    <w:rsid w:val="00F11813"/>
    <w:rsid w:val="00F1181C"/>
    <w:rsid w:val="00F1185B"/>
    <w:rsid w:val="00F11AC1"/>
    <w:rsid w:val="00F11B87"/>
    <w:rsid w:val="00F11E01"/>
    <w:rsid w:val="00F12BC1"/>
    <w:rsid w:val="00F12D81"/>
    <w:rsid w:val="00F13103"/>
    <w:rsid w:val="00F132B4"/>
    <w:rsid w:val="00F138E9"/>
    <w:rsid w:val="00F13CBD"/>
    <w:rsid w:val="00F14227"/>
    <w:rsid w:val="00F14284"/>
    <w:rsid w:val="00F142AF"/>
    <w:rsid w:val="00F145E5"/>
    <w:rsid w:val="00F14625"/>
    <w:rsid w:val="00F146C6"/>
    <w:rsid w:val="00F146E1"/>
    <w:rsid w:val="00F14A2D"/>
    <w:rsid w:val="00F14E39"/>
    <w:rsid w:val="00F14FD4"/>
    <w:rsid w:val="00F154EE"/>
    <w:rsid w:val="00F15518"/>
    <w:rsid w:val="00F1570F"/>
    <w:rsid w:val="00F15F38"/>
    <w:rsid w:val="00F1610D"/>
    <w:rsid w:val="00F1612B"/>
    <w:rsid w:val="00F1643E"/>
    <w:rsid w:val="00F16695"/>
    <w:rsid w:val="00F166B2"/>
    <w:rsid w:val="00F16921"/>
    <w:rsid w:val="00F16A2E"/>
    <w:rsid w:val="00F16A83"/>
    <w:rsid w:val="00F1703B"/>
    <w:rsid w:val="00F17349"/>
    <w:rsid w:val="00F1734D"/>
    <w:rsid w:val="00F178BF"/>
    <w:rsid w:val="00F17C82"/>
    <w:rsid w:val="00F17CAC"/>
    <w:rsid w:val="00F17F22"/>
    <w:rsid w:val="00F204DE"/>
    <w:rsid w:val="00F20CDF"/>
    <w:rsid w:val="00F210BA"/>
    <w:rsid w:val="00F21340"/>
    <w:rsid w:val="00F21BDD"/>
    <w:rsid w:val="00F21DBF"/>
    <w:rsid w:val="00F21F7A"/>
    <w:rsid w:val="00F223D9"/>
    <w:rsid w:val="00F2263C"/>
    <w:rsid w:val="00F227E9"/>
    <w:rsid w:val="00F22A45"/>
    <w:rsid w:val="00F22EB5"/>
    <w:rsid w:val="00F22F2F"/>
    <w:rsid w:val="00F23349"/>
    <w:rsid w:val="00F23595"/>
    <w:rsid w:val="00F2359B"/>
    <w:rsid w:val="00F236F6"/>
    <w:rsid w:val="00F237C4"/>
    <w:rsid w:val="00F239FC"/>
    <w:rsid w:val="00F23BB3"/>
    <w:rsid w:val="00F23E0C"/>
    <w:rsid w:val="00F23FFA"/>
    <w:rsid w:val="00F2427A"/>
    <w:rsid w:val="00F24BC8"/>
    <w:rsid w:val="00F24D46"/>
    <w:rsid w:val="00F24EB6"/>
    <w:rsid w:val="00F250F0"/>
    <w:rsid w:val="00F25227"/>
    <w:rsid w:val="00F25315"/>
    <w:rsid w:val="00F25366"/>
    <w:rsid w:val="00F25420"/>
    <w:rsid w:val="00F25A2D"/>
    <w:rsid w:val="00F25A2E"/>
    <w:rsid w:val="00F25A6B"/>
    <w:rsid w:val="00F25E62"/>
    <w:rsid w:val="00F25EEE"/>
    <w:rsid w:val="00F26114"/>
    <w:rsid w:val="00F263DA"/>
    <w:rsid w:val="00F26692"/>
    <w:rsid w:val="00F26760"/>
    <w:rsid w:val="00F2701F"/>
    <w:rsid w:val="00F271E2"/>
    <w:rsid w:val="00F27355"/>
    <w:rsid w:val="00F2738C"/>
    <w:rsid w:val="00F273AD"/>
    <w:rsid w:val="00F274C6"/>
    <w:rsid w:val="00F27BB2"/>
    <w:rsid w:val="00F27CC3"/>
    <w:rsid w:val="00F27DD9"/>
    <w:rsid w:val="00F27E94"/>
    <w:rsid w:val="00F301D0"/>
    <w:rsid w:val="00F3035C"/>
    <w:rsid w:val="00F30549"/>
    <w:rsid w:val="00F3073D"/>
    <w:rsid w:val="00F30A9E"/>
    <w:rsid w:val="00F30FA6"/>
    <w:rsid w:val="00F30FE6"/>
    <w:rsid w:val="00F31035"/>
    <w:rsid w:val="00F31091"/>
    <w:rsid w:val="00F314AC"/>
    <w:rsid w:val="00F31580"/>
    <w:rsid w:val="00F3165C"/>
    <w:rsid w:val="00F31A65"/>
    <w:rsid w:val="00F31B9E"/>
    <w:rsid w:val="00F31BC0"/>
    <w:rsid w:val="00F31F0F"/>
    <w:rsid w:val="00F323F3"/>
    <w:rsid w:val="00F32538"/>
    <w:rsid w:val="00F32B52"/>
    <w:rsid w:val="00F32B70"/>
    <w:rsid w:val="00F32C14"/>
    <w:rsid w:val="00F32C70"/>
    <w:rsid w:val="00F32E4D"/>
    <w:rsid w:val="00F32E89"/>
    <w:rsid w:val="00F33117"/>
    <w:rsid w:val="00F33324"/>
    <w:rsid w:val="00F33428"/>
    <w:rsid w:val="00F336AB"/>
    <w:rsid w:val="00F33CAD"/>
    <w:rsid w:val="00F33EBF"/>
    <w:rsid w:val="00F340B1"/>
    <w:rsid w:val="00F34209"/>
    <w:rsid w:val="00F34E47"/>
    <w:rsid w:val="00F34F7E"/>
    <w:rsid w:val="00F34FF4"/>
    <w:rsid w:val="00F35089"/>
    <w:rsid w:val="00F356C7"/>
    <w:rsid w:val="00F3588E"/>
    <w:rsid w:val="00F3594A"/>
    <w:rsid w:val="00F36210"/>
    <w:rsid w:val="00F36250"/>
    <w:rsid w:val="00F365A3"/>
    <w:rsid w:val="00F367E0"/>
    <w:rsid w:val="00F367F4"/>
    <w:rsid w:val="00F36871"/>
    <w:rsid w:val="00F36979"/>
    <w:rsid w:val="00F37877"/>
    <w:rsid w:val="00F37ADF"/>
    <w:rsid w:val="00F37F1C"/>
    <w:rsid w:val="00F401E7"/>
    <w:rsid w:val="00F402E4"/>
    <w:rsid w:val="00F403C8"/>
    <w:rsid w:val="00F4052A"/>
    <w:rsid w:val="00F4066D"/>
    <w:rsid w:val="00F40E99"/>
    <w:rsid w:val="00F416D4"/>
    <w:rsid w:val="00F417A6"/>
    <w:rsid w:val="00F41A8D"/>
    <w:rsid w:val="00F41B64"/>
    <w:rsid w:val="00F41CA1"/>
    <w:rsid w:val="00F42107"/>
    <w:rsid w:val="00F426E1"/>
    <w:rsid w:val="00F426EA"/>
    <w:rsid w:val="00F42816"/>
    <w:rsid w:val="00F42820"/>
    <w:rsid w:val="00F428E7"/>
    <w:rsid w:val="00F429FC"/>
    <w:rsid w:val="00F432BC"/>
    <w:rsid w:val="00F432E1"/>
    <w:rsid w:val="00F43321"/>
    <w:rsid w:val="00F4374B"/>
    <w:rsid w:val="00F43CAF"/>
    <w:rsid w:val="00F43E5C"/>
    <w:rsid w:val="00F43FC9"/>
    <w:rsid w:val="00F441C3"/>
    <w:rsid w:val="00F4421A"/>
    <w:rsid w:val="00F44334"/>
    <w:rsid w:val="00F4436B"/>
    <w:rsid w:val="00F4468F"/>
    <w:rsid w:val="00F447EB"/>
    <w:rsid w:val="00F44D28"/>
    <w:rsid w:val="00F44E10"/>
    <w:rsid w:val="00F450AD"/>
    <w:rsid w:val="00F45600"/>
    <w:rsid w:val="00F45A07"/>
    <w:rsid w:val="00F460EB"/>
    <w:rsid w:val="00F46200"/>
    <w:rsid w:val="00F4624A"/>
    <w:rsid w:val="00F46294"/>
    <w:rsid w:val="00F4668F"/>
    <w:rsid w:val="00F467A0"/>
    <w:rsid w:val="00F46984"/>
    <w:rsid w:val="00F469C4"/>
    <w:rsid w:val="00F470AF"/>
    <w:rsid w:val="00F47248"/>
    <w:rsid w:val="00F4727C"/>
    <w:rsid w:val="00F47537"/>
    <w:rsid w:val="00F4763D"/>
    <w:rsid w:val="00F47674"/>
    <w:rsid w:val="00F47C9E"/>
    <w:rsid w:val="00F50084"/>
    <w:rsid w:val="00F500E0"/>
    <w:rsid w:val="00F50584"/>
    <w:rsid w:val="00F506A8"/>
    <w:rsid w:val="00F508C9"/>
    <w:rsid w:val="00F50B52"/>
    <w:rsid w:val="00F513BA"/>
    <w:rsid w:val="00F51533"/>
    <w:rsid w:val="00F51589"/>
    <w:rsid w:val="00F51635"/>
    <w:rsid w:val="00F5185A"/>
    <w:rsid w:val="00F51C5E"/>
    <w:rsid w:val="00F51D0B"/>
    <w:rsid w:val="00F51D16"/>
    <w:rsid w:val="00F51F97"/>
    <w:rsid w:val="00F5208F"/>
    <w:rsid w:val="00F52177"/>
    <w:rsid w:val="00F5226D"/>
    <w:rsid w:val="00F522A4"/>
    <w:rsid w:val="00F52625"/>
    <w:rsid w:val="00F5269B"/>
    <w:rsid w:val="00F527C9"/>
    <w:rsid w:val="00F52B91"/>
    <w:rsid w:val="00F52E09"/>
    <w:rsid w:val="00F52FD9"/>
    <w:rsid w:val="00F53133"/>
    <w:rsid w:val="00F531D3"/>
    <w:rsid w:val="00F5361F"/>
    <w:rsid w:val="00F537B8"/>
    <w:rsid w:val="00F5381E"/>
    <w:rsid w:val="00F53D6D"/>
    <w:rsid w:val="00F53FCA"/>
    <w:rsid w:val="00F54917"/>
    <w:rsid w:val="00F549FF"/>
    <w:rsid w:val="00F54D08"/>
    <w:rsid w:val="00F54F1A"/>
    <w:rsid w:val="00F55A7A"/>
    <w:rsid w:val="00F55B50"/>
    <w:rsid w:val="00F55FF6"/>
    <w:rsid w:val="00F56036"/>
    <w:rsid w:val="00F56331"/>
    <w:rsid w:val="00F56400"/>
    <w:rsid w:val="00F565B7"/>
    <w:rsid w:val="00F568BC"/>
    <w:rsid w:val="00F57668"/>
    <w:rsid w:val="00F576DC"/>
    <w:rsid w:val="00F57778"/>
    <w:rsid w:val="00F57841"/>
    <w:rsid w:val="00F57A57"/>
    <w:rsid w:val="00F57F28"/>
    <w:rsid w:val="00F57FDF"/>
    <w:rsid w:val="00F605EC"/>
    <w:rsid w:val="00F605F7"/>
    <w:rsid w:val="00F60DEE"/>
    <w:rsid w:val="00F60FB7"/>
    <w:rsid w:val="00F614C5"/>
    <w:rsid w:val="00F6173D"/>
    <w:rsid w:val="00F61762"/>
    <w:rsid w:val="00F61C67"/>
    <w:rsid w:val="00F62B95"/>
    <w:rsid w:val="00F6309F"/>
    <w:rsid w:val="00F636B2"/>
    <w:rsid w:val="00F63963"/>
    <w:rsid w:val="00F63A24"/>
    <w:rsid w:val="00F64335"/>
    <w:rsid w:val="00F6476F"/>
    <w:rsid w:val="00F648C2"/>
    <w:rsid w:val="00F64994"/>
    <w:rsid w:val="00F64A62"/>
    <w:rsid w:val="00F64CD0"/>
    <w:rsid w:val="00F64CF3"/>
    <w:rsid w:val="00F64D02"/>
    <w:rsid w:val="00F64F9D"/>
    <w:rsid w:val="00F65850"/>
    <w:rsid w:val="00F658A0"/>
    <w:rsid w:val="00F65A08"/>
    <w:rsid w:val="00F65AE8"/>
    <w:rsid w:val="00F661DB"/>
    <w:rsid w:val="00F667AF"/>
    <w:rsid w:val="00F66A77"/>
    <w:rsid w:val="00F66E8C"/>
    <w:rsid w:val="00F66EB1"/>
    <w:rsid w:val="00F672A7"/>
    <w:rsid w:val="00F677DB"/>
    <w:rsid w:val="00F6782A"/>
    <w:rsid w:val="00F679F8"/>
    <w:rsid w:val="00F67B14"/>
    <w:rsid w:val="00F700C9"/>
    <w:rsid w:val="00F706A3"/>
    <w:rsid w:val="00F70786"/>
    <w:rsid w:val="00F70C8F"/>
    <w:rsid w:val="00F70E2B"/>
    <w:rsid w:val="00F71097"/>
    <w:rsid w:val="00F715C6"/>
    <w:rsid w:val="00F7173D"/>
    <w:rsid w:val="00F7176C"/>
    <w:rsid w:val="00F71A4F"/>
    <w:rsid w:val="00F71EE0"/>
    <w:rsid w:val="00F71EE7"/>
    <w:rsid w:val="00F72278"/>
    <w:rsid w:val="00F72689"/>
    <w:rsid w:val="00F72956"/>
    <w:rsid w:val="00F72CBE"/>
    <w:rsid w:val="00F72D68"/>
    <w:rsid w:val="00F72D8B"/>
    <w:rsid w:val="00F72F83"/>
    <w:rsid w:val="00F73094"/>
    <w:rsid w:val="00F730B5"/>
    <w:rsid w:val="00F732AA"/>
    <w:rsid w:val="00F737BF"/>
    <w:rsid w:val="00F73923"/>
    <w:rsid w:val="00F73987"/>
    <w:rsid w:val="00F73A62"/>
    <w:rsid w:val="00F73AAE"/>
    <w:rsid w:val="00F73B99"/>
    <w:rsid w:val="00F73D8D"/>
    <w:rsid w:val="00F73FC8"/>
    <w:rsid w:val="00F73FCB"/>
    <w:rsid w:val="00F7437C"/>
    <w:rsid w:val="00F747AE"/>
    <w:rsid w:val="00F747D4"/>
    <w:rsid w:val="00F7492D"/>
    <w:rsid w:val="00F74D39"/>
    <w:rsid w:val="00F74E9A"/>
    <w:rsid w:val="00F751F1"/>
    <w:rsid w:val="00F7533B"/>
    <w:rsid w:val="00F755B9"/>
    <w:rsid w:val="00F755E4"/>
    <w:rsid w:val="00F75652"/>
    <w:rsid w:val="00F7578E"/>
    <w:rsid w:val="00F757E8"/>
    <w:rsid w:val="00F75822"/>
    <w:rsid w:val="00F758D4"/>
    <w:rsid w:val="00F75900"/>
    <w:rsid w:val="00F759C6"/>
    <w:rsid w:val="00F75B72"/>
    <w:rsid w:val="00F75D99"/>
    <w:rsid w:val="00F75F6A"/>
    <w:rsid w:val="00F76051"/>
    <w:rsid w:val="00F7632D"/>
    <w:rsid w:val="00F763DB"/>
    <w:rsid w:val="00F765E6"/>
    <w:rsid w:val="00F76CB7"/>
    <w:rsid w:val="00F76CF0"/>
    <w:rsid w:val="00F77271"/>
    <w:rsid w:val="00F774A3"/>
    <w:rsid w:val="00F7759E"/>
    <w:rsid w:val="00F777D8"/>
    <w:rsid w:val="00F7781F"/>
    <w:rsid w:val="00F7786B"/>
    <w:rsid w:val="00F778A4"/>
    <w:rsid w:val="00F779F9"/>
    <w:rsid w:val="00F77A50"/>
    <w:rsid w:val="00F77B20"/>
    <w:rsid w:val="00F77C6E"/>
    <w:rsid w:val="00F77D13"/>
    <w:rsid w:val="00F77F31"/>
    <w:rsid w:val="00F80492"/>
    <w:rsid w:val="00F80789"/>
    <w:rsid w:val="00F8106D"/>
    <w:rsid w:val="00F81150"/>
    <w:rsid w:val="00F812D5"/>
    <w:rsid w:val="00F81BE8"/>
    <w:rsid w:val="00F81C4C"/>
    <w:rsid w:val="00F81C64"/>
    <w:rsid w:val="00F81E37"/>
    <w:rsid w:val="00F8237A"/>
    <w:rsid w:val="00F82945"/>
    <w:rsid w:val="00F82C92"/>
    <w:rsid w:val="00F82DA0"/>
    <w:rsid w:val="00F82FB1"/>
    <w:rsid w:val="00F83284"/>
    <w:rsid w:val="00F83A9C"/>
    <w:rsid w:val="00F83CDC"/>
    <w:rsid w:val="00F83FFF"/>
    <w:rsid w:val="00F841F7"/>
    <w:rsid w:val="00F8488D"/>
    <w:rsid w:val="00F848E7"/>
    <w:rsid w:val="00F84F75"/>
    <w:rsid w:val="00F8533F"/>
    <w:rsid w:val="00F853A2"/>
    <w:rsid w:val="00F8575C"/>
    <w:rsid w:val="00F85D1A"/>
    <w:rsid w:val="00F85D88"/>
    <w:rsid w:val="00F85FFA"/>
    <w:rsid w:val="00F867AA"/>
    <w:rsid w:val="00F86866"/>
    <w:rsid w:val="00F86D92"/>
    <w:rsid w:val="00F86DBA"/>
    <w:rsid w:val="00F86E48"/>
    <w:rsid w:val="00F86E5D"/>
    <w:rsid w:val="00F86FFA"/>
    <w:rsid w:val="00F8700B"/>
    <w:rsid w:val="00F870DF"/>
    <w:rsid w:val="00F873DF"/>
    <w:rsid w:val="00F873EA"/>
    <w:rsid w:val="00F8745C"/>
    <w:rsid w:val="00F87483"/>
    <w:rsid w:val="00F875AC"/>
    <w:rsid w:val="00F8774E"/>
    <w:rsid w:val="00F87A71"/>
    <w:rsid w:val="00F87C69"/>
    <w:rsid w:val="00F87D2C"/>
    <w:rsid w:val="00F87EF7"/>
    <w:rsid w:val="00F90173"/>
    <w:rsid w:val="00F909EE"/>
    <w:rsid w:val="00F90E71"/>
    <w:rsid w:val="00F910BD"/>
    <w:rsid w:val="00F91384"/>
    <w:rsid w:val="00F92033"/>
    <w:rsid w:val="00F9228F"/>
    <w:rsid w:val="00F92318"/>
    <w:rsid w:val="00F9248A"/>
    <w:rsid w:val="00F924A5"/>
    <w:rsid w:val="00F92A99"/>
    <w:rsid w:val="00F92C52"/>
    <w:rsid w:val="00F93065"/>
    <w:rsid w:val="00F93201"/>
    <w:rsid w:val="00F93246"/>
    <w:rsid w:val="00F93255"/>
    <w:rsid w:val="00F9368A"/>
    <w:rsid w:val="00F936AA"/>
    <w:rsid w:val="00F93735"/>
    <w:rsid w:val="00F93EB6"/>
    <w:rsid w:val="00F940A8"/>
    <w:rsid w:val="00F943E4"/>
    <w:rsid w:val="00F94642"/>
    <w:rsid w:val="00F946D7"/>
    <w:rsid w:val="00F9494D"/>
    <w:rsid w:val="00F94D93"/>
    <w:rsid w:val="00F95072"/>
    <w:rsid w:val="00F95118"/>
    <w:rsid w:val="00F95681"/>
    <w:rsid w:val="00F957C4"/>
    <w:rsid w:val="00F95EE1"/>
    <w:rsid w:val="00F96702"/>
    <w:rsid w:val="00F96872"/>
    <w:rsid w:val="00F96922"/>
    <w:rsid w:val="00F96A17"/>
    <w:rsid w:val="00F9706F"/>
    <w:rsid w:val="00F970B8"/>
    <w:rsid w:val="00F973AF"/>
    <w:rsid w:val="00F973D1"/>
    <w:rsid w:val="00F9781C"/>
    <w:rsid w:val="00F9787F"/>
    <w:rsid w:val="00F97A1F"/>
    <w:rsid w:val="00F97AFB"/>
    <w:rsid w:val="00F97BA1"/>
    <w:rsid w:val="00FA0420"/>
    <w:rsid w:val="00FA0487"/>
    <w:rsid w:val="00FA04C4"/>
    <w:rsid w:val="00FA0EA6"/>
    <w:rsid w:val="00FA1523"/>
    <w:rsid w:val="00FA164C"/>
    <w:rsid w:val="00FA172D"/>
    <w:rsid w:val="00FA1C80"/>
    <w:rsid w:val="00FA1D31"/>
    <w:rsid w:val="00FA1DE7"/>
    <w:rsid w:val="00FA1FFD"/>
    <w:rsid w:val="00FA203D"/>
    <w:rsid w:val="00FA208F"/>
    <w:rsid w:val="00FA20FA"/>
    <w:rsid w:val="00FA2190"/>
    <w:rsid w:val="00FA23B6"/>
    <w:rsid w:val="00FA2988"/>
    <w:rsid w:val="00FA2A2A"/>
    <w:rsid w:val="00FA2A45"/>
    <w:rsid w:val="00FA2D9E"/>
    <w:rsid w:val="00FA309E"/>
    <w:rsid w:val="00FA32E0"/>
    <w:rsid w:val="00FA33AE"/>
    <w:rsid w:val="00FA3459"/>
    <w:rsid w:val="00FA35DC"/>
    <w:rsid w:val="00FA35FB"/>
    <w:rsid w:val="00FA3612"/>
    <w:rsid w:val="00FA42E0"/>
    <w:rsid w:val="00FA4423"/>
    <w:rsid w:val="00FA445D"/>
    <w:rsid w:val="00FA4721"/>
    <w:rsid w:val="00FA4766"/>
    <w:rsid w:val="00FA49AB"/>
    <w:rsid w:val="00FA4BB6"/>
    <w:rsid w:val="00FA4F93"/>
    <w:rsid w:val="00FA5482"/>
    <w:rsid w:val="00FA57A7"/>
    <w:rsid w:val="00FA63EC"/>
    <w:rsid w:val="00FA65E9"/>
    <w:rsid w:val="00FA6788"/>
    <w:rsid w:val="00FA6C20"/>
    <w:rsid w:val="00FA6EDA"/>
    <w:rsid w:val="00FA7299"/>
    <w:rsid w:val="00FA72ED"/>
    <w:rsid w:val="00FA7B0B"/>
    <w:rsid w:val="00FA7F36"/>
    <w:rsid w:val="00FB024A"/>
    <w:rsid w:val="00FB033B"/>
    <w:rsid w:val="00FB04E9"/>
    <w:rsid w:val="00FB0680"/>
    <w:rsid w:val="00FB081A"/>
    <w:rsid w:val="00FB0835"/>
    <w:rsid w:val="00FB0838"/>
    <w:rsid w:val="00FB095A"/>
    <w:rsid w:val="00FB1045"/>
    <w:rsid w:val="00FB12DA"/>
    <w:rsid w:val="00FB1772"/>
    <w:rsid w:val="00FB19D0"/>
    <w:rsid w:val="00FB1DAA"/>
    <w:rsid w:val="00FB1DE6"/>
    <w:rsid w:val="00FB1F52"/>
    <w:rsid w:val="00FB1FE2"/>
    <w:rsid w:val="00FB2042"/>
    <w:rsid w:val="00FB241C"/>
    <w:rsid w:val="00FB27E2"/>
    <w:rsid w:val="00FB2938"/>
    <w:rsid w:val="00FB2D76"/>
    <w:rsid w:val="00FB2E23"/>
    <w:rsid w:val="00FB300D"/>
    <w:rsid w:val="00FB31E1"/>
    <w:rsid w:val="00FB35B5"/>
    <w:rsid w:val="00FB3A2A"/>
    <w:rsid w:val="00FB3D69"/>
    <w:rsid w:val="00FB3F25"/>
    <w:rsid w:val="00FB41A3"/>
    <w:rsid w:val="00FB468C"/>
    <w:rsid w:val="00FB475D"/>
    <w:rsid w:val="00FB480D"/>
    <w:rsid w:val="00FB50B6"/>
    <w:rsid w:val="00FB5256"/>
    <w:rsid w:val="00FB5670"/>
    <w:rsid w:val="00FB583A"/>
    <w:rsid w:val="00FB58D1"/>
    <w:rsid w:val="00FB59C8"/>
    <w:rsid w:val="00FB5B28"/>
    <w:rsid w:val="00FB5BD9"/>
    <w:rsid w:val="00FB60E6"/>
    <w:rsid w:val="00FB6106"/>
    <w:rsid w:val="00FB6222"/>
    <w:rsid w:val="00FB656A"/>
    <w:rsid w:val="00FB6713"/>
    <w:rsid w:val="00FB6844"/>
    <w:rsid w:val="00FB6858"/>
    <w:rsid w:val="00FB68B3"/>
    <w:rsid w:val="00FB6CBA"/>
    <w:rsid w:val="00FB6ED5"/>
    <w:rsid w:val="00FB7130"/>
    <w:rsid w:val="00FB71CC"/>
    <w:rsid w:val="00FB7324"/>
    <w:rsid w:val="00FB75F3"/>
    <w:rsid w:val="00FB765C"/>
    <w:rsid w:val="00FB7A4F"/>
    <w:rsid w:val="00FB7A6E"/>
    <w:rsid w:val="00FBBCF8"/>
    <w:rsid w:val="00FC0131"/>
    <w:rsid w:val="00FC0DDD"/>
    <w:rsid w:val="00FC0DF7"/>
    <w:rsid w:val="00FC0E27"/>
    <w:rsid w:val="00FC150F"/>
    <w:rsid w:val="00FC15C7"/>
    <w:rsid w:val="00FC1726"/>
    <w:rsid w:val="00FC17CC"/>
    <w:rsid w:val="00FC1A1D"/>
    <w:rsid w:val="00FC1E2D"/>
    <w:rsid w:val="00FC1F6A"/>
    <w:rsid w:val="00FC1F77"/>
    <w:rsid w:val="00FC245B"/>
    <w:rsid w:val="00FC2789"/>
    <w:rsid w:val="00FC2810"/>
    <w:rsid w:val="00FC29CF"/>
    <w:rsid w:val="00FC2E39"/>
    <w:rsid w:val="00FC3239"/>
    <w:rsid w:val="00FC3784"/>
    <w:rsid w:val="00FC391C"/>
    <w:rsid w:val="00FC39C8"/>
    <w:rsid w:val="00FC3BE4"/>
    <w:rsid w:val="00FC40A3"/>
    <w:rsid w:val="00FC41AC"/>
    <w:rsid w:val="00FC4534"/>
    <w:rsid w:val="00FC4704"/>
    <w:rsid w:val="00FC4706"/>
    <w:rsid w:val="00FC481B"/>
    <w:rsid w:val="00FC4995"/>
    <w:rsid w:val="00FC4A05"/>
    <w:rsid w:val="00FC4C54"/>
    <w:rsid w:val="00FC4E85"/>
    <w:rsid w:val="00FC4F0E"/>
    <w:rsid w:val="00FC4F28"/>
    <w:rsid w:val="00FC54E2"/>
    <w:rsid w:val="00FC5718"/>
    <w:rsid w:val="00FC58A5"/>
    <w:rsid w:val="00FC58EB"/>
    <w:rsid w:val="00FC5B21"/>
    <w:rsid w:val="00FC5BB5"/>
    <w:rsid w:val="00FC5BF1"/>
    <w:rsid w:val="00FC6379"/>
    <w:rsid w:val="00FC6589"/>
    <w:rsid w:val="00FC6BBB"/>
    <w:rsid w:val="00FC6CAF"/>
    <w:rsid w:val="00FC6D05"/>
    <w:rsid w:val="00FC708B"/>
    <w:rsid w:val="00FC714B"/>
    <w:rsid w:val="00FC76A2"/>
    <w:rsid w:val="00FC76E9"/>
    <w:rsid w:val="00FC7B02"/>
    <w:rsid w:val="00FC7C80"/>
    <w:rsid w:val="00FD044E"/>
    <w:rsid w:val="00FD0796"/>
    <w:rsid w:val="00FD08E0"/>
    <w:rsid w:val="00FD0B22"/>
    <w:rsid w:val="00FD0B46"/>
    <w:rsid w:val="00FD0CB3"/>
    <w:rsid w:val="00FD1024"/>
    <w:rsid w:val="00FD1132"/>
    <w:rsid w:val="00FD155B"/>
    <w:rsid w:val="00FD15B7"/>
    <w:rsid w:val="00FD15E8"/>
    <w:rsid w:val="00FD160E"/>
    <w:rsid w:val="00FD16E5"/>
    <w:rsid w:val="00FD1E44"/>
    <w:rsid w:val="00FD2058"/>
    <w:rsid w:val="00FD261C"/>
    <w:rsid w:val="00FD2745"/>
    <w:rsid w:val="00FD27A9"/>
    <w:rsid w:val="00FD2A5D"/>
    <w:rsid w:val="00FD2A69"/>
    <w:rsid w:val="00FD2B54"/>
    <w:rsid w:val="00FD2BDB"/>
    <w:rsid w:val="00FD2C5D"/>
    <w:rsid w:val="00FD2FB3"/>
    <w:rsid w:val="00FD2FFF"/>
    <w:rsid w:val="00FD311D"/>
    <w:rsid w:val="00FD3157"/>
    <w:rsid w:val="00FD31B3"/>
    <w:rsid w:val="00FD322B"/>
    <w:rsid w:val="00FD326E"/>
    <w:rsid w:val="00FD3669"/>
    <w:rsid w:val="00FD3F7B"/>
    <w:rsid w:val="00FD4035"/>
    <w:rsid w:val="00FD40C4"/>
    <w:rsid w:val="00FD4A1F"/>
    <w:rsid w:val="00FD4C8A"/>
    <w:rsid w:val="00FD5128"/>
    <w:rsid w:val="00FD5271"/>
    <w:rsid w:val="00FD53B2"/>
    <w:rsid w:val="00FD5511"/>
    <w:rsid w:val="00FD589A"/>
    <w:rsid w:val="00FD5904"/>
    <w:rsid w:val="00FD5B67"/>
    <w:rsid w:val="00FD5B8C"/>
    <w:rsid w:val="00FD5BE2"/>
    <w:rsid w:val="00FD5BFB"/>
    <w:rsid w:val="00FD5C3C"/>
    <w:rsid w:val="00FD5DAB"/>
    <w:rsid w:val="00FD623A"/>
    <w:rsid w:val="00FD65A7"/>
    <w:rsid w:val="00FD65C1"/>
    <w:rsid w:val="00FD6852"/>
    <w:rsid w:val="00FD6AE1"/>
    <w:rsid w:val="00FD6C02"/>
    <w:rsid w:val="00FD6D5B"/>
    <w:rsid w:val="00FD6EEA"/>
    <w:rsid w:val="00FD7046"/>
    <w:rsid w:val="00FD704C"/>
    <w:rsid w:val="00FD77FA"/>
    <w:rsid w:val="00FD7CF6"/>
    <w:rsid w:val="00FD7DB7"/>
    <w:rsid w:val="00FE011A"/>
    <w:rsid w:val="00FE01F5"/>
    <w:rsid w:val="00FE0211"/>
    <w:rsid w:val="00FE0323"/>
    <w:rsid w:val="00FE05BF"/>
    <w:rsid w:val="00FE0649"/>
    <w:rsid w:val="00FE06DE"/>
    <w:rsid w:val="00FE07BB"/>
    <w:rsid w:val="00FE098B"/>
    <w:rsid w:val="00FE1F40"/>
    <w:rsid w:val="00FE1F67"/>
    <w:rsid w:val="00FE2C99"/>
    <w:rsid w:val="00FE2DB2"/>
    <w:rsid w:val="00FE2E1A"/>
    <w:rsid w:val="00FE2F68"/>
    <w:rsid w:val="00FE3153"/>
    <w:rsid w:val="00FE32B2"/>
    <w:rsid w:val="00FE3376"/>
    <w:rsid w:val="00FE33D6"/>
    <w:rsid w:val="00FE3752"/>
    <w:rsid w:val="00FE39FE"/>
    <w:rsid w:val="00FE3A74"/>
    <w:rsid w:val="00FE3B2D"/>
    <w:rsid w:val="00FE3DC3"/>
    <w:rsid w:val="00FE3F0D"/>
    <w:rsid w:val="00FE41AF"/>
    <w:rsid w:val="00FE425E"/>
    <w:rsid w:val="00FE4274"/>
    <w:rsid w:val="00FE45AD"/>
    <w:rsid w:val="00FE4720"/>
    <w:rsid w:val="00FE493B"/>
    <w:rsid w:val="00FE49AF"/>
    <w:rsid w:val="00FE4E01"/>
    <w:rsid w:val="00FE51EE"/>
    <w:rsid w:val="00FE525E"/>
    <w:rsid w:val="00FE539E"/>
    <w:rsid w:val="00FE54CD"/>
    <w:rsid w:val="00FE582F"/>
    <w:rsid w:val="00FE5D8C"/>
    <w:rsid w:val="00FE5E94"/>
    <w:rsid w:val="00FE5F47"/>
    <w:rsid w:val="00FE6175"/>
    <w:rsid w:val="00FE6653"/>
    <w:rsid w:val="00FE6A1D"/>
    <w:rsid w:val="00FE6C2E"/>
    <w:rsid w:val="00FE6D15"/>
    <w:rsid w:val="00FE6D2D"/>
    <w:rsid w:val="00FE73B7"/>
    <w:rsid w:val="00FE7566"/>
    <w:rsid w:val="00FE761B"/>
    <w:rsid w:val="00FE7679"/>
    <w:rsid w:val="00FE7811"/>
    <w:rsid w:val="00FE7AEF"/>
    <w:rsid w:val="00FE7E88"/>
    <w:rsid w:val="00FF004B"/>
    <w:rsid w:val="00FF0A21"/>
    <w:rsid w:val="00FF0CDD"/>
    <w:rsid w:val="00FF1057"/>
    <w:rsid w:val="00FF1064"/>
    <w:rsid w:val="00FF1207"/>
    <w:rsid w:val="00FF16D4"/>
    <w:rsid w:val="00FF19B3"/>
    <w:rsid w:val="00FF1B82"/>
    <w:rsid w:val="00FF1E10"/>
    <w:rsid w:val="00FF1FC1"/>
    <w:rsid w:val="00FF269E"/>
    <w:rsid w:val="00FF28F8"/>
    <w:rsid w:val="00FF2926"/>
    <w:rsid w:val="00FF3069"/>
    <w:rsid w:val="00FF339F"/>
    <w:rsid w:val="00FF34FD"/>
    <w:rsid w:val="00FF3532"/>
    <w:rsid w:val="00FF3694"/>
    <w:rsid w:val="00FF39D5"/>
    <w:rsid w:val="00FF3AEF"/>
    <w:rsid w:val="00FF3FD4"/>
    <w:rsid w:val="00FF4099"/>
    <w:rsid w:val="00FF4292"/>
    <w:rsid w:val="00FF47BD"/>
    <w:rsid w:val="00FF47FB"/>
    <w:rsid w:val="00FF4A91"/>
    <w:rsid w:val="00FF4ADC"/>
    <w:rsid w:val="00FF4C63"/>
    <w:rsid w:val="00FF4CC6"/>
    <w:rsid w:val="00FF5290"/>
    <w:rsid w:val="00FF5402"/>
    <w:rsid w:val="00FF56FF"/>
    <w:rsid w:val="00FF5982"/>
    <w:rsid w:val="00FF60F3"/>
    <w:rsid w:val="00FF6747"/>
    <w:rsid w:val="00FF68E3"/>
    <w:rsid w:val="00FF6AA1"/>
    <w:rsid w:val="00FF6B82"/>
    <w:rsid w:val="00FF6BA9"/>
    <w:rsid w:val="00FF6BEA"/>
    <w:rsid w:val="00FF6E9C"/>
    <w:rsid w:val="00FF72AC"/>
    <w:rsid w:val="00FF734E"/>
    <w:rsid w:val="00FF75EE"/>
    <w:rsid w:val="00FF760E"/>
    <w:rsid w:val="00FF761B"/>
    <w:rsid w:val="00FF767A"/>
    <w:rsid w:val="00FF780D"/>
    <w:rsid w:val="00FF7900"/>
    <w:rsid w:val="00FF7D39"/>
    <w:rsid w:val="00FF7FDC"/>
    <w:rsid w:val="00FFEECE"/>
    <w:rsid w:val="0101633E"/>
    <w:rsid w:val="0101B0D3"/>
    <w:rsid w:val="0103411A"/>
    <w:rsid w:val="0106DF05"/>
    <w:rsid w:val="011192AE"/>
    <w:rsid w:val="0122057B"/>
    <w:rsid w:val="01226E9E"/>
    <w:rsid w:val="012C62B2"/>
    <w:rsid w:val="013ACCF5"/>
    <w:rsid w:val="013F80BB"/>
    <w:rsid w:val="01414E6E"/>
    <w:rsid w:val="01438E0B"/>
    <w:rsid w:val="014BD1DA"/>
    <w:rsid w:val="015623F8"/>
    <w:rsid w:val="015CB183"/>
    <w:rsid w:val="01636D01"/>
    <w:rsid w:val="01647A58"/>
    <w:rsid w:val="0166F95B"/>
    <w:rsid w:val="016F87F4"/>
    <w:rsid w:val="0171D96B"/>
    <w:rsid w:val="01797A51"/>
    <w:rsid w:val="018405FD"/>
    <w:rsid w:val="0190BEE2"/>
    <w:rsid w:val="019B2AE7"/>
    <w:rsid w:val="01A7BE57"/>
    <w:rsid w:val="01A82CA9"/>
    <w:rsid w:val="01AAB60C"/>
    <w:rsid w:val="01B7F58D"/>
    <w:rsid w:val="01C2613D"/>
    <w:rsid w:val="01C9E703"/>
    <w:rsid w:val="01D0B24D"/>
    <w:rsid w:val="01DE909B"/>
    <w:rsid w:val="01E17432"/>
    <w:rsid w:val="01E849AA"/>
    <w:rsid w:val="021A7CA5"/>
    <w:rsid w:val="021E04E9"/>
    <w:rsid w:val="02242A8F"/>
    <w:rsid w:val="0227F25A"/>
    <w:rsid w:val="022830C3"/>
    <w:rsid w:val="022B358F"/>
    <w:rsid w:val="022F8433"/>
    <w:rsid w:val="023915A2"/>
    <w:rsid w:val="024FB68E"/>
    <w:rsid w:val="025E74A5"/>
    <w:rsid w:val="02844556"/>
    <w:rsid w:val="028D6A2E"/>
    <w:rsid w:val="02A31ED3"/>
    <w:rsid w:val="02AA7B93"/>
    <w:rsid w:val="02B33401"/>
    <w:rsid w:val="02C5D128"/>
    <w:rsid w:val="02D3D62D"/>
    <w:rsid w:val="02D86743"/>
    <w:rsid w:val="02DA6B0E"/>
    <w:rsid w:val="02E17F15"/>
    <w:rsid w:val="02E3A4D4"/>
    <w:rsid w:val="02E4492A"/>
    <w:rsid w:val="02E5BAD8"/>
    <w:rsid w:val="02EE76F0"/>
    <w:rsid w:val="02F1C000"/>
    <w:rsid w:val="02F4B8C3"/>
    <w:rsid w:val="02F5D535"/>
    <w:rsid w:val="02F6A732"/>
    <w:rsid w:val="03023EF5"/>
    <w:rsid w:val="0302F837"/>
    <w:rsid w:val="0304F0BE"/>
    <w:rsid w:val="03059578"/>
    <w:rsid w:val="030B01AF"/>
    <w:rsid w:val="030EEF45"/>
    <w:rsid w:val="031041C5"/>
    <w:rsid w:val="0311B1B9"/>
    <w:rsid w:val="031321F1"/>
    <w:rsid w:val="03192C45"/>
    <w:rsid w:val="031B984A"/>
    <w:rsid w:val="0322589F"/>
    <w:rsid w:val="0331F977"/>
    <w:rsid w:val="03472A29"/>
    <w:rsid w:val="034C3A81"/>
    <w:rsid w:val="034D0E99"/>
    <w:rsid w:val="035A2A11"/>
    <w:rsid w:val="035E8675"/>
    <w:rsid w:val="03644007"/>
    <w:rsid w:val="03663D25"/>
    <w:rsid w:val="0366425B"/>
    <w:rsid w:val="037A6BA5"/>
    <w:rsid w:val="037A99D0"/>
    <w:rsid w:val="03812FC6"/>
    <w:rsid w:val="0387782A"/>
    <w:rsid w:val="03945F74"/>
    <w:rsid w:val="03A4D511"/>
    <w:rsid w:val="03AE3AE2"/>
    <w:rsid w:val="03B4DF11"/>
    <w:rsid w:val="03B662FE"/>
    <w:rsid w:val="03B737F1"/>
    <w:rsid w:val="03C27A35"/>
    <w:rsid w:val="03C27FAE"/>
    <w:rsid w:val="03D13B22"/>
    <w:rsid w:val="03EBD86C"/>
    <w:rsid w:val="03F674BE"/>
    <w:rsid w:val="03F76712"/>
    <w:rsid w:val="03FE9B45"/>
    <w:rsid w:val="0418E574"/>
    <w:rsid w:val="0418ECDE"/>
    <w:rsid w:val="042AF6B2"/>
    <w:rsid w:val="04318612"/>
    <w:rsid w:val="04337BEF"/>
    <w:rsid w:val="04398FD5"/>
    <w:rsid w:val="043A8DAB"/>
    <w:rsid w:val="043F717C"/>
    <w:rsid w:val="04401CC5"/>
    <w:rsid w:val="04418B56"/>
    <w:rsid w:val="0441F7AD"/>
    <w:rsid w:val="0445531E"/>
    <w:rsid w:val="04462990"/>
    <w:rsid w:val="044C683C"/>
    <w:rsid w:val="044CF254"/>
    <w:rsid w:val="04580473"/>
    <w:rsid w:val="045AC04F"/>
    <w:rsid w:val="0460F06D"/>
    <w:rsid w:val="0463A633"/>
    <w:rsid w:val="04784F8F"/>
    <w:rsid w:val="0478D4A6"/>
    <w:rsid w:val="047B0D36"/>
    <w:rsid w:val="048289F5"/>
    <w:rsid w:val="048630FE"/>
    <w:rsid w:val="04A3CBE4"/>
    <w:rsid w:val="04BE943B"/>
    <w:rsid w:val="04C811DB"/>
    <w:rsid w:val="04D18BC2"/>
    <w:rsid w:val="04D200C7"/>
    <w:rsid w:val="04DCE871"/>
    <w:rsid w:val="04E4B4AB"/>
    <w:rsid w:val="04E73AE4"/>
    <w:rsid w:val="04EB06C8"/>
    <w:rsid w:val="04EE79BB"/>
    <w:rsid w:val="04F623A2"/>
    <w:rsid w:val="04F7C1AF"/>
    <w:rsid w:val="04F86CA8"/>
    <w:rsid w:val="04FB0732"/>
    <w:rsid w:val="05000F5F"/>
    <w:rsid w:val="05031116"/>
    <w:rsid w:val="0504AF06"/>
    <w:rsid w:val="050B2CCA"/>
    <w:rsid w:val="051223D0"/>
    <w:rsid w:val="05127286"/>
    <w:rsid w:val="051353B7"/>
    <w:rsid w:val="0515DF79"/>
    <w:rsid w:val="051B91F3"/>
    <w:rsid w:val="05438882"/>
    <w:rsid w:val="054B15FF"/>
    <w:rsid w:val="054EE36C"/>
    <w:rsid w:val="0550529D"/>
    <w:rsid w:val="0552622F"/>
    <w:rsid w:val="0556FDC9"/>
    <w:rsid w:val="055D8286"/>
    <w:rsid w:val="05750CA6"/>
    <w:rsid w:val="0575A260"/>
    <w:rsid w:val="057BC442"/>
    <w:rsid w:val="057BD06E"/>
    <w:rsid w:val="0587157C"/>
    <w:rsid w:val="059272E1"/>
    <w:rsid w:val="05944BAA"/>
    <w:rsid w:val="05AB6B8E"/>
    <w:rsid w:val="05B2E9C1"/>
    <w:rsid w:val="05B5F85F"/>
    <w:rsid w:val="05BCE220"/>
    <w:rsid w:val="05BEF1CC"/>
    <w:rsid w:val="05CC9B8E"/>
    <w:rsid w:val="05D7183D"/>
    <w:rsid w:val="05DB55A4"/>
    <w:rsid w:val="05E514DA"/>
    <w:rsid w:val="05EEDD45"/>
    <w:rsid w:val="05FA0506"/>
    <w:rsid w:val="05FD6BB4"/>
    <w:rsid w:val="060184BF"/>
    <w:rsid w:val="0603EEDF"/>
    <w:rsid w:val="0613D25D"/>
    <w:rsid w:val="061C038C"/>
    <w:rsid w:val="062322AD"/>
    <w:rsid w:val="0624314D"/>
    <w:rsid w:val="0632C0EA"/>
    <w:rsid w:val="0635EF05"/>
    <w:rsid w:val="06389887"/>
    <w:rsid w:val="063CEAB5"/>
    <w:rsid w:val="06413E1A"/>
    <w:rsid w:val="064792FA"/>
    <w:rsid w:val="06538214"/>
    <w:rsid w:val="0658B4ED"/>
    <w:rsid w:val="0658BA57"/>
    <w:rsid w:val="06650D3D"/>
    <w:rsid w:val="066522D1"/>
    <w:rsid w:val="066AE1C3"/>
    <w:rsid w:val="067D17E6"/>
    <w:rsid w:val="0685871B"/>
    <w:rsid w:val="06889480"/>
    <w:rsid w:val="068C5C2F"/>
    <w:rsid w:val="06993D6B"/>
    <w:rsid w:val="06A21A98"/>
    <w:rsid w:val="06AC786C"/>
    <w:rsid w:val="06B22714"/>
    <w:rsid w:val="06CFAB1C"/>
    <w:rsid w:val="06EC891B"/>
    <w:rsid w:val="06FFA647"/>
    <w:rsid w:val="070372F8"/>
    <w:rsid w:val="070543B1"/>
    <w:rsid w:val="07161F2A"/>
    <w:rsid w:val="071C9A1D"/>
    <w:rsid w:val="071D4655"/>
    <w:rsid w:val="0720CD4A"/>
    <w:rsid w:val="072C9631"/>
    <w:rsid w:val="072CE1EC"/>
    <w:rsid w:val="0738BEAC"/>
    <w:rsid w:val="073CC638"/>
    <w:rsid w:val="0747440E"/>
    <w:rsid w:val="0749D725"/>
    <w:rsid w:val="074DF7E6"/>
    <w:rsid w:val="074FCBC9"/>
    <w:rsid w:val="0762BE96"/>
    <w:rsid w:val="0795A7A5"/>
    <w:rsid w:val="079759AA"/>
    <w:rsid w:val="079AF090"/>
    <w:rsid w:val="079B1BBE"/>
    <w:rsid w:val="07A8094B"/>
    <w:rsid w:val="07AB2850"/>
    <w:rsid w:val="07B8638B"/>
    <w:rsid w:val="07BA3587"/>
    <w:rsid w:val="07CEF925"/>
    <w:rsid w:val="07CF9B4A"/>
    <w:rsid w:val="07D1B4F3"/>
    <w:rsid w:val="07D661D2"/>
    <w:rsid w:val="07D7CB04"/>
    <w:rsid w:val="07D84FF1"/>
    <w:rsid w:val="07DB43E8"/>
    <w:rsid w:val="07DC2434"/>
    <w:rsid w:val="07DC54C0"/>
    <w:rsid w:val="07E1CECE"/>
    <w:rsid w:val="07E87BC0"/>
    <w:rsid w:val="07F15242"/>
    <w:rsid w:val="07F92AA1"/>
    <w:rsid w:val="0805B414"/>
    <w:rsid w:val="0810A112"/>
    <w:rsid w:val="08136098"/>
    <w:rsid w:val="081546A7"/>
    <w:rsid w:val="081B8994"/>
    <w:rsid w:val="081E7036"/>
    <w:rsid w:val="0823E693"/>
    <w:rsid w:val="08286BD0"/>
    <w:rsid w:val="082A585E"/>
    <w:rsid w:val="084F4E0B"/>
    <w:rsid w:val="084FFD33"/>
    <w:rsid w:val="085C7E7F"/>
    <w:rsid w:val="085FB9EA"/>
    <w:rsid w:val="08682B64"/>
    <w:rsid w:val="08696D67"/>
    <w:rsid w:val="086ED980"/>
    <w:rsid w:val="086F7F0D"/>
    <w:rsid w:val="087AFEC3"/>
    <w:rsid w:val="0881F85A"/>
    <w:rsid w:val="0884C7C1"/>
    <w:rsid w:val="08890564"/>
    <w:rsid w:val="08A76294"/>
    <w:rsid w:val="08AAC46A"/>
    <w:rsid w:val="08B4E049"/>
    <w:rsid w:val="08B53448"/>
    <w:rsid w:val="08BA3BAF"/>
    <w:rsid w:val="08BAE26B"/>
    <w:rsid w:val="08C9ED28"/>
    <w:rsid w:val="08CB0938"/>
    <w:rsid w:val="08CE683C"/>
    <w:rsid w:val="08D4C4E9"/>
    <w:rsid w:val="08D7337B"/>
    <w:rsid w:val="08DEF765"/>
    <w:rsid w:val="08EE68A2"/>
    <w:rsid w:val="08F9B4B2"/>
    <w:rsid w:val="08FF64DD"/>
    <w:rsid w:val="0901D23F"/>
    <w:rsid w:val="090668CB"/>
    <w:rsid w:val="0913C278"/>
    <w:rsid w:val="09149CAD"/>
    <w:rsid w:val="0923CF4A"/>
    <w:rsid w:val="092E657B"/>
    <w:rsid w:val="09309B63"/>
    <w:rsid w:val="0942D5F3"/>
    <w:rsid w:val="0943C536"/>
    <w:rsid w:val="09497A9C"/>
    <w:rsid w:val="0951DBA8"/>
    <w:rsid w:val="09539AED"/>
    <w:rsid w:val="09561548"/>
    <w:rsid w:val="09637AB0"/>
    <w:rsid w:val="0972E714"/>
    <w:rsid w:val="09773287"/>
    <w:rsid w:val="0979BF54"/>
    <w:rsid w:val="097AEEA1"/>
    <w:rsid w:val="09805711"/>
    <w:rsid w:val="0980AD2F"/>
    <w:rsid w:val="0981DC51"/>
    <w:rsid w:val="09863189"/>
    <w:rsid w:val="09916793"/>
    <w:rsid w:val="09924432"/>
    <w:rsid w:val="09943332"/>
    <w:rsid w:val="0996F324"/>
    <w:rsid w:val="099E76F4"/>
    <w:rsid w:val="09B202EA"/>
    <w:rsid w:val="09B7E7FE"/>
    <w:rsid w:val="09B8ABF2"/>
    <w:rsid w:val="09BDEEAF"/>
    <w:rsid w:val="09C3084B"/>
    <w:rsid w:val="09D2C13B"/>
    <w:rsid w:val="09DF0E46"/>
    <w:rsid w:val="09E12802"/>
    <w:rsid w:val="09E23CF1"/>
    <w:rsid w:val="09F66525"/>
    <w:rsid w:val="09FD3AB1"/>
    <w:rsid w:val="09FF48B7"/>
    <w:rsid w:val="0A01E034"/>
    <w:rsid w:val="0A06ADFE"/>
    <w:rsid w:val="0A1869F3"/>
    <w:rsid w:val="0A19546D"/>
    <w:rsid w:val="0A1EB0FD"/>
    <w:rsid w:val="0A24F805"/>
    <w:rsid w:val="0A2502DE"/>
    <w:rsid w:val="0A31474F"/>
    <w:rsid w:val="0A380225"/>
    <w:rsid w:val="0A39376E"/>
    <w:rsid w:val="0A4A96EB"/>
    <w:rsid w:val="0A613206"/>
    <w:rsid w:val="0A642225"/>
    <w:rsid w:val="0A665FA8"/>
    <w:rsid w:val="0A7843C2"/>
    <w:rsid w:val="0A78DCDF"/>
    <w:rsid w:val="0A828A01"/>
    <w:rsid w:val="0A8ECD99"/>
    <w:rsid w:val="0A9D1304"/>
    <w:rsid w:val="0A9F9A27"/>
    <w:rsid w:val="0AA88B9A"/>
    <w:rsid w:val="0AAE37D2"/>
    <w:rsid w:val="0AC697B0"/>
    <w:rsid w:val="0ADEF181"/>
    <w:rsid w:val="0AEDFA08"/>
    <w:rsid w:val="0AF01F58"/>
    <w:rsid w:val="0B07D672"/>
    <w:rsid w:val="0B094597"/>
    <w:rsid w:val="0B0EC896"/>
    <w:rsid w:val="0B0F6FED"/>
    <w:rsid w:val="0B140BBC"/>
    <w:rsid w:val="0B150586"/>
    <w:rsid w:val="0B2312AC"/>
    <w:rsid w:val="0B242AE2"/>
    <w:rsid w:val="0B2BFEC5"/>
    <w:rsid w:val="0B3E51E4"/>
    <w:rsid w:val="0B49458D"/>
    <w:rsid w:val="0B5ACF67"/>
    <w:rsid w:val="0B678BAB"/>
    <w:rsid w:val="0B692951"/>
    <w:rsid w:val="0B760882"/>
    <w:rsid w:val="0B820870"/>
    <w:rsid w:val="0B9369B4"/>
    <w:rsid w:val="0B998B61"/>
    <w:rsid w:val="0B9EE91F"/>
    <w:rsid w:val="0BAC6D69"/>
    <w:rsid w:val="0BAE996E"/>
    <w:rsid w:val="0BB5DDEC"/>
    <w:rsid w:val="0BB9B153"/>
    <w:rsid w:val="0BCCF531"/>
    <w:rsid w:val="0BDEC995"/>
    <w:rsid w:val="0BF06E75"/>
    <w:rsid w:val="0BF0F702"/>
    <w:rsid w:val="0BF16C17"/>
    <w:rsid w:val="0BF5E5D0"/>
    <w:rsid w:val="0BFEAD1B"/>
    <w:rsid w:val="0C066943"/>
    <w:rsid w:val="0C0C570F"/>
    <w:rsid w:val="0C11A621"/>
    <w:rsid w:val="0C1899A5"/>
    <w:rsid w:val="0C2FA927"/>
    <w:rsid w:val="0C346266"/>
    <w:rsid w:val="0C3C3A34"/>
    <w:rsid w:val="0C461964"/>
    <w:rsid w:val="0C4684C7"/>
    <w:rsid w:val="0C4726AA"/>
    <w:rsid w:val="0C47890E"/>
    <w:rsid w:val="0C4ABDBA"/>
    <w:rsid w:val="0C4CBEB6"/>
    <w:rsid w:val="0C50E61A"/>
    <w:rsid w:val="0C5142FA"/>
    <w:rsid w:val="0C523233"/>
    <w:rsid w:val="0C6D020C"/>
    <w:rsid w:val="0C6E0B56"/>
    <w:rsid w:val="0C6E3517"/>
    <w:rsid w:val="0C7722A7"/>
    <w:rsid w:val="0C7A10C1"/>
    <w:rsid w:val="0C8E1101"/>
    <w:rsid w:val="0CA30F1B"/>
    <w:rsid w:val="0CC49ACC"/>
    <w:rsid w:val="0CCDABB9"/>
    <w:rsid w:val="0CDC3111"/>
    <w:rsid w:val="0CE113A4"/>
    <w:rsid w:val="0CE24C06"/>
    <w:rsid w:val="0CEA7B0A"/>
    <w:rsid w:val="0CED241D"/>
    <w:rsid w:val="0CEE43A6"/>
    <w:rsid w:val="0CEFDCC7"/>
    <w:rsid w:val="0CFE5D50"/>
    <w:rsid w:val="0CFE8988"/>
    <w:rsid w:val="0CFF781D"/>
    <w:rsid w:val="0D062CFA"/>
    <w:rsid w:val="0D079FBD"/>
    <w:rsid w:val="0D087DDC"/>
    <w:rsid w:val="0D08CD48"/>
    <w:rsid w:val="0D08DBEC"/>
    <w:rsid w:val="0D0ACA70"/>
    <w:rsid w:val="0D10CADB"/>
    <w:rsid w:val="0D110C62"/>
    <w:rsid w:val="0D15AC04"/>
    <w:rsid w:val="0D1825ED"/>
    <w:rsid w:val="0D1EDFDC"/>
    <w:rsid w:val="0D23FC29"/>
    <w:rsid w:val="0D2B85A1"/>
    <w:rsid w:val="0D36F374"/>
    <w:rsid w:val="0D462D5E"/>
    <w:rsid w:val="0D55A728"/>
    <w:rsid w:val="0D604175"/>
    <w:rsid w:val="0D60A1AA"/>
    <w:rsid w:val="0D657816"/>
    <w:rsid w:val="0D6C9194"/>
    <w:rsid w:val="0D74CDBE"/>
    <w:rsid w:val="0D83AE4B"/>
    <w:rsid w:val="0D8AF014"/>
    <w:rsid w:val="0D8CFBD8"/>
    <w:rsid w:val="0D955964"/>
    <w:rsid w:val="0DA0C060"/>
    <w:rsid w:val="0DA2DE1B"/>
    <w:rsid w:val="0DA6D2D5"/>
    <w:rsid w:val="0DBC4784"/>
    <w:rsid w:val="0DC3AE9E"/>
    <w:rsid w:val="0DDC8A9C"/>
    <w:rsid w:val="0DDEA8A1"/>
    <w:rsid w:val="0DE01F4A"/>
    <w:rsid w:val="0DE4301C"/>
    <w:rsid w:val="0DE549C6"/>
    <w:rsid w:val="0DEB8254"/>
    <w:rsid w:val="0DF0A873"/>
    <w:rsid w:val="0DF2301C"/>
    <w:rsid w:val="0DF73ABE"/>
    <w:rsid w:val="0DF84633"/>
    <w:rsid w:val="0DFF6F4A"/>
    <w:rsid w:val="0E036874"/>
    <w:rsid w:val="0E10E239"/>
    <w:rsid w:val="0E17D521"/>
    <w:rsid w:val="0E2B0A82"/>
    <w:rsid w:val="0E2CAD35"/>
    <w:rsid w:val="0E2D1A43"/>
    <w:rsid w:val="0E329053"/>
    <w:rsid w:val="0E336319"/>
    <w:rsid w:val="0E3D3637"/>
    <w:rsid w:val="0E3E197A"/>
    <w:rsid w:val="0E55C03C"/>
    <w:rsid w:val="0E5C8C7E"/>
    <w:rsid w:val="0E6B04BF"/>
    <w:rsid w:val="0E73F803"/>
    <w:rsid w:val="0E88F8AE"/>
    <w:rsid w:val="0E944D0B"/>
    <w:rsid w:val="0E993247"/>
    <w:rsid w:val="0E9CB48E"/>
    <w:rsid w:val="0EBAD653"/>
    <w:rsid w:val="0EBE6799"/>
    <w:rsid w:val="0EDE27CD"/>
    <w:rsid w:val="0EDF721F"/>
    <w:rsid w:val="0EE27833"/>
    <w:rsid w:val="0F01F4FB"/>
    <w:rsid w:val="0F1AEB89"/>
    <w:rsid w:val="0F1DE883"/>
    <w:rsid w:val="0F281000"/>
    <w:rsid w:val="0F4BF00D"/>
    <w:rsid w:val="0F4E6007"/>
    <w:rsid w:val="0F5F2548"/>
    <w:rsid w:val="0F6291A5"/>
    <w:rsid w:val="0F67D493"/>
    <w:rsid w:val="0F69FC60"/>
    <w:rsid w:val="0F6C0E28"/>
    <w:rsid w:val="0F6EBE44"/>
    <w:rsid w:val="0F71509F"/>
    <w:rsid w:val="0F788F04"/>
    <w:rsid w:val="0F795461"/>
    <w:rsid w:val="0F7DEC77"/>
    <w:rsid w:val="0F9F47E5"/>
    <w:rsid w:val="0FA05F29"/>
    <w:rsid w:val="0FA69FF1"/>
    <w:rsid w:val="0FB3E936"/>
    <w:rsid w:val="0FB595D4"/>
    <w:rsid w:val="0FB950AD"/>
    <w:rsid w:val="0FC77222"/>
    <w:rsid w:val="0FCB7772"/>
    <w:rsid w:val="0FDD5BEB"/>
    <w:rsid w:val="0FE1F2AE"/>
    <w:rsid w:val="0FE90243"/>
    <w:rsid w:val="0FE9044C"/>
    <w:rsid w:val="0FEAEC22"/>
    <w:rsid w:val="0FEFA4B9"/>
    <w:rsid w:val="0FF29FED"/>
    <w:rsid w:val="0FF83F11"/>
    <w:rsid w:val="10020F66"/>
    <w:rsid w:val="100C9BAD"/>
    <w:rsid w:val="100E1324"/>
    <w:rsid w:val="100FBA14"/>
    <w:rsid w:val="10199BA9"/>
    <w:rsid w:val="1024C76E"/>
    <w:rsid w:val="1025372D"/>
    <w:rsid w:val="1030F9E8"/>
    <w:rsid w:val="103ED308"/>
    <w:rsid w:val="10473961"/>
    <w:rsid w:val="104B53CD"/>
    <w:rsid w:val="104FC5E6"/>
    <w:rsid w:val="1055588C"/>
    <w:rsid w:val="105FB764"/>
    <w:rsid w:val="10609A0D"/>
    <w:rsid w:val="10668FB0"/>
    <w:rsid w:val="1068BD38"/>
    <w:rsid w:val="106F96F2"/>
    <w:rsid w:val="107AA2B7"/>
    <w:rsid w:val="1085C54C"/>
    <w:rsid w:val="10871662"/>
    <w:rsid w:val="108ACA32"/>
    <w:rsid w:val="10917368"/>
    <w:rsid w:val="1093FFE3"/>
    <w:rsid w:val="10961D8A"/>
    <w:rsid w:val="10A309BE"/>
    <w:rsid w:val="10A61FF2"/>
    <w:rsid w:val="10B0885F"/>
    <w:rsid w:val="10CBE10A"/>
    <w:rsid w:val="10D73C4B"/>
    <w:rsid w:val="10EB85EE"/>
    <w:rsid w:val="10EC360C"/>
    <w:rsid w:val="10F34921"/>
    <w:rsid w:val="10FA79C9"/>
    <w:rsid w:val="10FC0DEE"/>
    <w:rsid w:val="1100199B"/>
    <w:rsid w:val="1101CC10"/>
    <w:rsid w:val="1104EABF"/>
    <w:rsid w:val="11097334"/>
    <w:rsid w:val="110F73D1"/>
    <w:rsid w:val="11125BFB"/>
    <w:rsid w:val="111C6429"/>
    <w:rsid w:val="112BB2B4"/>
    <w:rsid w:val="112FC2F3"/>
    <w:rsid w:val="1149D08E"/>
    <w:rsid w:val="114B2D17"/>
    <w:rsid w:val="114D95E0"/>
    <w:rsid w:val="1154ADBD"/>
    <w:rsid w:val="1154B038"/>
    <w:rsid w:val="11553DFC"/>
    <w:rsid w:val="115782F0"/>
    <w:rsid w:val="115B7DC7"/>
    <w:rsid w:val="115CAA37"/>
    <w:rsid w:val="115E526E"/>
    <w:rsid w:val="1162CFE1"/>
    <w:rsid w:val="116D72D3"/>
    <w:rsid w:val="11854EF3"/>
    <w:rsid w:val="119618F2"/>
    <w:rsid w:val="119E6277"/>
    <w:rsid w:val="11AF5869"/>
    <w:rsid w:val="11C19F37"/>
    <w:rsid w:val="11C29A25"/>
    <w:rsid w:val="11D5A6FB"/>
    <w:rsid w:val="11DA10FC"/>
    <w:rsid w:val="11DAF8B0"/>
    <w:rsid w:val="11DBD83A"/>
    <w:rsid w:val="11E931DF"/>
    <w:rsid w:val="11FEEDF2"/>
    <w:rsid w:val="12007686"/>
    <w:rsid w:val="1207F0CA"/>
    <w:rsid w:val="120AEF92"/>
    <w:rsid w:val="121566AA"/>
    <w:rsid w:val="121605DF"/>
    <w:rsid w:val="1234ECF9"/>
    <w:rsid w:val="1236B420"/>
    <w:rsid w:val="1239C916"/>
    <w:rsid w:val="1242FCD0"/>
    <w:rsid w:val="12444C3F"/>
    <w:rsid w:val="124482E2"/>
    <w:rsid w:val="12495BEF"/>
    <w:rsid w:val="124CAE8D"/>
    <w:rsid w:val="125A3E72"/>
    <w:rsid w:val="126342F8"/>
    <w:rsid w:val="1271115F"/>
    <w:rsid w:val="12768A9E"/>
    <w:rsid w:val="1279343D"/>
    <w:rsid w:val="1285FD90"/>
    <w:rsid w:val="128FD8D8"/>
    <w:rsid w:val="12988115"/>
    <w:rsid w:val="129B0DA0"/>
    <w:rsid w:val="129CC565"/>
    <w:rsid w:val="129D28D7"/>
    <w:rsid w:val="12B5D6EB"/>
    <w:rsid w:val="12BC1FCF"/>
    <w:rsid w:val="12BE4513"/>
    <w:rsid w:val="12CD7379"/>
    <w:rsid w:val="12DCF1C6"/>
    <w:rsid w:val="12E4254B"/>
    <w:rsid w:val="12E62B47"/>
    <w:rsid w:val="12EA4884"/>
    <w:rsid w:val="12EC73C8"/>
    <w:rsid w:val="12F62879"/>
    <w:rsid w:val="130895CB"/>
    <w:rsid w:val="13095670"/>
    <w:rsid w:val="130B2788"/>
    <w:rsid w:val="13124492"/>
    <w:rsid w:val="1313C7F4"/>
    <w:rsid w:val="131548AC"/>
    <w:rsid w:val="132515CA"/>
    <w:rsid w:val="132ACDD1"/>
    <w:rsid w:val="132BC9B7"/>
    <w:rsid w:val="134039E7"/>
    <w:rsid w:val="13463474"/>
    <w:rsid w:val="134B21CA"/>
    <w:rsid w:val="134D0B42"/>
    <w:rsid w:val="135ACB99"/>
    <w:rsid w:val="136F43D1"/>
    <w:rsid w:val="1376C145"/>
    <w:rsid w:val="1376DE40"/>
    <w:rsid w:val="138EF804"/>
    <w:rsid w:val="13976C24"/>
    <w:rsid w:val="139A2809"/>
    <w:rsid w:val="139C9661"/>
    <w:rsid w:val="139E6C6F"/>
    <w:rsid w:val="139FE187"/>
    <w:rsid w:val="13A6FF97"/>
    <w:rsid w:val="13AA5A11"/>
    <w:rsid w:val="13AC886C"/>
    <w:rsid w:val="13B94A17"/>
    <w:rsid w:val="13BC10DC"/>
    <w:rsid w:val="13C2C0F1"/>
    <w:rsid w:val="13C7B1C7"/>
    <w:rsid w:val="13D750E4"/>
    <w:rsid w:val="13DA3526"/>
    <w:rsid w:val="13DBF244"/>
    <w:rsid w:val="13DBF939"/>
    <w:rsid w:val="13E8A4FC"/>
    <w:rsid w:val="13E93DFD"/>
    <w:rsid w:val="13ED458B"/>
    <w:rsid w:val="13ED9D8A"/>
    <w:rsid w:val="13F4B0D9"/>
    <w:rsid w:val="140EEC83"/>
    <w:rsid w:val="1414E729"/>
    <w:rsid w:val="1427FDF2"/>
    <w:rsid w:val="142BB546"/>
    <w:rsid w:val="142D2470"/>
    <w:rsid w:val="142DDEB4"/>
    <w:rsid w:val="14331710"/>
    <w:rsid w:val="1434A9AC"/>
    <w:rsid w:val="144EF6E1"/>
    <w:rsid w:val="14502620"/>
    <w:rsid w:val="14599DB7"/>
    <w:rsid w:val="145FFD10"/>
    <w:rsid w:val="14610373"/>
    <w:rsid w:val="14691E23"/>
    <w:rsid w:val="1481597E"/>
    <w:rsid w:val="1481A5E1"/>
    <w:rsid w:val="1484771C"/>
    <w:rsid w:val="148AD463"/>
    <w:rsid w:val="1490A24F"/>
    <w:rsid w:val="1493EDC8"/>
    <w:rsid w:val="1494899C"/>
    <w:rsid w:val="1494F5D8"/>
    <w:rsid w:val="14968E5A"/>
    <w:rsid w:val="14A34E4A"/>
    <w:rsid w:val="14B60AFC"/>
    <w:rsid w:val="14BE3AB5"/>
    <w:rsid w:val="14BE76B6"/>
    <w:rsid w:val="14CA988D"/>
    <w:rsid w:val="14CB2399"/>
    <w:rsid w:val="14CD8053"/>
    <w:rsid w:val="14E1B328"/>
    <w:rsid w:val="14ED13CF"/>
    <w:rsid w:val="14F2D033"/>
    <w:rsid w:val="150C54C1"/>
    <w:rsid w:val="15220A99"/>
    <w:rsid w:val="152E0011"/>
    <w:rsid w:val="153BFF65"/>
    <w:rsid w:val="154FD1CD"/>
    <w:rsid w:val="1550F60D"/>
    <w:rsid w:val="1550F92D"/>
    <w:rsid w:val="15599DF5"/>
    <w:rsid w:val="15613925"/>
    <w:rsid w:val="15843455"/>
    <w:rsid w:val="158F5DAD"/>
    <w:rsid w:val="1590281D"/>
    <w:rsid w:val="159E13CC"/>
    <w:rsid w:val="15B133E2"/>
    <w:rsid w:val="15B3B7CE"/>
    <w:rsid w:val="15C9B765"/>
    <w:rsid w:val="15CD2B4C"/>
    <w:rsid w:val="15D87E71"/>
    <w:rsid w:val="15DAA373"/>
    <w:rsid w:val="15DBA704"/>
    <w:rsid w:val="15DD7687"/>
    <w:rsid w:val="15EDF6D9"/>
    <w:rsid w:val="15F399DB"/>
    <w:rsid w:val="15F67B28"/>
    <w:rsid w:val="15F8305B"/>
    <w:rsid w:val="15FC60FE"/>
    <w:rsid w:val="1607690D"/>
    <w:rsid w:val="1607D7A3"/>
    <w:rsid w:val="1608E0C5"/>
    <w:rsid w:val="16098D2B"/>
    <w:rsid w:val="16244CB0"/>
    <w:rsid w:val="1634C588"/>
    <w:rsid w:val="163858FE"/>
    <w:rsid w:val="163A97AD"/>
    <w:rsid w:val="163BBEFA"/>
    <w:rsid w:val="1650B8A4"/>
    <w:rsid w:val="16546E81"/>
    <w:rsid w:val="1659C009"/>
    <w:rsid w:val="165AE2A6"/>
    <w:rsid w:val="16617AB0"/>
    <w:rsid w:val="1664A5B4"/>
    <w:rsid w:val="1665358A"/>
    <w:rsid w:val="1675201B"/>
    <w:rsid w:val="1682C34E"/>
    <w:rsid w:val="1692135D"/>
    <w:rsid w:val="169C21DA"/>
    <w:rsid w:val="169F35F4"/>
    <w:rsid w:val="16A23841"/>
    <w:rsid w:val="16A427D3"/>
    <w:rsid w:val="16A609E0"/>
    <w:rsid w:val="16A8DC3E"/>
    <w:rsid w:val="16AF27CD"/>
    <w:rsid w:val="16B2B159"/>
    <w:rsid w:val="16C6A53A"/>
    <w:rsid w:val="16D4FCA3"/>
    <w:rsid w:val="16DA26F1"/>
    <w:rsid w:val="16E3064D"/>
    <w:rsid w:val="16E65C4C"/>
    <w:rsid w:val="16E710C2"/>
    <w:rsid w:val="170163AC"/>
    <w:rsid w:val="1708782F"/>
    <w:rsid w:val="1714ED18"/>
    <w:rsid w:val="172370B6"/>
    <w:rsid w:val="1735935B"/>
    <w:rsid w:val="1738CA52"/>
    <w:rsid w:val="1739DC7D"/>
    <w:rsid w:val="173C228D"/>
    <w:rsid w:val="173FFEEC"/>
    <w:rsid w:val="1744AC5B"/>
    <w:rsid w:val="17453C41"/>
    <w:rsid w:val="1749CBD9"/>
    <w:rsid w:val="174C2F8B"/>
    <w:rsid w:val="1755CDF5"/>
    <w:rsid w:val="1759BB8F"/>
    <w:rsid w:val="175ADD1B"/>
    <w:rsid w:val="175F86BA"/>
    <w:rsid w:val="1762321C"/>
    <w:rsid w:val="176701D2"/>
    <w:rsid w:val="176A1517"/>
    <w:rsid w:val="176C8055"/>
    <w:rsid w:val="176FE874"/>
    <w:rsid w:val="177185B9"/>
    <w:rsid w:val="1775B911"/>
    <w:rsid w:val="1796BFE6"/>
    <w:rsid w:val="17A07755"/>
    <w:rsid w:val="17A26A5F"/>
    <w:rsid w:val="17A27B2C"/>
    <w:rsid w:val="17A2D1FE"/>
    <w:rsid w:val="17AE632A"/>
    <w:rsid w:val="17B69D47"/>
    <w:rsid w:val="17B79BF7"/>
    <w:rsid w:val="17C2BE8E"/>
    <w:rsid w:val="17C67D57"/>
    <w:rsid w:val="17CC8C83"/>
    <w:rsid w:val="17D6F934"/>
    <w:rsid w:val="17E338B0"/>
    <w:rsid w:val="17E5464F"/>
    <w:rsid w:val="17F04037"/>
    <w:rsid w:val="17F297D3"/>
    <w:rsid w:val="17F45C7B"/>
    <w:rsid w:val="17FDFC42"/>
    <w:rsid w:val="17FF0BF9"/>
    <w:rsid w:val="18011A9E"/>
    <w:rsid w:val="1822616E"/>
    <w:rsid w:val="1826C695"/>
    <w:rsid w:val="182BAF8A"/>
    <w:rsid w:val="1834E1E1"/>
    <w:rsid w:val="18446B1D"/>
    <w:rsid w:val="18527317"/>
    <w:rsid w:val="1852F096"/>
    <w:rsid w:val="18530337"/>
    <w:rsid w:val="1853EA78"/>
    <w:rsid w:val="1854F9BB"/>
    <w:rsid w:val="1856FEB3"/>
    <w:rsid w:val="185FED71"/>
    <w:rsid w:val="18674C98"/>
    <w:rsid w:val="186AD1CA"/>
    <w:rsid w:val="186F7DA3"/>
    <w:rsid w:val="18721AB4"/>
    <w:rsid w:val="18727C65"/>
    <w:rsid w:val="187B7437"/>
    <w:rsid w:val="189424E1"/>
    <w:rsid w:val="189D6F1F"/>
    <w:rsid w:val="18BBD5E9"/>
    <w:rsid w:val="18C59FCA"/>
    <w:rsid w:val="18CD35EF"/>
    <w:rsid w:val="18D6734F"/>
    <w:rsid w:val="18D8BE20"/>
    <w:rsid w:val="18D98233"/>
    <w:rsid w:val="18DA5320"/>
    <w:rsid w:val="18E3AC8F"/>
    <w:rsid w:val="18E54B06"/>
    <w:rsid w:val="18E7D962"/>
    <w:rsid w:val="18EF2079"/>
    <w:rsid w:val="18F56A33"/>
    <w:rsid w:val="18F62C90"/>
    <w:rsid w:val="18F877AE"/>
    <w:rsid w:val="18F92BB0"/>
    <w:rsid w:val="1904DC34"/>
    <w:rsid w:val="1905A6C9"/>
    <w:rsid w:val="190997CD"/>
    <w:rsid w:val="190B179B"/>
    <w:rsid w:val="191102CE"/>
    <w:rsid w:val="192BDF6A"/>
    <w:rsid w:val="1934F630"/>
    <w:rsid w:val="19535B43"/>
    <w:rsid w:val="19607085"/>
    <w:rsid w:val="198180DF"/>
    <w:rsid w:val="19831486"/>
    <w:rsid w:val="1984095E"/>
    <w:rsid w:val="198532BC"/>
    <w:rsid w:val="1986AD3C"/>
    <w:rsid w:val="198D8494"/>
    <w:rsid w:val="19933A30"/>
    <w:rsid w:val="19A4A035"/>
    <w:rsid w:val="19B6F1C5"/>
    <w:rsid w:val="19C97ABA"/>
    <w:rsid w:val="19D3475A"/>
    <w:rsid w:val="19DA35DC"/>
    <w:rsid w:val="19E41032"/>
    <w:rsid w:val="19EF3F02"/>
    <w:rsid w:val="19F4694D"/>
    <w:rsid w:val="19FA6C68"/>
    <w:rsid w:val="19FFC4B8"/>
    <w:rsid w:val="1A089FC8"/>
    <w:rsid w:val="1A0C14C7"/>
    <w:rsid w:val="1A0DB730"/>
    <w:rsid w:val="1A0DC06E"/>
    <w:rsid w:val="1A0E7764"/>
    <w:rsid w:val="1A159A91"/>
    <w:rsid w:val="1A1639DA"/>
    <w:rsid w:val="1A186A13"/>
    <w:rsid w:val="1A24F6E9"/>
    <w:rsid w:val="1A3864CE"/>
    <w:rsid w:val="1A4AC656"/>
    <w:rsid w:val="1A4CDD1B"/>
    <w:rsid w:val="1A54A364"/>
    <w:rsid w:val="1A67BCF0"/>
    <w:rsid w:val="1A6D770E"/>
    <w:rsid w:val="1A72F366"/>
    <w:rsid w:val="1A75E18F"/>
    <w:rsid w:val="1A75E4CA"/>
    <w:rsid w:val="1A762BA6"/>
    <w:rsid w:val="1A786BF7"/>
    <w:rsid w:val="1A82ADD2"/>
    <w:rsid w:val="1A876C37"/>
    <w:rsid w:val="1A8A3C21"/>
    <w:rsid w:val="1A8F90C8"/>
    <w:rsid w:val="1A908781"/>
    <w:rsid w:val="1A9E557B"/>
    <w:rsid w:val="1AA0E743"/>
    <w:rsid w:val="1AA7A567"/>
    <w:rsid w:val="1AAE032A"/>
    <w:rsid w:val="1ABCECA9"/>
    <w:rsid w:val="1AC0F4D2"/>
    <w:rsid w:val="1ACD65DD"/>
    <w:rsid w:val="1AD67C16"/>
    <w:rsid w:val="1B1A464B"/>
    <w:rsid w:val="1B2232B6"/>
    <w:rsid w:val="1B28D29C"/>
    <w:rsid w:val="1B387AFA"/>
    <w:rsid w:val="1B3A4C89"/>
    <w:rsid w:val="1B3B60ED"/>
    <w:rsid w:val="1B3D0952"/>
    <w:rsid w:val="1B43088D"/>
    <w:rsid w:val="1B4567E8"/>
    <w:rsid w:val="1B472B9E"/>
    <w:rsid w:val="1B569164"/>
    <w:rsid w:val="1B5E3D04"/>
    <w:rsid w:val="1B62F456"/>
    <w:rsid w:val="1B66F1B1"/>
    <w:rsid w:val="1B671048"/>
    <w:rsid w:val="1B9082E6"/>
    <w:rsid w:val="1B92CC26"/>
    <w:rsid w:val="1B96BEF1"/>
    <w:rsid w:val="1B997BDF"/>
    <w:rsid w:val="1B9A229B"/>
    <w:rsid w:val="1B9B6355"/>
    <w:rsid w:val="1BAC42B0"/>
    <w:rsid w:val="1BAE1715"/>
    <w:rsid w:val="1BBF563B"/>
    <w:rsid w:val="1BBFF92D"/>
    <w:rsid w:val="1BCD2732"/>
    <w:rsid w:val="1BD942B0"/>
    <w:rsid w:val="1BE94A9C"/>
    <w:rsid w:val="1BECFEC7"/>
    <w:rsid w:val="1BF3CA6B"/>
    <w:rsid w:val="1BF41553"/>
    <w:rsid w:val="1BF46240"/>
    <w:rsid w:val="1BF85B73"/>
    <w:rsid w:val="1BFF12D6"/>
    <w:rsid w:val="1C0714A2"/>
    <w:rsid w:val="1C107FEC"/>
    <w:rsid w:val="1C2DA94C"/>
    <w:rsid w:val="1C527E72"/>
    <w:rsid w:val="1C5AF976"/>
    <w:rsid w:val="1C5DFD75"/>
    <w:rsid w:val="1C5ED40E"/>
    <w:rsid w:val="1C5FD54E"/>
    <w:rsid w:val="1C6FD4AE"/>
    <w:rsid w:val="1C70EF7C"/>
    <w:rsid w:val="1C7D7970"/>
    <w:rsid w:val="1C8221E5"/>
    <w:rsid w:val="1C83B823"/>
    <w:rsid w:val="1C8E83FB"/>
    <w:rsid w:val="1C923E99"/>
    <w:rsid w:val="1C96BC99"/>
    <w:rsid w:val="1CA0739E"/>
    <w:rsid w:val="1CA11B1C"/>
    <w:rsid w:val="1CA74B6D"/>
    <w:rsid w:val="1CA773F4"/>
    <w:rsid w:val="1CADD65E"/>
    <w:rsid w:val="1CB6E1E3"/>
    <w:rsid w:val="1CE06646"/>
    <w:rsid w:val="1CE61AD9"/>
    <w:rsid w:val="1CE6884E"/>
    <w:rsid w:val="1CE755A3"/>
    <w:rsid w:val="1CE84A32"/>
    <w:rsid w:val="1CFA57F5"/>
    <w:rsid w:val="1D02469B"/>
    <w:rsid w:val="1D0291AE"/>
    <w:rsid w:val="1D06864A"/>
    <w:rsid w:val="1D0D74FE"/>
    <w:rsid w:val="1D0D97A6"/>
    <w:rsid w:val="1D151D0A"/>
    <w:rsid w:val="1D184FF2"/>
    <w:rsid w:val="1D18A54A"/>
    <w:rsid w:val="1D1BC2A4"/>
    <w:rsid w:val="1D239985"/>
    <w:rsid w:val="1D3586DE"/>
    <w:rsid w:val="1D444587"/>
    <w:rsid w:val="1D4BE683"/>
    <w:rsid w:val="1D513D3C"/>
    <w:rsid w:val="1D539A1D"/>
    <w:rsid w:val="1D553EC6"/>
    <w:rsid w:val="1D601F39"/>
    <w:rsid w:val="1D6EEC66"/>
    <w:rsid w:val="1D719516"/>
    <w:rsid w:val="1D71E968"/>
    <w:rsid w:val="1D72A881"/>
    <w:rsid w:val="1D7AB08E"/>
    <w:rsid w:val="1D7FD11E"/>
    <w:rsid w:val="1D905DB8"/>
    <w:rsid w:val="1DA7DEBD"/>
    <w:rsid w:val="1DADB542"/>
    <w:rsid w:val="1DB0381C"/>
    <w:rsid w:val="1DB7DBD0"/>
    <w:rsid w:val="1DC913E3"/>
    <w:rsid w:val="1DCCE921"/>
    <w:rsid w:val="1DD18FCF"/>
    <w:rsid w:val="1DD2228A"/>
    <w:rsid w:val="1DD6FE16"/>
    <w:rsid w:val="1DD8C09B"/>
    <w:rsid w:val="1DDDC959"/>
    <w:rsid w:val="1DE3629E"/>
    <w:rsid w:val="1DE57722"/>
    <w:rsid w:val="1DE90AC6"/>
    <w:rsid w:val="1DF34105"/>
    <w:rsid w:val="1E013EB6"/>
    <w:rsid w:val="1E01D4D7"/>
    <w:rsid w:val="1E0B6466"/>
    <w:rsid w:val="1E0D6B51"/>
    <w:rsid w:val="1E145487"/>
    <w:rsid w:val="1E2C864B"/>
    <w:rsid w:val="1E2D429E"/>
    <w:rsid w:val="1E494B08"/>
    <w:rsid w:val="1E4F140D"/>
    <w:rsid w:val="1E62563B"/>
    <w:rsid w:val="1E7AB02E"/>
    <w:rsid w:val="1E824A5E"/>
    <w:rsid w:val="1E8484BC"/>
    <w:rsid w:val="1E8E47D8"/>
    <w:rsid w:val="1E94986F"/>
    <w:rsid w:val="1E9FBE4A"/>
    <w:rsid w:val="1EA7FC74"/>
    <w:rsid w:val="1EA92C48"/>
    <w:rsid w:val="1EA947F3"/>
    <w:rsid w:val="1EADC5FA"/>
    <w:rsid w:val="1EC4216C"/>
    <w:rsid w:val="1ECE0405"/>
    <w:rsid w:val="1ECFB5B9"/>
    <w:rsid w:val="1EE25A79"/>
    <w:rsid w:val="1EE84504"/>
    <w:rsid w:val="1EF7FDAA"/>
    <w:rsid w:val="1EF936DF"/>
    <w:rsid w:val="1EFDDA8B"/>
    <w:rsid w:val="1F109209"/>
    <w:rsid w:val="1F1F0096"/>
    <w:rsid w:val="1F3090A7"/>
    <w:rsid w:val="1F30A786"/>
    <w:rsid w:val="1F34C692"/>
    <w:rsid w:val="1F3E555B"/>
    <w:rsid w:val="1F40CB53"/>
    <w:rsid w:val="1F410D2E"/>
    <w:rsid w:val="1F4393CE"/>
    <w:rsid w:val="1F4B72B6"/>
    <w:rsid w:val="1F4C5853"/>
    <w:rsid w:val="1F4F42E1"/>
    <w:rsid w:val="1F60F93A"/>
    <w:rsid w:val="1F65FD1B"/>
    <w:rsid w:val="1F6A0E23"/>
    <w:rsid w:val="1F7E63AC"/>
    <w:rsid w:val="1F95F88B"/>
    <w:rsid w:val="1F980583"/>
    <w:rsid w:val="1F990216"/>
    <w:rsid w:val="1F9BB2C7"/>
    <w:rsid w:val="1F9CB32B"/>
    <w:rsid w:val="1FA6E29F"/>
    <w:rsid w:val="1FBA0711"/>
    <w:rsid w:val="1FBFB592"/>
    <w:rsid w:val="1FC9F111"/>
    <w:rsid w:val="1FCAE575"/>
    <w:rsid w:val="1FD0DF59"/>
    <w:rsid w:val="1FD670EA"/>
    <w:rsid w:val="1FDCEA1E"/>
    <w:rsid w:val="1FEFC28B"/>
    <w:rsid w:val="1FF476B1"/>
    <w:rsid w:val="1FFBE59F"/>
    <w:rsid w:val="200403A1"/>
    <w:rsid w:val="20080D5A"/>
    <w:rsid w:val="200DDB99"/>
    <w:rsid w:val="200F8292"/>
    <w:rsid w:val="2014F24A"/>
    <w:rsid w:val="201C201E"/>
    <w:rsid w:val="2021CCFC"/>
    <w:rsid w:val="202C0659"/>
    <w:rsid w:val="2033F8D4"/>
    <w:rsid w:val="20379ABD"/>
    <w:rsid w:val="2047E6C6"/>
    <w:rsid w:val="2048BD00"/>
    <w:rsid w:val="206CF088"/>
    <w:rsid w:val="2074E6AC"/>
    <w:rsid w:val="207868A4"/>
    <w:rsid w:val="207B16F8"/>
    <w:rsid w:val="207BD0DD"/>
    <w:rsid w:val="20825C83"/>
    <w:rsid w:val="20883EDF"/>
    <w:rsid w:val="20A23231"/>
    <w:rsid w:val="20A57BFA"/>
    <w:rsid w:val="20A9A785"/>
    <w:rsid w:val="20AC9CDC"/>
    <w:rsid w:val="20B551A6"/>
    <w:rsid w:val="20B70C36"/>
    <w:rsid w:val="20BB6298"/>
    <w:rsid w:val="20C2B046"/>
    <w:rsid w:val="20CD2367"/>
    <w:rsid w:val="20D40FF4"/>
    <w:rsid w:val="20D59811"/>
    <w:rsid w:val="20D71C9B"/>
    <w:rsid w:val="20DC8C51"/>
    <w:rsid w:val="20DE537B"/>
    <w:rsid w:val="20EA23A2"/>
    <w:rsid w:val="20F9EF76"/>
    <w:rsid w:val="20FC605D"/>
    <w:rsid w:val="21035AFB"/>
    <w:rsid w:val="210719AE"/>
    <w:rsid w:val="211DE898"/>
    <w:rsid w:val="21202DEB"/>
    <w:rsid w:val="213E336A"/>
    <w:rsid w:val="2146F3BF"/>
    <w:rsid w:val="214FA4E4"/>
    <w:rsid w:val="2152166D"/>
    <w:rsid w:val="215C774C"/>
    <w:rsid w:val="2161ECDE"/>
    <w:rsid w:val="21632A7D"/>
    <w:rsid w:val="216462C8"/>
    <w:rsid w:val="21728F00"/>
    <w:rsid w:val="217396CE"/>
    <w:rsid w:val="217429DF"/>
    <w:rsid w:val="21744CBA"/>
    <w:rsid w:val="217C6BF2"/>
    <w:rsid w:val="217ECB04"/>
    <w:rsid w:val="218703FE"/>
    <w:rsid w:val="218D59DB"/>
    <w:rsid w:val="219FB9BE"/>
    <w:rsid w:val="21A56493"/>
    <w:rsid w:val="21AFAB98"/>
    <w:rsid w:val="21BFF9E6"/>
    <w:rsid w:val="21C4BF45"/>
    <w:rsid w:val="21E6DE61"/>
    <w:rsid w:val="21E8634F"/>
    <w:rsid w:val="21ECA7D7"/>
    <w:rsid w:val="21F4A107"/>
    <w:rsid w:val="21FBFDF6"/>
    <w:rsid w:val="22017E9C"/>
    <w:rsid w:val="2205543D"/>
    <w:rsid w:val="2205C244"/>
    <w:rsid w:val="22071160"/>
    <w:rsid w:val="220D4A22"/>
    <w:rsid w:val="220FB826"/>
    <w:rsid w:val="221DFE05"/>
    <w:rsid w:val="221F452E"/>
    <w:rsid w:val="22256399"/>
    <w:rsid w:val="222B2309"/>
    <w:rsid w:val="222B61C7"/>
    <w:rsid w:val="224AF652"/>
    <w:rsid w:val="224E8CBB"/>
    <w:rsid w:val="2253300F"/>
    <w:rsid w:val="22558908"/>
    <w:rsid w:val="22558BC6"/>
    <w:rsid w:val="225BC3B1"/>
    <w:rsid w:val="225EB41C"/>
    <w:rsid w:val="2262A6A6"/>
    <w:rsid w:val="226EEBFC"/>
    <w:rsid w:val="22784591"/>
    <w:rsid w:val="2281003F"/>
    <w:rsid w:val="228202A3"/>
    <w:rsid w:val="2285788A"/>
    <w:rsid w:val="228BB50E"/>
    <w:rsid w:val="22A876A3"/>
    <w:rsid w:val="22B66EA8"/>
    <w:rsid w:val="22B9FCA3"/>
    <w:rsid w:val="22BD5976"/>
    <w:rsid w:val="22C28F76"/>
    <w:rsid w:val="22C8177E"/>
    <w:rsid w:val="22D23620"/>
    <w:rsid w:val="22E3A5CE"/>
    <w:rsid w:val="22E73F24"/>
    <w:rsid w:val="22EB2F4B"/>
    <w:rsid w:val="22F3DA41"/>
    <w:rsid w:val="22FFD226"/>
    <w:rsid w:val="2308C19B"/>
    <w:rsid w:val="23115FCC"/>
    <w:rsid w:val="23195D50"/>
    <w:rsid w:val="231FF6CC"/>
    <w:rsid w:val="23279737"/>
    <w:rsid w:val="23295B8A"/>
    <w:rsid w:val="232A2F9A"/>
    <w:rsid w:val="2331BF25"/>
    <w:rsid w:val="23336E6D"/>
    <w:rsid w:val="233567D4"/>
    <w:rsid w:val="233ED243"/>
    <w:rsid w:val="23438F66"/>
    <w:rsid w:val="234DDE92"/>
    <w:rsid w:val="234E24E3"/>
    <w:rsid w:val="234ED698"/>
    <w:rsid w:val="2350E94D"/>
    <w:rsid w:val="23581353"/>
    <w:rsid w:val="236ECAC0"/>
    <w:rsid w:val="2371790C"/>
    <w:rsid w:val="2371B29B"/>
    <w:rsid w:val="23763FB4"/>
    <w:rsid w:val="2382EB83"/>
    <w:rsid w:val="2396A0F7"/>
    <w:rsid w:val="239FE058"/>
    <w:rsid w:val="23A2E7DE"/>
    <w:rsid w:val="23A9C6BE"/>
    <w:rsid w:val="23AE53AB"/>
    <w:rsid w:val="23B1BBB3"/>
    <w:rsid w:val="23BFA32D"/>
    <w:rsid w:val="23CE0004"/>
    <w:rsid w:val="23D87540"/>
    <w:rsid w:val="23DB28AA"/>
    <w:rsid w:val="23E347C3"/>
    <w:rsid w:val="23EB30D0"/>
    <w:rsid w:val="23F11F2C"/>
    <w:rsid w:val="23F5FBF3"/>
    <w:rsid w:val="23FC6132"/>
    <w:rsid w:val="2400DE37"/>
    <w:rsid w:val="240128F5"/>
    <w:rsid w:val="2402713E"/>
    <w:rsid w:val="24047A02"/>
    <w:rsid w:val="240C622E"/>
    <w:rsid w:val="241992CE"/>
    <w:rsid w:val="2421AE95"/>
    <w:rsid w:val="242E034C"/>
    <w:rsid w:val="242EFFC3"/>
    <w:rsid w:val="24357C2A"/>
    <w:rsid w:val="243F88F8"/>
    <w:rsid w:val="244BFFAB"/>
    <w:rsid w:val="244DCDFB"/>
    <w:rsid w:val="244FDA59"/>
    <w:rsid w:val="2451E448"/>
    <w:rsid w:val="24565A1C"/>
    <w:rsid w:val="245A0CD5"/>
    <w:rsid w:val="245C47A3"/>
    <w:rsid w:val="246DC66D"/>
    <w:rsid w:val="248C9309"/>
    <w:rsid w:val="248CBF64"/>
    <w:rsid w:val="249469D3"/>
    <w:rsid w:val="2494D96B"/>
    <w:rsid w:val="24957D14"/>
    <w:rsid w:val="24A5FFCF"/>
    <w:rsid w:val="24AC3056"/>
    <w:rsid w:val="24AD949F"/>
    <w:rsid w:val="24B180FA"/>
    <w:rsid w:val="24BA7A18"/>
    <w:rsid w:val="24D9FCBE"/>
    <w:rsid w:val="24DB71CC"/>
    <w:rsid w:val="24E661A8"/>
    <w:rsid w:val="24E76EFF"/>
    <w:rsid w:val="24F51CED"/>
    <w:rsid w:val="24FAE08C"/>
    <w:rsid w:val="24FC2393"/>
    <w:rsid w:val="24FFE208"/>
    <w:rsid w:val="250394AF"/>
    <w:rsid w:val="250570B3"/>
    <w:rsid w:val="250BB87F"/>
    <w:rsid w:val="250F1F8A"/>
    <w:rsid w:val="251948F6"/>
    <w:rsid w:val="2527DFC1"/>
    <w:rsid w:val="2533A6C6"/>
    <w:rsid w:val="2534BA25"/>
    <w:rsid w:val="2539A863"/>
    <w:rsid w:val="253E81CC"/>
    <w:rsid w:val="254629CF"/>
    <w:rsid w:val="2548EAA4"/>
    <w:rsid w:val="254A3C57"/>
    <w:rsid w:val="25627A55"/>
    <w:rsid w:val="25637C8C"/>
    <w:rsid w:val="256522CB"/>
    <w:rsid w:val="25652350"/>
    <w:rsid w:val="2576DEAB"/>
    <w:rsid w:val="2580FF0D"/>
    <w:rsid w:val="25831756"/>
    <w:rsid w:val="2589E1DA"/>
    <w:rsid w:val="258B5910"/>
    <w:rsid w:val="25A4175B"/>
    <w:rsid w:val="25B5D62F"/>
    <w:rsid w:val="25BAE3B4"/>
    <w:rsid w:val="25BC9BF1"/>
    <w:rsid w:val="25BDFD2D"/>
    <w:rsid w:val="25C3E901"/>
    <w:rsid w:val="25C87481"/>
    <w:rsid w:val="25CB09BD"/>
    <w:rsid w:val="25CDFD86"/>
    <w:rsid w:val="25CE974A"/>
    <w:rsid w:val="25DCDF5C"/>
    <w:rsid w:val="25E6F8AE"/>
    <w:rsid w:val="25EE955B"/>
    <w:rsid w:val="25F63F83"/>
    <w:rsid w:val="25F9801D"/>
    <w:rsid w:val="25FE9C90"/>
    <w:rsid w:val="25FFBE2E"/>
    <w:rsid w:val="260CAED9"/>
    <w:rsid w:val="26144B2D"/>
    <w:rsid w:val="2617C930"/>
    <w:rsid w:val="26212156"/>
    <w:rsid w:val="2622A4FB"/>
    <w:rsid w:val="26250937"/>
    <w:rsid w:val="26260954"/>
    <w:rsid w:val="2626991A"/>
    <w:rsid w:val="26271CC8"/>
    <w:rsid w:val="26274F21"/>
    <w:rsid w:val="262E28C7"/>
    <w:rsid w:val="263578F3"/>
    <w:rsid w:val="2648BDAC"/>
    <w:rsid w:val="264E2C7F"/>
    <w:rsid w:val="2652E0BD"/>
    <w:rsid w:val="2653A435"/>
    <w:rsid w:val="2660B9B0"/>
    <w:rsid w:val="26664992"/>
    <w:rsid w:val="267700A9"/>
    <w:rsid w:val="26811601"/>
    <w:rsid w:val="26893906"/>
    <w:rsid w:val="2689BFCA"/>
    <w:rsid w:val="269230E0"/>
    <w:rsid w:val="26936F7B"/>
    <w:rsid w:val="26963159"/>
    <w:rsid w:val="26994CC8"/>
    <w:rsid w:val="269E8C1A"/>
    <w:rsid w:val="269FC32D"/>
    <w:rsid w:val="26A368E6"/>
    <w:rsid w:val="26AE7CBB"/>
    <w:rsid w:val="26BDACF7"/>
    <w:rsid w:val="26C4229F"/>
    <w:rsid w:val="26C8AC50"/>
    <w:rsid w:val="26DE71F8"/>
    <w:rsid w:val="26E18902"/>
    <w:rsid w:val="26E729A8"/>
    <w:rsid w:val="26EC601F"/>
    <w:rsid w:val="26F20DA5"/>
    <w:rsid w:val="26FB0FC3"/>
    <w:rsid w:val="26FDDD85"/>
    <w:rsid w:val="2701344E"/>
    <w:rsid w:val="27165AFB"/>
    <w:rsid w:val="272DC583"/>
    <w:rsid w:val="273457C9"/>
    <w:rsid w:val="273A77DE"/>
    <w:rsid w:val="273E7589"/>
    <w:rsid w:val="27412F13"/>
    <w:rsid w:val="2746CDAE"/>
    <w:rsid w:val="274C444C"/>
    <w:rsid w:val="274FCABD"/>
    <w:rsid w:val="27521FED"/>
    <w:rsid w:val="275BE943"/>
    <w:rsid w:val="27604084"/>
    <w:rsid w:val="27605666"/>
    <w:rsid w:val="276395AA"/>
    <w:rsid w:val="2768660A"/>
    <w:rsid w:val="2768FA27"/>
    <w:rsid w:val="276DC72A"/>
    <w:rsid w:val="27758E01"/>
    <w:rsid w:val="2776C45F"/>
    <w:rsid w:val="277ADEFE"/>
    <w:rsid w:val="27813575"/>
    <w:rsid w:val="278342F5"/>
    <w:rsid w:val="27853403"/>
    <w:rsid w:val="2790E862"/>
    <w:rsid w:val="279B29A3"/>
    <w:rsid w:val="279E92B3"/>
    <w:rsid w:val="27A18D84"/>
    <w:rsid w:val="27BDDEA9"/>
    <w:rsid w:val="27BE4D68"/>
    <w:rsid w:val="27C44BAE"/>
    <w:rsid w:val="27C692DE"/>
    <w:rsid w:val="27CC9256"/>
    <w:rsid w:val="27D10D2A"/>
    <w:rsid w:val="27D12B63"/>
    <w:rsid w:val="27D1E590"/>
    <w:rsid w:val="27D8E7B8"/>
    <w:rsid w:val="27DE8ABB"/>
    <w:rsid w:val="27E6ED0C"/>
    <w:rsid w:val="27F1E909"/>
    <w:rsid w:val="27FB7EBA"/>
    <w:rsid w:val="2803BB80"/>
    <w:rsid w:val="2803BDF4"/>
    <w:rsid w:val="2803D673"/>
    <w:rsid w:val="2803E350"/>
    <w:rsid w:val="280A8E0E"/>
    <w:rsid w:val="28113D6F"/>
    <w:rsid w:val="28173DC3"/>
    <w:rsid w:val="28281880"/>
    <w:rsid w:val="282EF23C"/>
    <w:rsid w:val="283256FF"/>
    <w:rsid w:val="2837FBD1"/>
    <w:rsid w:val="283948A2"/>
    <w:rsid w:val="283B16EE"/>
    <w:rsid w:val="2846150C"/>
    <w:rsid w:val="2856694D"/>
    <w:rsid w:val="28614341"/>
    <w:rsid w:val="286AE0DC"/>
    <w:rsid w:val="2893CA46"/>
    <w:rsid w:val="289805B6"/>
    <w:rsid w:val="289BB1F7"/>
    <w:rsid w:val="28B75DCA"/>
    <w:rsid w:val="28BAFC8C"/>
    <w:rsid w:val="28D63B5E"/>
    <w:rsid w:val="28D937A1"/>
    <w:rsid w:val="28DF18A7"/>
    <w:rsid w:val="28EEE998"/>
    <w:rsid w:val="28FB653A"/>
    <w:rsid w:val="2901B5E4"/>
    <w:rsid w:val="2911B7CC"/>
    <w:rsid w:val="291443D9"/>
    <w:rsid w:val="2914DDED"/>
    <w:rsid w:val="291A6A71"/>
    <w:rsid w:val="291F15B9"/>
    <w:rsid w:val="2934B15A"/>
    <w:rsid w:val="29385699"/>
    <w:rsid w:val="294414F7"/>
    <w:rsid w:val="2951CA76"/>
    <w:rsid w:val="29523A89"/>
    <w:rsid w:val="2954F303"/>
    <w:rsid w:val="296CA9DC"/>
    <w:rsid w:val="2973EE1B"/>
    <w:rsid w:val="2983010F"/>
    <w:rsid w:val="2996C8F9"/>
    <w:rsid w:val="29992D4F"/>
    <w:rsid w:val="299F5B14"/>
    <w:rsid w:val="29A0A247"/>
    <w:rsid w:val="29AE98CD"/>
    <w:rsid w:val="29B1E234"/>
    <w:rsid w:val="29BD6557"/>
    <w:rsid w:val="29BD660B"/>
    <w:rsid w:val="29C07AA2"/>
    <w:rsid w:val="29CB20AB"/>
    <w:rsid w:val="29E05F9B"/>
    <w:rsid w:val="29E209BF"/>
    <w:rsid w:val="2A000430"/>
    <w:rsid w:val="2A07C785"/>
    <w:rsid w:val="2A0E4514"/>
    <w:rsid w:val="2A10AACE"/>
    <w:rsid w:val="2A16A142"/>
    <w:rsid w:val="2A16D8D5"/>
    <w:rsid w:val="2A1BDF47"/>
    <w:rsid w:val="2A1C2BAB"/>
    <w:rsid w:val="2A2C997C"/>
    <w:rsid w:val="2A3520F0"/>
    <w:rsid w:val="2A3743DF"/>
    <w:rsid w:val="2A37E842"/>
    <w:rsid w:val="2A587BA7"/>
    <w:rsid w:val="2A67D9C8"/>
    <w:rsid w:val="2A76C2FF"/>
    <w:rsid w:val="2A7FEF75"/>
    <w:rsid w:val="2A80DD4F"/>
    <w:rsid w:val="2A81F91A"/>
    <w:rsid w:val="2A8E122D"/>
    <w:rsid w:val="2A90429B"/>
    <w:rsid w:val="2A9A6C80"/>
    <w:rsid w:val="2AA1F4CF"/>
    <w:rsid w:val="2AA31911"/>
    <w:rsid w:val="2AAA9F43"/>
    <w:rsid w:val="2AB2FABC"/>
    <w:rsid w:val="2AB59BF4"/>
    <w:rsid w:val="2AC94644"/>
    <w:rsid w:val="2AD897FC"/>
    <w:rsid w:val="2ADE03ED"/>
    <w:rsid w:val="2AE48B82"/>
    <w:rsid w:val="2AE8E489"/>
    <w:rsid w:val="2AED5C63"/>
    <w:rsid w:val="2AF89DE1"/>
    <w:rsid w:val="2B1469A3"/>
    <w:rsid w:val="2B1AC1A2"/>
    <w:rsid w:val="2B21F492"/>
    <w:rsid w:val="2B4C1690"/>
    <w:rsid w:val="2B4F0C74"/>
    <w:rsid w:val="2B6E1E70"/>
    <w:rsid w:val="2B72C958"/>
    <w:rsid w:val="2B732ABA"/>
    <w:rsid w:val="2B7DE05E"/>
    <w:rsid w:val="2B808FF9"/>
    <w:rsid w:val="2B8C0E87"/>
    <w:rsid w:val="2B94BF29"/>
    <w:rsid w:val="2B9704CD"/>
    <w:rsid w:val="2B9F44E2"/>
    <w:rsid w:val="2BA1F803"/>
    <w:rsid w:val="2BA5CF87"/>
    <w:rsid w:val="2BA8672D"/>
    <w:rsid w:val="2BBD2A1D"/>
    <w:rsid w:val="2BC06450"/>
    <w:rsid w:val="2BC1D137"/>
    <w:rsid w:val="2BCD01E8"/>
    <w:rsid w:val="2BD9B0BD"/>
    <w:rsid w:val="2BDF3C60"/>
    <w:rsid w:val="2BE6FF75"/>
    <w:rsid w:val="2BEEBA68"/>
    <w:rsid w:val="2BF3D274"/>
    <w:rsid w:val="2BF4C11E"/>
    <w:rsid w:val="2BF4FE65"/>
    <w:rsid w:val="2BF71E59"/>
    <w:rsid w:val="2C0EE3D1"/>
    <w:rsid w:val="2C16CD84"/>
    <w:rsid w:val="2C17F162"/>
    <w:rsid w:val="2C33FC96"/>
    <w:rsid w:val="2C3890DA"/>
    <w:rsid w:val="2C476B64"/>
    <w:rsid w:val="2C4DF76B"/>
    <w:rsid w:val="2C525D5A"/>
    <w:rsid w:val="2C52F71E"/>
    <w:rsid w:val="2C56634A"/>
    <w:rsid w:val="2C6048BD"/>
    <w:rsid w:val="2C6A187F"/>
    <w:rsid w:val="2C7A6485"/>
    <w:rsid w:val="2C7AB381"/>
    <w:rsid w:val="2C80C2C5"/>
    <w:rsid w:val="2C85B621"/>
    <w:rsid w:val="2C885B94"/>
    <w:rsid w:val="2C89CFEB"/>
    <w:rsid w:val="2C8D3B55"/>
    <w:rsid w:val="2C8F5E4E"/>
    <w:rsid w:val="2C8FE4F3"/>
    <w:rsid w:val="2C92C04E"/>
    <w:rsid w:val="2C99162C"/>
    <w:rsid w:val="2C9BAA4A"/>
    <w:rsid w:val="2CA04086"/>
    <w:rsid w:val="2CA970F5"/>
    <w:rsid w:val="2CB73E19"/>
    <w:rsid w:val="2CBD0E84"/>
    <w:rsid w:val="2CD0FC41"/>
    <w:rsid w:val="2CD3722E"/>
    <w:rsid w:val="2CD9077E"/>
    <w:rsid w:val="2CDC5351"/>
    <w:rsid w:val="2CE17A8B"/>
    <w:rsid w:val="2CE1A36F"/>
    <w:rsid w:val="2CE1F86D"/>
    <w:rsid w:val="2CE2AA72"/>
    <w:rsid w:val="2CE9A836"/>
    <w:rsid w:val="2CECC404"/>
    <w:rsid w:val="2CF3E2EA"/>
    <w:rsid w:val="2D04ABAF"/>
    <w:rsid w:val="2D05FFEC"/>
    <w:rsid w:val="2D0B91ED"/>
    <w:rsid w:val="2D146F18"/>
    <w:rsid w:val="2D16954B"/>
    <w:rsid w:val="2D1999F2"/>
    <w:rsid w:val="2D1E59F3"/>
    <w:rsid w:val="2D2375F5"/>
    <w:rsid w:val="2D385261"/>
    <w:rsid w:val="2D3A6280"/>
    <w:rsid w:val="2D3E24B6"/>
    <w:rsid w:val="2D4172B2"/>
    <w:rsid w:val="2D42116F"/>
    <w:rsid w:val="2D519670"/>
    <w:rsid w:val="2D592C0B"/>
    <w:rsid w:val="2D5D9FA4"/>
    <w:rsid w:val="2D5F002F"/>
    <w:rsid w:val="2D5FBF74"/>
    <w:rsid w:val="2D6010C3"/>
    <w:rsid w:val="2D7074F0"/>
    <w:rsid w:val="2D7761C6"/>
    <w:rsid w:val="2D77A499"/>
    <w:rsid w:val="2D8D63EC"/>
    <w:rsid w:val="2D947EF6"/>
    <w:rsid w:val="2D98E51D"/>
    <w:rsid w:val="2D9DB8A5"/>
    <w:rsid w:val="2DA029F7"/>
    <w:rsid w:val="2DA3C442"/>
    <w:rsid w:val="2DAACE94"/>
    <w:rsid w:val="2DAFD060"/>
    <w:rsid w:val="2DBCE435"/>
    <w:rsid w:val="2DC237E9"/>
    <w:rsid w:val="2DCEBD25"/>
    <w:rsid w:val="2DD3EA5A"/>
    <w:rsid w:val="2DDAAFF1"/>
    <w:rsid w:val="2DF2562F"/>
    <w:rsid w:val="2DF49456"/>
    <w:rsid w:val="2E046B25"/>
    <w:rsid w:val="2E09A0DB"/>
    <w:rsid w:val="2E14A94C"/>
    <w:rsid w:val="2E14E063"/>
    <w:rsid w:val="2E1A8004"/>
    <w:rsid w:val="2E1D19C1"/>
    <w:rsid w:val="2E345057"/>
    <w:rsid w:val="2E3DE8EC"/>
    <w:rsid w:val="2E489DEF"/>
    <w:rsid w:val="2E4EF2BE"/>
    <w:rsid w:val="2E64D8E6"/>
    <w:rsid w:val="2E65C3F8"/>
    <w:rsid w:val="2E6CADAA"/>
    <w:rsid w:val="2E75C2ED"/>
    <w:rsid w:val="2E7B54DD"/>
    <w:rsid w:val="2E7FEA3F"/>
    <w:rsid w:val="2E870C69"/>
    <w:rsid w:val="2EB4121C"/>
    <w:rsid w:val="2EB68976"/>
    <w:rsid w:val="2EBFE8C1"/>
    <w:rsid w:val="2EC392A5"/>
    <w:rsid w:val="2ECAA8CA"/>
    <w:rsid w:val="2ED343A3"/>
    <w:rsid w:val="2ED75A0C"/>
    <w:rsid w:val="2EE44B58"/>
    <w:rsid w:val="2EE649CA"/>
    <w:rsid w:val="2EE88FC7"/>
    <w:rsid w:val="2EEF28DA"/>
    <w:rsid w:val="2F00BFD8"/>
    <w:rsid w:val="2F0150C0"/>
    <w:rsid w:val="2F06E15F"/>
    <w:rsid w:val="2F08919F"/>
    <w:rsid w:val="2F0E10E4"/>
    <w:rsid w:val="2F17605B"/>
    <w:rsid w:val="2F17C7F1"/>
    <w:rsid w:val="2F1885B4"/>
    <w:rsid w:val="2F1CA918"/>
    <w:rsid w:val="2F29F9F3"/>
    <w:rsid w:val="2F383986"/>
    <w:rsid w:val="2F3C372F"/>
    <w:rsid w:val="2F489836"/>
    <w:rsid w:val="2F4F2496"/>
    <w:rsid w:val="2F51A708"/>
    <w:rsid w:val="2F574F01"/>
    <w:rsid w:val="2F5ED89D"/>
    <w:rsid w:val="2F608F41"/>
    <w:rsid w:val="2F8432EC"/>
    <w:rsid w:val="2F84AB82"/>
    <w:rsid w:val="2F8A25B9"/>
    <w:rsid w:val="2F8EA7D6"/>
    <w:rsid w:val="2F981156"/>
    <w:rsid w:val="2FB0C540"/>
    <w:rsid w:val="2FB46AAF"/>
    <w:rsid w:val="2FB4C431"/>
    <w:rsid w:val="2FB53869"/>
    <w:rsid w:val="2FC463E4"/>
    <w:rsid w:val="2FCACD2A"/>
    <w:rsid w:val="2FCE2565"/>
    <w:rsid w:val="2FD85540"/>
    <w:rsid w:val="2FE1FCC1"/>
    <w:rsid w:val="2FE7AA2E"/>
    <w:rsid w:val="2FE9D67C"/>
    <w:rsid w:val="2FF34B11"/>
    <w:rsid w:val="2FFB2BDD"/>
    <w:rsid w:val="2FFE9D07"/>
    <w:rsid w:val="300672CF"/>
    <w:rsid w:val="300905B1"/>
    <w:rsid w:val="3010AA0A"/>
    <w:rsid w:val="3010B7EA"/>
    <w:rsid w:val="3016054E"/>
    <w:rsid w:val="30187B01"/>
    <w:rsid w:val="301DB766"/>
    <w:rsid w:val="302B4E7C"/>
    <w:rsid w:val="302BA766"/>
    <w:rsid w:val="302CEFAD"/>
    <w:rsid w:val="303AAB08"/>
    <w:rsid w:val="303EBA5E"/>
    <w:rsid w:val="30491929"/>
    <w:rsid w:val="304E6D69"/>
    <w:rsid w:val="30533CB7"/>
    <w:rsid w:val="30553236"/>
    <w:rsid w:val="30617659"/>
    <w:rsid w:val="306CCEA7"/>
    <w:rsid w:val="306DF316"/>
    <w:rsid w:val="307EA16D"/>
    <w:rsid w:val="30873CAC"/>
    <w:rsid w:val="309CF457"/>
    <w:rsid w:val="30A348F5"/>
    <w:rsid w:val="30A41710"/>
    <w:rsid w:val="30B9DA84"/>
    <w:rsid w:val="30BFBFEC"/>
    <w:rsid w:val="30E089E1"/>
    <w:rsid w:val="30EF9C0A"/>
    <w:rsid w:val="30F355B8"/>
    <w:rsid w:val="31041897"/>
    <w:rsid w:val="31058758"/>
    <w:rsid w:val="31069984"/>
    <w:rsid w:val="310B8921"/>
    <w:rsid w:val="3119E8C3"/>
    <w:rsid w:val="3131F5B2"/>
    <w:rsid w:val="313366BE"/>
    <w:rsid w:val="31375775"/>
    <w:rsid w:val="313D3821"/>
    <w:rsid w:val="313F2CCA"/>
    <w:rsid w:val="313FBCD1"/>
    <w:rsid w:val="31422949"/>
    <w:rsid w:val="31438E93"/>
    <w:rsid w:val="3144077B"/>
    <w:rsid w:val="31445851"/>
    <w:rsid w:val="3156AD67"/>
    <w:rsid w:val="315B4DE9"/>
    <w:rsid w:val="317678A0"/>
    <w:rsid w:val="31864141"/>
    <w:rsid w:val="31886D49"/>
    <w:rsid w:val="31936306"/>
    <w:rsid w:val="319B4007"/>
    <w:rsid w:val="31A9DAB9"/>
    <w:rsid w:val="31B0E307"/>
    <w:rsid w:val="31C2F571"/>
    <w:rsid w:val="31CF2F5C"/>
    <w:rsid w:val="31DAFBCF"/>
    <w:rsid w:val="31EA353A"/>
    <w:rsid w:val="31EF16A2"/>
    <w:rsid w:val="31F7313F"/>
    <w:rsid w:val="31FFEC5C"/>
    <w:rsid w:val="3200A284"/>
    <w:rsid w:val="3217E17F"/>
    <w:rsid w:val="321B960E"/>
    <w:rsid w:val="3229C548"/>
    <w:rsid w:val="322A8EF9"/>
    <w:rsid w:val="322FF847"/>
    <w:rsid w:val="32302876"/>
    <w:rsid w:val="323A5805"/>
    <w:rsid w:val="3240D13B"/>
    <w:rsid w:val="3240FA16"/>
    <w:rsid w:val="32425B23"/>
    <w:rsid w:val="324C9CD8"/>
    <w:rsid w:val="324E8DB0"/>
    <w:rsid w:val="3253278C"/>
    <w:rsid w:val="325545BB"/>
    <w:rsid w:val="32609A2C"/>
    <w:rsid w:val="326886AB"/>
    <w:rsid w:val="3278E031"/>
    <w:rsid w:val="327DDD27"/>
    <w:rsid w:val="329E36AE"/>
    <w:rsid w:val="32BB420C"/>
    <w:rsid w:val="32C9047E"/>
    <w:rsid w:val="32D5D4EE"/>
    <w:rsid w:val="32E2CEB3"/>
    <w:rsid w:val="32F5E90C"/>
    <w:rsid w:val="32F94750"/>
    <w:rsid w:val="3301678C"/>
    <w:rsid w:val="33023AC0"/>
    <w:rsid w:val="3308C906"/>
    <w:rsid w:val="330AB5C4"/>
    <w:rsid w:val="3314C32B"/>
    <w:rsid w:val="3315EEE9"/>
    <w:rsid w:val="33588001"/>
    <w:rsid w:val="3358C7DE"/>
    <w:rsid w:val="335EF1CF"/>
    <w:rsid w:val="335FD773"/>
    <w:rsid w:val="33635AFE"/>
    <w:rsid w:val="33649021"/>
    <w:rsid w:val="3364C221"/>
    <w:rsid w:val="336B4E3D"/>
    <w:rsid w:val="33868041"/>
    <w:rsid w:val="339002B6"/>
    <w:rsid w:val="339459DF"/>
    <w:rsid w:val="339DC114"/>
    <w:rsid w:val="33A73902"/>
    <w:rsid w:val="33B736C1"/>
    <w:rsid w:val="33BC2BC2"/>
    <w:rsid w:val="33BE8A66"/>
    <w:rsid w:val="33C4608D"/>
    <w:rsid w:val="33CAD425"/>
    <w:rsid w:val="33CC0EF4"/>
    <w:rsid w:val="33CFDD44"/>
    <w:rsid w:val="33D35AB6"/>
    <w:rsid w:val="33DA4AD4"/>
    <w:rsid w:val="33DB39CD"/>
    <w:rsid w:val="33DBFB9F"/>
    <w:rsid w:val="33E1062C"/>
    <w:rsid w:val="33E9CCD7"/>
    <w:rsid w:val="33EEC846"/>
    <w:rsid w:val="33F3F8C1"/>
    <w:rsid w:val="33F4F6F0"/>
    <w:rsid w:val="341683F2"/>
    <w:rsid w:val="341816C4"/>
    <w:rsid w:val="34226D3D"/>
    <w:rsid w:val="342331FA"/>
    <w:rsid w:val="3423442C"/>
    <w:rsid w:val="34241CBA"/>
    <w:rsid w:val="34290195"/>
    <w:rsid w:val="34292647"/>
    <w:rsid w:val="343981A8"/>
    <w:rsid w:val="343B3D56"/>
    <w:rsid w:val="343E5808"/>
    <w:rsid w:val="3440E404"/>
    <w:rsid w:val="3442D024"/>
    <w:rsid w:val="345B8E95"/>
    <w:rsid w:val="3462F0A4"/>
    <w:rsid w:val="3474D25F"/>
    <w:rsid w:val="34783B7A"/>
    <w:rsid w:val="3478CFAC"/>
    <w:rsid w:val="3498641D"/>
    <w:rsid w:val="349C5F63"/>
    <w:rsid w:val="34A5447D"/>
    <w:rsid w:val="34A61FE6"/>
    <w:rsid w:val="34AEE0E9"/>
    <w:rsid w:val="34B027F1"/>
    <w:rsid w:val="34B34EE9"/>
    <w:rsid w:val="34B37AA4"/>
    <w:rsid w:val="34B3BA70"/>
    <w:rsid w:val="34BC87CE"/>
    <w:rsid w:val="34D03E11"/>
    <w:rsid w:val="34EEBE1F"/>
    <w:rsid w:val="34F5E933"/>
    <w:rsid w:val="34F99713"/>
    <w:rsid w:val="3509FA52"/>
    <w:rsid w:val="3518C2BE"/>
    <w:rsid w:val="35201386"/>
    <w:rsid w:val="3529538A"/>
    <w:rsid w:val="352B821F"/>
    <w:rsid w:val="352DB68F"/>
    <w:rsid w:val="3534D30D"/>
    <w:rsid w:val="353B38BB"/>
    <w:rsid w:val="353DC87D"/>
    <w:rsid w:val="353E9D37"/>
    <w:rsid w:val="353F45F0"/>
    <w:rsid w:val="3549629E"/>
    <w:rsid w:val="35496643"/>
    <w:rsid w:val="354AC2E2"/>
    <w:rsid w:val="35557E4A"/>
    <w:rsid w:val="3560F8A5"/>
    <w:rsid w:val="356648F9"/>
    <w:rsid w:val="356792A6"/>
    <w:rsid w:val="357793B1"/>
    <w:rsid w:val="3578DDF8"/>
    <w:rsid w:val="3591842A"/>
    <w:rsid w:val="3591CAD1"/>
    <w:rsid w:val="35960153"/>
    <w:rsid w:val="35997EED"/>
    <w:rsid w:val="359B337A"/>
    <w:rsid w:val="35B56E53"/>
    <w:rsid w:val="35B71439"/>
    <w:rsid w:val="35BC978B"/>
    <w:rsid w:val="35C0105F"/>
    <w:rsid w:val="35CB8A4C"/>
    <w:rsid w:val="35D09E71"/>
    <w:rsid w:val="35D550F0"/>
    <w:rsid w:val="35E31DF2"/>
    <w:rsid w:val="35E74350"/>
    <w:rsid w:val="35F9063C"/>
    <w:rsid w:val="3600E1BC"/>
    <w:rsid w:val="36024B09"/>
    <w:rsid w:val="3602CACE"/>
    <w:rsid w:val="3605EF68"/>
    <w:rsid w:val="360A38C6"/>
    <w:rsid w:val="3610CBEF"/>
    <w:rsid w:val="36120DCB"/>
    <w:rsid w:val="3629CE0A"/>
    <w:rsid w:val="3635BAD4"/>
    <w:rsid w:val="36396163"/>
    <w:rsid w:val="3642D1A6"/>
    <w:rsid w:val="3649C6DF"/>
    <w:rsid w:val="364A5F22"/>
    <w:rsid w:val="364FFFFE"/>
    <w:rsid w:val="36551BD1"/>
    <w:rsid w:val="366C0256"/>
    <w:rsid w:val="36823B82"/>
    <w:rsid w:val="3698EDDF"/>
    <w:rsid w:val="36A0CFDC"/>
    <w:rsid w:val="36A23619"/>
    <w:rsid w:val="36A87F4F"/>
    <w:rsid w:val="36BE12D7"/>
    <w:rsid w:val="36C6BB2A"/>
    <w:rsid w:val="36D8F156"/>
    <w:rsid w:val="36DD7B1E"/>
    <w:rsid w:val="36DF1F92"/>
    <w:rsid w:val="36E7EF94"/>
    <w:rsid w:val="36E834FF"/>
    <w:rsid w:val="36EE46DA"/>
    <w:rsid w:val="370020BA"/>
    <w:rsid w:val="37086802"/>
    <w:rsid w:val="370D0D1C"/>
    <w:rsid w:val="370DA846"/>
    <w:rsid w:val="3712DA77"/>
    <w:rsid w:val="37177E6D"/>
    <w:rsid w:val="37192DF2"/>
    <w:rsid w:val="371CAB05"/>
    <w:rsid w:val="3720BBCD"/>
    <w:rsid w:val="37279A50"/>
    <w:rsid w:val="3732E479"/>
    <w:rsid w:val="373453A1"/>
    <w:rsid w:val="37351AD2"/>
    <w:rsid w:val="37397BD5"/>
    <w:rsid w:val="373B0A87"/>
    <w:rsid w:val="373CB116"/>
    <w:rsid w:val="3751FC4A"/>
    <w:rsid w:val="3755A123"/>
    <w:rsid w:val="3759B85D"/>
    <w:rsid w:val="376BA142"/>
    <w:rsid w:val="376C98A7"/>
    <w:rsid w:val="376FA21F"/>
    <w:rsid w:val="377095F5"/>
    <w:rsid w:val="3772FC42"/>
    <w:rsid w:val="37731950"/>
    <w:rsid w:val="37773F5D"/>
    <w:rsid w:val="3779ACB0"/>
    <w:rsid w:val="377A141D"/>
    <w:rsid w:val="377CB0E4"/>
    <w:rsid w:val="377E8F0C"/>
    <w:rsid w:val="3798457D"/>
    <w:rsid w:val="37991D2D"/>
    <w:rsid w:val="379D4407"/>
    <w:rsid w:val="37A5BDEA"/>
    <w:rsid w:val="37A86319"/>
    <w:rsid w:val="37B16927"/>
    <w:rsid w:val="37BFBFC2"/>
    <w:rsid w:val="37C49FC4"/>
    <w:rsid w:val="37CB1690"/>
    <w:rsid w:val="37CB6238"/>
    <w:rsid w:val="37D872DB"/>
    <w:rsid w:val="37DAAA87"/>
    <w:rsid w:val="37DF04D9"/>
    <w:rsid w:val="37E55F04"/>
    <w:rsid w:val="37ED558B"/>
    <w:rsid w:val="37F03B88"/>
    <w:rsid w:val="37F879CA"/>
    <w:rsid w:val="381BA3AE"/>
    <w:rsid w:val="382100E9"/>
    <w:rsid w:val="382B8ABA"/>
    <w:rsid w:val="38343E83"/>
    <w:rsid w:val="383A2CEB"/>
    <w:rsid w:val="383DEA3A"/>
    <w:rsid w:val="38457390"/>
    <w:rsid w:val="3853882A"/>
    <w:rsid w:val="38623FE4"/>
    <w:rsid w:val="3868EF86"/>
    <w:rsid w:val="38717037"/>
    <w:rsid w:val="3872AEFB"/>
    <w:rsid w:val="38730486"/>
    <w:rsid w:val="387C820F"/>
    <w:rsid w:val="388417E3"/>
    <w:rsid w:val="3896360B"/>
    <w:rsid w:val="38A27C9D"/>
    <w:rsid w:val="38B6C0A2"/>
    <w:rsid w:val="38C02183"/>
    <w:rsid w:val="38C9E5A2"/>
    <w:rsid w:val="38CCC20D"/>
    <w:rsid w:val="38CD953E"/>
    <w:rsid w:val="38D9F9D6"/>
    <w:rsid w:val="38E24B9B"/>
    <w:rsid w:val="38E33A0C"/>
    <w:rsid w:val="38EDCE65"/>
    <w:rsid w:val="38F71ADC"/>
    <w:rsid w:val="38F7AA84"/>
    <w:rsid w:val="3901AF46"/>
    <w:rsid w:val="3905349C"/>
    <w:rsid w:val="390AE267"/>
    <w:rsid w:val="391C5590"/>
    <w:rsid w:val="391EA379"/>
    <w:rsid w:val="3924A753"/>
    <w:rsid w:val="3938136E"/>
    <w:rsid w:val="39386312"/>
    <w:rsid w:val="393A18FD"/>
    <w:rsid w:val="39454F65"/>
    <w:rsid w:val="394B0090"/>
    <w:rsid w:val="3952961F"/>
    <w:rsid w:val="396660E7"/>
    <w:rsid w:val="3969A14E"/>
    <w:rsid w:val="39847DD9"/>
    <w:rsid w:val="398894F2"/>
    <w:rsid w:val="399609CE"/>
    <w:rsid w:val="3999249C"/>
    <w:rsid w:val="399C8EB5"/>
    <w:rsid w:val="399FB98B"/>
    <w:rsid w:val="39AE1413"/>
    <w:rsid w:val="39B37E7F"/>
    <w:rsid w:val="39B3D64A"/>
    <w:rsid w:val="39C15DE2"/>
    <w:rsid w:val="39D15A4E"/>
    <w:rsid w:val="39D5DFE7"/>
    <w:rsid w:val="39DEC1EA"/>
    <w:rsid w:val="39F14210"/>
    <w:rsid w:val="39F2A7FA"/>
    <w:rsid w:val="3A065450"/>
    <w:rsid w:val="3A0E1B9A"/>
    <w:rsid w:val="3A15B0A3"/>
    <w:rsid w:val="3A1CBC1C"/>
    <w:rsid w:val="3A276FF2"/>
    <w:rsid w:val="3A290199"/>
    <w:rsid w:val="3A2C5AAB"/>
    <w:rsid w:val="3A396C53"/>
    <w:rsid w:val="3A3CB9DF"/>
    <w:rsid w:val="3A4420A2"/>
    <w:rsid w:val="3A4BA655"/>
    <w:rsid w:val="3A4C9FBA"/>
    <w:rsid w:val="3A51BA2B"/>
    <w:rsid w:val="3A61C275"/>
    <w:rsid w:val="3A69861F"/>
    <w:rsid w:val="3A6DECCA"/>
    <w:rsid w:val="3A76107E"/>
    <w:rsid w:val="3A771C4A"/>
    <w:rsid w:val="3A7D1392"/>
    <w:rsid w:val="3A83EB40"/>
    <w:rsid w:val="3A890560"/>
    <w:rsid w:val="3A9080CB"/>
    <w:rsid w:val="3A934F17"/>
    <w:rsid w:val="3A94BCBC"/>
    <w:rsid w:val="3A9679D9"/>
    <w:rsid w:val="3A9828FE"/>
    <w:rsid w:val="3A9E5EB6"/>
    <w:rsid w:val="3AA16826"/>
    <w:rsid w:val="3AA4D67D"/>
    <w:rsid w:val="3AADB76C"/>
    <w:rsid w:val="3ABDCC33"/>
    <w:rsid w:val="3AC8CA16"/>
    <w:rsid w:val="3ACBB4DC"/>
    <w:rsid w:val="3ACBBF34"/>
    <w:rsid w:val="3AD268CE"/>
    <w:rsid w:val="3AD36F29"/>
    <w:rsid w:val="3ADCC2A0"/>
    <w:rsid w:val="3ADD9646"/>
    <w:rsid w:val="3AE3DDB6"/>
    <w:rsid w:val="3AF0841A"/>
    <w:rsid w:val="3AF1F0AC"/>
    <w:rsid w:val="3AF4F4DA"/>
    <w:rsid w:val="3B033014"/>
    <w:rsid w:val="3B0628F5"/>
    <w:rsid w:val="3B10E3F8"/>
    <w:rsid w:val="3B14BD31"/>
    <w:rsid w:val="3B1B4603"/>
    <w:rsid w:val="3B1C9510"/>
    <w:rsid w:val="3B1ED78C"/>
    <w:rsid w:val="3B24C109"/>
    <w:rsid w:val="3B278A02"/>
    <w:rsid w:val="3B2858A9"/>
    <w:rsid w:val="3B2ED65E"/>
    <w:rsid w:val="3B41F865"/>
    <w:rsid w:val="3B458A0C"/>
    <w:rsid w:val="3B4C7948"/>
    <w:rsid w:val="3B5340DD"/>
    <w:rsid w:val="3B620EEA"/>
    <w:rsid w:val="3B6C2F4D"/>
    <w:rsid w:val="3B781D66"/>
    <w:rsid w:val="3B7E991B"/>
    <w:rsid w:val="3B82F247"/>
    <w:rsid w:val="3B90DED5"/>
    <w:rsid w:val="3B910535"/>
    <w:rsid w:val="3BB6AE21"/>
    <w:rsid w:val="3BD746D2"/>
    <w:rsid w:val="3BDE3D48"/>
    <w:rsid w:val="3BE56683"/>
    <w:rsid w:val="3BE5CEFE"/>
    <w:rsid w:val="3BE79336"/>
    <w:rsid w:val="3BEA8C11"/>
    <w:rsid w:val="3BED4AAD"/>
    <w:rsid w:val="3BF48ADF"/>
    <w:rsid w:val="3BFB6C97"/>
    <w:rsid w:val="3BFC019C"/>
    <w:rsid w:val="3BFF06F7"/>
    <w:rsid w:val="3BFFF7ED"/>
    <w:rsid w:val="3C005B88"/>
    <w:rsid w:val="3C01DFD8"/>
    <w:rsid w:val="3C10945A"/>
    <w:rsid w:val="3C1C3E5C"/>
    <w:rsid w:val="3C21DAF4"/>
    <w:rsid w:val="3C3A5C80"/>
    <w:rsid w:val="3C40C319"/>
    <w:rsid w:val="3C4F1012"/>
    <w:rsid w:val="3C640A58"/>
    <w:rsid w:val="3C66FD09"/>
    <w:rsid w:val="3C690E2C"/>
    <w:rsid w:val="3C6F10C4"/>
    <w:rsid w:val="3C780AC9"/>
    <w:rsid w:val="3C7B1A61"/>
    <w:rsid w:val="3C86BF8F"/>
    <w:rsid w:val="3C89128A"/>
    <w:rsid w:val="3C8A5FDB"/>
    <w:rsid w:val="3C8C301A"/>
    <w:rsid w:val="3C8D2141"/>
    <w:rsid w:val="3C93E540"/>
    <w:rsid w:val="3C9C726D"/>
    <w:rsid w:val="3C9CC0DF"/>
    <w:rsid w:val="3CAF4AFC"/>
    <w:rsid w:val="3CC16DEE"/>
    <w:rsid w:val="3CC1BEB9"/>
    <w:rsid w:val="3CC828C4"/>
    <w:rsid w:val="3CCC8DA2"/>
    <w:rsid w:val="3CD1451A"/>
    <w:rsid w:val="3CD30A4B"/>
    <w:rsid w:val="3CD8F66D"/>
    <w:rsid w:val="3CDFC634"/>
    <w:rsid w:val="3CEDD329"/>
    <w:rsid w:val="3CEDDE76"/>
    <w:rsid w:val="3CF3B2BF"/>
    <w:rsid w:val="3CF47CA7"/>
    <w:rsid w:val="3CFFF68B"/>
    <w:rsid w:val="3D0B8F56"/>
    <w:rsid w:val="3D107C30"/>
    <w:rsid w:val="3D10FA7B"/>
    <w:rsid w:val="3D165A1D"/>
    <w:rsid w:val="3D21F404"/>
    <w:rsid w:val="3D30CB51"/>
    <w:rsid w:val="3D3807BD"/>
    <w:rsid w:val="3D3D6365"/>
    <w:rsid w:val="3D448732"/>
    <w:rsid w:val="3D4555CC"/>
    <w:rsid w:val="3D50B0D4"/>
    <w:rsid w:val="3D54546F"/>
    <w:rsid w:val="3D5D1623"/>
    <w:rsid w:val="3D5E0873"/>
    <w:rsid w:val="3D67B036"/>
    <w:rsid w:val="3D744C7A"/>
    <w:rsid w:val="3D889978"/>
    <w:rsid w:val="3D8A8AB7"/>
    <w:rsid w:val="3D91D77B"/>
    <w:rsid w:val="3D99C74B"/>
    <w:rsid w:val="3DA9F44D"/>
    <w:rsid w:val="3DB9EB2D"/>
    <w:rsid w:val="3DBC9C08"/>
    <w:rsid w:val="3DC49DF2"/>
    <w:rsid w:val="3DE4CC0E"/>
    <w:rsid w:val="3DF2E95B"/>
    <w:rsid w:val="3DF3B751"/>
    <w:rsid w:val="3DF3F0DA"/>
    <w:rsid w:val="3E03FA04"/>
    <w:rsid w:val="3E07D8B2"/>
    <w:rsid w:val="3E11449E"/>
    <w:rsid w:val="3E11F25F"/>
    <w:rsid w:val="3E171770"/>
    <w:rsid w:val="3E1A9B24"/>
    <w:rsid w:val="3E1DC15B"/>
    <w:rsid w:val="3E22DD50"/>
    <w:rsid w:val="3E2BC9AD"/>
    <w:rsid w:val="3E318160"/>
    <w:rsid w:val="3E323A7F"/>
    <w:rsid w:val="3E34F097"/>
    <w:rsid w:val="3E3E90EC"/>
    <w:rsid w:val="3E4820D5"/>
    <w:rsid w:val="3E553793"/>
    <w:rsid w:val="3E5F95F4"/>
    <w:rsid w:val="3E628BBF"/>
    <w:rsid w:val="3E635630"/>
    <w:rsid w:val="3E709E75"/>
    <w:rsid w:val="3E75787E"/>
    <w:rsid w:val="3E7A23D3"/>
    <w:rsid w:val="3E7C4E06"/>
    <w:rsid w:val="3E815900"/>
    <w:rsid w:val="3E83A9D0"/>
    <w:rsid w:val="3E925BA2"/>
    <w:rsid w:val="3E93FF54"/>
    <w:rsid w:val="3EA5F71B"/>
    <w:rsid w:val="3EAC6B89"/>
    <w:rsid w:val="3EBEEE1C"/>
    <w:rsid w:val="3ECC6586"/>
    <w:rsid w:val="3ED6D091"/>
    <w:rsid w:val="3EFCD666"/>
    <w:rsid w:val="3EFD837A"/>
    <w:rsid w:val="3F07F0CD"/>
    <w:rsid w:val="3F296C2D"/>
    <w:rsid w:val="3F35C09E"/>
    <w:rsid w:val="3F3D69B0"/>
    <w:rsid w:val="3F40E8CA"/>
    <w:rsid w:val="3F49EFD0"/>
    <w:rsid w:val="3F4EB950"/>
    <w:rsid w:val="3F51A46E"/>
    <w:rsid w:val="3F66E0CF"/>
    <w:rsid w:val="3F681A69"/>
    <w:rsid w:val="3F730A56"/>
    <w:rsid w:val="3F765F42"/>
    <w:rsid w:val="3F78F523"/>
    <w:rsid w:val="3F79C37F"/>
    <w:rsid w:val="3F7A260D"/>
    <w:rsid w:val="3F7B4A2C"/>
    <w:rsid w:val="3F7E8854"/>
    <w:rsid w:val="3F7F7249"/>
    <w:rsid w:val="3F8F917A"/>
    <w:rsid w:val="3F8FFBCF"/>
    <w:rsid w:val="3F93AFB2"/>
    <w:rsid w:val="3F9CB973"/>
    <w:rsid w:val="3F9CF957"/>
    <w:rsid w:val="3F9FCC3B"/>
    <w:rsid w:val="3FA3EB6B"/>
    <w:rsid w:val="3FAE9FB9"/>
    <w:rsid w:val="3FB2E753"/>
    <w:rsid w:val="3FB449F4"/>
    <w:rsid w:val="3FB674BF"/>
    <w:rsid w:val="3FBDEC8A"/>
    <w:rsid w:val="3FBFAD5F"/>
    <w:rsid w:val="3FC29210"/>
    <w:rsid w:val="3FCA1D9E"/>
    <w:rsid w:val="3FD64D06"/>
    <w:rsid w:val="3FDF22C2"/>
    <w:rsid w:val="3FF4A1D8"/>
    <w:rsid w:val="4009B15A"/>
    <w:rsid w:val="400BECDB"/>
    <w:rsid w:val="400D3045"/>
    <w:rsid w:val="4019953C"/>
    <w:rsid w:val="401E9D9C"/>
    <w:rsid w:val="40215383"/>
    <w:rsid w:val="402247BB"/>
    <w:rsid w:val="40285E83"/>
    <w:rsid w:val="403119E8"/>
    <w:rsid w:val="403E70C0"/>
    <w:rsid w:val="404845EA"/>
    <w:rsid w:val="40508EB0"/>
    <w:rsid w:val="405A2B1C"/>
    <w:rsid w:val="4070ACD7"/>
    <w:rsid w:val="40893346"/>
    <w:rsid w:val="408A8D73"/>
    <w:rsid w:val="408C602C"/>
    <w:rsid w:val="409FDF28"/>
    <w:rsid w:val="40AE6C2B"/>
    <w:rsid w:val="40C87569"/>
    <w:rsid w:val="40CF166E"/>
    <w:rsid w:val="40D637E5"/>
    <w:rsid w:val="40D85A23"/>
    <w:rsid w:val="40DE0ABE"/>
    <w:rsid w:val="40E7B100"/>
    <w:rsid w:val="40E84AEA"/>
    <w:rsid w:val="40EA61C3"/>
    <w:rsid w:val="40EBD57B"/>
    <w:rsid w:val="40EE23D5"/>
    <w:rsid w:val="40EFD0EB"/>
    <w:rsid w:val="40EFD5A6"/>
    <w:rsid w:val="40F51426"/>
    <w:rsid w:val="40F5A8A6"/>
    <w:rsid w:val="40F63667"/>
    <w:rsid w:val="410AAB78"/>
    <w:rsid w:val="410BD51F"/>
    <w:rsid w:val="41122A9A"/>
    <w:rsid w:val="4112725A"/>
    <w:rsid w:val="4114B467"/>
    <w:rsid w:val="411BE14A"/>
    <w:rsid w:val="411FC984"/>
    <w:rsid w:val="412887F5"/>
    <w:rsid w:val="41338B2D"/>
    <w:rsid w:val="413DD7B9"/>
    <w:rsid w:val="41427A0B"/>
    <w:rsid w:val="4145F745"/>
    <w:rsid w:val="414613FA"/>
    <w:rsid w:val="414B82E6"/>
    <w:rsid w:val="414C3F79"/>
    <w:rsid w:val="414D271D"/>
    <w:rsid w:val="4152C784"/>
    <w:rsid w:val="41564461"/>
    <w:rsid w:val="4157601E"/>
    <w:rsid w:val="41657334"/>
    <w:rsid w:val="416DC23A"/>
    <w:rsid w:val="417C239C"/>
    <w:rsid w:val="41831684"/>
    <w:rsid w:val="418B76E3"/>
    <w:rsid w:val="419312FF"/>
    <w:rsid w:val="4194395E"/>
    <w:rsid w:val="419E501F"/>
    <w:rsid w:val="419EA636"/>
    <w:rsid w:val="41AC1BD5"/>
    <w:rsid w:val="41AF848F"/>
    <w:rsid w:val="41BB1596"/>
    <w:rsid w:val="41C3AD1E"/>
    <w:rsid w:val="41C64565"/>
    <w:rsid w:val="41D7E126"/>
    <w:rsid w:val="41D967BB"/>
    <w:rsid w:val="41DD0E47"/>
    <w:rsid w:val="41E683FF"/>
    <w:rsid w:val="41F611D6"/>
    <w:rsid w:val="41FD76E9"/>
    <w:rsid w:val="41FDE5CF"/>
    <w:rsid w:val="4207C6BE"/>
    <w:rsid w:val="4211165D"/>
    <w:rsid w:val="421150E6"/>
    <w:rsid w:val="4211F496"/>
    <w:rsid w:val="42179D2D"/>
    <w:rsid w:val="422674A8"/>
    <w:rsid w:val="422C6770"/>
    <w:rsid w:val="422ED884"/>
    <w:rsid w:val="423017CE"/>
    <w:rsid w:val="4237A73D"/>
    <w:rsid w:val="423D85FF"/>
    <w:rsid w:val="42479E3B"/>
    <w:rsid w:val="425750FE"/>
    <w:rsid w:val="425A5F03"/>
    <w:rsid w:val="42682000"/>
    <w:rsid w:val="42688557"/>
    <w:rsid w:val="4278CA80"/>
    <w:rsid w:val="427F004B"/>
    <w:rsid w:val="428F9544"/>
    <w:rsid w:val="429400F4"/>
    <w:rsid w:val="42962188"/>
    <w:rsid w:val="4298717F"/>
    <w:rsid w:val="429DDF25"/>
    <w:rsid w:val="429F89BA"/>
    <w:rsid w:val="429FF9E1"/>
    <w:rsid w:val="42AA6D7A"/>
    <w:rsid w:val="42B6C827"/>
    <w:rsid w:val="42C1BEB8"/>
    <w:rsid w:val="42CC17DE"/>
    <w:rsid w:val="42CC9838"/>
    <w:rsid w:val="42D0E661"/>
    <w:rsid w:val="42D5E7D1"/>
    <w:rsid w:val="42D9BEA4"/>
    <w:rsid w:val="42DF97AC"/>
    <w:rsid w:val="42E00173"/>
    <w:rsid w:val="42EF8EDA"/>
    <w:rsid w:val="42F9E851"/>
    <w:rsid w:val="42FC1F39"/>
    <w:rsid w:val="430C20D6"/>
    <w:rsid w:val="430CFA15"/>
    <w:rsid w:val="430F5D77"/>
    <w:rsid w:val="43182641"/>
    <w:rsid w:val="43288B38"/>
    <w:rsid w:val="43310D63"/>
    <w:rsid w:val="43321177"/>
    <w:rsid w:val="4335CC64"/>
    <w:rsid w:val="434BB593"/>
    <w:rsid w:val="434D4C59"/>
    <w:rsid w:val="435DC64A"/>
    <w:rsid w:val="4368A49C"/>
    <w:rsid w:val="4374434D"/>
    <w:rsid w:val="4385FA85"/>
    <w:rsid w:val="43889691"/>
    <w:rsid w:val="439975CA"/>
    <w:rsid w:val="4399F878"/>
    <w:rsid w:val="439CC31B"/>
    <w:rsid w:val="43A37175"/>
    <w:rsid w:val="43BE2F22"/>
    <w:rsid w:val="43DE1E7B"/>
    <w:rsid w:val="43DFBF75"/>
    <w:rsid w:val="43E46E91"/>
    <w:rsid w:val="43FFF680"/>
    <w:rsid w:val="440B73DE"/>
    <w:rsid w:val="4410BD5A"/>
    <w:rsid w:val="441295C5"/>
    <w:rsid w:val="44166C89"/>
    <w:rsid w:val="4420B347"/>
    <w:rsid w:val="4427E448"/>
    <w:rsid w:val="442A08FD"/>
    <w:rsid w:val="4435C767"/>
    <w:rsid w:val="443CF9DF"/>
    <w:rsid w:val="4448BC8C"/>
    <w:rsid w:val="444DA0BB"/>
    <w:rsid w:val="44659029"/>
    <w:rsid w:val="446647F2"/>
    <w:rsid w:val="4474B9FF"/>
    <w:rsid w:val="447F94AA"/>
    <w:rsid w:val="4490F727"/>
    <w:rsid w:val="4492CC86"/>
    <w:rsid w:val="449D1378"/>
    <w:rsid w:val="44AD4648"/>
    <w:rsid w:val="44ADA27F"/>
    <w:rsid w:val="44B5F43B"/>
    <w:rsid w:val="44C32D66"/>
    <w:rsid w:val="44C6C897"/>
    <w:rsid w:val="44CB270C"/>
    <w:rsid w:val="44CCE120"/>
    <w:rsid w:val="44E04B74"/>
    <w:rsid w:val="44E4E484"/>
    <w:rsid w:val="44EB1295"/>
    <w:rsid w:val="44F2CC9B"/>
    <w:rsid w:val="4508D7E6"/>
    <w:rsid w:val="450BE175"/>
    <w:rsid w:val="450D4C68"/>
    <w:rsid w:val="450FC77F"/>
    <w:rsid w:val="4513A126"/>
    <w:rsid w:val="45187536"/>
    <w:rsid w:val="451AA89A"/>
    <w:rsid w:val="451DB7BE"/>
    <w:rsid w:val="452FFDE1"/>
    <w:rsid w:val="45353FEF"/>
    <w:rsid w:val="4537AE20"/>
    <w:rsid w:val="453D0BE1"/>
    <w:rsid w:val="453D8EAF"/>
    <w:rsid w:val="454158F6"/>
    <w:rsid w:val="4545FD7C"/>
    <w:rsid w:val="454790CE"/>
    <w:rsid w:val="454F0E3D"/>
    <w:rsid w:val="4551ECF5"/>
    <w:rsid w:val="4553436C"/>
    <w:rsid w:val="45577AAA"/>
    <w:rsid w:val="455E5C38"/>
    <w:rsid w:val="4571A631"/>
    <w:rsid w:val="457A8B20"/>
    <w:rsid w:val="457B2978"/>
    <w:rsid w:val="45831205"/>
    <w:rsid w:val="4585AECB"/>
    <w:rsid w:val="45876247"/>
    <w:rsid w:val="4588B653"/>
    <w:rsid w:val="458D4203"/>
    <w:rsid w:val="45923FD8"/>
    <w:rsid w:val="4593D635"/>
    <w:rsid w:val="459CA253"/>
    <w:rsid w:val="459E657F"/>
    <w:rsid w:val="45A2A955"/>
    <w:rsid w:val="45B96A41"/>
    <w:rsid w:val="45BC742E"/>
    <w:rsid w:val="45C2158E"/>
    <w:rsid w:val="45C45986"/>
    <w:rsid w:val="45D3CB68"/>
    <w:rsid w:val="45D940BA"/>
    <w:rsid w:val="45EC5BAD"/>
    <w:rsid w:val="45EE5000"/>
    <w:rsid w:val="45F580FF"/>
    <w:rsid w:val="460BBA9D"/>
    <w:rsid w:val="4619321A"/>
    <w:rsid w:val="4621D5D4"/>
    <w:rsid w:val="462594F0"/>
    <w:rsid w:val="462F3474"/>
    <w:rsid w:val="46398E70"/>
    <w:rsid w:val="46427EC8"/>
    <w:rsid w:val="46578602"/>
    <w:rsid w:val="465B172C"/>
    <w:rsid w:val="465D20FF"/>
    <w:rsid w:val="466604A3"/>
    <w:rsid w:val="466BAEF0"/>
    <w:rsid w:val="467431C5"/>
    <w:rsid w:val="46794342"/>
    <w:rsid w:val="467ECDFF"/>
    <w:rsid w:val="4684FFFE"/>
    <w:rsid w:val="46859C0C"/>
    <w:rsid w:val="4688CF39"/>
    <w:rsid w:val="4696CF84"/>
    <w:rsid w:val="46A49809"/>
    <w:rsid w:val="46B8CB0E"/>
    <w:rsid w:val="46BCE433"/>
    <w:rsid w:val="46D13FA2"/>
    <w:rsid w:val="46D91231"/>
    <w:rsid w:val="46DABEB7"/>
    <w:rsid w:val="46E98957"/>
    <w:rsid w:val="46F0DBDB"/>
    <w:rsid w:val="46F8A57B"/>
    <w:rsid w:val="46F9DB06"/>
    <w:rsid w:val="46F9F7EB"/>
    <w:rsid w:val="46FB87CA"/>
    <w:rsid w:val="4709B37E"/>
    <w:rsid w:val="470AC8DF"/>
    <w:rsid w:val="4714F143"/>
    <w:rsid w:val="4719DF57"/>
    <w:rsid w:val="471B4C71"/>
    <w:rsid w:val="471E3518"/>
    <w:rsid w:val="471F5BFF"/>
    <w:rsid w:val="4720BB89"/>
    <w:rsid w:val="4720D5FC"/>
    <w:rsid w:val="472AA254"/>
    <w:rsid w:val="4731112D"/>
    <w:rsid w:val="47350384"/>
    <w:rsid w:val="473EC42F"/>
    <w:rsid w:val="4741DC84"/>
    <w:rsid w:val="474C1CB0"/>
    <w:rsid w:val="4754FEC4"/>
    <w:rsid w:val="475AB052"/>
    <w:rsid w:val="478D1DAA"/>
    <w:rsid w:val="4794942A"/>
    <w:rsid w:val="479C3F28"/>
    <w:rsid w:val="479DE58C"/>
    <w:rsid w:val="47AEB622"/>
    <w:rsid w:val="47B0640F"/>
    <w:rsid w:val="47B2B39D"/>
    <w:rsid w:val="47B45F5E"/>
    <w:rsid w:val="47BE2BF8"/>
    <w:rsid w:val="47D5076B"/>
    <w:rsid w:val="47E01F8E"/>
    <w:rsid w:val="47E41FC0"/>
    <w:rsid w:val="47F436C7"/>
    <w:rsid w:val="47F66540"/>
    <w:rsid w:val="4813E593"/>
    <w:rsid w:val="48313580"/>
    <w:rsid w:val="4836A59B"/>
    <w:rsid w:val="483BB3DE"/>
    <w:rsid w:val="483FCB02"/>
    <w:rsid w:val="484140C0"/>
    <w:rsid w:val="484A083C"/>
    <w:rsid w:val="4859EA72"/>
    <w:rsid w:val="485B022C"/>
    <w:rsid w:val="487458D5"/>
    <w:rsid w:val="48809F6D"/>
    <w:rsid w:val="48863D72"/>
    <w:rsid w:val="4891E9BD"/>
    <w:rsid w:val="48A22FC0"/>
    <w:rsid w:val="48AB72C9"/>
    <w:rsid w:val="48B04372"/>
    <w:rsid w:val="48BCF1B0"/>
    <w:rsid w:val="48BECE05"/>
    <w:rsid w:val="48C848BC"/>
    <w:rsid w:val="48CFC876"/>
    <w:rsid w:val="48D295E7"/>
    <w:rsid w:val="48DE7C71"/>
    <w:rsid w:val="48DF1C48"/>
    <w:rsid w:val="48E79D67"/>
    <w:rsid w:val="48E88AD2"/>
    <w:rsid w:val="48E8A4BC"/>
    <w:rsid w:val="48ECFB6D"/>
    <w:rsid w:val="48EE6F6B"/>
    <w:rsid w:val="48FB856C"/>
    <w:rsid w:val="490EC63B"/>
    <w:rsid w:val="49165B51"/>
    <w:rsid w:val="491FEC03"/>
    <w:rsid w:val="49349B5F"/>
    <w:rsid w:val="493786FE"/>
    <w:rsid w:val="493BC174"/>
    <w:rsid w:val="493C4224"/>
    <w:rsid w:val="493E3C31"/>
    <w:rsid w:val="493FF85F"/>
    <w:rsid w:val="49446DC5"/>
    <w:rsid w:val="4955B2B9"/>
    <w:rsid w:val="49564F9B"/>
    <w:rsid w:val="4965210D"/>
    <w:rsid w:val="4966B694"/>
    <w:rsid w:val="4968F162"/>
    <w:rsid w:val="49755D0A"/>
    <w:rsid w:val="497CB1C5"/>
    <w:rsid w:val="49858CEC"/>
    <w:rsid w:val="4985CD31"/>
    <w:rsid w:val="4991718B"/>
    <w:rsid w:val="499E6749"/>
    <w:rsid w:val="49A2F70A"/>
    <w:rsid w:val="49B2285B"/>
    <w:rsid w:val="49BBF323"/>
    <w:rsid w:val="49C934BE"/>
    <w:rsid w:val="49CC847C"/>
    <w:rsid w:val="49D64C0F"/>
    <w:rsid w:val="49F6DDB1"/>
    <w:rsid w:val="4A0D2FC9"/>
    <w:rsid w:val="4A11AC47"/>
    <w:rsid w:val="4A209D19"/>
    <w:rsid w:val="4A318374"/>
    <w:rsid w:val="4A3D258E"/>
    <w:rsid w:val="4A480AB7"/>
    <w:rsid w:val="4A58BB56"/>
    <w:rsid w:val="4A6110CF"/>
    <w:rsid w:val="4A71CB3A"/>
    <w:rsid w:val="4A7227C3"/>
    <w:rsid w:val="4A7D4B6B"/>
    <w:rsid w:val="4A7DAAC6"/>
    <w:rsid w:val="4A815864"/>
    <w:rsid w:val="4A852E57"/>
    <w:rsid w:val="4A90F933"/>
    <w:rsid w:val="4A95BA88"/>
    <w:rsid w:val="4A9CCF16"/>
    <w:rsid w:val="4A9D17B2"/>
    <w:rsid w:val="4A9D9282"/>
    <w:rsid w:val="4AA92D41"/>
    <w:rsid w:val="4AAF095B"/>
    <w:rsid w:val="4AB607BC"/>
    <w:rsid w:val="4AC123F0"/>
    <w:rsid w:val="4AC2EDAE"/>
    <w:rsid w:val="4ACE25C4"/>
    <w:rsid w:val="4AD2B1C1"/>
    <w:rsid w:val="4AD7227D"/>
    <w:rsid w:val="4AE90331"/>
    <w:rsid w:val="4AEB3BB7"/>
    <w:rsid w:val="4AEC9E6D"/>
    <w:rsid w:val="4AEF3076"/>
    <w:rsid w:val="4AF4B593"/>
    <w:rsid w:val="4B0075CB"/>
    <w:rsid w:val="4B011240"/>
    <w:rsid w:val="4B036289"/>
    <w:rsid w:val="4B284B7E"/>
    <w:rsid w:val="4B33EFD6"/>
    <w:rsid w:val="4B3B1355"/>
    <w:rsid w:val="4B496547"/>
    <w:rsid w:val="4B4E45B7"/>
    <w:rsid w:val="4B4E5EA6"/>
    <w:rsid w:val="4B530702"/>
    <w:rsid w:val="4B587AD9"/>
    <w:rsid w:val="4B58973F"/>
    <w:rsid w:val="4B59C2B5"/>
    <w:rsid w:val="4B5AD963"/>
    <w:rsid w:val="4B634CDD"/>
    <w:rsid w:val="4B790D0F"/>
    <w:rsid w:val="4B7CA747"/>
    <w:rsid w:val="4B8C201A"/>
    <w:rsid w:val="4B9B749B"/>
    <w:rsid w:val="4B9C4E24"/>
    <w:rsid w:val="4B9EAB9C"/>
    <w:rsid w:val="4BA095B6"/>
    <w:rsid w:val="4BA1BCC3"/>
    <w:rsid w:val="4BA66B6A"/>
    <w:rsid w:val="4BAC7E7B"/>
    <w:rsid w:val="4BD75DC8"/>
    <w:rsid w:val="4BDA0B46"/>
    <w:rsid w:val="4BDDC3CA"/>
    <w:rsid w:val="4C048172"/>
    <w:rsid w:val="4C0B33D0"/>
    <w:rsid w:val="4C12EFCD"/>
    <w:rsid w:val="4C1449D0"/>
    <w:rsid w:val="4C1C6F74"/>
    <w:rsid w:val="4C1D2E34"/>
    <w:rsid w:val="4C281A17"/>
    <w:rsid w:val="4C321F4E"/>
    <w:rsid w:val="4C4C85A6"/>
    <w:rsid w:val="4C5E85E3"/>
    <w:rsid w:val="4C631F3A"/>
    <w:rsid w:val="4C6FB369"/>
    <w:rsid w:val="4C70327E"/>
    <w:rsid w:val="4C737C42"/>
    <w:rsid w:val="4C78ADE4"/>
    <w:rsid w:val="4C84FC68"/>
    <w:rsid w:val="4C97FBF4"/>
    <w:rsid w:val="4C99A6DD"/>
    <w:rsid w:val="4C9DD2D8"/>
    <w:rsid w:val="4CA24EDA"/>
    <w:rsid w:val="4CC9408C"/>
    <w:rsid w:val="4CD20DE3"/>
    <w:rsid w:val="4CDACFF6"/>
    <w:rsid w:val="4CDB0917"/>
    <w:rsid w:val="4CDEE3C5"/>
    <w:rsid w:val="4CE78A8D"/>
    <w:rsid w:val="4CEA2E74"/>
    <w:rsid w:val="4CF69835"/>
    <w:rsid w:val="4D0675BA"/>
    <w:rsid w:val="4D09838C"/>
    <w:rsid w:val="4D0D6B25"/>
    <w:rsid w:val="4D0E877D"/>
    <w:rsid w:val="4D19CAF7"/>
    <w:rsid w:val="4D1A4035"/>
    <w:rsid w:val="4D1BF1BF"/>
    <w:rsid w:val="4D21CBE8"/>
    <w:rsid w:val="4D2C1D7B"/>
    <w:rsid w:val="4D2CBA4E"/>
    <w:rsid w:val="4D2E3D5D"/>
    <w:rsid w:val="4D30ADB4"/>
    <w:rsid w:val="4D341BD4"/>
    <w:rsid w:val="4D3AABA2"/>
    <w:rsid w:val="4D58079D"/>
    <w:rsid w:val="4D5DFD0B"/>
    <w:rsid w:val="4D5F72D1"/>
    <w:rsid w:val="4D61FED3"/>
    <w:rsid w:val="4D6A5FA5"/>
    <w:rsid w:val="4D6B47FE"/>
    <w:rsid w:val="4D6C7BDF"/>
    <w:rsid w:val="4D79004F"/>
    <w:rsid w:val="4D79BED7"/>
    <w:rsid w:val="4D83CFDA"/>
    <w:rsid w:val="4D8418ED"/>
    <w:rsid w:val="4D8461AC"/>
    <w:rsid w:val="4D8D3018"/>
    <w:rsid w:val="4D97A100"/>
    <w:rsid w:val="4DA08F4F"/>
    <w:rsid w:val="4DA0C498"/>
    <w:rsid w:val="4DA47F5C"/>
    <w:rsid w:val="4DB6E9AE"/>
    <w:rsid w:val="4DC2977D"/>
    <w:rsid w:val="4DCF6CA0"/>
    <w:rsid w:val="4DDA09AF"/>
    <w:rsid w:val="4DFBDA0F"/>
    <w:rsid w:val="4E059F22"/>
    <w:rsid w:val="4E0F0290"/>
    <w:rsid w:val="4E180411"/>
    <w:rsid w:val="4E1965D3"/>
    <w:rsid w:val="4E24CB72"/>
    <w:rsid w:val="4E2A7558"/>
    <w:rsid w:val="4E2B6D5E"/>
    <w:rsid w:val="4E319B2F"/>
    <w:rsid w:val="4E34C433"/>
    <w:rsid w:val="4E3A4683"/>
    <w:rsid w:val="4E3DEF6A"/>
    <w:rsid w:val="4E4054C7"/>
    <w:rsid w:val="4E431E2E"/>
    <w:rsid w:val="4E4C2B86"/>
    <w:rsid w:val="4E52E158"/>
    <w:rsid w:val="4E5B9C36"/>
    <w:rsid w:val="4E5C7DF1"/>
    <w:rsid w:val="4E680671"/>
    <w:rsid w:val="4E729183"/>
    <w:rsid w:val="4E78C30C"/>
    <w:rsid w:val="4E78DB89"/>
    <w:rsid w:val="4E79117C"/>
    <w:rsid w:val="4E82F088"/>
    <w:rsid w:val="4E844011"/>
    <w:rsid w:val="4E8FE0B9"/>
    <w:rsid w:val="4EAE8497"/>
    <w:rsid w:val="4EB54308"/>
    <w:rsid w:val="4EB727C6"/>
    <w:rsid w:val="4EB90A07"/>
    <w:rsid w:val="4EBCF386"/>
    <w:rsid w:val="4EC0981D"/>
    <w:rsid w:val="4EC388A4"/>
    <w:rsid w:val="4EC71F5C"/>
    <w:rsid w:val="4ECC82B3"/>
    <w:rsid w:val="4ECDEC0E"/>
    <w:rsid w:val="4ED02E39"/>
    <w:rsid w:val="4ED1178A"/>
    <w:rsid w:val="4ED36B90"/>
    <w:rsid w:val="4ED4CF7F"/>
    <w:rsid w:val="4ED75C9A"/>
    <w:rsid w:val="4ED8E4E9"/>
    <w:rsid w:val="4EDB7F4D"/>
    <w:rsid w:val="4EDCB0B9"/>
    <w:rsid w:val="4EDD533C"/>
    <w:rsid w:val="4EE68E62"/>
    <w:rsid w:val="4EE88ACD"/>
    <w:rsid w:val="4EEB3F55"/>
    <w:rsid w:val="4EED0905"/>
    <w:rsid w:val="4EF5680C"/>
    <w:rsid w:val="4EFA2DEE"/>
    <w:rsid w:val="4F018498"/>
    <w:rsid w:val="4F053A1B"/>
    <w:rsid w:val="4F1226CB"/>
    <w:rsid w:val="4F125817"/>
    <w:rsid w:val="4F1CEE3F"/>
    <w:rsid w:val="4F2EE814"/>
    <w:rsid w:val="4F380374"/>
    <w:rsid w:val="4F3C8F49"/>
    <w:rsid w:val="4F3EA972"/>
    <w:rsid w:val="4F458050"/>
    <w:rsid w:val="4F4E4250"/>
    <w:rsid w:val="4F63518E"/>
    <w:rsid w:val="4F826353"/>
    <w:rsid w:val="4F8907A8"/>
    <w:rsid w:val="4F9AAFE5"/>
    <w:rsid w:val="4F9AD544"/>
    <w:rsid w:val="4F9B020E"/>
    <w:rsid w:val="4FA3692B"/>
    <w:rsid w:val="4FB07A24"/>
    <w:rsid w:val="4FB53BDB"/>
    <w:rsid w:val="4FBA7DF7"/>
    <w:rsid w:val="4FC2466B"/>
    <w:rsid w:val="4FCAD74F"/>
    <w:rsid w:val="4FD585B0"/>
    <w:rsid w:val="4FDFC8BD"/>
    <w:rsid w:val="4FE71507"/>
    <w:rsid w:val="4FE7F174"/>
    <w:rsid w:val="4FF0FB1C"/>
    <w:rsid w:val="4FFFC070"/>
    <w:rsid w:val="5002561A"/>
    <w:rsid w:val="500F13D1"/>
    <w:rsid w:val="50115E75"/>
    <w:rsid w:val="501F3E15"/>
    <w:rsid w:val="5024086E"/>
    <w:rsid w:val="5026B6B0"/>
    <w:rsid w:val="50298D6F"/>
    <w:rsid w:val="502B892B"/>
    <w:rsid w:val="502BDB3D"/>
    <w:rsid w:val="503541BE"/>
    <w:rsid w:val="5035B7AB"/>
    <w:rsid w:val="5036008C"/>
    <w:rsid w:val="50374C38"/>
    <w:rsid w:val="503C70B5"/>
    <w:rsid w:val="50493096"/>
    <w:rsid w:val="504D85E9"/>
    <w:rsid w:val="505AB240"/>
    <w:rsid w:val="505E679E"/>
    <w:rsid w:val="5063F464"/>
    <w:rsid w:val="506454C6"/>
    <w:rsid w:val="506E4DA3"/>
    <w:rsid w:val="5071160C"/>
    <w:rsid w:val="5074A6DF"/>
    <w:rsid w:val="50754C24"/>
    <w:rsid w:val="507F8A7E"/>
    <w:rsid w:val="5080D35B"/>
    <w:rsid w:val="50828003"/>
    <w:rsid w:val="50A3A7AC"/>
    <w:rsid w:val="50A8EB7E"/>
    <w:rsid w:val="50AB5DB3"/>
    <w:rsid w:val="50ACCFDD"/>
    <w:rsid w:val="50B351A5"/>
    <w:rsid w:val="50BB6F32"/>
    <w:rsid w:val="50BC089F"/>
    <w:rsid w:val="50C27851"/>
    <w:rsid w:val="50C87D30"/>
    <w:rsid w:val="50C8EF34"/>
    <w:rsid w:val="50C97892"/>
    <w:rsid w:val="50E079C5"/>
    <w:rsid w:val="50E4E659"/>
    <w:rsid w:val="50F82EDC"/>
    <w:rsid w:val="51117D7B"/>
    <w:rsid w:val="5111F376"/>
    <w:rsid w:val="51153995"/>
    <w:rsid w:val="511CBFB8"/>
    <w:rsid w:val="511DE8FC"/>
    <w:rsid w:val="511E06ED"/>
    <w:rsid w:val="511E9CFF"/>
    <w:rsid w:val="5124CD60"/>
    <w:rsid w:val="5128CE68"/>
    <w:rsid w:val="5169872A"/>
    <w:rsid w:val="516CAE42"/>
    <w:rsid w:val="517BE6F7"/>
    <w:rsid w:val="517CEBEA"/>
    <w:rsid w:val="518CD46B"/>
    <w:rsid w:val="519961CA"/>
    <w:rsid w:val="51A020CD"/>
    <w:rsid w:val="51A4F81B"/>
    <w:rsid w:val="51C167C2"/>
    <w:rsid w:val="51CFC5B9"/>
    <w:rsid w:val="51D059FC"/>
    <w:rsid w:val="51D16173"/>
    <w:rsid w:val="51D470B7"/>
    <w:rsid w:val="51D6868B"/>
    <w:rsid w:val="51D7A73A"/>
    <w:rsid w:val="51DCF369"/>
    <w:rsid w:val="51E53234"/>
    <w:rsid w:val="51E6CA3F"/>
    <w:rsid w:val="51F1DDC7"/>
    <w:rsid w:val="51F2B7E6"/>
    <w:rsid w:val="5203D1B2"/>
    <w:rsid w:val="52088CAE"/>
    <w:rsid w:val="520FE230"/>
    <w:rsid w:val="52147D3A"/>
    <w:rsid w:val="521B8D2B"/>
    <w:rsid w:val="522F61A7"/>
    <w:rsid w:val="5237215B"/>
    <w:rsid w:val="5240A5C4"/>
    <w:rsid w:val="52433574"/>
    <w:rsid w:val="524AD302"/>
    <w:rsid w:val="524D63D9"/>
    <w:rsid w:val="524EE28B"/>
    <w:rsid w:val="525AD6D3"/>
    <w:rsid w:val="526DD5B8"/>
    <w:rsid w:val="5274F54C"/>
    <w:rsid w:val="52750CEE"/>
    <w:rsid w:val="52779FF2"/>
    <w:rsid w:val="528DD618"/>
    <w:rsid w:val="52A4CAD5"/>
    <w:rsid w:val="52AF36A8"/>
    <w:rsid w:val="52AF6946"/>
    <w:rsid w:val="52B038ED"/>
    <w:rsid w:val="52B6C69E"/>
    <w:rsid w:val="52C5379B"/>
    <w:rsid w:val="52C9E498"/>
    <w:rsid w:val="52CD8FA4"/>
    <w:rsid w:val="52DF909F"/>
    <w:rsid w:val="52ECE563"/>
    <w:rsid w:val="52F48232"/>
    <w:rsid w:val="53072489"/>
    <w:rsid w:val="5318FAFB"/>
    <w:rsid w:val="531EB730"/>
    <w:rsid w:val="5320BF41"/>
    <w:rsid w:val="53295B5A"/>
    <w:rsid w:val="532FA48E"/>
    <w:rsid w:val="53331B8D"/>
    <w:rsid w:val="533516F0"/>
    <w:rsid w:val="533ECA7F"/>
    <w:rsid w:val="53471A6E"/>
    <w:rsid w:val="534F7BD8"/>
    <w:rsid w:val="53592850"/>
    <w:rsid w:val="53614646"/>
    <w:rsid w:val="5364EE7B"/>
    <w:rsid w:val="53656D08"/>
    <w:rsid w:val="536E93B5"/>
    <w:rsid w:val="537470E7"/>
    <w:rsid w:val="53790602"/>
    <w:rsid w:val="537A1A27"/>
    <w:rsid w:val="539038C4"/>
    <w:rsid w:val="5390FD94"/>
    <w:rsid w:val="5391568D"/>
    <w:rsid w:val="53A41E30"/>
    <w:rsid w:val="53A4A7B3"/>
    <w:rsid w:val="53A9821C"/>
    <w:rsid w:val="53ACB259"/>
    <w:rsid w:val="53B376CB"/>
    <w:rsid w:val="53B7F4F2"/>
    <w:rsid w:val="53C09EF7"/>
    <w:rsid w:val="53C8CF17"/>
    <w:rsid w:val="53CCF01A"/>
    <w:rsid w:val="53D11290"/>
    <w:rsid w:val="53D6ED18"/>
    <w:rsid w:val="53DB5A4C"/>
    <w:rsid w:val="53DEEEB0"/>
    <w:rsid w:val="53E93F94"/>
    <w:rsid w:val="53EF857D"/>
    <w:rsid w:val="53F043DC"/>
    <w:rsid w:val="54009DD2"/>
    <w:rsid w:val="540448B1"/>
    <w:rsid w:val="5404C4B2"/>
    <w:rsid w:val="540B56FF"/>
    <w:rsid w:val="541AF22E"/>
    <w:rsid w:val="5424C536"/>
    <w:rsid w:val="542E9A3B"/>
    <w:rsid w:val="5438124B"/>
    <w:rsid w:val="54398A62"/>
    <w:rsid w:val="5439941C"/>
    <w:rsid w:val="543F2B83"/>
    <w:rsid w:val="5443D75E"/>
    <w:rsid w:val="544F237C"/>
    <w:rsid w:val="545237B7"/>
    <w:rsid w:val="5459C559"/>
    <w:rsid w:val="54607888"/>
    <w:rsid w:val="54697A91"/>
    <w:rsid w:val="54934222"/>
    <w:rsid w:val="54945B38"/>
    <w:rsid w:val="54A2690F"/>
    <w:rsid w:val="54AE811A"/>
    <w:rsid w:val="54BA9B83"/>
    <w:rsid w:val="54CCE971"/>
    <w:rsid w:val="54CFCE84"/>
    <w:rsid w:val="54D461E6"/>
    <w:rsid w:val="54DCA1A0"/>
    <w:rsid w:val="54E12AFA"/>
    <w:rsid w:val="54EDA41B"/>
    <w:rsid w:val="54F4713D"/>
    <w:rsid w:val="5500C80D"/>
    <w:rsid w:val="55019679"/>
    <w:rsid w:val="5509A0DB"/>
    <w:rsid w:val="55183810"/>
    <w:rsid w:val="5518E9E3"/>
    <w:rsid w:val="551C520C"/>
    <w:rsid w:val="552051CC"/>
    <w:rsid w:val="55299C0A"/>
    <w:rsid w:val="5552F304"/>
    <w:rsid w:val="555402DF"/>
    <w:rsid w:val="55550614"/>
    <w:rsid w:val="5556C67C"/>
    <w:rsid w:val="555F907A"/>
    <w:rsid w:val="5563D8B1"/>
    <w:rsid w:val="55648C44"/>
    <w:rsid w:val="5566F692"/>
    <w:rsid w:val="556A6E68"/>
    <w:rsid w:val="55751894"/>
    <w:rsid w:val="557B8CB6"/>
    <w:rsid w:val="5584CF64"/>
    <w:rsid w:val="5588CE57"/>
    <w:rsid w:val="558C9CA1"/>
    <w:rsid w:val="558DB214"/>
    <w:rsid w:val="5598E886"/>
    <w:rsid w:val="55991619"/>
    <w:rsid w:val="55997F92"/>
    <w:rsid w:val="5599D422"/>
    <w:rsid w:val="559C33BF"/>
    <w:rsid w:val="55A5FAC3"/>
    <w:rsid w:val="55B21A82"/>
    <w:rsid w:val="55B372B9"/>
    <w:rsid w:val="55B9911F"/>
    <w:rsid w:val="55BFA1C0"/>
    <w:rsid w:val="55C4A40D"/>
    <w:rsid w:val="55CC4C3F"/>
    <w:rsid w:val="55CEDDC3"/>
    <w:rsid w:val="55DB97A0"/>
    <w:rsid w:val="55E53509"/>
    <w:rsid w:val="55E78F5A"/>
    <w:rsid w:val="55F15D33"/>
    <w:rsid w:val="560824AE"/>
    <w:rsid w:val="560BA991"/>
    <w:rsid w:val="561356EE"/>
    <w:rsid w:val="561E0258"/>
    <w:rsid w:val="561E8356"/>
    <w:rsid w:val="56269698"/>
    <w:rsid w:val="56280716"/>
    <w:rsid w:val="563A8394"/>
    <w:rsid w:val="563FE538"/>
    <w:rsid w:val="5640D7F6"/>
    <w:rsid w:val="5642CAD9"/>
    <w:rsid w:val="5647A179"/>
    <w:rsid w:val="566A27DE"/>
    <w:rsid w:val="56711914"/>
    <w:rsid w:val="567B60B4"/>
    <w:rsid w:val="5683D2AE"/>
    <w:rsid w:val="56865586"/>
    <w:rsid w:val="5689B2D0"/>
    <w:rsid w:val="568A5E03"/>
    <w:rsid w:val="5693D1E9"/>
    <w:rsid w:val="569AC30C"/>
    <w:rsid w:val="569BF5CF"/>
    <w:rsid w:val="56A1D150"/>
    <w:rsid w:val="56A4F337"/>
    <w:rsid w:val="56AD5C11"/>
    <w:rsid w:val="56B9D958"/>
    <w:rsid w:val="56BA535C"/>
    <w:rsid w:val="56BBFF68"/>
    <w:rsid w:val="56C8C6E8"/>
    <w:rsid w:val="56CC80FB"/>
    <w:rsid w:val="56D02633"/>
    <w:rsid w:val="56D86C67"/>
    <w:rsid w:val="56E37FF0"/>
    <w:rsid w:val="5709EBD2"/>
    <w:rsid w:val="5720E56A"/>
    <w:rsid w:val="5729E0B8"/>
    <w:rsid w:val="572BE348"/>
    <w:rsid w:val="572C0909"/>
    <w:rsid w:val="572EB876"/>
    <w:rsid w:val="57370FF4"/>
    <w:rsid w:val="574136C1"/>
    <w:rsid w:val="574617A2"/>
    <w:rsid w:val="57483F52"/>
    <w:rsid w:val="574F6732"/>
    <w:rsid w:val="57734249"/>
    <w:rsid w:val="5779E8FE"/>
    <w:rsid w:val="577BCBC8"/>
    <w:rsid w:val="5791B891"/>
    <w:rsid w:val="57948FAC"/>
    <w:rsid w:val="57ADC7E4"/>
    <w:rsid w:val="57BE4583"/>
    <w:rsid w:val="57CA9232"/>
    <w:rsid w:val="57D2CF1C"/>
    <w:rsid w:val="57D58F7C"/>
    <w:rsid w:val="57E44D2D"/>
    <w:rsid w:val="57E98362"/>
    <w:rsid w:val="57EB9173"/>
    <w:rsid w:val="57F6AA46"/>
    <w:rsid w:val="580B788A"/>
    <w:rsid w:val="5810D349"/>
    <w:rsid w:val="581212E3"/>
    <w:rsid w:val="5817D365"/>
    <w:rsid w:val="5818E93E"/>
    <w:rsid w:val="58200C63"/>
    <w:rsid w:val="58297DF4"/>
    <w:rsid w:val="58299D1F"/>
    <w:rsid w:val="58355B0F"/>
    <w:rsid w:val="583CEC52"/>
    <w:rsid w:val="58402806"/>
    <w:rsid w:val="584504D9"/>
    <w:rsid w:val="58486AD4"/>
    <w:rsid w:val="585B287F"/>
    <w:rsid w:val="585D73FA"/>
    <w:rsid w:val="58606D80"/>
    <w:rsid w:val="5867A8EF"/>
    <w:rsid w:val="586A54D9"/>
    <w:rsid w:val="5879ACE4"/>
    <w:rsid w:val="58839B6C"/>
    <w:rsid w:val="5887E802"/>
    <w:rsid w:val="588C4C87"/>
    <w:rsid w:val="588D6439"/>
    <w:rsid w:val="5891CA14"/>
    <w:rsid w:val="58931273"/>
    <w:rsid w:val="589683F6"/>
    <w:rsid w:val="58995F49"/>
    <w:rsid w:val="58A499DB"/>
    <w:rsid w:val="58A4F961"/>
    <w:rsid w:val="58A9941F"/>
    <w:rsid w:val="58B63B19"/>
    <w:rsid w:val="58B653E9"/>
    <w:rsid w:val="58BA4445"/>
    <w:rsid w:val="58BDE016"/>
    <w:rsid w:val="58C1F3C0"/>
    <w:rsid w:val="58C2CFF6"/>
    <w:rsid w:val="58C6FF44"/>
    <w:rsid w:val="58D1F233"/>
    <w:rsid w:val="58D6A9AA"/>
    <w:rsid w:val="58D90C03"/>
    <w:rsid w:val="58DC6BE2"/>
    <w:rsid w:val="58E8FF76"/>
    <w:rsid w:val="58EB3823"/>
    <w:rsid w:val="58F0A8AD"/>
    <w:rsid w:val="58F0C5A2"/>
    <w:rsid w:val="58F249CE"/>
    <w:rsid w:val="58F379E7"/>
    <w:rsid w:val="58FA02CF"/>
    <w:rsid w:val="5906CB95"/>
    <w:rsid w:val="591576DF"/>
    <w:rsid w:val="5915D373"/>
    <w:rsid w:val="591649F2"/>
    <w:rsid w:val="592705AC"/>
    <w:rsid w:val="593286F4"/>
    <w:rsid w:val="593509B7"/>
    <w:rsid w:val="593752A5"/>
    <w:rsid w:val="59553AB5"/>
    <w:rsid w:val="595CBE01"/>
    <w:rsid w:val="59683BA9"/>
    <w:rsid w:val="596B8A78"/>
    <w:rsid w:val="59823BC2"/>
    <w:rsid w:val="5985A869"/>
    <w:rsid w:val="5985DA74"/>
    <w:rsid w:val="598A7606"/>
    <w:rsid w:val="598ACBF9"/>
    <w:rsid w:val="5993F2C6"/>
    <w:rsid w:val="59A06852"/>
    <w:rsid w:val="59AC4DEC"/>
    <w:rsid w:val="59B6DFF1"/>
    <w:rsid w:val="59BA5542"/>
    <w:rsid w:val="59BB1AEC"/>
    <w:rsid w:val="59C1EF4A"/>
    <w:rsid w:val="59C2F32B"/>
    <w:rsid w:val="59CE156A"/>
    <w:rsid w:val="59D00D03"/>
    <w:rsid w:val="59D39CF2"/>
    <w:rsid w:val="59DE4DF0"/>
    <w:rsid w:val="59EC5AAB"/>
    <w:rsid w:val="59EF8D31"/>
    <w:rsid w:val="59F5E72E"/>
    <w:rsid w:val="59FCA120"/>
    <w:rsid w:val="59FCFBAC"/>
    <w:rsid w:val="5A01B4DC"/>
    <w:rsid w:val="5A04AA9F"/>
    <w:rsid w:val="5A05E360"/>
    <w:rsid w:val="5A07C561"/>
    <w:rsid w:val="5A0B626A"/>
    <w:rsid w:val="5A0B73DD"/>
    <w:rsid w:val="5A1070E1"/>
    <w:rsid w:val="5A1350E3"/>
    <w:rsid w:val="5A1499BD"/>
    <w:rsid w:val="5A1FD114"/>
    <w:rsid w:val="5A232713"/>
    <w:rsid w:val="5A250F6C"/>
    <w:rsid w:val="5A2E5A13"/>
    <w:rsid w:val="5A3AF248"/>
    <w:rsid w:val="5A4D5E34"/>
    <w:rsid w:val="5A6151EB"/>
    <w:rsid w:val="5A64A6C7"/>
    <w:rsid w:val="5A6B7A95"/>
    <w:rsid w:val="5A800525"/>
    <w:rsid w:val="5A813BAB"/>
    <w:rsid w:val="5A81B1EA"/>
    <w:rsid w:val="5A8D9FBA"/>
    <w:rsid w:val="5A90F947"/>
    <w:rsid w:val="5A9AD416"/>
    <w:rsid w:val="5AA41346"/>
    <w:rsid w:val="5AA73D67"/>
    <w:rsid w:val="5AAD0886"/>
    <w:rsid w:val="5AB05EBA"/>
    <w:rsid w:val="5AB5D1F2"/>
    <w:rsid w:val="5ABA443D"/>
    <w:rsid w:val="5ABA73A5"/>
    <w:rsid w:val="5ABF1AF1"/>
    <w:rsid w:val="5ABF21C1"/>
    <w:rsid w:val="5AC11446"/>
    <w:rsid w:val="5AC151B4"/>
    <w:rsid w:val="5ACF1E37"/>
    <w:rsid w:val="5ADD886E"/>
    <w:rsid w:val="5AE1597F"/>
    <w:rsid w:val="5AE3218E"/>
    <w:rsid w:val="5AEBB622"/>
    <w:rsid w:val="5AFF66E7"/>
    <w:rsid w:val="5B06CA76"/>
    <w:rsid w:val="5B0FF564"/>
    <w:rsid w:val="5B1CB321"/>
    <w:rsid w:val="5B213BE7"/>
    <w:rsid w:val="5B24E0A3"/>
    <w:rsid w:val="5B256A63"/>
    <w:rsid w:val="5B371C92"/>
    <w:rsid w:val="5B415BE3"/>
    <w:rsid w:val="5B4283A7"/>
    <w:rsid w:val="5B42D572"/>
    <w:rsid w:val="5B495ADB"/>
    <w:rsid w:val="5B4EAB51"/>
    <w:rsid w:val="5B4FC116"/>
    <w:rsid w:val="5B5E7ABE"/>
    <w:rsid w:val="5B70F51A"/>
    <w:rsid w:val="5B7323CF"/>
    <w:rsid w:val="5B8193EC"/>
    <w:rsid w:val="5BA2D3D9"/>
    <w:rsid w:val="5BC0A751"/>
    <w:rsid w:val="5BC44474"/>
    <w:rsid w:val="5BCD7CC7"/>
    <w:rsid w:val="5BD315C9"/>
    <w:rsid w:val="5BF1B8DB"/>
    <w:rsid w:val="5BFC774B"/>
    <w:rsid w:val="5C0A5BBF"/>
    <w:rsid w:val="5C10EEC2"/>
    <w:rsid w:val="5C2BEBE9"/>
    <w:rsid w:val="5C3B29A7"/>
    <w:rsid w:val="5C3E3001"/>
    <w:rsid w:val="5C40FA16"/>
    <w:rsid w:val="5C5ADC40"/>
    <w:rsid w:val="5C5BCBC9"/>
    <w:rsid w:val="5C5EC469"/>
    <w:rsid w:val="5C6BE9FB"/>
    <w:rsid w:val="5C6F563F"/>
    <w:rsid w:val="5C74A32A"/>
    <w:rsid w:val="5C79EC12"/>
    <w:rsid w:val="5C7D553A"/>
    <w:rsid w:val="5C872F05"/>
    <w:rsid w:val="5C87F639"/>
    <w:rsid w:val="5C9182AD"/>
    <w:rsid w:val="5C9FF4BF"/>
    <w:rsid w:val="5CA0F3DC"/>
    <w:rsid w:val="5CA1C0FB"/>
    <w:rsid w:val="5CA7555D"/>
    <w:rsid w:val="5CA93B15"/>
    <w:rsid w:val="5CAC6751"/>
    <w:rsid w:val="5CC0BB73"/>
    <w:rsid w:val="5CCA3760"/>
    <w:rsid w:val="5CCFB7AB"/>
    <w:rsid w:val="5CD5F0FC"/>
    <w:rsid w:val="5CD86C4D"/>
    <w:rsid w:val="5CE43389"/>
    <w:rsid w:val="5CE47B03"/>
    <w:rsid w:val="5CE8B0D4"/>
    <w:rsid w:val="5CEAC45B"/>
    <w:rsid w:val="5CEE5235"/>
    <w:rsid w:val="5CEECAA7"/>
    <w:rsid w:val="5CEF94CE"/>
    <w:rsid w:val="5CF06F79"/>
    <w:rsid w:val="5CF22584"/>
    <w:rsid w:val="5CF415B7"/>
    <w:rsid w:val="5CF640E1"/>
    <w:rsid w:val="5D00F8EE"/>
    <w:rsid w:val="5D06781A"/>
    <w:rsid w:val="5D08F6E7"/>
    <w:rsid w:val="5D0CC309"/>
    <w:rsid w:val="5D1A2AF9"/>
    <w:rsid w:val="5D23C17F"/>
    <w:rsid w:val="5D26A60F"/>
    <w:rsid w:val="5D29D8E9"/>
    <w:rsid w:val="5D2A70C8"/>
    <w:rsid w:val="5D2BC95D"/>
    <w:rsid w:val="5D2C0523"/>
    <w:rsid w:val="5D38BB4D"/>
    <w:rsid w:val="5D399F63"/>
    <w:rsid w:val="5D3E3734"/>
    <w:rsid w:val="5D3ECA5F"/>
    <w:rsid w:val="5D47F05E"/>
    <w:rsid w:val="5D4862AD"/>
    <w:rsid w:val="5D4AFA3A"/>
    <w:rsid w:val="5D4B8764"/>
    <w:rsid w:val="5D4C4A06"/>
    <w:rsid w:val="5D4CB381"/>
    <w:rsid w:val="5D535B83"/>
    <w:rsid w:val="5D644A2B"/>
    <w:rsid w:val="5D6496A0"/>
    <w:rsid w:val="5D7B0D20"/>
    <w:rsid w:val="5D911D9E"/>
    <w:rsid w:val="5D980147"/>
    <w:rsid w:val="5D98870D"/>
    <w:rsid w:val="5D9AD576"/>
    <w:rsid w:val="5D9CB88B"/>
    <w:rsid w:val="5D9CC06C"/>
    <w:rsid w:val="5DA2D5FA"/>
    <w:rsid w:val="5DCE99E6"/>
    <w:rsid w:val="5DE02BE1"/>
    <w:rsid w:val="5DE0D4FD"/>
    <w:rsid w:val="5DF76D7F"/>
    <w:rsid w:val="5DF955B8"/>
    <w:rsid w:val="5DFE463A"/>
    <w:rsid w:val="5E05CCFE"/>
    <w:rsid w:val="5E09120F"/>
    <w:rsid w:val="5E0BA00B"/>
    <w:rsid w:val="5E0FE3CD"/>
    <w:rsid w:val="5E170CE1"/>
    <w:rsid w:val="5E34F9AD"/>
    <w:rsid w:val="5E3EEB29"/>
    <w:rsid w:val="5E433A72"/>
    <w:rsid w:val="5E446456"/>
    <w:rsid w:val="5E506D56"/>
    <w:rsid w:val="5E51EB41"/>
    <w:rsid w:val="5E59B75F"/>
    <w:rsid w:val="5E5A77BF"/>
    <w:rsid w:val="5E5C7E51"/>
    <w:rsid w:val="5E5D2E94"/>
    <w:rsid w:val="5E60CA0C"/>
    <w:rsid w:val="5E769EE8"/>
    <w:rsid w:val="5E7A104D"/>
    <w:rsid w:val="5E81BAD0"/>
    <w:rsid w:val="5E857457"/>
    <w:rsid w:val="5E86E6B8"/>
    <w:rsid w:val="5E8CAA6A"/>
    <w:rsid w:val="5EA9BD18"/>
    <w:rsid w:val="5EB12C0E"/>
    <w:rsid w:val="5EB5F6E9"/>
    <w:rsid w:val="5EB8FDF5"/>
    <w:rsid w:val="5EBB431D"/>
    <w:rsid w:val="5ED1C9C9"/>
    <w:rsid w:val="5EDEDB64"/>
    <w:rsid w:val="5EE08FEF"/>
    <w:rsid w:val="5EE94E4F"/>
    <w:rsid w:val="5EF7B0A5"/>
    <w:rsid w:val="5EF82B6D"/>
    <w:rsid w:val="5F0126A6"/>
    <w:rsid w:val="5F0C26D2"/>
    <w:rsid w:val="5F2087C1"/>
    <w:rsid w:val="5F2553DF"/>
    <w:rsid w:val="5F32DA19"/>
    <w:rsid w:val="5F37C321"/>
    <w:rsid w:val="5F3E2B92"/>
    <w:rsid w:val="5F3F6D58"/>
    <w:rsid w:val="5F4071FF"/>
    <w:rsid w:val="5F41344D"/>
    <w:rsid w:val="5F4D4E04"/>
    <w:rsid w:val="5F4EBC99"/>
    <w:rsid w:val="5F4F3D5C"/>
    <w:rsid w:val="5F5033AC"/>
    <w:rsid w:val="5F563104"/>
    <w:rsid w:val="5F5A6AA6"/>
    <w:rsid w:val="5F5EB6B5"/>
    <w:rsid w:val="5F6A38F4"/>
    <w:rsid w:val="5F6AE6B2"/>
    <w:rsid w:val="5F7537A2"/>
    <w:rsid w:val="5F79129B"/>
    <w:rsid w:val="5F93DB0C"/>
    <w:rsid w:val="5F971661"/>
    <w:rsid w:val="5F9D962D"/>
    <w:rsid w:val="5F9E9794"/>
    <w:rsid w:val="5FA2A614"/>
    <w:rsid w:val="5FACABF1"/>
    <w:rsid w:val="5FB2E0FC"/>
    <w:rsid w:val="5FBC82F6"/>
    <w:rsid w:val="5FF319CE"/>
    <w:rsid w:val="5FF88EB2"/>
    <w:rsid w:val="5FF9A0D5"/>
    <w:rsid w:val="600B8445"/>
    <w:rsid w:val="601208A8"/>
    <w:rsid w:val="60165130"/>
    <w:rsid w:val="601F91D1"/>
    <w:rsid w:val="6029E74B"/>
    <w:rsid w:val="602A60E9"/>
    <w:rsid w:val="602CA2C5"/>
    <w:rsid w:val="60579909"/>
    <w:rsid w:val="605A97F3"/>
    <w:rsid w:val="605DE209"/>
    <w:rsid w:val="6066B9AC"/>
    <w:rsid w:val="6068F248"/>
    <w:rsid w:val="60690231"/>
    <w:rsid w:val="606E2AED"/>
    <w:rsid w:val="607B62E1"/>
    <w:rsid w:val="6083669A"/>
    <w:rsid w:val="608FC203"/>
    <w:rsid w:val="609B5CEA"/>
    <w:rsid w:val="60B151C0"/>
    <w:rsid w:val="60B998E0"/>
    <w:rsid w:val="60BA70B5"/>
    <w:rsid w:val="60BF2280"/>
    <w:rsid w:val="60BF6CE9"/>
    <w:rsid w:val="60C1E8A1"/>
    <w:rsid w:val="60C4C861"/>
    <w:rsid w:val="60CB4006"/>
    <w:rsid w:val="60CE09D0"/>
    <w:rsid w:val="60E2EF3F"/>
    <w:rsid w:val="60EF2F54"/>
    <w:rsid w:val="60F21237"/>
    <w:rsid w:val="610D9225"/>
    <w:rsid w:val="61110754"/>
    <w:rsid w:val="6113910C"/>
    <w:rsid w:val="611E1878"/>
    <w:rsid w:val="612034D8"/>
    <w:rsid w:val="6122E7E5"/>
    <w:rsid w:val="6124EB0C"/>
    <w:rsid w:val="612B3315"/>
    <w:rsid w:val="613F3452"/>
    <w:rsid w:val="613FFE0F"/>
    <w:rsid w:val="614B151C"/>
    <w:rsid w:val="6152877F"/>
    <w:rsid w:val="6168E423"/>
    <w:rsid w:val="616A30EC"/>
    <w:rsid w:val="6174D351"/>
    <w:rsid w:val="6177C7D5"/>
    <w:rsid w:val="617A3E44"/>
    <w:rsid w:val="617A469D"/>
    <w:rsid w:val="617F70B4"/>
    <w:rsid w:val="6181C8D2"/>
    <w:rsid w:val="618CE2BD"/>
    <w:rsid w:val="619261CC"/>
    <w:rsid w:val="61969D34"/>
    <w:rsid w:val="6198F039"/>
    <w:rsid w:val="619B5545"/>
    <w:rsid w:val="619FD999"/>
    <w:rsid w:val="61A0318C"/>
    <w:rsid w:val="61A8EFFF"/>
    <w:rsid w:val="61A9695D"/>
    <w:rsid w:val="61ABEF71"/>
    <w:rsid w:val="61B1B7D7"/>
    <w:rsid w:val="61B24193"/>
    <w:rsid w:val="61BA5567"/>
    <w:rsid w:val="61BFCC75"/>
    <w:rsid w:val="61C38DD2"/>
    <w:rsid w:val="61C90E1F"/>
    <w:rsid w:val="61CAD42F"/>
    <w:rsid w:val="61CDDD74"/>
    <w:rsid w:val="61D00070"/>
    <w:rsid w:val="61D354CC"/>
    <w:rsid w:val="61D8ACED"/>
    <w:rsid w:val="61D9AF38"/>
    <w:rsid w:val="61ECAEC5"/>
    <w:rsid w:val="61F328A9"/>
    <w:rsid w:val="61F50F18"/>
    <w:rsid w:val="61F95FBD"/>
    <w:rsid w:val="620219D8"/>
    <w:rsid w:val="620283A1"/>
    <w:rsid w:val="62071EF6"/>
    <w:rsid w:val="6208B59E"/>
    <w:rsid w:val="621DE744"/>
    <w:rsid w:val="6226D9FE"/>
    <w:rsid w:val="622DE7A2"/>
    <w:rsid w:val="622ECFD9"/>
    <w:rsid w:val="62343C54"/>
    <w:rsid w:val="62351D83"/>
    <w:rsid w:val="623568F2"/>
    <w:rsid w:val="623B96AA"/>
    <w:rsid w:val="62426411"/>
    <w:rsid w:val="62438AB6"/>
    <w:rsid w:val="625309CF"/>
    <w:rsid w:val="6256FEC8"/>
    <w:rsid w:val="625D7A8B"/>
    <w:rsid w:val="626B95D4"/>
    <w:rsid w:val="62749271"/>
    <w:rsid w:val="62773D81"/>
    <w:rsid w:val="629121EC"/>
    <w:rsid w:val="62915003"/>
    <w:rsid w:val="629D55A3"/>
    <w:rsid w:val="629E1D86"/>
    <w:rsid w:val="62ABC38E"/>
    <w:rsid w:val="62AE74C0"/>
    <w:rsid w:val="62C2E3F6"/>
    <w:rsid w:val="62CF6614"/>
    <w:rsid w:val="62CFC216"/>
    <w:rsid w:val="62CFD38F"/>
    <w:rsid w:val="62E6E6F6"/>
    <w:rsid w:val="62ED2105"/>
    <w:rsid w:val="62F3F237"/>
    <w:rsid w:val="62F60AC6"/>
    <w:rsid w:val="6303E33E"/>
    <w:rsid w:val="63043713"/>
    <w:rsid w:val="63150D73"/>
    <w:rsid w:val="632220C8"/>
    <w:rsid w:val="634DF3A5"/>
    <w:rsid w:val="634FC0CC"/>
    <w:rsid w:val="6360F31E"/>
    <w:rsid w:val="636DB7C9"/>
    <w:rsid w:val="63742CBF"/>
    <w:rsid w:val="6374469A"/>
    <w:rsid w:val="637CF7E9"/>
    <w:rsid w:val="63836C16"/>
    <w:rsid w:val="6387C254"/>
    <w:rsid w:val="638B082B"/>
    <w:rsid w:val="638B8208"/>
    <w:rsid w:val="638CC233"/>
    <w:rsid w:val="63924BF5"/>
    <w:rsid w:val="639ED576"/>
    <w:rsid w:val="63A1882F"/>
    <w:rsid w:val="63A1C3E7"/>
    <w:rsid w:val="63AE6B43"/>
    <w:rsid w:val="63B1C678"/>
    <w:rsid w:val="63B8F164"/>
    <w:rsid w:val="63C56EED"/>
    <w:rsid w:val="63D0C1CF"/>
    <w:rsid w:val="63D4BEAE"/>
    <w:rsid w:val="63E4E09C"/>
    <w:rsid w:val="63EB6129"/>
    <w:rsid w:val="640908B1"/>
    <w:rsid w:val="640AB2B8"/>
    <w:rsid w:val="640E59F1"/>
    <w:rsid w:val="6411D30E"/>
    <w:rsid w:val="6411E3C6"/>
    <w:rsid w:val="64148D32"/>
    <w:rsid w:val="64289F42"/>
    <w:rsid w:val="6430F173"/>
    <w:rsid w:val="6442EA3C"/>
    <w:rsid w:val="6443CFF4"/>
    <w:rsid w:val="644445DB"/>
    <w:rsid w:val="644508E6"/>
    <w:rsid w:val="6449915B"/>
    <w:rsid w:val="644DBD5B"/>
    <w:rsid w:val="644EABBC"/>
    <w:rsid w:val="6450864E"/>
    <w:rsid w:val="646163E0"/>
    <w:rsid w:val="64674836"/>
    <w:rsid w:val="646975AE"/>
    <w:rsid w:val="646B9A69"/>
    <w:rsid w:val="64700AE9"/>
    <w:rsid w:val="6476F3DF"/>
    <w:rsid w:val="64833549"/>
    <w:rsid w:val="64894E40"/>
    <w:rsid w:val="64994886"/>
    <w:rsid w:val="649D0652"/>
    <w:rsid w:val="649E625C"/>
    <w:rsid w:val="64A9158D"/>
    <w:rsid w:val="64AC7D57"/>
    <w:rsid w:val="64AEC93B"/>
    <w:rsid w:val="64B86E3E"/>
    <w:rsid w:val="64C83644"/>
    <w:rsid w:val="64D9133B"/>
    <w:rsid w:val="64DBBC97"/>
    <w:rsid w:val="64DF5235"/>
    <w:rsid w:val="64E45AE5"/>
    <w:rsid w:val="64E9F1A3"/>
    <w:rsid w:val="64EA4044"/>
    <w:rsid w:val="64EEB4CC"/>
    <w:rsid w:val="6502886C"/>
    <w:rsid w:val="65066C3D"/>
    <w:rsid w:val="650BAB04"/>
    <w:rsid w:val="652360D8"/>
    <w:rsid w:val="65272DAD"/>
    <w:rsid w:val="6529A4CA"/>
    <w:rsid w:val="6536D120"/>
    <w:rsid w:val="65426598"/>
    <w:rsid w:val="6542B07E"/>
    <w:rsid w:val="6542EEEC"/>
    <w:rsid w:val="654B4984"/>
    <w:rsid w:val="6550BA91"/>
    <w:rsid w:val="65534645"/>
    <w:rsid w:val="655C7FBD"/>
    <w:rsid w:val="6562B1F7"/>
    <w:rsid w:val="6563805F"/>
    <w:rsid w:val="65654026"/>
    <w:rsid w:val="6573A254"/>
    <w:rsid w:val="659ABDF2"/>
    <w:rsid w:val="65A62EFF"/>
    <w:rsid w:val="65CF2F5C"/>
    <w:rsid w:val="65D42E6C"/>
    <w:rsid w:val="65EB736C"/>
    <w:rsid w:val="65F749DF"/>
    <w:rsid w:val="660ACCD3"/>
    <w:rsid w:val="660BD77A"/>
    <w:rsid w:val="661603C0"/>
    <w:rsid w:val="661715BA"/>
    <w:rsid w:val="6619D56E"/>
    <w:rsid w:val="6620DDEA"/>
    <w:rsid w:val="6633B03D"/>
    <w:rsid w:val="6635907A"/>
    <w:rsid w:val="6642F972"/>
    <w:rsid w:val="66438214"/>
    <w:rsid w:val="6644B020"/>
    <w:rsid w:val="66497802"/>
    <w:rsid w:val="664AA42A"/>
    <w:rsid w:val="664F5DEE"/>
    <w:rsid w:val="66584A81"/>
    <w:rsid w:val="665C2BA2"/>
    <w:rsid w:val="6663F6A8"/>
    <w:rsid w:val="6679AC45"/>
    <w:rsid w:val="6684DCF5"/>
    <w:rsid w:val="66887F72"/>
    <w:rsid w:val="668BCA97"/>
    <w:rsid w:val="66A20B6C"/>
    <w:rsid w:val="66AFBB24"/>
    <w:rsid w:val="66B4697F"/>
    <w:rsid w:val="66BAD69F"/>
    <w:rsid w:val="66C3322E"/>
    <w:rsid w:val="66D0804D"/>
    <w:rsid w:val="66D71AFE"/>
    <w:rsid w:val="66E751D1"/>
    <w:rsid w:val="66F57704"/>
    <w:rsid w:val="67000E1E"/>
    <w:rsid w:val="6707EF45"/>
    <w:rsid w:val="670DB263"/>
    <w:rsid w:val="67166019"/>
    <w:rsid w:val="6721CB93"/>
    <w:rsid w:val="67230B82"/>
    <w:rsid w:val="6734F9ED"/>
    <w:rsid w:val="6747F9D3"/>
    <w:rsid w:val="6756C6AD"/>
    <w:rsid w:val="675C2BD3"/>
    <w:rsid w:val="675FE312"/>
    <w:rsid w:val="6769FF46"/>
    <w:rsid w:val="67780A77"/>
    <w:rsid w:val="677C224E"/>
    <w:rsid w:val="677E193B"/>
    <w:rsid w:val="6786650C"/>
    <w:rsid w:val="67879EBD"/>
    <w:rsid w:val="6793E1CD"/>
    <w:rsid w:val="679B4900"/>
    <w:rsid w:val="67A2401C"/>
    <w:rsid w:val="67A48811"/>
    <w:rsid w:val="67A8BFDB"/>
    <w:rsid w:val="67B36E6F"/>
    <w:rsid w:val="67CA44F5"/>
    <w:rsid w:val="67CBC467"/>
    <w:rsid w:val="67DC0DF9"/>
    <w:rsid w:val="67E55343"/>
    <w:rsid w:val="67F41522"/>
    <w:rsid w:val="67F67151"/>
    <w:rsid w:val="67FA69AD"/>
    <w:rsid w:val="67FC11A6"/>
    <w:rsid w:val="6812C48F"/>
    <w:rsid w:val="681405C6"/>
    <w:rsid w:val="681D69C2"/>
    <w:rsid w:val="682B13B1"/>
    <w:rsid w:val="682C49CD"/>
    <w:rsid w:val="682F7884"/>
    <w:rsid w:val="682FE2B4"/>
    <w:rsid w:val="6835046A"/>
    <w:rsid w:val="6836E9A0"/>
    <w:rsid w:val="683E17BF"/>
    <w:rsid w:val="68435D88"/>
    <w:rsid w:val="684372B8"/>
    <w:rsid w:val="684D1DDD"/>
    <w:rsid w:val="685199BF"/>
    <w:rsid w:val="6857F43C"/>
    <w:rsid w:val="685E6D3F"/>
    <w:rsid w:val="686C23C6"/>
    <w:rsid w:val="687FDB86"/>
    <w:rsid w:val="688A5284"/>
    <w:rsid w:val="688B56A6"/>
    <w:rsid w:val="68985436"/>
    <w:rsid w:val="68A6E07E"/>
    <w:rsid w:val="68B448EA"/>
    <w:rsid w:val="68C3BE7E"/>
    <w:rsid w:val="68C6060B"/>
    <w:rsid w:val="68CAB4FD"/>
    <w:rsid w:val="68D3B46B"/>
    <w:rsid w:val="68D46EC8"/>
    <w:rsid w:val="68DBEFD4"/>
    <w:rsid w:val="68E076BD"/>
    <w:rsid w:val="68EFD714"/>
    <w:rsid w:val="68F8B38E"/>
    <w:rsid w:val="690F71EC"/>
    <w:rsid w:val="691A2987"/>
    <w:rsid w:val="691C4AFF"/>
    <w:rsid w:val="6938EFC4"/>
    <w:rsid w:val="693E035B"/>
    <w:rsid w:val="69658FCC"/>
    <w:rsid w:val="696E5FD0"/>
    <w:rsid w:val="69838DAF"/>
    <w:rsid w:val="6990660A"/>
    <w:rsid w:val="69928575"/>
    <w:rsid w:val="69996F2D"/>
    <w:rsid w:val="69A8C56D"/>
    <w:rsid w:val="69B5F530"/>
    <w:rsid w:val="69B6EE4A"/>
    <w:rsid w:val="69C0E7BD"/>
    <w:rsid w:val="69C84041"/>
    <w:rsid w:val="69D3898F"/>
    <w:rsid w:val="69D54142"/>
    <w:rsid w:val="69D84F52"/>
    <w:rsid w:val="69DAE692"/>
    <w:rsid w:val="69DF8243"/>
    <w:rsid w:val="69E34155"/>
    <w:rsid w:val="69EEB3FF"/>
    <w:rsid w:val="69F26895"/>
    <w:rsid w:val="6A0241EA"/>
    <w:rsid w:val="6A086757"/>
    <w:rsid w:val="6A12B151"/>
    <w:rsid w:val="6A178E38"/>
    <w:rsid w:val="6A2674DC"/>
    <w:rsid w:val="6A29EE3F"/>
    <w:rsid w:val="6A2D64F7"/>
    <w:rsid w:val="6A2FB35F"/>
    <w:rsid w:val="6A348371"/>
    <w:rsid w:val="6A35A5A3"/>
    <w:rsid w:val="6A361FEE"/>
    <w:rsid w:val="6A3C51AA"/>
    <w:rsid w:val="6A3E777D"/>
    <w:rsid w:val="6A40607F"/>
    <w:rsid w:val="6A4683AA"/>
    <w:rsid w:val="6A46E6BF"/>
    <w:rsid w:val="6A582205"/>
    <w:rsid w:val="6A5CFD4C"/>
    <w:rsid w:val="6A7FB10F"/>
    <w:rsid w:val="6A8E0068"/>
    <w:rsid w:val="6A96E8B7"/>
    <w:rsid w:val="6AA2C8D2"/>
    <w:rsid w:val="6AA8E727"/>
    <w:rsid w:val="6AB2DA25"/>
    <w:rsid w:val="6ABBD6CB"/>
    <w:rsid w:val="6AC71429"/>
    <w:rsid w:val="6ADBC0AD"/>
    <w:rsid w:val="6ADF73FA"/>
    <w:rsid w:val="6AE173B4"/>
    <w:rsid w:val="6AE4C3FC"/>
    <w:rsid w:val="6AE75B61"/>
    <w:rsid w:val="6AEC838C"/>
    <w:rsid w:val="6AEE3852"/>
    <w:rsid w:val="6AF11BE2"/>
    <w:rsid w:val="6AFB860E"/>
    <w:rsid w:val="6AFBE325"/>
    <w:rsid w:val="6AFDC372"/>
    <w:rsid w:val="6B0F3B14"/>
    <w:rsid w:val="6B1E243C"/>
    <w:rsid w:val="6B1F8930"/>
    <w:rsid w:val="6B201CBC"/>
    <w:rsid w:val="6B21AF40"/>
    <w:rsid w:val="6B22411E"/>
    <w:rsid w:val="6B2441A3"/>
    <w:rsid w:val="6B36B552"/>
    <w:rsid w:val="6B3FCC0F"/>
    <w:rsid w:val="6B44B1E4"/>
    <w:rsid w:val="6B4AD3D3"/>
    <w:rsid w:val="6B5134F7"/>
    <w:rsid w:val="6B550589"/>
    <w:rsid w:val="6B567754"/>
    <w:rsid w:val="6B6453E2"/>
    <w:rsid w:val="6B68DAE9"/>
    <w:rsid w:val="6B6D3959"/>
    <w:rsid w:val="6B7A2045"/>
    <w:rsid w:val="6B7C3FD2"/>
    <w:rsid w:val="6B7E3F00"/>
    <w:rsid w:val="6B83AE18"/>
    <w:rsid w:val="6B9E7D5D"/>
    <w:rsid w:val="6BA6B697"/>
    <w:rsid w:val="6BA8325E"/>
    <w:rsid w:val="6BA98F20"/>
    <w:rsid w:val="6BAB540D"/>
    <w:rsid w:val="6BB81717"/>
    <w:rsid w:val="6BCB30CC"/>
    <w:rsid w:val="6BD4FA76"/>
    <w:rsid w:val="6BDD6CDE"/>
    <w:rsid w:val="6BF3C75C"/>
    <w:rsid w:val="6BF5AEEE"/>
    <w:rsid w:val="6BFA5533"/>
    <w:rsid w:val="6C0B2036"/>
    <w:rsid w:val="6C0F0746"/>
    <w:rsid w:val="6C36998A"/>
    <w:rsid w:val="6C3A2DB6"/>
    <w:rsid w:val="6C3F5A0B"/>
    <w:rsid w:val="6C5BA868"/>
    <w:rsid w:val="6C5DE4FC"/>
    <w:rsid w:val="6C617873"/>
    <w:rsid w:val="6C79EB28"/>
    <w:rsid w:val="6C7BF016"/>
    <w:rsid w:val="6C83D511"/>
    <w:rsid w:val="6C894607"/>
    <w:rsid w:val="6C8D5702"/>
    <w:rsid w:val="6C97F088"/>
    <w:rsid w:val="6C9E1624"/>
    <w:rsid w:val="6CA1323C"/>
    <w:rsid w:val="6CA39803"/>
    <w:rsid w:val="6CA42A74"/>
    <w:rsid w:val="6CB29C21"/>
    <w:rsid w:val="6CB599A5"/>
    <w:rsid w:val="6CBF633F"/>
    <w:rsid w:val="6CE031B7"/>
    <w:rsid w:val="6CE98238"/>
    <w:rsid w:val="6CEB0047"/>
    <w:rsid w:val="6CF28A37"/>
    <w:rsid w:val="6D00DA74"/>
    <w:rsid w:val="6D069030"/>
    <w:rsid w:val="6D09A7CF"/>
    <w:rsid w:val="6D0CE328"/>
    <w:rsid w:val="6D0E69A8"/>
    <w:rsid w:val="6D14D429"/>
    <w:rsid w:val="6D1639B9"/>
    <w:rsid w:val="6D1D054B"/>
    <w:rsid w:val="6D3FFA9A"/>
    <w:rsid w:val="6D449B27"/>
    <w:rsid w:val="6D4D26A8"/>
    <w:rsid w:val="6D4FCAC6"/>
    <w:rsid w:val="6D580534"/>
    <w:rsid w:val="6D6745FE"/>
    <w:rsid w:val="6D6D67AC"/>
    <w:rsid w:val="6D6E5FA9"/>
    <w:rsid w:val="6D7018E3"/>
    <w:rsid w:val="6D7DDA4A"/>
    <w:rsid w:val="6D7EBCF6"/>
    <w:rsid w:val="6D81FBB8"/>
    <w:rsid w:val="6D82B679"/>
    <w:rsid w:val="6D88FFFC"/>
    <w:rsid w:val="6D96658F"/>
    <w:rsid w:val="6D9A6C23"/>
    <w:rsid w:val="6D9DDDC5"/>
    <w:rsid w:val="6DA3DC56"/>
    <w:rsid w:val="6DA5F71B"/>
    <w:rsid w:val="6DA7E6F2"/>
    <w:rsid w:val="6DB6A0A6"/>
    <w:rsid w:val="6DBA256E"/>
    <w:rsid w:val="6DBBE970"/>
    <w:rsid w:val="6DBC53F1"/>
    <w:rsid w:val="6DD00AB4"/>
    <w:rsid w:val="6DD0E68B"/>
    <w:rsid w:val="6DD32346"/>
    <w:rsid w:val="6DD50C1B"/>
    <w:rsid w:val="6DDC9F3B"/>
    <w:rsid w:val="6DDD7803"/>
    <w:rsid w:val="6DEA9AF0"/>
    <w:rsid w:val="6DEC606B"/>
    <w:rsid w:val="6DF200DB"/>
    <w:rsid w:val="6DF86D1A"/>
    <w:rsid w:val="6DFBBA76"/>
    <w:rsid w:val="6DFF03B2"/>
    <w:rsid w:val="6E0F2CEF"/>
    <w:rsid w:val="6E1EB41B"/>
    <w:rsid w:val="6E25EF6A"/>
    <w:rsid w:val="6E274C86"/>
    <w:rsid w:val="6E30D476"/>
    <w:rsid w:val="6E3861EF"/>
    <w:rsid w:val="6E3FFCA7"/>
    <w:rsid w:val="6E417616"/>
    <w:rsid w:val="6E474311"/>
    <w:rsid w:val="6E486148"/>
    <w:rsid w:val="6E55D3B7"/>
    <w:rsid w:val="6E588150"/>
    <w:rsid w:val="6E5D4370"/>
    <w:rsid w:val="6E814BC2"/>
    <w:rsid w:val="6E86A10E"/>
    <w:rsid w:val="6E8B67C7"/>
    <w:rsid w:val="6E9416F4"/>
    <w:rsid w:val="6E97A043"/>
    <w:rsid w:val="6E9A894B"/>
    <w:rsid w:val="6E9B2C96"/>
    <w:rsid w:val="6EA517AA"/>
    <w:rsid w:val="6EA6973D"/>
    <w:rsid w:val="6EAA810B"/>
    <w:rsid w:val="6EAA9C6A"/>
    <w:rsid w:val="6EB8FB15"/>
    <w:rsid w:val="6EC22A09"/>
    <w:rsid w:val="6EC2CEE5"/>
    <w:rsid w:val="6EC6AD42"/>
    <w:rsid w:val="6ECD1342"/>
    <w:rsid w:val="6ED634DB"/>
    <w:rsid w:val="6EEE2F4D"/>
    <w:rsid w:val="6EF1A55B"/>
    <w:rsid w:val="6EF307F4"/>
    <w:rsid w:val="6EFF898A"/>
    <w:rsid w:val="6F010C63"/>
    <w:rsid w:val="6F011991"/>
    <w:rsid w:val="6F01A3F5"/>
    <w:rsid w:val="6F079AC3"/>
    <w:rsid w:val="6F0E61BE"/>
    <w:rsid w:val="6F0F5B3D"/>
    <w:rsid w:val="6F1ADF1C"/>
    <w:rsid w:val="6F201311"/>
    <w:rsid w:val="6F2E1964"/>
    <w:rsid w:val="6F384EA8"/>
    <w:rsid w:val="6F3FB011"/>
    <w:rsid w:val="6F49FCFE"/>
    <w:rsid w:val="6F53CF9D"/>
    <w:rsid w:val="6F5892C6"/>
    <w:rsid w:val="6F64AEB7"/>
    <w:rsid w:val="6F68C8F0"/>
    <w:rsid w:val="6F6E12D8"/>
    <w:rsid w:val="6F7BA197"/>
    <w:rsid w:val="6F7D1CE5"/>
    <w:rsid w:val="6F92BED3"/>
    <w:rsid w:val="6F94227E"/>
    <w:rsid w:val="6F960590"/>
    <w:rsid w:val="6F98DAC0"/>
    <w:rsid w:val="6FA05A06"/>
    <w:rsid w:val="6FB07EEF"/>
    <w:rsid w:val="6FB364D0"/>
    <w:rsid w:val="6FB5E388"/>
    <w:rsid w:val="6FB66A26"/>
    <w:rsid w:val="6FB84D23"/>
    <w:rsid w:val="6FB8AA72"/>
    <w:rsid w:val="6FBD321F"/>
    <w:rsid w:val="6FC3AE5B"/>
    <w:rsid w:val="6FC4659C"/>
    <w:rsid w:val="6FE07D38"/>
    <w:rsid w:val="6FE85AB5"/>
    <w:rsid w:val="6FEE4174"/>
    <w:rsid w:val="702185A2"/>
    <w:rsid w:val="7022A22C"/>
    <w:rsid w:val="702C0B15"/>
    <w:rsid w:val="70356DE2"/>
    <w:rsid w:val="704170E0"/>
    <w:rsid w:val="70419863"/>
    <w:rsid w:val="70438FD5"/>
    <w:rsid w:val="7053DBC6"/>
    <w:rsid w:val="70551313"/>
    <w:rsid w:val="705D7EA4"/>
    <w:rsid w:val="7061C88C"/>
    <w:rsid w:val="7064C890"/>
    <w:rsid w:val="7065A613"/>
    <w:rsid w:val="706BFB14"/>
    <w:rsid w:val="7072F336"/>
    <w:rsid w:val="7077F4CB"/>
    <w:rsid w:val="70823404"/>
    <w:rsid w:val="70895BDA"/>
    <w:rsid w:val="70899201"/>
    <w:rsid w:val="70AC0FEB"/>
    <w:rsid w:val="70B21E87"/>
    <w:rsid w:val="70BAB805"/>
    <w:rsid w:val="70C4F258"/>
    <w:rsid w:val="70C75178"/>
    <w:rsid w:val="70CB1BE1"/>
    <w:rsid w:val="70D23E37"/>
    <w:rsid w:val="70D3B393"/>
    <w:rsid w:val="70E210EA"/>
    <w:rsid w:val="70F5195B"/>
    <w:rsid w:val="70F6E3AD"/>
    <w:rsid w:val="71033C1E"/>
    <w:rsid w:val="710FC4F4"/>
    <w:rsid w:val="71129A40"/>
    <w:rsid w:val="71161706"/>
    <w:rsid w:val="7119DE97"/>
    <w:rsid w:val="71208F65"/>
    <w:rsid w:val="712419EA"/>
    <w:rsid w:val="712627AE"/>
    <w:rsid w:val="713155D6"/>
    <w:rsid w:val="7134EA9C"/>
    <w:rsid w:val="713B4DBD"/>
    <w:rsid w:val="714A1B35"/>
    <w:rsid w:val="7156FA6A"/>
    <w:rsid w:val="715A7B9D"/>
    <w:rsid w:val="715DA283"/>
    <w:rsid w:val="7162A8B7"/>
    <w:rsid w:val="7163190A"/>
    <w:rsid w:val="716443D4"/>
    <w:rsid w:val="7172CFAC"/>
    <w:rsid w:val="71834C04"/>
    <w:rsid w:val="7187EDC4"/>
    <w:rsid w:val="718E353B"/>
    <w:rsid w:val="718EC26B"/>
    <w:rsid w:val="7190604C"/>
    <w:rsid w:val="71981EFD"/>
    <w:rsid w:val="71A31ADD"/>
    <w:rsid w:val="71ABD7B8"/>
    <w:rsid w:val="71B04BF4"/>
    <w:rsid w:val="71B96C75"/>
    <w:rsid w:val="71BD2601"/>
    <w:rsid w:val="71C1D7E8"/>
    <w:rsid w:val="71D0FA21"/>
    <w:rsid w:val="71D3B9A1"/>
    <w:rsid w:val="71E74857"/>
    <w:rsid w:val="71E85AF4"/>
    <w:rsid w:val="71FD94B8"/>
    <w:rsid w:val="71FE01E9"/>
    <w:rsid w:val="720408F1"/>
    <w:rsid w:val="720DB104"/>
    <w:rsid w:val="721F3742"/>
    <w:rsid w:val="72374C44"/>
    <w:rsid w:val="723B2FC4"/>
    <w:rsid w:val="72443289"/>
    <w:rsid w:val="72445A52"/>
    <w:rsid w:val="724571D1"/>
    <w:rsid w:val="724EBFFA"/>
    <w:rsid w:val="724FC517"/>
    <w:rsid w:val="726B0A72"/>
    <w:rsid w:val="726F008A"/>
    <w:rsid w:val="7288AB80"/>
    <w:rsid w:val="728CDB35"/>
    <w:rsid w:val="728E2D2C"/>
    <w:rsid w:val="7294AD24"/>
    <w:rsid w:val="729A0ABC"/>
    <w:rsid w:val="72A2D8F6"/>
    <w:rsid w:val="72B19503"/>
    <w:rsid w:val="72B6712E"/>
    <w:rsid w:val="72BCCF45"/>
    <w:rsid w:val="72C2FFF3"/>
    <w:rsid w:val="72CFCB48"/>
    <w:rsid w:val="72D09D6C"/>
    <w:rsid w:val="72D17203"/>
    <w:rsid w:val="72D319E5"/>
    <w:rsid w:val="72D49087"/>
    <w:rsid w:val="72E8310E"/>
    <w:rsid w:val="72E88792"/>
    <w:rsid w:val="72E8E18C"/>
    <w:rsid w:val="72ED6425"/>
    <w:rsid w:val="72EE8351"/>
    <w:rsid w:val="730482FE"/>
    <w:rsid w:val="7304CD27"/>
    <w:rsid w:val="730916FE"/>
    <w:rsid w:val="7311D79C"/>
    <w:rsid w:val="7313AB69"/>
    <w:rsid w:val="731B2366"/>
    <w:rsid w:val="73228FD9"/>
    <w:rsid w:val="732745A1"/>
    <w:rsid w:val="733C8756"/>
    <w:rsid w:val="7349C76B"/>
    <w:rsid w:val="734D16D0"/>
    <w:rsid w:val="734F6BB8"/>
    <w:rsid w:val="734F6CE9"/>
    <w:rsid w:val="735074C3"/>
    <w:rsid w:val="7357FBE1"/>
    <w:rsid w:val="7358BB96"/>
    <w:rsid w:val="73679486"/>
    <w:rsid w:val="7377480C"/>
    <w:rsid w:val="738286B4"/>
    <w:rsid w:val="7387391B"/>
    <w:rsid w:val="7387A681"/>
    <w:rsid w:val="73984126"/>
    <w:rsid w:val="739F0E58"/>
    <w:rsid w:val="73A03911"/>
    <w:rsid w:val="73A8BF42"/>
    <w:rsid w:val="73A953AF"/>
    <w:rsid w:val="73ACF482"/>
    <w:rsid w:val="73B02B7C"/>
    <w:rsid w:val="73B8D856"/>
    <w:rsid w:val="73BA38D0"/>
    <w:rsid w:val="73BBF369"/>
    <w:rsid w:val="73C02A5F"/>
    <w:rsid w:val="73C9103A"/>
    <w:rsid w:val="73D275D8"/>
    <w:rsid w:val="73D99309"/>
    <w:rsid w:val="73DAF29C"/>
    <w:rsid w:val="73E0ACF9"/>
    <w:rsid w:val="73E88800"/>
    <w:rsid w:val="73EDD948"/>
    <w:rsid w:val="73FB1ECD"/>
    <w:rsid w:val="740559C9"/>
    <w:rsid w:val="740AD307"/>
    <w:rsid w:val="740D4271"/>
    <w:rsid w:val="741F97CB"/>
    <w:rsid w:val="7423A4D9"/>
    <w:rsid w:val="7426E0BD"/>
    <w:rsid w:val="742BDF0D"/>
    <w:rsid w:val="742DECD3"/>
    <w:rsid w:val="7434599A"/>
    <w:rsid w:val="74389FBA"/>
    <w:rsid w:val="74482A86"/>
    <w:rsid w:val="7456B916"/>
    <w:rsid w:val="746256A0"/>
    <w:rsid w:val="7462585A"/>
    <w:rsid w:val="746C6A24"/>
    <w:rsid w:val="746E7013"/>
    <w:rsid w:val="748C98DD"/>
    <w:rsid w:val="7493727C"/>
    <w:rsid w:val="7494A062"/>
    <w:rsid w:val="749CEE3D"/>
    <w:rsid w:val="74A19029"/>
    <w:rsid w:val="74AE82D4"/>
    <w:rsid w:val="74C2AA06"/>
    <w:rsid w:val="74C6146E"/>
    <w:rsid w:val="74CBE47C"/>
    <w:rsid w:val="74D00A7A"/>
    <w:rsid w:val="74F3D3BA"/>
    <w:rsid w:val="74F99A04"/>
    <w:rsid w:val="74FA7C2E"/>
    <w:rsid w:val="751457DE"/>
    <w:rsid w:val="75211C58"/>
    <w:rsid w:val="752CA812"/>
    <w:rsid w:val="7544BDB9"/>
    <w:rsid w:val="7547BD3B"/>
    <w:rsid w:val="754F20F4"/>
    <w:rsid w:val="75551EBA"/>
    <w:rsid w:val="7560DBA0"/>
    <w:rsid w:val="75691F72"/>
    <w:rsid w:val="756BCF10"/>
    <w:rsid w:val="756EB2E0"/>
    <w:rsid w:val="75757672"/>
    <w:rsid w:val="7577D5BA"/>
    <w:rsid w:val="757EBE35"/>
    <w:rsid w:val="7598D5C1"/>
    <w:rsid w:val="75A1B096"/>
    <w:rsid w:val="75A266AD"/>
    <w:rsid w:val="75BB3B03"/>
    <w:rsid w:val="75C3CDDE"/>
    <w:rsid w:val="75D1C341"/>
    <w:rsid w:val="75D2E405"/>
    <w:rsid w:val="75D7F78E"/>
    <w:rsid w:val="75DA7024"/>
    <w:rsid w:val="76037894"/>
    <w:rsid w:val="760E43A0"/>
    <w:rsid w:val="762057BF"/>
    <w:rsid w:val="76229AF9"/>
    <w:rsid w:val="7637856D"/>
    <w:rsid w:val="76556A31"/>
    <w:rsid w:val="76570ABF"/>
    <w:rsid w:val="7659E5C3"/>
    <w:rsid w:val="76692BA9"/>
    <w:rsid w:val="766CEA42"/>
    <w:rsid w:val="767D8AB6"/>
    <w:rsid w:val="768334D0"/>
    <w:rsid w:val="7687732F"/>
    <w:rsid w:val="768CB533"/>
    <w:rsid w:val="768CE656"/>
    <w:rsid w:val="7692C940"/>
    <w:rsid w:val="769BF81A"/>
    <w:rsid w:val="76A293E9"/>
    <w:rsid w:val="76A5B04E"/>
    <w:rsid w:val="76AC5458"/>
    <w:rsid w:val="76BC82F9"/>
    <w:rsid w:val="76C9A22A"/>
    <w:rsid w:val="76CAAB7C"/>
    <w:rsid w:val="76D91B5A"/>
    <w:rsid w:val="76EF5C74"/>
    <w:rsid w:val="76EF6BFB"/>
    <w:rsid w:val="76F3300E"/>
    <w:rsid w:val="76F90895"/>
    <w:rsid w:val="76FFE599"/>
    <w:rsid w:val="77058D52"/>
    <w:rsid w:val="77084632"/>
    <w:rsid w:val="770D17C9"/>
    <w:rsid w:val="771BA98C"/>
    <w:rsid w:val="77289A38"/>
    <w:rsid w:val="77291766"/>
    <w:rsid w:val="772DA6F0"/>
    <w:rsid w:val="772EB297"/>
    <w:rsid w:val="7733A18D"/>
    <w:rsid w:val="7734DA59"/>
    <w:rsid w:val="77350961"/>
    <w:rsid w:val="7737A72D"/>
    <w:rsid w:val="773AE51D"/>
    <w:rsid w:val="7740F042"/>
    <w:rsid w:val="77437A88"/>
    <w:rsid w:val="77461863"/>
    <w:rsid w:val="77472FB7"/>
    <w:rsid w:val="77538E94"/>
    <w:rsid w:val="77635CF1"/>
    <w:rsid w:val="77686B10"/>
    <w:rsid w:val="77828B6E"/>
    <w:rsid w:val="77850B98"/>
    <w:rsid w:val="7789FFCB"/>
    <w:rsid w:val="778C1558"/>
    <w:rsid w:val="778C4993"/>
    <w:rsid w:val="7795052F"/>
    <w:rsid w:val="779AD3DA"/>
    <w:rsid w:val="77A60CF3"/>
    <w:rsid w:val="77ACBD22"/>
    <w:rsid w:val="77AD5219"/>
    <w:rsid w:val="77CC477C"/>
    <w:rsid w:val="77D3A87A"/>
    <w:rsid w:val="77E180EE"/>
    <w:rsid w:val="77E79300"/>
    <w:rsid w:val="77E84FD6"/>
    <w:rsid w:val="77ED40C6"/>
    <w:rsid w:val="77F43F4D"/>
    <w:rsid w:val="77F4FD7C"/>
    <w:rsid w:val="77F7150B"/>
    <w:rsid w:val="77F7F71A"/>
    <w:rsid w:val="77FB8EF9"/>
    <w:rsid w:val="77FEF6C7"/>
    <w:rsid w:val="780006EA"/>
    <w:rsid w:val="780C8E45"/>
    <w:rsid w:val="781CDEF6"/>
    <w:rsid w:val="781E9A2B"/>
    <w:rsid w:val="7820D140"/>
    <w:rsid w:val="782354DF"/>
    <w:rsid w:val="782496D9"/>
    <w:rsid w:val="782ECDF4"/>
    <w:rsid w:val="7836E0F6"/>
    <w:rsid w:val="783804DD"/>
    <w:rsid w:val="78396166"/>
    <w:rsid w:val="7847AA31"/>
    <w:rsid w:val="784BEE19"/>
    <w:rsid w:val="784C1F35"/>
    <w:rsid w:val="78500A3B"/>
    <w:rsid w:val="785DC4E9"/>
    <w:rsid w:val="7867E2E8"/>
    <w:rsid w:val="7868F3C9"/>
    <w:rsid w:val="7870CA09"/>
    <w:rsid w:val="787274A4"/>
    <w:rsid w:val="78773A51"/>
    <w:rsid w:val="787905B4"/>
    <w:rsid w:val="7884D141"/>
    <w:rsid w:val="788E008C"/>
    <w:rsid w:val="789157EF"/>
    <w:rsid w:val="7892DA93"/>
    <w:rsid w:val="789833FB"/>
    <w:rsid w:val="78AFAB2E"/>
    <w:rsid w:val="78B5C4CA"/>
    <w:rsid w:val="78BF436C"/>
    <w:rsid w:val="78C010EC"/>
    <w:rsid w:val="78C303F9"/>
    <w:rsid w:val="78CF4C45"/>
    <w:rsid w:val="78D52EE2"/>
    <w:rsid w:val="78DBB753"/>
    <w:rsid w:val="78DCA1F0"/>
    <w:rsid w:val="78E20860"/>
    <w:rsid w:val="78EC5D79"/>
    <w:rsid w:val="78EE1E7E"/>
    <w:rsid w:val="78FDFBFF"/>
    <w:rsid w:val="79035E67"/>
    <w:rsid w:val="79048ACB"/>
    <w:rsid w:val="79049331"/>
    <w:rsid w:val="7908A460"/>
    <w:rsid w:val="79204CCD"/>
    <w:rsid w:val="7929C9F0"/>
    <w:rsid w:val="792A5F56"/>
    <w:rsid w:val="793205E6"/>
    <w:rsid w:val="794FA19B"/>
    <w:rsid w:val="7950969B"/>
    <w:rsid w:val="79544FB8"/>
    <w:rsid w:val="7957D057"/>
    <w:rsid w:val="795B9B8B"/>
    <w:rsid w:val="7969FE19"/>
    <w:rsid w:val="796A0004"/>
    <w:rsid w:val="796C2642"/>
    <w:rsid w:val="79730F15"/>
    <w:rsid w:val="79746602"/>
    <w:rsid w:val="79845808"/>
    <w:rsid w:val="7989FC17"/>
    <w:rsid w:val="7990BCBC"/>
    <w:rsid w:val="79AEC0C1"/>
    <w:rsid w:val="79B29D2E"/>
    <w:rsid w:val="79B4413D"/>
    <w:rsid w:val="79B6CB73"/>
    <w:rsid w:val="79BEB6E2"/>
    <w:rsid w:val="79C6D218"/>
    <w:rsid w:val="79C7D1D7"/>
    <w:rsid w:val="79E39F4B"/>
    <w:rsid w:val="79E5EC8F"/>
    <w:rsid w:val="79F0A836"/>
    <w:rsid w:val="79F20024"/>
    <w:rsid w:val="79F23301"/>
    <w:rsid w:val="79FCEDD3"/>
    <w:rsid w:val="7A0B61B4"/>
    <w:rsid w:val="7A1DDE56"/>
    <w:rsid w:val="7A235DDB"/>
    <w:rsid w:val="7A2D1513"/>
    <w:rsid w:val="7A3205D9"/>
    <w:rsid w:val="7A3FF21E"/>
    <w:rsid w:val="7A4E392A"/>
    <w:rsid w:val="7A616E87"/>
    <w:rsid w:val="7A62C20B"/>
    <w:rsid w:val="7A671F96"/>
    <w:rsid w:val="7A6B88BA"/>
    <w:rsid w:val="7A7CCDD6"/>
    <w:rsid w:val="7A893D66"/>
    <w:rsid w:val="7A938EE6"/>
    <w:rsid w:val="7A94E037"/>
    <w:rsid w:val="7A9908DA"/>
    <w:rsid w:val="7AA57685"/>
    <w:rsid w:val="7AA5E58D"/>
    <w:rsid w:val="7AC03515"/>
    <w:rsid w:val="7AC305D5"/>
    <w:rsid w:val="7ACBDBE8"/>
    <w:rsid w:val="7AD0503B"/>
    <w:rsid w:val="7AD94EEA"/>
    <w:rsid w:val="7AE08D05"/>
    <w:rsid w:val="7AEF1F03"/>
    <w:rsid w:val="7AEFBB5D"/>
    <w:rsid w:val="7AF99BF9"/>
    <w:rsid w:val="7B05494E"/>
    <w:rsid w:val="7B25CD4E"/>
    <w:rsid w:val="7B2A37E8"/>
    <w:rsid w:val="7B2DEE06"/>
    <w:rsid w:val="7B394B01"/>
    <w:rsid w:val="7B3A4DC6"/>
    <w:rsid w:val="7B3BC9CB"/>
    <w:rsid w:val="7B45C241"/>
    <w:rsid w:val="7B49946F"/>
    <w:rsid w:val="7B4D2D5F"/>
    <w:rsid w:val="7B539A9E"/>
    <w:rsid w:val="7B563469"/>
    <w:rsid w:val="7B59E9F9"/>
    <w:rsid w:val="7B5C2547"/>
    <w:rsid w:val="7B5D5622"/>
    <w:rsid w:val="7B6DCE25"/>
    <w:rsid w:val="7B77345C"/>
    <w:rsid w:val="7B7782D9"/>
    <w:rsid w:val="7B834E67"/>
    <w:rsid w:val="7B8E0CDC"/>
    <w:rsid w:val="7B9250B4"/>
    <w:rsid w:val="7B929920"/>
    <w:rsid w:val="7B938D1E"/>
    <w:rsid w:val="7B95E225"/>
    <w:rsid w:val="7B966EF0"/>
    <w:rsid w:val="7B99D410"/>
    <w:rsid w:val="7B9DEDBA"/>
    <w:rsid w:val="7BA17B68"/>
    <w:rsid w:val="7BA2A0EE"/>
    <w:rsid w:val="7BAB983D"/>
    <w:rsid w:val="7BC7E4C2"/>
    <w:rsid w:val="7BCA7ED9"/>
    <w:rsid w:val="7BDEE52F"/>
    <w:rsid w:val="7BE3FD84"/>
    <w:rsid w:val="7BF65640"/>
    <w:rsid w:val="7BFBEAEE"/>
    <w:rsid w:val="7C0D7F51"/>
    <w:rsid w:val="7C0DAD04"/>
    <w:rsid w:val="7C0DE60C"/>
    <w:rsid w:val="7C10BE00"/>
    <w:rsid w:val="7C169149"/>
    <w:rsid w:val="7C205AFE"/>
    <w:rsid w:val="7C206233"/>
    <w:rsid w:val="7C42439C"/>
    <w:rsid w:val="7C47F98C"/>
    <w:rsid w:val="7C480CEF"/>
    <w:rsid w:val="7C4B672A"/>
    <w:rsid w:val="7C5907EC"/>
    <w:rsid w:val="7C60D1FD"/>
    <w:rsid w:val="7C6A9CF9"/>
    <w:rsid w:val="7C766975"/>
    <w:rsid w:val="7C77877A"/>
    <w:rsid w:val="7C78F350"/>
    <w:rsid w:val="7C84F12A"/>
    <w:rsid w:val="7C8864A4"/>
    <w:rsid w:val="7C88B597"/>
    <w:rsid w:val="7C8D911A"/>
    <w:rsid w:val="7C90ADA7"/>
    <w:rsid w:val="7C946B52"/>
    <w:rsid w:val="7C94CCCF"/>
    <w:rsid w:val="7CA4937C"/>
    <w:rsid w:val="7CB14796"/>
    <w:rsid w:val="7CB7B9E2"/>
    <w:rsid w:val="7CDC49E9"/>
    <w:rsid w:val="7CEE1E84"/>
    <w:rsid w:val="7D098196"/>
    <w:rsid w:val="7D0BCEDB"/>
    <w:rsid w:val="7D17B362"/>
    <w:rsid w:val="7D282C62"/>
    <w:rsid w:val="7D2B9460"/>
    <w:rsid w:val="7D2B9714"/>
    <w:rsid w:val="7D2C3174"/>
    <w:rsid w:val="7D31AE0F"/>
    <w:rsid w:val="7D35C7B6"/>
    <w:rsid w:val="7D3A3225"/>
    <w:rsid w:val="7D3F5728"/>
    <w:rsid w:val="7D5B1C73"/>
    <w:rsid w:val="7D5CC56E"/>
    <w:rsid w:val="7D63472F"/>
    <w:rsid w:val="7D781032"/>
    <w:rsid w:val="7D781BD1"/>
    <w:rsid w:val="7D78BA60"/>
    <w:rsid w:val="7D7B0B76"/>
    <w:rsid w:val="7D802693"/>
    <w:rsid w:val="7D88FDDB"/>
    <w:rsid w:val="7D900103"/>
    <w:rsid w:val="7D946212"/>
    <w:rsid w:val="7DA752A2"/>
    <w:rsid w:val="7DB5C6C2"/>
    <w:rsid w:val="7DBBA006"/>
    <w:rsid w:val="7DC202C6"/>
    <w:rsid w:val="7DD51901"/>
    <w:rsid w:val="7DDCE4DB"/>
    <w:rsid w:val="7DE14CE3"/>
    <w:rsid w:val="7DF293B3"/>
    <w:rsid w:val="7E0E6770"/>
    <w:rsid w:val="7E1CF3BD"/>
    <w:rsid w:val="7E2860A0"/>
    <w:rsid w:val="7E2E305C"/>
    <w:rsid w:val="7E367F14"/>
    <w:rsid w:val="7E36D1F4"/>
    <w:rsid w:val="7E4D01A4"/>
    <w:rsid w:val="7E58D135"/>
    <w:rsid w:val="7E5D585C"/>
    <w:rsid w:val="7E5F5F79"/>
    <w:rsid w:val="7E60FB74"/>
    <w:rsid w:val="7E677027"/>
    <w:rsid w:val="7E720905"/>
    <w:rsid w:val="7E753F94"/>
    <w:rsid w:val="7E757E0C"/>
    <w:rsid w:val="7E79FE3D"/>
    <w:rsid w:val="7E7BB9AF"/>
    <w:rsid w:val="7E837E37"/>
    <w:rsid w:val="7E9396D7"/>
    <w:rsid w:val="7E98BC86"/>
    <w:rsid w:val="7E9C3CE6"/>
    <w:rsid w:val="7E9E0919"/>
    <w:rsid w:val="7E9F72B0"/>
    <w:rsid w:val="7EAC9086"/>
    <w:rsid w:val="7EAE498F"/>
    <w:rsid w:val="7EB1C8D2"/>
    <w:rsid w:val="7EB8A4A1"/>
    <w:rsid w:val="7EC26676"/>
    <w:rsid w:val="7EC506EF"/>
    <w:rsid w:val="7ECE9154"/>
    <w:rsid w:val="7EE661C9"/>
    <w:rsid w:val="7EEC66BD"/>
    <w:rsid w:val="7EF5267F"/>
    <w:rsid w:val="7EF753D0"/>
    <w:rsid w:val="7F0CBCB4"/>
    <w:rsid w:val="7F18053F"/>
    <w:rsid w:val="7F1BF571"/>
    <w:rsid w:val="7F297DDF"/>
    <w:rsid w:val="7F389568"/>
    <w:rsid w:val="7F43762E"/>
    <w:rsid w:val="7F43878B"/>
    <w:rsid w:val="7F5B71BD"/>
    <w:rsid w:val="7F5DEBB2"/>
    <w:rsid w:val="7F74BC56"/>
    <w:rsid w:val="7F8CB030"/>
    <w:rsid w:val="7F912AB7"/>
    <w:rsid w:val="7F926907"/>
    <w:rsid w:val="7F994C94"/>
    <w:rsid w:val="7FA2BEA7"/>
    <w:rsid w:val="7FAA4931"/>
    <w:rsid w:val="7FB07946"/>
    <w:rsid w:val="7FB5AE4A"/>
    <w:rsid w:val="7FBFAE53"/>
    <w:rsid w:val="7FC1C227"/>
    <w:rsid w:val="7FC97BB6"/>
    <w:rsid w:val="7FD53B3A"/>
    <w:rsid w:val="7FDF3A94"/>
    <w:rsid w:val="7FE3EA21"/>
    <w:rsid w:val="7FF05DFA"/>
    <w:rsid w:val="7FF3CD0C"/>
    <w:rsid w:val="7FF44F8C"/>
    <w:rsid w:val="7FFAAA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6DA6"/>
  <w15:chartTrackingRefBased/>
  <w15:docId w15:val="{E24FC7A4-B9D9-4B53-A82B-38E367A6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D7A"/>
  </w:style>
  <w:style w:type="paragraph" w:styleId="Heading1">
    <w:name w:val="heading 1"/>
    <w:basedOn w:val="Normal"/>
    <w:next w:val="Normal"/>
    <w:link w:val="Heading1Char"/>
    <w:uiPriority w:val="9"/>
    <w:qFormat/>
    <w:rsid w:val="000C0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0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0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C0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5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5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5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5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0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0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C0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5BD"/>
    <w:rPr>
      <w:rFonts w:eastAsiaTheme="majorEastAsia" w:cstheme="majorBidi"/>
      <w:color w:val="272727" w:themeColor="text1" w:themeTint="D8"/>
    </w:rPr>
  </w:style>
  <w:style w:type="paragraph" w:styleId="Title">
    <w:name w:val="Title"/>
    <w:basedOn w:val="Normal"/>
    <w:next w:val="Normal"/>
    <w:link w:val="TitleChar"/>
    <w:uiPriority w:val="10"/>
    <w:qFormat/>
    <w:rsid w:val="000C0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5BD"/>
    <w:pPr>
      <w:spacing w:before="160"/>
      <w:jc w:val="center"/>
    </w:pPr>
    <w:rPr>
      <w:i/>
      <w:iCs/>
      <w:color w:val="404040" w:themeColor="text1" w:themeTint="BF"/>
    </w:rPr>
  </w:style>
  <w:style w:type="character" w:customStyle="1" w:styleId="QuoteChar">
    <w:name w:val="Quote Char"/>
    <w:basedOn w:val="DefaultParagraphFont"/>
    <w:link w:val="Quote"/>
    <w:uiPriority w:val="29"/>
    <w:rsid w:val="000C05BD"/>
    <w:rPr>
      <w:i/>
      <w:iCs/>
      <w:color w:val="404040" w:themeColor="text1" w:themeTint="BF"/>
    </w:rPr>
  </w:style>
  <w:style w:type="paragraph" w:styleId="ListParagraph">
    <w:name w:val="List Paragraph"/>
    <w:basedOn w:val="Normal"/>
    <w:uiPriority w:val="34"/>
    <w:qFormat/>
    <w:rsid w:val="000C05BD"/>
    <w:pPr>
      <w:ind w:left="720"/>
      <w:contextualSpacing/>
    </w:pPr>
  </w:style>
  <w:style w:type="character" w:styleId="IntenseEmphasis">
    <w:name w:val="Intense Emphasis"/>
    <w:basedOn w:val="DefaultParagraphFont"/>
    <w:uiPriority w:val="21"/>
    <w:qFormat/>
    <w:rsid w:val="000C05BD"/>
    <w:rPr>
      <w:i/>
      <w:iCs/>
      <w:color w:val="0F4761" w:themeColor="accent1" w:themeShade="BF"/>
    </w:rPr>
  </w:style>
  <w:style w:type="paragraph" w:styleId="IntenseQuote">
    <w:name w:val="Intense Quote"/>
    <w:basedOn w:val="Normal"/>
    <w:next w:val="Normal"/>
    <w:link w:val="IntenseQuoteChar"/>
    <w:uiPriority w:val="30"/>
    <w:qFormat/>
    <w:rsid w:val="000C0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5BD"/>
    <w:rPr>
      <w:i/>
      <w:iCs/>
      <w:color w:val="0F4761" w:themeColor="accent1" w:themeShade="BF"/>
    </w:rPr>
  </w:style>
  <w:style w:type="character" w:styleId="IntenseReference">
    <w:name w:val="Intense Reference"/>
    <w:basedOn w:val="DefaultParagraphFont"/>
    <w:uiPriority w:val="32"/>
    <w:qFormat/>
    <w:rsid w:val="000C05BD"/>
    <w:rPr>
      <w:b/>
      <w:bCs/>
      <w:smallCaps/>
      <w:color w:val="0F4761" w:themeColor="accent1" w:themeShade="BF"/>
      <w:spacing w:val="5"/>
    </w:rPr>
  </w:style>
  <w:style w:type="character" w:styleId="Hyperlink">
    <w:name w:val="Hyperlink"/>
    <w:basedOn w:val="DefaultParagraphFont"/>
    <w:uiPriority w:val="99"/>
    <w:unhideWhenUsed/>
    <w:rsid w:val="00B9623C"/>
    <w:rPr>
      <w:color w:val="467886" w:themeColor="hyperlink"/>
      <w:u w:val="single"/>
    </w:rPr>
  </w:style>
  <w:style w:type="character" w:styleId="FollowedHyperlink">
    <w:name w:val="FollowedHyperlink"/>
    <w:basedOn w:val="DefaultParagraphFont"/>
    <w:uiPriority w:val="99"/>
    <w:semiHidden/>
    <w:unhideWhenUsed/>
    <w:rsid w:val="00B9623C"/>
    <w:rPr>
      <w:color w:val="96607D" w:themeColor="followedHyperlink"/>
      <w:u w:val="single"/>
    </w:rPr>
  </w:style>
  <w:style w:type="character" w:styleId="CommentReference">
    <w:name w:val="annotation reference"/>
    <w:basedOn w:val="DefaultParagraphFont"/>
    <w:uiPriority w:val="99"/>
    <w:semiHidden/>
    <w:unhideWhenUsed/>
    <w:rsid w:val="00452CAB"/>
    <w:rPr>
      <w:sz w:val="16"/>
      <w:szCs w:val="16"/>
    </w:rPr>
  </w:style>
  <w:style w:type="paragraph" w:styleId="CommentText">
    <w:name w:val="annotation text"/>
    <w:basedOn w:val="Normal"/>
    <w:link w:val="CommentTextChar"/>
    <w:uiPriority w:val="99"/>
    <w:unhideWhenUsed/>
    <w:rsid w:val="00452CAB"/>
    <w:pPr>
      <w:spacing w:line="240" w:lineRule="auto"/>
    </w:pPr>
    <w:rPr>
      <w:sz w:val="20"/>
      <w:szCs w:val="20"/>
    </w:rPr>
  </w:style>
  <w:style w:type="character" w:customStyle="1" w:styleId="CommentTextChar">
    <w:name w:val="Comment Text Char"/>
    <w:basedOn w:val="DefaultParagraphFont"/>
    <w:link w:val="CommentText"/>
    <w:uiPriority w:val="99"/>
    <w:rsid w:val="00452CAB"/>
    <w:rPr>
      <w:sz w:val="20"/>
      <w:szCs w:val="20"/>
    </w:rPr>
  </w:style>
  <w:style w:type="paragraph" w:styleId="CommentSubject">
    <w:name w:val="annotation subject"/>
    <w:basedOn w:val="CommentText"/>
    <w:next w:val="CommentText"/>
    <w:link w:val="CommentSubjectChar"/>
    <w:uiPriority w:val="99"/>
    <w:semiHidden/>
    <w:unhideWhenUsed/>
    <w:rsid w:val="00452CAB"/>
    <w:rPr>
      <w:b/>
      <w:bCs/>
    </w:rPr>
  </w:style>
  <w:style w:type="character" w:customStyle="1" w:styleId="CommentSubjectChar">
    <w:name w:val="Comment Subject Char"/>
    <w:basedOn w:val="CommentTextChar"/>
    <w:link w:val="CommentSubject"/>
    <w:uiPriority w:val="99"/>
    <w:semiHidden/>
    <w:rsid w:val="00452CAB"/>
    <w:rPr>
      <w:b/>
      <w:bCs/>
      <w:sz w:val="20"/>
      <w:szCs w:val="20"/>
    </w:rPr>
  </w:style>
  <w:style w:type="paragraph" w:styleId="Revision">
    <w:name w:val="Revision"/>
    <w:hidden/>
    <w:uiPriority w:val="99"/>
    <w:semiHidden/>
    <w:rsid w:val="00547D0A"/>
    <w:pPr>
      <w:spacing w:line="240" w:lineRule="auto"/>
    </w:pPr>
  </w:style>
  <w:style w:type="table" w:styleId="TableGrid">
    <w:name w:val="Table Grid"/>
    <w:basedOn w:val="TableNormal"/>
    <w:uiPriority w:val="39"/>
    <w:rsid w:val="00A6524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86DEF"/>
    <w:rPr>
      <w:rFonts w:ascii="Times New Roman" w:hAnsi="Times New Roman" w:cs="Times New Roman"/>
    </w:rPr>
  </w:style>
  <w:style w:type="character" w:styleId="UnresolvedMention">
    <w:name w:val="Unresolved Mention"/>
    <w:basedOn w:val="DefaultParagraphFont"/>
    <w:uiPriority w:val="99"/>
    <w:semiHidden/>
    <w:unhideWhenUsed/>
    <w:rsid w:val="007B3486"/>
    <w:rPr>
      <w:color w:val="605E5C"/>
      <w:shd w:val="clear" w:color="auto" w:fill="E1DFDD"/>
    </w:rPr>
  </w:style>
  <w:style w:type="paragraph" w:customStyle="1" w:styleId="paragraph">
    <w:name w:val="paragraph"/>
    <w:basedOn w:val="Normal"/>
    <w:rsid w:val="003200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320045"/>
  </w:style>
  <w:style w:type="character" w:customStyle="1" w:styleId="eop">
    <w:name w:val="eop"/>
    <w:basedOn w:val="DefaultParagraphFont"/>
    <w:rsid w:val="00320045"/>
  </w:style>
  <w:style w:type="paragraph" w:styleId="Header">
    <w:name w:val="header"/>
    <w:basedOn w:val="Normal"/>
    <w:link w:val="HeaderChar"/>
    <w:uiPriority w:val="99"/>
    <w:unhideWhenUsed/>
    <w:rsid w:val="00A103F3"/>
    <w:pPr>
      <w:tabs>
        <w:tab w:val="center" w:pos="4680"/>
        <w:tab w:val="right" w:pos="9360"/>
      </w:tabs>
      <w:spacing w:line="240" w:lineRule="auto"/>
    </w:pPr>
  </w:style>
  <w:style w:type="character" w:customStyle="1" w:styleId="HeaderChar">
    <w:name w:val="Header Char"/>
    <w:basedOn w:val="DefaultParagraphFont"/>
    <w:link w:val="Header"/>
    <w:uiPriority w:val="99"/>
    <w:rsid w:val="00A103F3"/>
  </w:style>
  <w:style w:type="paragraph" w:styleId="Footer">
    <w:name w:val="footer"/>
    <w:basedOn w:val="Normal"/>
    <w:link w:val="FooterChar"/>
    <w:uiPriority w:val="99"/>
    <w:unhideWhenUsed/>
    <w:rsid w:val="00A103F3"/>
    <w:pPr>
      <w:tabs>
        <w:tab w:val="center" w:pos="4680"/>
        <w:tab w:val="right" w:pos="9360"/>
      </w:tabs>
      <w:spacing w:line="240" w:lineRule="auto"/>
    </w:pPr>
  </w:style>
  <w:style w:type="character" w:customStyle="1" w:styleId="FooterChar">
    <w:name w:val="Footer Char"/>
    <w:basedOn w:val="DefaultParagraphFont"/>
    <w:link w:val="Footer"/>
    <w:uiPriority w:val="99"/>
    <w:rsid w:val="00A103F3"/>
  </w:style>
  <w:style w:type="table" w:styleId="PlainTable1">
    <w:name w:val="Plain Table 1"/>
    <w:basedOn w:val="TableNormal"/>
    <w:uiPriority w:val="41"/>
    <w:rsid w:val="00C463A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5F6018"/>
    <w:pPr>
      <w:spacing w:line="240" w:lineRule="auto"/>
    </w:pPr>
  </w:style>
  <w:style w:type="character" w:styleId="Mention">
    <w:name w:val="Mention"/>
    <w:basedOn w:val="DefaultParagraphFont"/>
    <w:uiPriority w:val="99"/>
    <w:unhideWhenUsed/>
    <w:rsid w:val="003159EF"/>
    <w:rPr>
      <w:color w:val="2B579A"/>
      <w:shd w:val="clear" w:color="auto" w:fill="E1DFDD"/>
    </w:rPr>
  </w:style>
  <w:style w:type="paragraph" w:styleId="TOCHeading">
    <w:name w:val="TOC Heading"/>
    <w:basedOn w:val="Heading1"/>
    <w:next w:val="Normal"/>
    <w:uiPriority w:val="39"/>
    <w:unhideWhenUsed/>
    <w:qFormat/>
    <w:rsid w:val="002547A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547A5"/>
    <w:pPr>
      <w:spacing w:after="100"/>
    </w:pPr>
  </w:style>
  <w:style w:type="paragraph" w:styleId="TOC2">
    <w:name w:val="toc 2"/>
    <w:basedOn w:val="Normal"/>
    <w:next w:val="Normal"/>
    <w:autoRedefine/>
    <w:uiPriority w:val="39"/>
    <w:unhideWhenUsed/>
    <w:rsid w:val="002547A5"/>
    <w:pPr>
      <w:spacing w:after="100"/>
      <w:ind w:left="240"/>
    </w:pPr>
  </w:style>
  <w:style w:type="paragraph" w:styleId="TOC3">
    <w:name w:val="toc 3"/>
    <w:basedOn w:val="Normal"/>
    <w:next w:val="Normal"/>
    <w:autoRedefine/>
    <w:uiPriority w:val="39"/>
    <w:unhideWhenUsed/>
    <w:rsid w:val="002547A5"/>
    <w:pPr>
      <w:spacing w:after="100"/>
      <w:ind w:left="480"/>
    </w:pPr>
  </w:style>
  <w:style w:type="character" w:styleId="LineNumber">
    <w:name w:val="line number"/>
    <w:basedOn w:val="DefaultParagraphFont"/>
    <w:uiPriority w:val="99"/>
    <w:semiHidden/>
    <w:unhideWhenUsed/>
    <w:rsid w:val="00856387"/>
  </w:style>
  <w:style w:type="paragraph" w:customStyle="1" w:styleId="NormalSpanish">
    <w:name w:val="Normal Spanish"/>
    <w:basedOn w:val="Normal"/>
    <w:link w:val="NormalSpanishChar"/>
    <w:qFormat/>
    <w:rsid w:val="00882F31"/>
    <w:rPr>
      <w:color w:val="4EA72E" w:themeColor="accent6"/>
    </w:rPr>
  </w:style>
  <w:style w:type="character" w:customStyle="1" w:styleId="NormalSpanishChar">
    <w:name w:val="Normal Spanish Char"/>
    <w:basedOn w:val="DefaultParagraphFont"/>
    <w:link w:val="NormalSpanish"/>
    <w:rsid w:val="00882F31"/>
    <w:rPr>
      <w:color w:val="4EA72E" w:themeColor="accent6"/>
    </w:rPr>
  </w:style>
  <w:style w:type="paragraph" w:styleId="FootnoteText">
    <w:name w:val="footnote text"/>
    <w:basedOn w:val="Normal"/>
    <w:link w:val="FootnoteTextChar"/>
    <w:uiPriority w:val="99"/>
    <w:semiHidden/>
    <w:unhideWhenUsed/>
    <w:rsid w:val="002A139B"/>
    <w:pPr>
      <w:spacing w:line="240" w:lineRule="auto"/>
    </w:pPr>
    <w:rPr>
      <w:sz w:val="20"/>
      <w:szCs w:val="20"/>
    </w:rPr>
  </w:style>
  <w:style w:type="character" w:customStyle="1" w:styleId="FootnoteTextChar">
    <w:name w:val="Footnote Text Char"/>
    <w:basedOn w:val="DefaultParagraphFont"/>
    <w:link w:val="FootnoteText"/>
    <w:uiPriority w:val="99"/>
    <w:semiHidden/>
    <w:rsid w:val="002A139B"/>
    <w:rPr>
      <w:sz w:val="20"/>
      <w:szCs w:val="20"/>
    </w:rPr>
  </w:style>
  <w:style w:type="character" w:styleId="FootnoteReference">
    <w:name w:val="footnote reference"/>
    <w:basedOn w:val="DefaultParagraphFont"/>
    <w:uiPriority w:val="99"/>
    <w:semiHidden/>
    <w:unhideWhenUsed/>
    <w:rsid w:val="002A13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471">
      <w:bodyDiv w:val="1"/>
      <w:marLeft w:val="0"/>
      <w:marRight w:val="0"/>
      <w:marTop w:val="0"/>
      <w:marBottom w:val="0"/>
      <w:divBdr>
        <w:top w:val="none" w:sz="0" w:space="0" w:color="auto"/>
        <w:left w:val="none" w:sz="0" w:space="0" w:color="auto"/>
        <w:bottom w:val="none" w:sz="0" w:space="0" w:color="auto"/>
        <w:right w:val="none" w:sz="0" w:space="0" w:color="auto"/>
      </w:divBdr>
    </w:div>
    <w:div w:id="20863156">
      <w:bodyDiv w:val="1"/>
      <w:marLeft w:val="0"/>
      <w:marRight w:val="0"/>
      <w:marTop w:val="0"/>
      <w:marBottom w:val="0"/>
      <w:divBdr>
        <w:top w:val="none" w:sz="0" w:space="0" w:color="auto"/>
        <w:left w:val="none" w:sz="0" w:space="0" w:color="auto"/>
        <w:bottom w:val="none" w:sz="0" w:space="0" w:color="auto"/>
        <w:right w:val="none" w:sz="0" w:space="0" w:color="auto"/>
      </w:divBdr>
    </w:div>
    <w:div w:id="29235165">
      <w:bodyDiv w:val="1"/>
      <w:marLeft w:val="0"/>
      <w:marRight w:val="0"/>
      <w:marTop w:val="0"/>
      <w:marBottom w:val="0"/>
      <w:divBdr>
        <w:top w:val="none" w:sz="0" w:space="0" w:color="auto"/>
        <w:left w:val="none" w:sz="0" w:space="0" w:color="auto"/>
        <w:bottom w:val="none" w:sz="0" w:space="0" w:color="auto"/>
        <w:right w:val="none" w:sz="0" w:space="0" w:color="auto"/>
      </w:divBdr>
    </w:div>
    <w:div w:id="50735331">
      <w:bodyDiv w:val="1"/>
      <w:marLeft w:val="0"/>
      <w:marRight w:val="0"/>
      <w:marTop w:val="0"/>
      <w:marBottom w:val="0"/>
      <w:divBdr>
        <w:top w:val="none" w:sz="0" w:space="0" w:color="auto"/>
        <w:left w:val="none" w:sz="0" w:space="0" w:color="auto"/>
        <w:bottom w:val="none" w:sz="0" w:space="0" w:color="auto"/>
        <w:right w:val="none" w:sz="0" w:space="0" w:color="auto"/>
      </w:divBdr>
    </w:div>
    <w:div w:id="61216400">
      <w:bodyDiv w:val="1"/>
      <w:marLeft w:val="0"/>
      <w:marRight w:val="0"/>
      <w:marTop w:val="0"/>
      <w:marBottom w:val="0"/>
      <w:divBdr>
        <w:top w:val="none" w:sz="0" w:space="0" w:color="auto"/>
        <w:left w:val="none" w:sz="0" w:space="0" w:color="auto"/>
        <w:bottom w:val="none" w:sz="0" w:space="0" w:color="auto"/>
        <w:right w:val="none" w:sz="0" w:space="0" w:color="auto"/>
      </w:divBdr>
    </w:div>
    <w:div w:id="112090910">
      <w:bodyDiv w:val="1"/>
      <w:marLeft w:val="0"/>
      <w:marRight w:val="0"/>
      <w:marTop w:val="0"/>
      <w:marBottom w:val="0"/>
      <w:divBdr>
        <w:top w:val="none" w:sz="0" w:space="0" w:color="auto"/>
        <w:left w:val="none" w:sz="0" w:space="0" w:color="auto"/>
        <w:bottom w:val="none" w:sz="0" w:space="0" w:color="auto"/>
        <w:right w:val="none" w:sz="0" w:space="0" w:color="auto"/>
      </w:divBdr>
    </w:div>
    <w:div w:id="137496311">
      <w:bodyDiv w:val="1"/>
      <w:marLeft w:val="0"/>
      <w:marRight w:val="0"/>
      <w:marTop w:val="0"/>
      <w:marBottom w:val="0"/>
      <w:divBdr>
        <w:top w:val="none" w:sz="0" w:space="0" w:color="auto"/>
        <w:left w:val="none" w:sz="0" w:space="0" w:color="auto"/>
        <w:bottom w:val="none" w:sz="0" w:space="0" w:color="auto"/>
        <w:right w:val="none" w:sz="0" w:space="0" w:color="auto"/>
      </w:divBdr>
    </w:div>
    <w:div w:id="141584285">
      <w:bodyDiv w:val="1"/>
      <w:marLeft w:val="0"/>
      <w:marRight w:val="0"/>
      <w:marTop w:val="0"/>
      <w:marBottom w:val="0"/>
      <w:divBdr>
        <w:top w:val="none" w:sz="0" w:space="0" w:color="auto"/>
        <w:left w:val="none" w:sz="0" w:space="0" w:color="auto"/>
        <w:bottom w:val="none" w:sz="0" w:space="0" w:color="auto"/>
        <w:right w:val="none" w:sz="0" w:space="0" w:color="auto"/>
      </w:divBdr>
    </w:div>
    <w:div w:id="176579381">
      <w:bodyDiv w:val="1"/>
      <w:marLeft w:val="0"/>
      <w:marRight w:val="0"/>
      <w:marTop w:val="0"/>
      <w:marBottom w:val="0"/>
      <w:divBdr>
        <w:top w:val="none" w:sz="0" w:space="0" w:color="auto"/>
        <w:left w:val="none" w:sz="0" w:space="0" w:color="auto"/>
        <w:bottom w:val="none" w:sz="0" w:space="0" w:color="auto"/>
        <w:right w:val="none" w:sz="0" w:space="0" w:color="auto"/>
      </w:divBdr>
    </w:div>
    <w:div w:id="215288741">
      <w:bodyDiv w:val="1"/>
      <w:marLeft w:val="0"/>
      <w:marRight w:val="0"/>
      <w:marTop w:val="0"/>
      <w:marBottom w:val="0"/>
      <w:divBdr>
        <w:top w:val="none" w:sz="0" w:space="0" w:color="auto"/>
        <w:left w:val="none" w:sz="0" w:space="0" w:color="auto"/>
        <w:bottom w:val="none" w:sz="0" w:space="0" w:color="auto"/>
        <w:right w:val="none" w:sz="0" w:space="0" w:color="auto"/>
      </w:divBdr>
    </w:div>
    <w:div w:id="297416248">
      <w:bodyDiv w:val="1"/>
      <w:marLeft w:val="0"/>
      <w:marRight w:val="0"/>
      <w:marTop w:val="0"/>
      <w:marBottom w:val="0"/>
      <w:divBdr>
        <w:top w:val="none" w:sz="0" w:space="0" w:color="auto"/>
        <w:left w:val="none" w:sz="0" w:space="0" w:color="auto"/>
        <w:bottom w:val="none" w:sz="0" w:space="0" w:color="auto"/>
        <w:right w:val="none" w:sz="0" w:space="0" w:color="auto"/>
      </w:divBdr>
    </w:div>
    <w:div w:id="312759873">
      <w:bodyDiv w:val="1"/>
      <w:marLeft w:val="0"/>
      <w:marRight w:val="0"/>
      <w:marTop w:val="0"/>
      <w:marBottom w:val="0"/>
      <w:divBdr>
        <w:top w:val="none" w:sz="0" w:space="0" w:color="auto"/>
        <w:left w:val="none" w:sz="0" w:space="0" w:color="auto"/>
        <w:bottom w:val="none" w:sz="0" w:space="0" w:color="auto"/>
        <w:right w:val="none" w:sz="0" w:space="0" w:color="auto"/>
      </w:divBdr>
    </w:div>
    <w:div w:id="365521305">
      <w:bodyDiv w:val="1"/>
      <w:marLeft w:val="0"/>
      <w:marRight w:val="0"/>
      <w:marTop w:val="0"/>
      <w:marBottom w:val="0"/>
      <w:divBdr>
        <w:top w:val="none" w:sz="0" w:space="0" w:color="auto"/>
        <w:left w:val="none" w:sz="0" w:space="0" w:color="auto"/>
        <w:bottom w:val="none" w:sz="0" w:space="0" w:color="auto"/>
        <w:right w:val="none" w:sz="0" w:space="0" w:color="auto"/>
      </w:divBdr>
      <w:divsChild>
        <w:div w:id="693268528">
          <w:marLeft w:val="0"/>
          <w:marRight w:val="0"/>
          <w:marTop w:val="0"/>
          <w:marBottom w:val="0"/>
          <w:divBdr>
            <w:top w:val="single" w:sz="2" w:space="0" w:color="E4E4E7"/>
            <w:left w:val="single" w:sz="2" w:space="0" w:color="E4E4E7"/>
            <w:bottom w:val="single" w:sz="2" w:space="0" w:color="E4E4E7"/>
            <w:right w:val="single" w:sz="2" w:space="0" w:color="E4E4E7"/>
          </w:divBdr>
          <w:divsChild>
            <w:div w:id="880440630">
              <w:marLeft w:val="0"/>
              <w:marRight w:val="0"/>
              <w:marTop w:val="0"/>
              <w:marBottom w:val="0"/>
              <w:divBdr>
                <w:top w:val="single" w:sz="2" w:space="0" w:color="E4E4E7"/>
                <w:left w:val="single" w:sz="2" w:space="0" w:color="E4E4E7"/>
                <w:bottom w:val="single" w:sz="2" w:space="0" w:color="E4E4E7"/>
                <w:right w:val="single" w:sz="2" w:space="0" w:color="E4E4E7"/>
              </w:divBdr>
            </w:div>
            <w:div w:id="156575263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389351644">
      <w:bodyDiv w:val="1"/>
      <w:marLeft w:val="0"/>
      <w:marRight w:val="0"/>
      <w:marTop w:val="0"/>
      <w:marBottom w:val="0"/>
      <w:divBdr>
        <w:top w:val="none" w:sz="0" w:space="0" w:color="auto"/>
        <w:left w:val="none" w:sz="0" w:space="0" w:color="auto"/>
        <w:bottom w:val="none" w:sz="0" w:space="0" w:color="auto"/>
        <w:right w:val="none" w:sz="0" w:space="0" w:color="auto"/>
      </w:divBdr>
    </w:div>
    <w:div w:id="447509870">
      <w:bodyDiv w:val="1"/>
      <w:marLeft w:val="0"/>
      <w:marRight w:val="0"/>
      <w:marTop w:val="0"/>
      <w:marBottom w:val="0"/>
      <w:divBdr>
        <w:top w:val="none" w:sz="0" w:space="0" w:color="auto"/>
        <w:left w:val="none" w:sz="0" w:space="0" w:color="auto"/>
        <w:bottom w:val="none" w:sz="0" w:space="0" w:color="auto"/>
        <w:right w:val="none" w:sz="0" w:space="0" w:color="auto"/>
      </w:divBdr>
    </w:div>
    <w:div w:id="473064775">
      <w:bodyDiv w:val="1"/>
      <w:marLeft w:val="0"/>
      <w:marRight w:val="0"/>
      <w:marTop w:val="0"/>
      <w:marBottom w:val="0"/>
      <w:divBdr>
        <w:top w:val="none" w:sz="0" w:space="0" w:color="auto"/>
        <w:left w:val="none" w:sz="0" w:space="0" w:color="auto"/>
        <w:bottom w:val="none" w:sz="0" w:space="0" w:color="auto"/>
        <w:right w:val="none" w:sz="0" w:space="0" w:color="auto"/>
      </w:divBdr>
    </w:div>
    <w:div w:id="513301829">
      <w:bodyDiv w:val="1"/>
      <w:marLeft w:val="0"/>
      <w:marRight w:val="0"/>
      <w:marTop w:val="0"/>
      <w:marBottom w:val="0"/>
      <w:divBdr>
        <w:top w:val="none" w:sz="0" w:space="0" w:color="auto"/>
        <w:left w:val="none" w:sz="0" w:space="0" w:color="auto"/>
        <w:bottom w:val="none" w:sz="0" w:space="0" w:color="auto"/>
        <w:right w:val="none" w:sz="0" w:space="0" w:color="auto"/>
      </w:divBdr>
    </w:div>
    <w:div w:id="553127712">
      <w:bodyDiv w:val="1"/>
      <w:marLeft w:val="0"/>
      <w:marRight w:val="0"/>
      <w:marTop w:val="0"/>
      <w:marBottom w:val="0"/>
      <w:divBdr>
        <w:top w:val="none" w:sz="0" w:space="0" w:color="auto"/>
        <w:left w:val="none" w:sz="0" w:space="0" w:color="auto"/>
        <w:bottom w:val="none" w:sz="0" w:space="0" w:color="auto"/>
        <w:right w:val="none" w:sz="0" w:space="0" w:color="auto"/>
      </w:divBdr>
    </w:div>
    <w:div w:id="577834227">
      <w:bodyDiv w:val="1"/>
      <w:marLeft w:val="0"/>
      <w:marRight w:val="0"/>
      <w:marTop w:val="0"/>
      <w:marBottom w:val="0"/>
      <w:divBdr>
        <w:top w:val="none" w:sz="0" w:space="0" w:color="auto"/>
        <w:left w:val="none" w:sz="0" w:space="0" w:color="auto"/>
        <w:bottom w:val="none" w:sz="0" w:space="0" w:color="auto"/>
        <w:right w:val="none" w:sz="0" w:space="0" w:color="auto"/>
      </w:divBdr>
    </w:div>
    <w:div w:id="619267719">
      <w:bodyDiv w:val="1"/>
      <w:marLeft w:val="0"/>
      <w:marRight w:val="0"/>
      <w:marTop w:val="0"/>
      <w:marBottom w:val="0"/>
      <w:divBdr>
        <w:top w:val="none" w:sz="0" w:space="0" w:color="auto"/>
        <w:left w:val="none" w:sz="0" w:space="0" w:color="auto"/>
        <w:bottom w:val="none" w:sz="0" w:space="0" w:color="auto"/>
        <w:right w:val="none" w:sz="0" w:space="0" w:color="auto"/>
      </w:divBdr>
      <w:divsChild>
        <w:div w:id="808522831">
          <w:marLeft w:val="0"/>
          <w:marRight w:val="0"/>
          <w:marTop w:val="0"/>
          <w:marBottom w:val="0"/>
          <w:divBdr>
            <w:top w:val="single" w:sz="2" w:space="0" w:color="E4E4E7"/>
            <w:left w:val="single" w:sz="2" w:space="0" w:color="E4E4E7"/>
            <w:bottom w:val="single" w:sz="2" w:space="0" w:color="E4E4E7"/>
            <w:right w:val="single" w:sz="2" w:space="0" w:color="E4E4E7"/>
          </w:divBdr>
          <w:divsChild>
            <w:div w:id="160853848">
              <w:marLeft w:val="0"/>
              <w:marRight w:val="0"/>
              <w:marTop w:val="0"/>
              <w:marBottom w:val="0"/>
              <w:divBdr>
                <w:top w:val="single" w:sz="2" w:space="0" w:color="E4E4E7"/>
                <w:left w:val="single" w:sz="2" w:space="0" w:color="E4E4E7"/>
                <w:bottom w:val="single" w:sz="2" w:space="0" w:color="E4E4E7"/>
                <w:right w:val="single" w:sz="2" w:space="0" w:color="E4E4E7"/>
              </w:divBdr>
            </w:div>
            <w:div w:id="13008380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623540804">
      <w:bodyDiv w:val="1"/>
      <w:marLeft w:val="0"/>
      <w:marRight w:val="0"/>
      <w:marTop w:val="0"/>
      <w:marBottom w:val="0"/>
      <w:divBdr>
        <w:top w:val="none" w:sz="0" w:space="0" w:color="auto"/>
        <w:left w:val="none" w:sz="0" w:space="0" w:color="auto"/>
        <w:bottom w:val="none" w:sz="0" w:space="0" w:color="auto"/>
        <w:right w:val="none" w:sz="0" w:space="0" w:color="auto"/>
      </w:divBdr>
    </w:div>
    <w:div w:id="629631275">
      <w:bodyDiv w:val="1"/>
      <w:marLeft w:val="0"/>
      <w:marRight w:val="0"/>
      <w:marTop w:val="0"/>
      <w:marBottom w:val="0"/>
      <w:divBdr>
        <w:top w:val="none" w:sz="0" w:space="0" w:color="auto"/>
        <w:left w:val="none" w:sz="0" w:space="0" w:color="auto"/>
        <w:bottom w:val="none" w:sz="0" w:space="0" w:color="auto"/>
        <w:right w:val="none" w:sz="0" w:space="0" w:color="auto"/>
      </w:divBdr>
    </w:div>
    <w:div w:id="671028167">
      <w:bodyDiv w:val="1"/>
      <w:marLeft w:val="0"/>
      <w:marRight w:val="0"/>
      <w:marTop w:val="0"/>
      <w:marBottom w:val="0"/>
      <w:divBdr>
        <w:top w:val="none" w:sz="0" w:space="0" w:color="auto"/>
        <w:left w:val="none" w:sz="0" w:space="0" w:color="auto"/>
        <w:bottom w:val="none" w:sz="0" w:space="0" w:color="auto"/>
        <w:right w:val="none" w:sz="0" w:space="0" w:color="auto"/>
      </w:divBdr>
    </w:div>
    <w:div w:id="731848095">
      <w:bodyDiv w:val="1"/>
      <w:marLeft w:val="0"/>
      <w:marRight w:val="0"/>
      <w:marTop w:val="0"/>
      <w:marBottom w:val="0"/>
      <w:divBdr>
        <w:top w:val="none" w:sz="0" w:space="0" w:color="auto"/>
        <w:left w:val="none" w:sz="0" w:space="0" w:color="auto"/>
        <w:bottom w:val="none" w:sz="0" w:space="0" w:color="auto"/>
        <w:right w:val="none" w:sz="0" w:space="0" w:color="auto"/>
      </w:divBdr>
    </w:div>
    <w:div w:id="787091136">
      <w:bodyDiv w:val="1"/>
      <w:marLeft w:val="0"/>
      <w:marRight w:val="0"/>
      <w:marTop w:val="0"/>
      <w:marBottom w:val="0"/>
      <w:divBdr>
        <w:top w:val="none" w:sz="0" w:space="0" w:color="auto"/>
        <w:left w:val="none" w:sz="0" w:space="0" w:color="auto"/>
        <w:bottom w:val="none" w:sz="0" w:space="0" w:color="auto"/>
        <w:right w:val="none" w:sz="0" w:space="0" w:color="auto"/>
      </w:divBdr>
    </w:div>
    <w:div w:id="831876481">
      <w:bodyDiv w:val="1"/>
      <w:marLeft w:val="0"/>
      <w:marRight w:val="0"/>
      <w:marTop w:val="0"/>
      <w:marBottom w:val="0"/>
      <w:divBdr>
        <w:top w:val="none" w:sz="0" w:space="0" w:color="auto"/>
        <w:left w:val="none" w:sz="0" w:space="0" w:color="auto"/>
        <w:bottom w:val="none" w:sz="0" w:space="0" w:color="auto"/>
        <w:right w:val="none" w:sz="0" w:space="0" w:color="auto"/>
      </w:divBdr>
    </w:div>
    <w:div w:id="871771698">
      <w:bodyDiv w:val="1"/>
      <w:marLeft w:val="0"/>
      <w:marRight w:val="0"/>
      <w:marTop w:val="0"/>
      <w:marBottom w:val="0"/>
      <w:divBdr>
        <w:top w:val="none" w:sz="0" w:space="0" w:color="auto"/>
        <w:left w:val="none" w:sz="0" w:space="0" w:color="auto"/>
        <w:bottom w:val="none" w:sz="0" w:space="0" w:color="auto"/>
        <w:right w:val="none" w:sz="0" w:space="0" w:color="auto"/>
      </w:divBdr>
    </w:div>
    <w:div w:id="883978041">
      <w:bodyDiv w:val="1"/>
      <w:marLeft w:val="0"/>
      <w:marRight w:val="0"/>
      <w:marTop w:val="0"/>
      <w:marBottom w:val="0"/>
      <w:divBdr>
        <w:top w:val="none" w:sz="0" w:space="0" w:color="auto"/>
        <w:left w:val="none" w:sz="0" w:space="0" w:color="auto"/>
        <w:bottom w:val="none" w:sz="0" w:space="0" w:color="auto"/>
        <w:right w:val="none" w:sz="0" w:space="0" w:color="auto"/>
      </w:divBdr>
    </w:div>
    <w:div w:id="904026327">
      <w:bodyDiv w:val="1"/>
      <w:marLeft w:val="0"/>
      <w:marRight w:val="0"/>
      <w:marTop w:val="0"/>
      <w:marBottom w:val="0"/>
      <w:divBdr>
        <w:top w:val="none" w:sz="0" w:space="0" w:color="auto"/>
        <w:left w:val="none" w:sz="0" w:space="0" w:color="auto"/>
        <w:bottom w:val="none" w:sz="0" w:space="0" w:color="auto"/>
        <w:right w:val="none" w:sz="0" w:space="0" w:color="auto"/>
      </w:divBdr>
    </w:div>
    <w:div w:id="992442161">
      <w:bodyDiv w:val="1"/>
      <w:marLeft w:val="0"/>
      <w:marRight w:val="0"/>
      <w:marTop w:val="0"/>
      <w:marBottom w:val="0"/>
      <w:divBdr>
        <w:top w:val="none" w:sz="0" w:space="0" w:color="auto"/>
        <w:left w:val="none" w:sz="0" w:space="0" w:color="auto"/>
        <w:bottom w:val="none" w:sz="0" w:space="0" w:color="auto"/>
        <w:right w:val="none" w:sz="0" w:space="0" w:color="auto"/>
      </w:divBdr>
    </w:div>
    <w:div w:id="1021785616">
      <w:bodyDiv w:val="1"/>
      <w:marLeft w:val="0"/>
      <w:marRight w:val="0"/>
      <w:marTop w:val="0"/>
      <w:marBottom w:val="0"/>
      <w:divBdr>
        <w:top w:val="none" w:sz="0" w:space="0" w:color="auto"/>
        <w:left w:val="none" w:sz="0" w:space="0" w:color="auto"/>
        <w:bottom w:val="none" w:sz="0" w:space="0" w:color="auto"/>
        <w:right w:val="none" w:sz="0" w:space="0" w:color="auto"/>
      </w:divBdr>
    </w:div>
    <w:div w:id="1059473911">
      <w:bodyDiv w:val="1"/>
      <w:marLeft w:val="0"/>
      <w:marRight w:val="0"/>
      <w:marTop w:val="0"/>
      <w:marBottom w:val="0"/>
      <w:divBdr>
        <w:top w:val="none" w:sz="0" w:space="0" w:color="auto"/>
        <w:left w:val="none" w:sz="0" w:space="0" w:color="auto"/>
        <w:bottom w:val="none" w:sz="0" w:space="0" w:color="auto"/>
        <w:right w:val="none" w:sz="0" w:space="0" w:color="auto"/>
      </w:divBdr>
    </w:div>
    <w:div w:id="1076704741">
      <w:bodyDiv w:val="1"/>
      <w:marLeft w:val="0"/>
      <w:marRight w:val="0"/>
      <w:marTop w:val="0"/>
      <w:marBottom w:val="0"/>
      <w:divBdr>
        <w:top w:val="none" w:sz="0" w:space="0" w:color="auto"/>
        <w:left w:val="none" w:sz="0" w:space="0" w:color="auto"/>
        <w:bottom w:val="none" w:sz="0" w:space="0" w:color="auto"/>
        <w:right w:val="none" w:sz="0" w:space="0" w:color="auto"/>
      </w:divBdr>
    </w:div>
    <w:div w:id="1151874262">
      <w:bodyDiv w:val="1"/>
      <w:marLeft w:val="0"/>
      <w:marRight w:val="0"/>
      <w:marTop w:val="0"/>
      <w:marBottom w:val="0"/>
      <w:divBdr>
        <w:top w:val="none" w:sz="0" w:space="0" w:color="auto"/>
        <w:left w:val="none" w:sz="0" w:space="0" w:color="auto"/>
        <w:bottom w:val="none" w:sz="0" w:space="0" w:color="auto"/>
        <w:right w:val="none" w:sz="0" w:space="0" w:color="auto"/>
      </w:divBdr>
    </w:div>
    <w:div w:id="1165441922">
      <w:bodyDiv w:val="1"/>
      <w:marLeft w:val="0"/>
      <w:marRight w:val="0"/>
      <w:marTop w:val="0"/>
      <w:marBottom w:val="0"/>
      <w:divBdr>
        <w:top w:val="none" w:sz="0" w:space="0" w:color="auto"/>
        <w:left w:val="none" w:sz="0" w:space="0" w:color="auto"/>
        <w:bottom w:val="none" w:sz="0" w:space="0" w:color="auto"/>
        <w:right w:val="none" w:sz="0" w:space="0" w:color="auto"/>
      </w:divBdr>
    </w:div>
    <w:div w:id="1214732797">
      <w:bodyDiv w:val="1"/>
      <w:marLeft w:val="0"/>
      <w:marRight w:val="0"/>
      <w:marTop w:val="0"/>
      <w:marBottom w:val="0"/>
      <w:divBdr>
        <w:top w:val="none" w:sz="0" w:space="0" w:color="auto"/>
        <w:left w:val="none" w:sz="0" w:space="0" w:color="auto"/>
        <w:bottom w:val="none" w:sz="0" w:space="0" w:color="auto"/>
        <w:right w:val="none" w:sz="0" w:space="0" w:color="auto"/>
      </w:divBdr>
      <w:divsChild>
        <w:div w:id="821586216">
          <w:marLeft w:val="547"/>
          <w:marRight w:val="0"/>
          <w:marTop w:val="0"/>
          <w:marBottom w:val="0"/>
          <w:divBdr>
            <w:top w:val="none" w:sz="0" w:space="0" w:color="auto"/>
            <w:left w:val="none" w:sz="0" w:space="0" w:color="auto"/>
            <w:bottom w:val="none" w:sz="0" w:space="0" w:color="auto"/>
            <w:right w:val="none" w:sz="0" w:space="0" w:color="auto"/>
          </w:divBdr>
        </w:div>
        <w:div w:id="843974477">
          <w:marLeft w:val="547"/>
          <w:marRight w:val="0"/>
          <w:marTop w:val="0"/>
          <w:marBottom w:val="0"/>
          <w:divBdr>
            <w:top w:val="none" w:sz="0" w:space="0" w:color="auto"/>
            <w:left w:val="none" w:sz="0" w:space="0" w:color="auto"/>
            <w:bottom w:val="none" w:sz="0" w:space="0" w:color="auto"/>
            <w:right w:val="none" w:sz="0" w:space="0" w:color="auto"/>
          </w:divBdr>
        </w:div>
        <w:div w:id="1081683943">
          <w:marLeft w:val="547"/>
          <w:marRight w:val="0"/>
          <w:marTop w:val="0"/>
          <w:marBottom w:val="0"/>
          <w:divBdr>
            <w:top w:val="none" w:sz="0" w:space="0" w:color="auto"/>
            <w:left w:val="none" w:sz="0" w:space="0" w:color="auto"/>
            <w:bottom w:val="none" w:sz="0" w:space="0" w:color="auto"/>
            <w:right w:val="none" w:sz="0" w:space="0" w:color="auto"/>
          </w:divBdr>
        </w:div>
        <w:div w:id="1507592230">
          <w:marLeft w:val="547"/>
          <w:marRight w:val="0"/>
          <w:marTop w:val="0"/>
          <w:marBottom w:val="0"/>
          <w:divBdr>
            <w:top w:val="none" w:sz="0" w:space="0" w:color="auto"/>
            <w:left w:val="none" w:sz="0" w:space="0" w:color="auto"/>
            <w:bottom w:val="none" w:sz="0" w:space="0" w:color="auto"/>
            <w:right w:val="none" w:sz="0" w:space="0" w:color="auto"/>
          </w:divBdr>
        </w:div>
      </w:divsChild>
    </w:div>
    <w:div w:id="1238174383">
      <w:bodyDiv w:val="1"/>
      <w:marLeft w:val="0"/>
      <w:marRight w:val="0"/>
      <w:marTop w:val="0"/>
      <w:marBottom w:val="0"/>
      <w:divBdr>
        <w:top w:val="none" w:sz="0" w:space="0" w:color="auto"/>
        <w:left w:val="none" w:sz="0" w:space="0" w:color="auto"/>
        <w:bottom w:val="none" w:sz="0" w:space="0" w:color="auto"/>
        <w:right w:val="none" w:sz="0" w:space="0" w:color="auto"/>
      </w:divBdr>
    </w:div>
    <w:div w:id="1278682891">
      <w:bodyDiv w:val="1"/>
      <w:marLeft w:val="0"/>
      <w:marRight w:val="0"/>
      <w:marTop w:val="0"/>
      <w:marBottom w:val="0"/>
      <w:divBdr>
        <w:top w:val="none" w:sz="0" w:space="0" w:color="auto"/>
        <w:left w:val="none" w:sz="0" w:space="0" w:color="auto"/>
        <w:bottom w:val="none" w:sz="0" w:space="0" w:color="auto"/>
        <w:right w:val="none" w:sz="0" w:space="0" w:color="auto"/>
      </w:divBdr>
    </w:div>
    <w:div w:id="1287661599">
      <w:bodyDiv w:val="1"/>
      <w:marLeft w:val="0"/>
      <w:marRight w:val="0"/>
      <w:marTop w:val="0"/>
      <w:marBottom w:val="0"/>
      <w:divBdr>
        <w:top w:val="none" w:sz="0" w:space="0" w:color="auto"/>
        <w:left w:val="none" w:sz="0" w:space="0" w:color="auto"/>
        <w:bottom w:val="none" w:sz="0" w:space="0" w:color="auto"/>
        <w:right w:val="none" w:sz="0" w:space="0" w:color="auto"/>
      </w:divBdr>
    </w:div>
    <w:div w:id="1290553783">
      <w:bodyDiv w:val="1"/>
      <w:marLeft w:val="0"/>
      <w:marRight w:val="0"/>
      <w:marTop w:val="0"/>
      <w:marBottom w:val="0"/>
      <w:divBdr>
        <w:top w:val="none" w:sz="0" w:space="0" w:color="auto"/>
        <w:left w:val="none" w:sz="0" w:space="0" w:color="auto"/>
        <w:bottom w:val="none" w:sz="0" w:space="0" w:color="auto"/>
        <w:right w:val="none" w:sz="0" w:space="0" w:color="auto"/>
      </w:divBdr>
    </w:div>
    <w:div w:id="1313291736">
      <w:bodyDiv w:val="1"/>
      <w:marLeft w:val="0"/>
      <w:marRight w:val="0"/>
      <w:marTop w:val="0"/>
      <w:marBottom w:val="0"/>
      <w:divBdr>
        <w:top w:val="none" w:sz="0" w:space="0" w:color="auto"/>
        <w:left w:val="none" w:sz="0" w:space="0" w:color="auto"/>
        <w:bottom w:val="none" w:sz="0" w:space="0" w:color="auto"/>
        <w:right w:val="none" w:sz="0" w:space="0" w:color="auto"/>
      </w:divBdr>
    </w:div>
    <w:div w:id="1411580472">
      <w:bodyDiv w:val="1"/>
      <w:marLeft w:val="0"/>
      <w:marRight w:val="0"/>
      <w:marTop w:val="0"/>
      <w:marBottom w:val="0"/>
      <w:divBdr>
        <w:top w:val="none" w:sz="0" w:space="0" w:color="auto"/>
        <w:left w:val="none" w:sz="0" w:space="0" w:color="auto"/>
        <w:bottom w:val="none" w:sz="0" w:space="0" w:color="auto"/>
        <w:right w:val="none" w:sz="0" w:space="0" w:color="auto"/>
      </w:divBdr>
    </w:div>
    <w:div w:id="1501389396">
      <w:bodyDiv w:val="1"/>
      <w:marLeft w:val="0"/>
      <w:marRight w:val="0"/>
      <w:marTop w:val="0"/>
      <w:marBottom w:val="0"/>
      <w:divBdr>
        <w:top w:val="none" w:sz="0" w:space="0" w:color="auto"/>
        <w:left w:val="none" w:sz="0" w:space="0" w:color="auto"/>
        <w:bottom w:val="none" w:sz="0" w:space="0" w:color="auto"/>
        <w:right w:val="none" w:sz="0" w:space="0" w:color="auto"/>
      </w:divBdr>
    </w:div>
    <w:div w:id="1517766779">
      <w:bodyDiv w:val="1"/>
      <w:marLeft w:val="0"/>
      <w:marRight w:val="0"/>
      <w:marTop w:val="0"/>
      <w:marBottom w:val="0"/>
      <w:divBdr>
        <w:top w:val="none" w:sz="0" w:space="0" w:color="auto"/>
        <w:left w:val="none" w:sz="0" w:space="0" w:color="auto"/>
        <w:bottom w:val="none" w:sz="0" w:space="0" w:color="auto"/>
        <w:right w:val="none" w:sz="0" w:space="0" w:color="auto"/>
      </w:divBdr>
    </w:div>
    <w:div w:id="1533882119">
      <w:bodyDiv w:val="1"/>
      <w:marLeft w:val="0"/>
      <w:marRight w:val="0"/>
      <w:marTop w:val="0"/>
      <w:marBottom w:val="0"/>
      <w:divBdr>
        <w:top w:val="none" w:sz="0" w:space="0" w:color="auto"/>
        <w:left w:val="none" w:sz="0" w:space="0" w:color="auto"/>
        <w:bottom w:val="none" w:sz="0" w:space="0" w:color="auto"/>
        <w:right w:val="none" w:sz="0" w:space="0" w:color="auto"/>
      </w:divBdr>
    </w:div>
    <w:div w:id="1543858526">
      <w:bodyDiv w:val="1"/>
      <w:marLeft w:val="0"/>
      <w:marRight w:val="0"/>
      <w:marTop w:val="0"/>
      <w:marBottom w:val="0"/>
      <w:divBdr>
        <w:top w:val="none" w:sz="0" w:space="0" w:color="auto"/>
        <w:left w:val="none" w:sz="0" w:space="0" w:color="auto"/>
        <w:bottom w:val="none" w:sz="0" w:space="0" w:color="auto"/>
        <w:right w:val="none" w:sz="0" w:space="0" w:color="auto"/>
      </w:divBdr>
    </w:div>
    <w:div w:id="1551652135">
      <w:bodyDiv w:val="1"/>
      <w:marLeft w:val="0"/>
      <w:marRight w:val="0"/>
      <w:marTop w:val="0"/>
      <w:marBottom w:val="0"/>
      <w:divBdr>
        <w:top w:val="none" w:sz="0" w:space="0" w:color="auto"/>
        <w:left w:val="none" w:sz="0" w:space="0" w:color="auto"/>
        <w:bottom w:val="none" w:sz="0" w:space="0" w:color="auto"/>
        <w:right w:val="none" w:sz="0" w:space="0" w:color="auto"/>
      </w:divBdr>
    </w:div>
    <w:div w:id="1561330474">
      <w:bodyDiv w:val="1"/>
      <w:marLeft w:val="0"/>
      <w:marRight w:val="0"/>
      <w:marTop w:val="0"/>
      <w:marBottom w:val="0"/>
      <w:divBdr>
        <w:top w:val="none" w:sz="0" w:space="0" w:color="auto"/>
        <w:left w:val="none" w:sz="0" w:space="0" w:color="auto"/>
        <w:bottom w:val="none" w:sz="0" w:space="0" w:color="auto"/>
        <w:right w:val="none" w:sz="0" w:space="0" w:color="auto"/>
      </w:divBdr>
    </w:div>
    <w:div w:id="1647010408">
      <w:bodyDiv w:val="1"/>
      <w:marLeft w:val="0"/>
      <w:marRight w:val="0"/>
      <w:marTop w:val="0"/>
      <w:marBottom w:val="0"/>
      <w:divBdr>
        <w:top w:val="none" w:sz="0" w:space="0" w:color="auto"/>
        <w:left w:val="none" w:sz="0" w:space="0" w:color="auto"/>
        <w:bottom w:val="none" w:sz="0" w:space="0" w:color="auto"/>
        <w:right w:val="none" w:sz="0" w:space="0" w:color="auto"/>
      </w:divBdr>
    </w:div>
    <w:div w:id="1665357959">
      <w:bodyDiv w:val="1"/>
      <w:marLeft w:val="0"/>
      <w:marRight w:val="0"/>
      <w:marTop w:val="0"/>
      <w:marBottom w:val="0"/>
      <w:divBdr>
        <w:top w:val="none" w:sz="0" w:space="0" w:color="auto"/>
        <w:left w:val="none" w:sz="0" w:space="0" w:color="auto"/>
        <w:bottom w:val="none" w:sz="0" w:space="0" w:color="auto"/>
        <w:right w:val="none" w:sz="0" w:space="0" w:color="auto"/>
      </w:divBdr>
    </w:div>
    <w:div w:id="1695115019">
      <w:bodyDiv w:val="1"/>
      <w:marLeft w:val="0"/>
      <w:marRight w:val="0"/>
      <w:marTop w:val="0"/>
      <w:marBottom w:val="0"/>
      <w:divBdr>
        <w:top w:val="none" w:sz="0" w:space="0" w:color="auto"/>
        <w:left w:val="none" w:sz="0" w:space="0" w:color="auto"/>
        <w:bottom w:val="none" w:sz="0" w:space="0" w:color="auto"/>
        <w:right w:val="none" w:sz="0" w:space="0" w:color="auto"/>
      </w:divBdr>
    </w:div>
    <w:div w:id="1724137756">
      <w:bodyDiv w:val="1"/>
      <w:marLeft w:val="0"/>
      <w:marRight w:val="0"/>
      <w:marTop w:val="0"/>
      <w:marBottom w:val="0"/>
      <w:divBdr>
        <w:top w:val="none" w:sz="0" w:space="0" w:color="auto"/>
        <w:left w:val="none" w:sz="0" w:space="0" w:color="auto"/>
        <w:bottom w:val="none" w:sz="0" w:space="0" w:color="auto"/>
        <w:right w:val="none" w:sz="0" w:space="0" w:color="auto"/>
      </w:divBdr>
    </w:div>
    <w:div w:id="1754543993">
      <w:bodyDiv w:val="1"/>
      <w:marLeft w:val="0"/>
      <w:marRight w:val="0"/>
      <w:marTop w:val="0"/>
      <w:marBottom w:val="0"/>
      <w:divBdr>
        <w:top w:val="none" w:sz="0" w:space="0" w:color="auto"/>
        <w:left w:val="none" w:sz="0" w:space="0" w:color="auto"/>
        <w:bottom w:val="none" w:sz="0" w:space="0" w:color="auto"/>
        <w:right w:val="none" w:sz="0" w:space="0" w:color="auto"/>
      </w:divBdr>
    </w:div>
    <w:div w:id="1786463246">
      <w:bodyDiv w:val="1"/>
      <w:marLeft w:val="0"/>
      <w:marRight w:val="0"/>
      <w:marTop w:val="0"/>
      <w:marBottom w:val="0"/>
      <w:divBdr>
        <w:top w:val="none" w:sz="0" w:space="0" w:color="auto"/>
        <w:left w:val="none" w:sz="0" w:space="0" w:color="auto"/>
        <w:bottom w:val="none" w:sz="0" w:space="0" w:color="auto"/>
        <w:right w:val="none" w:sz="0" w:space="0" w:color="auto"/>
      </w:divBdr>
    </w:div>
    <w:div w:id="1824739915">
      <w:bodyDiv w:val="1"/>
      <w:marLeft w:val="0"/>
      <w:marRight w:val="0"/>
      <w:marTop w:val="0"/>
      <w:marBottom w:val="0"/>
      <w:divBdr>
        <w:top w:val="none" w:sz="0" w:space="0" w:color="auto"/>
        <w:left w:val="none" w:sz="0" w:space="0" w:color="auto"/>
        <w:bottom w:val="none" w:sz="0" w:space="0" w:color="auto"/>
        <w:right w:val="none" w:sz="0" w:space="0" w:color="auto"/>
      </w:divBdr>
    </w:div>
    <w:div w:id="1859847134">
      <w:bodyDiv w:val="1"/>
      <w:marLeft w:val="0"/>
      <w:marRight w:val="0"/>
      <w:marTop w:val="0"/>
      <w:marBottom w:val="0"/>
      <w:divBdr>
        <w:top w:val="none" w:sz="0" w:space="0" w:color="auto"/>
        <w:left w:val="none" w:sz="0" w:space="0" w:color="auto"/>
        <w:bottom w:val="none" w:sz="0" w:space="0" w:color="auto"/>
        <w:right w:val="none" w:sz="0" w:space="0" w:color="auto"/>
      </w:divBdr>
    </w:div>
    <w:div w:id="1864126446">
      <w:bodyDiv w:val="1"/>
      <w:marLeft w:val="0"/>
      <w:marRight w:val="0"/>
      <w:marTop w:val="0"/>
      <w:marBottom w:val="0"/>
      <w:divBdr>
        <w:top w:val="none" w:sz="0" w:space="0" w:color="auto"/>
        <w:left w:val="none" w:sz="0" w:space="0" w:color="auto"/>
        <w:bottom w:val="none" w:sz="0" w:space="0" w:color="auto"/>
        <w:right w:val="none" w:sz="0" w:space="0" w:color="auto"/>
      </w:divBdr>
    </w:div>
    <w:div w:id="1972247127">
      <w:bodyDiv w:val="1"/>
      <w:marLeft w:val="0"/>
      <w:marRight w:val="0"/>
      <w:marTop w:val="0"/>
      <w:marBottom w:val="0"/>
      <w:divBdr>
        <w:top w:val="none" w:sz="0" w:space="0" w:color="auto"/>
        <w:left w:val="none" w:sz="0" w:space="0" w:color="auto"/>
        <w:bottom w:val="none" w:sz="0" w:space="0" w:color="auto"/>
        <w:right w:val="none" w:sz="0" w:space="0" w:color="auto"/>
      </w:divBdr>
    </w:div>
    <w:div w:id="2005206523">
      <w:bodyDiv w:val="1"/>
      <w:marLeft w:val="0"/>
      <w:marRight w:val="0"/>
      <w:marTop w:val="0"/>
      <w:marBottom w:val="0"/>
      <w:divBdr>
        <w:top w:val="none" w:sz="0" w:space="0" w:color="auto"/>
        <w:left w:val="none" w:sz="0" w:space="0" w:color="auto"/>
        <w:bottom w:val="none" w:sz="0" w:space="0" w:color="auto"/>
        <w:right w:val="none" w:sz="0" w:space="0" w:color="auto"/>
      </w:divBdr>
    </w:div>
    <w:div w:id="2012945281">
      <w:bodyDiv w:val="1"/>
      <w:marLeft w:val="0"/>
      <w:marRight w:val="0"/>
      <w:marTop w:val="0"/>
      <w:marBottom w:val="0"/>
      <w:divBdr>
        <w:top w:val="none" w:sz="0" w:space="0" w:color="auto"/>
        <w:left w:val="none" w:sz="0" w:space="0" w:color="auto"/>
        <w:bottom w:val="none" w:sz="0" w:space="0" w:color="auto"/>
        <w:right w:val="none" w:sz="0" w:space="0" w:color="auto"/>
      </w:divBdr>
    </w:div>
    <w:div w:id="2025588141">
      <w:bodyDiv w:val="1"/>
      <w:marLeft w:val="0"/>
      <w:marRight w:val="0"/>
      <w:marTop w:val="0"/>
      <w:marBottom w:val="0"/>
      <w:divBdr>
        <w:top w:val="none" w:sz="0" w:space="0" w:color="auto"/>
        <w:left w:val="none" w:sz="0" w:space="0" w:color="auto"/>
        <w:bottom w:val="none" w:sz="0" w:space="0" w:color="auto"/>
        <w:right w:val="none" w:sz="0" w:space="0" w:color="auto"/>
      </w:divBdr>
    </w:div>
    <w:div w:id="203268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wellrx.com/how-prescription-discount-cards-work/" TargetMode="External"/><Relationship Id="rId3" Type="http://schemas.openxmlformats.org/officeDocument/2006/relationships/hyperlink" Target="https://mcforms.mayo.edu/mc5200-mc5299/mc5256-01.pdf" TargetMode="External"/><Relationship Id="rId7" Type="http://schemas.openxmlformats.org/officeDocument/2006/relationships/hyperlink" Target="mailto:jford@saludrevenue.com" TargetMode="External"/><Relationship Id="rId2" Type="http://schemas.openxmlformats.org/officeDocument/2006/relationships/hyperlink" Target="https://www.dukehealth.org/paying-for-care/pay-my-bill" TargetMode="External"/><Relationship Id="rId1" Type="http://schemas.openxmlformats.org/officeDocument/2006/relationships/hyperlink" Target="https://www.dukehealth.org/paying-for-care/your-rights-and-protections-against-surprise-medical-bills" TargetMode="External"/><Relationship Id="rId6" Type="http://schemas.openxmlformats.org/officeDocument/2006/relationships/hyperlink" Target="mailto:eharwood@saludrevenue.com" TargetMode="External"/><Relationship Id="rId5" Type="http://schemas.openxmlformats.org/officeDocument/2006/relationships/hyperlink" Target="mailto:eharwood@saludrevenue.com" TargetMode="External"/><Relationship Id="rId10" Type="http://schemas.openxmlformats.org/officeDocument/2006/relationships/hyperlink" Target="mailto:VSrivastava@saludrevenue.com" TargetMode="External"/><Relationship Id="rId4" Type="http://schemas.openxmlformats.org/officeDocument/2006/relationships/hyperlink" Target="mailto:jford@saludrevenue.com" TargetMode="External"/><Relationship Id="rId9" Type="http://schemas.openxmlformats.org/officeDocument/2006/relationships/hyperlink" Target="mailto:jford@saludrevenue.co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1.png"/><Relationship Id="rId26" Type="http://schemas.openxmlformats.org/officeDocument/2006/relationships/hyperlink" Target="https://saludrevenue.sharepoint.com/:w:/r/sites/EmployeeDevelopmentTeam/Shared%20Documents/EDT/Self-Pay%20Portal/Glossary%20-%20OLD%20DO%20NOT%20USE.docx?d=wa7ae06d78a8147008451bd3fc7e91e24&amp;csf=1&amp;web=1&amp;e=JQWf2n" TargetMode="External"/><Relationship Id="rId39" Type="http://schemas.microsoft.com/office/2019/05/relationships/documenttasks" Target="documenttasks/documenttasks1.xml"/><Relationship Id="rId21" Type="http://schemas.openxmlformats.org/officeDocument/2006/relationships/hyperlink" Target="https://www.cobrainsurance.com/kb/how-to-apply-for-cobra/" TargetMode="External"/><Relationship Id="rId34" Type="http://schemas.openxmlformats.org/officeDocument/2006/relationships/hyperlink" Target="https://salnah.uatsrsppp.com/help/ask-questions"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www.cms.gov/medical-bill-rights" TargetMode="External"/><Relationship Id="rId25" Type="http://schemas.openxmlformats.org/officeDocument/2006/relationships/hyperlink" Target="https://www.tricare.mil/" TargetMode="External"/><Relationship Id="rId33" Type="http://schemas.openxmlformats.org/officeDocument/2006/relationships/hyperlink" Target="https://salnah.uatsrsppp.com/help/ask-question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ms.gov/medical-bill-rights" TargetMode="External"/><Relationship Id="rId20" Type="http://schemas.openxmlformats.org/officeDocument/2006/relationships/hyperlink" Target="https://www.cobrainsurance.com/kb/how-to-apply-for-cobra/" TargetMode="External"/><Relationship Id="rId29" Type="http://schemas.openxmlformats.org/officeDocument/2006/relationships/hyperlink" Target="help/ask-question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tricare.mil/" TargetMode="External"/><Relationship Id="rId32" Type="http://schemas.openxmlformats.org/officeDocument/2006/relationships/hyperlink" Target="/accepted-insurances" TargetMode="External"/><Relationship Id="rId37" Type="http://schemas.microsoft.com/office/2011/relationships/people" Target="people.xml"/><Relationship Id="rId40" Type="http://schemas.microsoft.com/office/2020/10/relationships/intelligence" Target="intelligence2.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yperlink" Target="https://www.healthcare.gov" TargetMode="External"/><Relationship Id="rId28" Type="http://schemas.openxmlformats.org/officeDocument/2006/relationships/hyperlink" Target="https://www.cms.gov/newsroom/fact-sheets/no-surprises-understand-your-rights-against-surprise-medical-bills"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hyperlink" Target="https://www.patientsimple.com/hph/estimat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www.healthcare.gov" TargetMode="External"/><Relationship Id="rId27" Type="http://schemas.openxmlformats.org/officeDocument/2006/relationships/hyperlink" Target="https://www.cms.gov/newsroom/fact-sheets/no-surprises-understand-your-rights-against-surprise-medical-bills" TargetMode="External"/><Relationship Id="rId30" Type="http://schemas.openxmlformats.org/officeDocument/2006/relationships/hyperlink" Target="https://www.hph.care/wp-content/uploads/2021/05/Humboldt-Park-Health-Chargemaster2021.xlsx" TargetMode="Externa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8F08717A-9616-463E-84C6-A11F68173B7C}">
    <t:Anchor>
      <t:Comment id="314097381"/>
    </t:Anchor>
    <t:History>
      <t:Event id="{8846AA87-2512-4F3A-B8EE-B151B630C2FB}" time="2025-07-31T18:05:09.752Z">
        <t:Attribution userId="S::eharwood@saludrevenue.com::dc88eb52-ce07-4431-be75-3cfeff19dc7e" userProvider="AD" userName="Elizabeth Harwood"/>
        <t:Anchor>
          <t:Comment id="314097381"/>
        </t:Anchor>
        <t:Create/>
      </t:Event>
      <t:Event id="{4FC27CA7-3D17-4075-8A22-AEC8856E6869}" time="2025-07-31T18:05:09.752Z">
        <t:Attribution userId="S::eharwood@saludrevenue.com::dc88eb52-ce07-4431-be75-3cfeff19dc7e" userProvider="AD" userName="Elizabeth Harwood"/>
        <t:Anchor>
          <t:Comment id="314097381"/>
        </t:Anchor>
        <t:Assign userId="S::vford@saludrevenue.com::4a02e1f1-fb3b-4edd-b3a4-eae0658af4aa" userProvider="AD" userName="Victoria Ford"/>
      </t:Event>
      <t:Event id="{14E19BE7-A527-4F2C-B90A-8C688952CECA}" time="2025-07-31T18:05:09.752Z">
        <t:Attribution userId="S::eharwood@saludrevenue.com::dc88eb52-ce07-4431-be75-3cfeff19dc7e" userProvider="AD" userName="Elizabeth Harwood"/>
        <t:Anchor>
          <t:Comment id="314097381"/>
        </t:Anchor>
        <t:SetTitle title="@Victoria Ford does this have a translation?"/>
      </t:Event>
      <t:Event id="{40DB2815-7C64-4BCE-A2D0-C2517AC160A7}" time="2025-07-31T19:27:08.983Z">
        <t:Attribution userId="S::vford@saludrevenue.com::4a02e1f1-fb3b-4edd-b3a4-eae0658af4aa" userProvider="AD" userName="Victoria Ford"/>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0a44fd9-a23c-4bed-b720-355a9ca24188" xsi:nil="true"/>
    <lcf76f155ced4ddcb4097134ff3c332f xmlns="8b009fc1-f7d7-4783-83cc-ced9ae2a475e">
      <Terms xmlns="http://schemas.microsoft.com/office/infopath/2007/PartnerControls"/>
    </lcf76f155ced4ddcb4097134ff3c332f>
    <_dlc_DocId xmlns="a0a44fd9-a23c-4bed-b720-355a9ca24188">U4ESXA5P4HJX-1726815635-3655</_dlc_DocId>
    <_dlc_DocIdUrl xmlns="a0a44fd9-a23c-4bed-b720-355a9ca24188">
      <Url>https://saludrevenue.sharepoint.com/sites/ClientPortal/_layouts/15/DocIdRedir.aspx?ID=U4ESXA5P4HJX-1726815635-3655</Url>
      <Description>U4ESXA5P4HJX-1726815635-3655</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6996256EBB654F86C16E2240C989AF" ma:contentTypeVersion="16" ma:contentTypeDescription="Create a new document." ma:contentTypeScope="" ma:versionID="9033386c1f42103abe35bb512de49686">
  <xsd:schema xmlns:xsd="http://www.w3.org/2001/XMLSchema" xmlns:xs="http://www.w3.org/2001/XMLSchema" xmlns:p="http://schemas.microsoft.com/office/2006/metadata/properties" xmlns:ns2="8b009fc1-f7d7-4783-83cc-ced9ae2a475e" xmlns:ns3="a0a44fd9-a23c-4bed-b720-355a9ca24188" targetNamespace="http://schemas.microsoft.com/office/2006/metadata/properties" ma:root="true" ma:fieldsID="1d49a4283f100d513bf3a9bc0b20e628" ns2:_="" ns3:_="">
    <xsd:import namespace="8b009fc1-f7d7-4783-83cc-ced9ae2a475e"/>
    <xsd:import namespace="a0a44fd9-a23c-4bed-b720-355a9ca2418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09fc1-f7d7-4783-83cc-ced9ae2a47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fbd4226-62e9-4d3e-9545-ec2524c1e6e7"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a44fd9-a23c-4bed-b720-355a9ca2418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5d9cb49-611c-4cb9-8625-9345d2aab7b6}" ma:internalName="TaxCatchAll" ma:showField="CatchAllData" ma:web="a0a44fd9-a23c-4bed-b720-355a9ca24188">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23BEA25-EA35-4344-BCE1-9D69B2FAD0F3}">
  <ds:schemaRefs>
    <ds:schemaRef ds:uri="http://schemas.microsoft.com/sharepoint/v3/contenttype/forms"/>
  </ds:schemaRefs>
</ds:datastoreItem>
</file>

<file path=customXml/itemProps2.xml><?xml version="1.0" encoding="utf-8"?>
<ds:datastoreItem xmlns:ds="http://schemas.openxmlformats.org/officeDocument/2006/customXml" ds:itemID="{A1396E11-53B7-44FA-8FA9-EF3A4ACDF704}">
  <ds:schemaRefs>
    <ds:schemaRef ds:uri="http://schemas.microsoft.com/office/2006/metadata/properties"/>
    <ds:schemaRef ds:uri="http://schemas.microsoft.com/office/infopath/2007/PartnerControls"/>
    <ds:schemaRef ds:uri="a0a44fd9-a23c-4bed-b720-355a9ca24188"/>
    <ds:schemaRef ds:uri="8b009fc1-f7d7-4783-83cc-ced9ae2a475e"/>
  </ds:schemaRefs>
</ds:datastoreItem>
</file>

<file path=customXml/itemProps3.xml><?xml version="1.0" encoding="utf-8"?>
<ds:datastoreItem xmlns:ds="http://schemas.openxmlformats.org/officeDocument/2006/customXml" ds:itemID="{5C3D22E0-236F-4B1D-800A-4E0C082BA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09fc1-f7d7-4783-83cc-ced9ae2a475e"/>
    <ds:schemaRef ds:uri="a0a44fd9-a23c-4bed-b720-355a9ca241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9D4A36-76E0-4B1C-B465-18EFB48AF1BB}">
  <ds:schemaRefs>
    <ds:schemaRef ds:uri="http://schemas.openxmlformats.org/officeDocument/2006/bibliography"/>
  </ds:schemaRefs>
</ds:datastoreItem>
</file>

<file path=customXml/itemProps5.xml><?xml version="1.0" encoding="utf-8"?>
<ds:datastoreItem xmlns:ds="http://schemas.openxmlformats.org/officeDocument/2006/customXml" ds:itemID="{E2A4F525-BBF5-45EA-A2CD-3CC1A911F1C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3042</TotalTime>
  <Pages>2</Pages>
  <Words>50001</Words>
  <Characters>261507</Characters>
  <Application>Microsoft Office Word</Application>
  <DocSecurity>0</DocSecurity>
  <Lines>10057</Lines>
  <Paragraphs>3664</Paragraphs>
  <ScaleCrop>false</ScaleCrop>
  <Company/>
  <LinksUpToDate>false</LinksUpToDate>
  <CharactersWithSpaces>307844</CharactersWithSpaces>
  <SharedDoc>false</SharedDoc>
  <HLinks>
    <vt:vector size="534" baseType="variant">
      <vt:variant>
        <vt:i4>7405630</vt:i4>
      </vt:variant>
      <vt:variant>
        <vt:i4>366</vt:i4>
      </vt:variant>
      <vt:variant>
        <vt:i4>0</vt:i4>
      </vt:variant>
      <vt:variant>
        <vt:i4>5</vt:i4>
      </vt:variant>
      <vt:variant>
        <vt:lpwstr>https://salnah.uatsrsppp.com/about-billing</vt:lpwstr>
      </vt:variant>
      <vt:variant>
        <vt:lpwstr/>
      </vt:variant>
      <vt:variant>
        <vt:i4>4325401</vt:i4>
      </vt:variant>
      <vt:variant>
        <vt:i4>363</vt:i4>
      </vt:variant>
      <vt:variant>
        <vt:i4>0</vt:i4>
      </vt:variant>
      <vt:variant>
        <vt:i4>5</vt:i4>
      </vt:variant>
      <vt:variant>
        <vt:lpwstr>https://salnah.uatsrsppp.com/learning-library</vt:lpwstr>
      </vt:variant>
      <vt:variant>
        <vt:lpwstr/>
      </vt:variant>
      <vt:variant>
        <vt:i4>7536687</vt:i4>
      </vt:variant>
      <vt:variant>
        <vt:i4>360</vt:i4>
      </vt:variant>
      <vt:variant>
        <vt:i4>0</vt:i4>
      </vt:variant>
      <vt:variant>
        <vt:i4>5</vt:i4>
      </vt:variant>
      <vt:variant>
        <vt:lpwstr>https://www.patientsimple.com/hph/estimates</vt:lpwstr>
      </vt:variant>
      <vt:variant>
        <vt:lpwstr/>
      </vt:variant>
      <vt:variant>
        <vt:i4>3997800</vt:i4>
      </vt:variant>
      <vt:variant>
        <vt:i4>357</vt:i4>
      </vt:variant>
      <vt:variant>
        <vt:i4>0</vt:i4>
      </vt:variant>
      <vt:variant>
        <vt:i4>5</vt:i4>
      </vt:variant>
      <vt:variant>
        <vt:lpwstr>https://www.hph.care/wp-content/uploads/2021/05/Humboldt-Park-Health-Chargemaster2021.xlsx</vt:lpwstr>
      </vt:variant>
      <vt:variant>
        <vt:lpwstr/>
      </vt:variant>
      <vt:variant>
        <vt:i4>2293870</vt:i4>
      </vt:variant>
      <vt:variant>
        <vt:i4>354</vt:i4>
      </vt:variant>
      <vt:variant>
        <vt:i4>0</vt:i4>
      </vt:variant>
      <vt:variant>
        <vt:i4>5</vt:i4>
      </vt:variant>
      <vt:variant>
        <vt:lpwstr>https://www.hph.care/wp-content/uploads/2021/05/361564290_Humboldt_Park_Health_standardcharges.xlsx</vt:lpwstr>
      </vt:variant>
      <vt:variant>
        <vt:lpwstr/>
      </vt:variant>
      <vt:variant>
        <vt:i4>8323199</vt:i4>
      </vt:variant>
      <vt:variant>
        <vt:i4>351</vt:i4>
      </vt:variant>
      <vt:variant>
        <vt:i4>0</vt:i4>
      </vt:variant>
      <vt:variant>
        <vt:i4>5</vt:i4>
      </vt:variant>
      <vt:variant>
        <vt:lpwstr>https://salnah.uatsrsppp.com/help/ask-questions</vt:lpwstr>
      </vt:variant>
      <vt:variant>
        <vt:lpwstr/>
      </vt:variant>
      <vt:variant>
        <vt:i4>8323199</vt:i4>
      </vt:variant>
      <vt:variant>
        <vt:i4>348</vt:i4>
      </vt:variant>
      <vt:variant>
        <vt:i4>0</vt:i4>
      </vt:variant>
      <vt:variant>
        <vt:i4>5</vt:i4>
      </vt:variant>
      <vt:variant>
        <vt:lpwstr>https://salnah.uatsrsppp.com/help/ask-questions</vt:lpwstr>
      </vt:variant>
      <vt:variant>
        <vt:lpwstr/>
      </vt:variant>
      <vt:variant>
        <vt:i4>5242970</vt:i4>
      </vt:variant>
      <vt:variant>
        <vt:i4>345</vt:i4>
      </vt:variant>
      <vt:variant>
        <vt:i4>0</vt:i4>
      </vt:variant>
      <vt:variant>
        <vt:i4>5</vt:i4>
      </vt:variant>
      <vt:variant>
        <vt:lpwstr>/accepted-insurances</vt:lpwstr>
      </vt:variant>
      <vt:variant>
        <vt:lpwstr/>
      </vt:variant>
      <vt:variant>
        <vt:i4>7536687</vt:i4>
      </vt:variant>
      <vt:variant>
        <vt:i4>342</vt:i4>
      </vt:variant>
      <vt:variant>
        <vt:i4>0</vt:i4>
      </vt:variant>
      <vt:variant>
        <vt:i4>5</vt:i4>
      </vt:variant>
      <vt:variant>
        <vt:lpwstr>https://www.patientsimple.com/hph/estimates</vt:lpwstr>
      </vt:variant>
      <vt:variant>
        <vt:lpwstr/>
      </vt:variant>
      <vt:variant>
        <vt:i4>3997800</vt:i4>
      </vt:variant>
      <vt:variant>
        <vt:i4>339</vt:i4>
      </vt:variant>
      <vt:variant>
        <vt:i4>0</vt:i4>
      </vt:variant>
      <vt:variant>
        <vt:i4>5</vt:i4>
      </vt:variant>
      <vt:variant>
        <vt:lpwstr>https://www.hph.care/wp-content/uploads/2021/05/Humboldt-Park-Health-Chargemaster2021.xlsx</vt:lpwstr>
      </vt:variant>
      <vt:variant>
        <vt:lpwstr/>
      </vt:variant>
      <vt:variant>
        <vt:i4>4063358</vt:i4>
      </vt:variant>
      <vt:variant>
        <vt:i4>336</vt:i4>
      </vt:variant>
      <vt:variant>
        <vt:i4>0</vt:i4>
      </vt:variant>
      <vt:variant>
        <vt:i4>5</vt:i4>
      </vt:variant>
      <vt:variant>
        <vt:lpwstr>http://saludequitypay.com/</vt:lpwstr>
      </vt:variant>
      <vt:variant>
        <vt:lpwstr/>
      </vt:variant>
      <vt:variant>
        <vt:i4>4063358</vt:i4>
      </vt:variant>
      <vt:variant>
        <vt:i4>333</vt:i4>
      </vt:variant>
      <vt:variant>
        <vt:i4>0</vt:i4>
      </vt:variant>
      <vt:variant>
        <vt:i4>5</vt:i4>
      </vt:variant>
      <vt:variant>
        <vt:lpwstr>http://saludequitypay.com/</vt:lpwstr>
      </vt:variant>
      <vt:variant>
        <vt:lpwstr/>
      </vt:variant>
      <vt:variant>
        <vt:i4>4063358</vt:i4>
      </vt:variant>
      <vt:variant>
        <vt:i4>330</vt:i4>
      </vt:variant>
      <vt:variant>
        <vt:i4>0</vt:i4>
      </vt:variant>
      <vt:variant>
        <vt:i4>5</vt:i4>
      </vt:variant>
      <vt:variant>
        <vt:lpwstr>http://saludequitypay.com/</vt:lpwstr>
      </vt:variant>
      <vt:variant>
        <vt:lpwstr/>
      </vt:variant>
      <vt:variant>
        <vt:i4>6488180</vt:i4>
      </vt:variant>
      <vt:variant>
        <vt:i4>327</vt:i4>
      </vt:variant>
      <vt:variant>
        <vt:i4>0</vt:i4>
      </vt:variant>
      <vt:variant>
        <vt:i4>5</vt:i4>
      </vt:variant>
      <vt:variant>
        <vt:lpwstr>help/ask-questions</vt:lpwstr>
      </vt:variant>
      <vt:variant>
        <vt:lpwstr/>
      </vt:variant>
      <vt:variant>
        <vt:i4>3276922</vt:i4>
      </vt:variant>
      <vt:variant>
        <vt:i4>324</vt:i4>
      </vt:variant>
      <vt:variant>
        <vt:i4>0</vt:i4>
      </vt:variant>
      <vt:variant>
        <vt:i4>5</vt:i4>
      </vt:variant>
      <vt:variant>
        <vt:lpwstr>https://www.cms.gov/newsroom/fact-sheets/no-surprises-understand-your-rights-against-surprise-medical-bills</vt:lpwstr>
      </vt:variant>
      <vt:variant>
        <vt:lpwstr/>
      </vt:variant>
      <vt:variant>
        <vt:i4>3276922</vt:i4>
      </vt:variant>
      <vt:variant>
        <vt:i4>321</vt:i4>
      </vt:variant>
      <vt:variant>
        <vt:i4>0</vt:i4>
      </vt:variant>
      <vt:variant>
        <vt:i4>5</vt:i4>
      </vt:variant>
      <vt:variant>
        <vt:lpwstr>https://www.cms.gov/newsroom/fact-sheets/no-surprises-understand-your-rights-against-surprise-medical-bills</vt:lpwstr>
      </vt:variant>
      <vt:variant>
        <vt:lpwstr/>
      </vt:variant>
      <vt:variant>
        <vt:i4>4784156</vt:i4>
      </vt:variant>
      <vt:variant>
        <vt:i4>318</vt:i4>
      </vt:variant>
      <vt:variant>
        <vt:i4>0</vt:i4>
      </vt:variant>
      <vt:variant>
        <vt:i4>5</vt:i4>
      </vt:variant>
      <vt:variant>
        <vt:lpwstr>https://saludrevenue.sharepoint.com/:w:/r/sites/EmployeeDevelopmentTeam/Shared Documents/EDT/Self-Pay Portal/Glossary - OLD DO NOT USE.docx?d=wa7ae06d78a8147008451bd3fc7e91e24&amp;csf=1&amp;web=1&amp;e=JQWf2n</vt:lpwstr>
      </vt:variant>
      <vt:variant>
        <vt:lpwstr/>
      </vt:variant>
      <vt:variant>
        <vt:i4>4391000</vt:i4>
      </vt:variant>
      <vt:variant>
        <vt:i4>315</vt:i4>
      </vt:variant>
      <vt:variant>
        <vt:i4>0</vt:i4>
      </vt:variant>
      <vt:variant>
        <vt:i4>5</vt:i4>
      </vt:variant>
      <vt:variant>
        <vt:lpwstr>https://www.tricare.mil/</vt:lpwstr>
      </vt:variant>
      <vt:variant>
        <vt:lpwstr/>
      </vt:variant>
      <vt:variant>
        <vt:i4>4391000</vt:i4>
      </vt:variant>
      <vt:variant>
        <vt:i4>312</vt:i4>
      </vt:variant>
      <vt:variant>
        <vt:i4>0</vt:i4>
      </vt:variant>
      <vt:variant>
        <vt:i4>5</vt:i4>
      </vt:variant>
      <vt:variant>
        <vt:lpwstr>https://www.tricare.mil/</vt:lpwstr>
      </vt:variant>
      <vt:variant>
        <vt:lpwstr/>
      </vt:variant>
      <vt:variant>
        <vt:i4>3932269</vt:i4>
      </vt:variant>
      <vt:variant>
        <vt:i4>309</vt:i4>
      </vt:variant>
      <vt:variant>
        <vt:i4>0</vt:i4>
      </vt:variant>
      <vt:variant>
        <vt:i4>5</vt:i4>
      </vt:variant>
      <vt:variant>
        <vt:lpwstr>https://www.healthcare.gov/</vt:lpwstr>
      </vt:variant>
      <vt:variant>
        <vt:lpwstr/>
      </vt:variant>
      <vt:variant>
        <vt:i4>3932269</vt:i4>
      </vt:variant>
      <vt:variant>
        <vt:i4>306</vt:i4>
      </vt:variant>
      <vt:variant>
        <vt:i4>0</vt:i4>
      </vt:variant>
      <vt:variant>
        <vt:i4>5</vt:i4>
      </vt:variant>
      <vt:variant>
        <vt:lpwstr>https://www.healthcare.gov/</vt:lpwstr>
      </vt:variant>
      <vt:variant>
        <vt:lpwstr/>
      </vt:variant>
      <vt:variant>
        <vt:i4>5046301</vt:i4>
      </vt:variant>
      <vt:variant>
        <vt:i4>303</vt:i4>
      </vt:variant>
      <vt:variant>
        <vt:i4>0</vt:i4>
      </vt:variant>
      <vt:variant>
        <vt:i4>5</vt:i4>
      </vt:variant>
      <vt:variant>
        <vt:lpwstr>https://www.cobrainsurance.com/kb/how-to-apply-for-cobra/</vt:lpwstr>
      </vt:variant>
      <vt:variant>
        <vt:lpwstr/>
      </vt:variant>
      <vt:variant>
        <vt:i4>5046301</vt:i4>
      </vt:variant>
      <vt:variant>
        <vt:i4>300</vt:i4>
      </vt:variant>
      <vt:variant>
        <vt:i4>0</vt:i4>
      </vt:variant>
      <vt:variant>
        <vt:i4>5</vt:i4>
      </vt:variant>
      <vt:variant>
        <vt:lpwstr>https://www.cobrainsurance.com/kb/how-to-apply-for-cobra/</vt:lpwstr>
      </vt:variant>
      <vt:variant>
        <vt:lpwstr/>
      </vt:variant>
      <vt:variant>
        <vt:i4>7274597</vt:i4>
      </vt:variant>
      <vt:variant>
        <vt:i4>297</vt:i4>
      </vt:variant>
      <vt:variant>
        <vt:i4>0</vt:i4>
      </vt:variant>
      <vt:variant>
        <vt:i4>5</vt:i4>
      </vt:variant>
      <vt:variant>
        <vt:lpwstr>https://www.cms.gov/medical-bill-rights</vt:lpwstr>
      </vt:variant>
      <vt:variant>
        <vt:lpwstr/>
      </vt:variant>
      <vt:variant>
        <vt:i4>7274597</vt:i4>
      </vt:variant>
      <vt:variant>
        <vt:i4>294</vt:i4>
      </vt:variant>
      <vt:variant>
        <vt:i4>0</vt:i4>
      </vt:variant>
      <vt:variant>
        <vt:i4>5</vt:i4>
      </vt:variant>
      <vt:variant>
        <vt:lpwstr>https://www.cms.gov/medical-bill-rights</vt:lpwstr>
      </vt:variant>
      <vt:variant>
        <vt:lpwstr/>
      </vt:variant>
      <vt:variant>
        <vt:i4>3473427</vt:i4>
      </vt:variant>
      <vt:variant>
        <vt:i4>291</vt:i4>
      </vt:variant>
      <vt:variant>
        <vt:i4>0</vt:i4>
      </vt:variant>
      <vt:variant>
        <vt:i4>5</vt:i4>
      </vt:variant>
      <vt:variant>
        <vt:lpwstr/>
      </vt:variant>
      <vt:variant>
        <vt:lpwstr>_HOW_TO_READ</vt:lpwstr>
      </vt:variant>
      <vt:variant>
        <vt:i4>1966141</vt:i4>
      </vt:variant>
      <vt:variant>
        <vt:i4>284</vt:i4>
      </vt:variant>
      <vt:variant>
        <vt:i4>0</vt:i4>
      </vt:variant>
      <vt:variant>
        <vt:i4>5</vt:i4>
      </vt:variant>
      <vt:variant>
        <vt:lpwstr/>
      </vt:variant>
      <vt:variant>
        <vt:lpwstr>_Toc200962925</vt:lpwstr>
      </vt:variant>
      <vt:variant>
        <vt:i4>1966141</vt:i4>
      </vt:variant>
      <vt:variant>
        <vt:i4>278</vt:i4>
      </vt:variant>
      <vt:variant>
        <vt:i4>0</vt:i4>
      </vt:variant>
      <vt:variant>
        <vt:i4>5</vt:i4>
      </vt:variant>
      <vt:variant>
        <vt:lpwstr/>
      </vt:variant>
      <vt:variant>
        <vt:lpwstr>_Toc200962924</vt:lpwstr>
      </vt:variant>
      <vt:variant>
        <vt:i4>1966141</vt:i4>
      </vt:variant>
      <vt:variant>
        <vt:i4>272</vt:i4>
      </vt:variant>
      <vt:variant>
        <vt:i4>0</vt:i4>
      </vt:variant>
      <vt:variant>
        <vt:i4>5</vt:i4>
      </vt:variant>
      <vt:variant>
        <vt:lpwstr/>
      </vt:variant>
      <vt:variant>
        <vt:lpwstr>_Toc200962923</vt:lpwstr>
      </vt:variant>
      <vt:variant>
        <vt:i4>1966141</vt:i4>
      </vt:variant>
      <vt:variant>
        <vt:i4>266</vt:i4>
      </vt:variant>
      <vt:variant>
        <vt:i4>0</vt:i4>
      </vt:variant>
      <vt:variant>
        <vt:i4>5</vt:i4>
      </vt:variant>
      <vt:variant>
        <vt:lpwstr/>
      </vt:variant>
      <vt:variant>
        <vt:lpwstr>_Toc200962922</vt:lpwstr>
      </vt:variant>
      <vt:variant>
        <vt:i4>1966141</vt:i4>
      </vt:variant>
      <vt:variant>
        <vt:i4>260</vt:i4>
      </vt:variant>
      <vt:variant>
        <vt:i4>0</vt:i4>
      </vt:variant>
      <vt:variant>
        <vt:i4>5</vt:i4>
      </vt:variant>
      <vt:variant>
        <vt:lpwstr/>
      </vt:variant>
      <vt:variant>
        <vt:lpwstr>_Toc200962921</vt:lpwstr>
      </vt:variant>
      <vt:variant>
        <vt:i4>1966141</vt:i4>
      </vt:variant>
      <vt:variant>
        <vt:i4>254</vt:i4>
      </vt:variant>
      <vt:variant>
        <vt:i4>0</vt:i4>
      </vt:variant>
      <vt:variant>
        <vt:i4>5</vt:i4>
      </vt:variant>
      <vt:variant>
        <vt:lpwstr/>
      </vt:variant>
      <vt:variant>
        <vt:lpwstr>_Toc200962920</vt:lpwstr>
      </vt:variant>
      <vt:variant>
        <vt:i4>1900605</vt:i4>
      </vt:variant>
      <vt:variant>
        <vt:i4>248</vt:i4>
      </vt:variant>
      <vt:variant>
        <vt:i4>0</vt:i4>
      </vt:variant>
      <vt:variant>
        <vt:i4>5</vt:i4>
      </vt:variant>
      <vt:variant>
        <vt:lpwstr/>
      </vt:variant>
      <vt:variant>
        <vt:lpwstr>_Toc200962919</vt:lpwstr>
      </vt:variant>
      <vt:variant>
        <vt:i4>1900605</vt:i4>
      </vt:variant>
      <vt:variant>
        <vt:i4>242</vt:i4>
      </vt:variant>
      <vt:variant>
        <vt:i4>0</vt:i4>
      </vt:variant>
      <vt:variant>
        <vt:i4>5</vt:i4>
      </vt:variant>
      <vt:variant>
        <vt:lpwstr/>
      </vt:variant>
      <vt:variant>
        <vt:lpwstr>_Toc200962918</vt:lpwstr>
      </vt:variant>
      <vt:variant>
        <vt:i4>1900605</vt:i4>
      </vt:variant>
      <vt:variant>
        <vt:i4>236</vt:i4>
      </vt:variant>
      <vt:variant>
        <vt:i4>0</vt:i4>
      </vt:variant>
      <vt:variant>
        <vt:i4>5</vt:i4>
      </vt:variant>
      <vt:variant>
        <vt:lpwstr/>
      </vt:variant>
      <vt:variant>
        <vt:lpwstr>_Toc200962917</vt:lpwstr>
      </vt:variant>
      <vt:variant>
        <vt:i4>1900605</vt:i4>
      </vt:variant>
      <vt:variant>
        <vt:i4>230</vt:i4>
      </vt:variant>
      <vt:variant>
        <vt:i4>0</vt:i4>
      </vt:variant>
      <vt:variant>
        <vt:i4>5</vt:i4>
      </vt:variant>
      <vt:variant>
        <vt:lpwstr/>
      </vt:variant>
      <vt:variant>
        <vt:lpwstr>_Toc200962916</vt:lpwstr>
      </vt:variant>
      <vt:variant>
        <vt:i4>1900605</vt:i4>
      </vt:variant>
      <vt:variant>
        <vt:i4>224</vt:i4>
      </vt:variant>
      <vt:variant>
        <vt:i4>0</vt:i4>
      </vt:variant>
      <vt:variant>
        <vt:i4>5</vt:i4>
      </vt:variant>
      <vt:variant>
        <vt:lpwstr/>
      </vt:variant>
      <vt:variant>
        <vt:lpwstr>_Toc200962915</vt:lpwstr>
      </vt:variant>
      <vt:variant>
        <vt:i4>1900605</vt:i4>
      </vt:variant>
      <vt:variant>
        <vt:i4>218</vt:i4>
      </vt:variant>
      <vt:variant>
        <vt:i4>0</vt:i4>
      </vt:variant>
      <vt:variant>
        <vt:i4>5</vt:i4>
      </vt:variant>
      <vt:variant>
        <vt:lpwstr/>
      </vt:variant>
      <vt:variant>
        <vt:lpwstr>_Toc200962914</vt:lpwstr>
      </vt:variant>
      <vt:variant>
        <vt:i4>1900605</vt:i4>
      </vt:variant>
      <vt:variant>
        <vt:i4>212</vt:i4>
      </vt:variant>
      <vt:variant>
        <vt:i4>0</vt:i4>
      </vt:variant>
      <vt:variant>
        <vt:i4>5</vt:i4>
      </vt:variant>
      <vt:variant>
        <vt:lpwstr/>
      </vt:variant>
      <vt:variant>
        <vt:lpwstr>_Toc200962913</vt:lpwstr>
      </vt:variant>
      <vt:variant>
        <vt:i4>1900605</vt:i4>
      </vt:variant>
      <vt:variant>
        <vt:i4>206</vt:i4>
      </vt:variant>
      <vt:variant>
        <vt:i4>0</vt:i4>
      </vt:variant>
      <vt:variant>
        <vt:i4>5</vt:i4>
      </vt:variant>
      <vt:variant>
        <vt:lpwstr/>
      </vt:variant>
      <vt:variant>
        <vt:lpwstr>_Toc200962912</vt:lpwstr>
      </vt:variant>
      <vt:variant>
        <vt:i4>1900605</vt:i4>
      </vt:variant>
      <vt:variant>
        <vt:i4>200</vt:i4>
      </vt:variant>
      <vt:variant>
        <vt:i4>0</vt:i4>
      </vt:variant>
      <vt:variant>
        <vt:i4>5</vt:i4>
      </vt:variant>
      <vt:variant>
        <vt:lpwstr/>
      </vt:variant>
      <vt:variant>
        <vt:lpwstr>_Toc200962911</vt:lpwstr>
      </vt:variant>
      <vt:variant>
        <vt:i4>1900605</vt:i4>
      </vt:variant>
      <vt:variant>
        <vt:i4>194</vt:i4>
      </vt:variant>
      <vt:variant>
        <vt:i4>0</vt:i4>
      </vt:variant>
      <vt:variant>
        <vt:i4>5</vt:i4>
      </vt:variant>
      <vt:variant>
        <vt:lpwstr/>
      </vt:variant>
      <vt:variant>
        <vt:lpwstr>_Toc200962910</vt:lpwstr>
      </vt:variant>
      <vt:variant>
        <vt:i4>1835069</vt:i4>
      </vt:variant>
      <vt:variant>
        <vt:i4>188</vt:i4>
      </vt:variant>
      <vt:variant>
        <vt:i4>0</vt:i4>
      </vt:variant>
      <vt:variant>
        <vt:i4>5</vt:i4>
      </vt:variant>
      <vt:variant>
        <vt:lpwstr/>
      </vt:variant>
      <vt:variant>
        <vt:lpwstr>_Toc200962909</vt:lpwstr>
      </vt:variant>
      <vt:variant>
        <vt:i4>1835069</vt:i4>
      </vt:variant>
      <vt:variant>
        <vt:i4>182</vt:i4>
      </vt:variant>
      <vt:variant>
        <vt:i4>0</vt:i4>
      </vt:variant>
      <vt:variant>
        <vt:i4>5</vt:i4>
      </vt:variant>
      <vt:variant>
        <vt:lpwstr/>
      </vt:variant>
      <vt:variant>
        <vt:lpwstr>_Toc200962908</vt:lpwstr>
      </vt:variant>
      <vt:variant>
        <vt:i4>1835069</vt:i4>
      </vt:variant>
      <vt:variant>
        <vt:i4>176</vt:i4>
      </vt:variant>
      <vt:variant>
        <vt:i4>0</vt:i4>
      </vt:variant>
      <vt:variant>
        <vt:i4>5</vt:i4>
      </vt:variant>
      <vt:variant>
        <vt:lpwstr/>
      </vt:variant>
      <vt:variant>
        <vt:lpwstr>_Toc200962907</vt:lpwstr>
      </vt:variant>
      <vt:variant>
        <vt:i4>1835069</vt:i4>
      </vt:variant>
      <vt:variant>
        <vt:i4>170</vt:i4>
      </vt:variant>
      <vt:variant>
        <vt:i4>0</vt:i4>
      </vt:variant>
      <vt:variant>
        <vt:i4>5</vt:i4>
      </vt:variant>
      <vt:variant>
        <vt:lpwstr/>
      </vt:variant>
      <vt:variant>
        <vt:lpwstr>_Toc200962906</vt:lpwstr>
      </vt:variant>
      <vt:variant>
        <vt:i4>1835069</vt:i4>
      </vt:variant>
      <vt:variant>
        <vt:i4>164</vt:i4>
      </vt:variant>
      <vt:variant>
        <vt:i4>0</vt:i4>
      </vt:variant>
      <vt:variant>
        <vt:i4>5</vt:i4>
      </vt:variant>
      <vt:variant>
        <vt:lpwstr/>
      </vt:variant>
      <vt:variant>
        <vt:lpwstr>_Toc200962905</vt:lpwstr>
      </vt:variant>
      <vt:variant>
        <vt:i4>1835069</vt:i4>
      </vt:variant>
      <vt:variant>
        <vt:i4>158</vt:i4>
      </vt:variant>
      <vt:variant>
        <vt:i4>0</vt:i4>
      </vt:variant>
      <vt:variant>
        <vt:i4>5</vt:i4>
      </vt:variant>
      <vt:variant>
        <vt:lpwstr/>
      </vt:variant>
      <vt:variant>
        <vt:lpwstr>_Toc200962904</vt:lpwstr>
      </vt:variant>
      <vt:variant>
        <vt:i4>1835069</vt:i4>
      </vt:variant>
      <vt:variant>
        <vt:i4>152</vt:i4>
      </vt:variant>
      <vt:variant>
        <vt:i4>0</vt:i4>
      </vt:variant>
      <vt:variant>
        <vt:i4>5</vt:i4>
      </vt:variant>
      <vt:variant>
        <vt:lpwstr/>
      </vt:variant>
      <vt:variant>
        <vt:lpwstr>_Toc200962903</vt:lpwstr>
      </vt:variant>
      <vt:variant>
        <vt:i4>1835069</vt:i4>
      </vt:variant>
      <vt:variant>
        <vt:i4>146</vt:i4>
      </vt:variant>
      <vt:variant>
        <vt:i4>0</vt:i4>
      </vt:variant>
      <vt:variant>
        <vt:i4>5</vt:i4>
      </vt:variant>
      <vt:variant>
        <vt:lpwstr/>
      </vt:variant>
      <vt:variant>
        <vt:lpwstr>_Toc200962902</vt:lpwstr>
      </vt:variant>
      <vt:variant>
        <vt:i4>1835069</vt:i4>
      </vt:variant>
      <vt:variant>
        <vt:i4>140</vt:i4>
      </vt:variant>
      <vt:variant>
        <vt:i4>0</vt:i4>
      </vt:variant>
      <vt:variant>
        <vt:i4>5</vt:i4>
      </vt:variant>
      <vt:variant>
        <vt:lpwstr/>
      </vt:variant>
      <vt:variant>
        <vt:lpwstr>_Toc200962901</vt:lpwstr>
      </vt:variant>
      <vt:variant>
        <vt:i4>1835069</vt:i4>
      </vt:variant>
      <vt:variant>
        <vt:i4>134</vt:i4>
      </vt:variant>
      <vt:variant>
        <vt:i4>0</vt:i4>
      </vt:variant>
      <vt:variant>
        <vt:i4>5</vt:i4>
      </vt:variant>
      <vt:variant>
        <vt:lpwstr/>
      </vt:variant>
      <vt:variant>
        <vt:lpwstr>_Toc200962900</vt:lpwstr>
      </vt:variant>
      <vt:variant>
        <vt:i4>1376316</vt:i4>
      </vt:variant>
      <vt:variant>
        <vt:i4>128</vt:i4>
      </vt:variant>
      <vt:variant>
        <vt:i4>0</vt:i4>
      </vt:variant>
      <vt:variant>
        <vt:i4>5</vt:i4>
      </vt:variant>
      <vt:variant>
        <vt:lpwstr/>
      </vt:variant>
      <vt:variant>
        <vt:lpwstr>_Toc200962899</vt:lpwstr>
      </vt:variant>
      <vt:variant>
        <vt:i4>1376316</vt:i4>
      </vt:variant>
      <vt:variant>
        <vt:i4>122</vt:i4>
      </vt:variant>
      <vt:variant>
        <vt:i4>0</vt:i4>
      </vt:variant>
      <vt:variant>
        <vt:i4>5</vt:i4>
      </vt:variant>
      <vt:variant>
        <vt:lpwstr/>
      </vt:variant>
      <vt:variant>
        <vt:lpwstr>_Toc200962898</vt:lpwstr>
      </vt:variant>
      <vt:variant>
        <vt:i4>1376316</vt:i4>
      </vt:variant>
      <vt:variant>
        <vt:i4>116</vt:i4>
      </vt:variant>
      <vt:variant>
        <vt:i4>0</vt:i4>
      </vt:variant>
      <vt:variant>
        <vt:i4>5</vt:i4>
      </vt:variant>
      <vt:variant>
        <vt:lpwstr/>
      </vt:variant>
      <vt:variant>
        <vt:lpwstr>_Toc200962897</vt:lpwstr>
      </vt:variant>
      <vt:variant>
        <vt:i4>1376316</vt:i4>
      </vt:variant>
      <vt:variant>
        <vt:i4>110</vt:i4>
      </vt:variant>
      <vt:variant>
        <vt:i4>0</vt:i4>
      </vt:variant>
      <vt:variant>
        <vt:i4>5</vt:i4>
      </vt:variant>
      <vt:variant>
        <vt:lpwstr/>
      </vt:variant>
      <vt:variant>
        <vt:lpwstr>_Toc200962896</vt:lpwstr>
      </vt:variant>
      <vt:variant>
        <vt:i4>1376316</vt:i4>
      </vt:variant>
      <vt:variant>
        <vt:i4>104</vt:i4>
      </vt:variant>
      <vt:variant>
        <vt:i4>0</vt:i4>
      </vt:variant>
      <vt:variant>
        <vt:i4>5</vt:i4>
      </vt:variant>
      <vt:variant>
        <vt:lpwstr/>
      </vt:variant>
      <vt:variant>
        <vt:lpwstr>_Toc200962895</vt:lpwstr>
      </vt:variant>
      <vt:variant>
        <vt:i4>1376316</vt:i4>
      </vt:variant>
      <vt:variant>
        <vt:i4>98</vt:i4>
      </vt:variant>
      <vt:variant>
        <vt:i4>0</vt:i4>
      </vt:variant>
      <vt:variant>
        <vt:i4>5</vt:i4>
      </vt:variant>
      <vt:variant>
        <vt:lpwstr/>
      </vt:variant>
      <vt:variant>
        <vt:lpwstr>_Toc200962894</vt:lpwstr>
      </vt:variant>
      <vt:variant>
        <vt:i4>1376316</vt:i4>
      </vt:variant>
      <vt:variant>
        <vt:i4>92</vt:i4>
      </vt:variant>
      <vt:variant>
        <vt:i4>0</vt:i4>
      </vt:variant>
      <vt:variant>
        <vt:i4>5</vt:i4>
      </vt:variant>
      <vt:variant>
        <vt:lpwstr/>
      </vt:variant>
      <vt:variant>
        <vt:lpwstr>_Toc200962893</vt:lpwstr>
      </vt:variant>
      <vt:variant>
        <vt:i4>1376316</vt:i4>
      </vt:variant>
      <vt:variant>
        <vt:i4>86</vt:i4>
      </vt:variant>
      <vt:variant>
        <vt:i4>0</vt:i4>
      </vt:variant>
      <vt:variant>
        <vt:i4>5</vt:i4>
      </vt:variant>
      <vt:variant>
        <vt:lpwstr/>
      </vt:variant>
      <vt:variant>
        <vt:lpwstr>_Toc200962892</vt:lpwstr>
      </vt:variant>
      <vt:variant>
        <vt:i4>1376316</vt:i4>
      </vt:variant>
      <vt:variant>
        <vt:i4>80</vt:i4>
      </vt:variant>
      <vt:variant>
        <vt:i4>0</vt:i4>
      </vt:variant>
      <vt:variant>
        <vt:i4>5</vt:i4>
      </vt:variant>
      <vt:variant>
        <vt:lpwstr/>
      </vt:variant>
      <vt:variant>
        <vt:lpwstr>_Toc200962891</vt:lpwstr>
      </vt:variant>
      <vt:variant>
        <vt:i4>1376316</vt:i4>
      </vt:variant>
      <vt:variant>
        <vt:i4>74</vt:i4>
      </vt:variant>
      <vt:variant>
        <vt:i4>0</vt:i4>
      </vt:variant>
      <vt:variant>
        <vt:i4>5</vt:i4>
      </vt:variant>
      <vt:variant>
        <vt:lpwstr/>
      </vt:variant>
      <vt:variant>
        <vt:lpwstr>_Toc200962890</vt:lpwstr>
      </vt:variant>
      <vt:variant>
        <vt:i4>1310780</vt:i4>
      </vt:variant>
      <vt:variant>
        <vt:i4>68</vt:i4>
      </vt:variant>
      <vt:variant>
        <vt:i4>0</vt:i4>
      </vt:variant>
      <vt:variant>
        <vt:i4>5</vt:i4>
      </vt:variant>
      <vt:variant>
        <vt:lpwstr/>
      </vt:variant>
      <vt:variant>
        <vt:lpwstr>_Toc200962889</vt:lpwstr>
      </vt:variant>
      <vt:variant>
        <vt:i4>1310780</vt:i4>
      </vt:variant>
      <vt:variant>
        <vt:i4>62</vt:i4>
      </vt:variant>
      <vt:variant>
        <vt:i4>0</vt:i4>
      </vt:variant>
      <vt:variant>
        <vt:i4>5</vt:i4>
      </vt:variant>
      <vt:variant>
        <vt:lpwstr/>
      </vt:variant>
      <vt:variant>
        <vt:lpwstr>_Toc200962888</vt:lpwstr>
      </vt:variant>
      <vt:variant>
        <vt:i4>1310780</vt:i4>
      </vt:variant>
      <vt:variant>
        <vt:i4>56</vt:i4>
      </vt:variant>
      <vt:variant>
        <vt:i4>0</vt:i4>
      </vt:variant>
      <vt:variant>
        <vt:i4>5</vt:i4>
      </vt:variant>
      <vt:variant>
        <vt:lpwstr/>
      </vt:variant>
      <vt:variant>
        <vt:lpwstr>_Toc200962887</vt:lpwstr>
      </vt:variant>
      <vt:variant>
        <vt:i4>1310780</vt:i4>
      </vt:variant>
      <vt:variant>
        <vt:i4>50</vt:i4>
      </vt:variant>
      <vt:variant>
        <vt:i4>0</vt:i4>
      </vt:variant>
      <vt:variant>
        <vt:i4>5</vt:i4>
      </vt:variant>
      <vt:variant>
        <vt:lpwstr/>
      </vt:variant>
      <vt:variant>
        <vt:lpwstr>_Toc200962886</vt:lpwstr>
      </vt:variant>
      <vt:variant>
        <vt:i4>1310780</vt:i4>
      </vt:variant>
      <vt:variant>
        <vt:i4>44</vt:i4>
      </vt:variant>
      <vt:variant>
        <vt:i4>0</vt:i4>
      </vt:variant>
      <vt:variant>
        <vt:i4>5</vt:i4>
      </vt:variant>
      <vt:variant>
        <vt:lpwstr/>
      </vt:variant>
      <vt:variant>
        <vt:lpwstr>_Toc200962885</vt:lpwstr>
      </vt:variant>
      <vt:variant>
        <vt:i4>1310780</vt:i4>
      </vt:variant>
      <vt:variant>
        <vt:i4>38</vt:i4>
      </vt:variant>
      <vt:variant>
        <vt:i4>0</vt:i4>
      </vt:variant>
      <vt:variant>
        <vt:i4>5</vt:i4>
      </vt:variant>
      <vt:variant>
        <vt:lpwstr/>
      </vt:variant>
      <vt:variant>
        <vt:lpwstr>_Toc200962884</vt:lpwstr>
      </vt:variant>
      <vt:variant>
        <vt:i4>1310780</vt:i4>
      </vt:variant>
      <vt:variant>
        <vt:i4>32</vt:i4>
      </vt:variant>
      <vt:variant>
        <vt:i4>0</vt:i4>
      </vt:variant>
      <vt:variant>
        <vt:i4>5</vt:i4>
      </vt:variant>
      <vt:variant>
        <vt:lpwstr/>
      </vt:variant>
      <vt:variant>
        <vt:lpwstr>_Toc200962883</vt:lpwstr>
      </vt:variant>
      <vt:variant>
        <vt:i4>1310780</vt:i4>
      </vt:variant>
      <vt:variant>
        <vt:i4>26</vt:i4>
      </vt:variant>
      <vt:variant>
        <vt:i4>0</vt:i4>
      </vt:variant>
      <vt:variant>
        <vt:i4>5</vt:i4>
      </vt:variant>
      <vt:variant>
        <vt:lpwstr/>
      </vt:variant>
      <vt:variant>
        <vt:lpwstr>_Toc200962882</vt:lpwstr>
      </vt:variant>
      <vt:variant>
        <vt:i4>1310780</vt:i4>
      </vt:variant>
      <vt:variant>
        <vt:i4>20</vt:i4>
      </vt:variant>
      <vt:variant>
        <vt:i4>0</vt:i4>
      </vt:variant>
      <vt:variant>
        <vt:i4>5</vt:i4>
      </vt:variant>
      <vt:variant>
        <vt:lpwstr/>
      </vt:variant>
      <vt:variant>
        <vt:lpwstr>_Toc200962881</vt:lpwstr>
      </vt:variant>
      <vt:variant>
        <vt:i4>1310780</vt:i4>
      </vt:variant>
      <vt:variant>
        <vt:i4>14</vt:i4>
      </vt:variant>
      <vt:variant>
        <vt:i4>0</vt:i4>
      </vt:variant>
      <vt:variant>
        <vt:i4>5</vt:i4>
      </vt:variant>
      <vt:variant>
        <vt:lpwstr/>
      </vt:variant>
      <vt:variant>
        <vt:lpwstr>_Toc200962880</vt:lpwstr>
      </vt:variant>
      <vt:variant>
        <vt:i4>1769532</vt:i4>
      </vt:variant>
      <vt:variant>
        <vt:i4>8</vt:i4>
      </vt:variant>
      <vt:variant>
        <vt:i4>0</vt:i4>
      </vt:variant>
      <vt:variant>
        <vt:i4>5</vt:i4>
      </vt:variant>
      <vt:variant>
        <vt:lpwstr/>
      </vt:variant>
      <vt:variant>
        <vt:lpwstr>_Toc200962879</vt:lpwstr>
      </vt:variant>
      <vt:variant>
        <vt:i4>1769532</vt:i4>
      </vt:variant>
      <vt:variant>
        <vt:i4>2</vt:i4>
      </vt:variant>
      <vt:variant>
        <vt:i4>0</vt:i4>
      </vt:variant>
      <vt:variant>
        <vt:i4>5</vt:i4>
      </vt:variant>
      <vt:variant>
        <vt:lpwstr/>
      </vt:variant>
      <vt:variant>
        <vt:lpwstr>_Toc200962878</vt:lpwstr>
      </vt:variant>
      <vt:variant>
        <vt:i4>2883595</vt:i4>
      </vt:variant>
      <vt:variant>
        <vt:i4>42</vt:i4>
      </vt:variant>
      <vt:variant>
        <vt:i4>0</vt:i4>
      </vt:variant>
      <vt:variant>
        <vt:i4>5</vt:i4>
      </vt:variant>
      <vt:variant>
        <vt:lpwstr>mailto:VSrivastava@saludrevenue.com</vt:lpwstr>
      </vt:variant>
      <vt:variant>
        <vt:lpwstr/>
      </vt:variant>
      <vt:variant>
        <vt:i4>4980838</vt:i4>
      </vt:variant>
      <vt:variant>
        <vt:i4>39</vt:i4>
      </vt:variant>
      <vt:variant>
        <vt:i4>0</vt:i4>
      </vt:variant>
      <vt:variant>
        <vt:i4>5</vt:i4>
      </vt:variant>
      <vt:variant>
        <vt:lpwstr>mailto:jford@saludrevenue.com</vt:lpwstr>
      </vt:variant>
      <vt:variant>
        <vt:lpwstr/>
      </vt:variant>
      <vt:variant>
        <vt:i4>5570572</vt:i4>
      </vt:variant>
      <vt:variant>
        <vt:i4>36</vt:i4>
      </vt:variant>
      <vt:variant>
        <vt:i4>0</vt:i4>
      </vt:variant>
      <vt:variant>
        <vt:i4>5</vt:i4>
      </vt:variant>
      <vt:variant>
        <vt:lpwstr>https://www.wellrx.com/how-prescription-discount-cards-work/</vt:lpwstr>
      </vt:variant>
      <vt:variant>
        <vt:lpwstr>:~:text=Prescription%20discount%20cards%20are%20designed,have%20health%20insurance%20or%20not</vt:lpwstr>
      </vt:variant>
      <vt:variant>
        <vt:i4>4980838</vt:i4>
      </vt:variant>
      <vt:variant>
        <vt:i4>33</vt:i4>
      </vt:variant>
      <vt:variant>
        <vt:i4>0</vt:i4>
      </vt:variant>
      <vt:variant>
        <vt:i4>5</vt:i4>
      </vt:variant>
      <vt:variant>
        <vt:lpwstr>mailto:jford@saludrevenue.com</vt:lpwstr>
      </vt:variant>
      <vt:variant>
        <vt:lpwstr/>
      </vt:variant>
      <vt:variant>
        <vt:i4>5242982</vt:i4>
      </vt:variant>
      <vt:variant>
        <vt:i4>30</vt:i4>
      </vt:variant>
      <vt:variant>
        <vt:i4>0</vt:i4>
      </vt:variant>
      <vt:variant>
        <vt:i4>5</vt:i4>
      </vt:variant>
      <vt:variant>
        <vt:lpwstr>mailto:vford@saludrevenue.com</vt:lpwstr>
      </vt:variant>
      <vt:variant>
        <vt:lpwstr/>
      </vt:variant>
      <vt:variant>
        <vt:i4>2818068</vt:i4>
      </vt:variant>
      <vt:variant>
        <vt:i4>27</vt:i4>
      </vt:variant>
      <vt:variant>
        <vt:i4>0</vt:i4>
      </vt:variant>
      <vt:variant>
        <vt:i4>5</vt:i4>
      </vt:variant>
      <vt:variant>
        <vt:lpwstr>mailto:eharwood@saludrevenue.com</vt:lpwstr>
      </vt:variant>
      <vt:variant>
        <vt:lpwstr/>
      </vt:variant>
      <vt:variant>
        <vt:i4>2818068</vt:i4>
      </vt:variant>
      <vt:variant>
        <vt:i4>24</vt:i4>
      </vt:variant>
      <vt:variant>
        <vt:i4>0</vt:i4>
      </vt:variant>
      <vt:variant>
        <vt:i4>5</vt:i4>
      </vt:variant>
      <vt:variant>
        <vt:lpwstr>mailto:eharwood@saludrevenue.com</vt:lpwstr>
      </vt:variant>
      <vt:variant>
        <vt:lpwstr/>
      </vt:variant>
      <vt:variant>
        <vt:i4>4980838</vt:i4>
      </vt:variant>
      <vt:variant>
        <vt:i4>21</vt:i4>
      </vt:variant>
      <vt:variant>
        <vt:i4>0</vt:i4>
      </vt:variant>
      <vt:variant>
        <vt:i4>5</vt:i4>
      </vt:variant>
      <vt:variant>
        <vt:lpwstr>mailto:jford@saludrevenue.com</vt:lpwstr>
      </vt:variant>
      <vt:variant>
        <vt:lpwstr/>
      </vt:variant>
      <vt:variant>
        <vt:i4>6160510</vt:i4>
      </vt:variant>
      <vt:variant>
        <vt:i4>18</vt:i4>
      </vt:variant>
      <vt:variant>
        <vt:i4>0</vt:i4>
      </vt:variant>
      <vt:variant>
        <vt:i4>5</vt:i4>
      </vt:variant>
      <vt:variant>
        <vt:lpwstr>mailto:GStHilaire@saludrevenue.com</vt:lpwstr>
      </vt:variant>
      <vt:variant>
        <vt:lpwstr/>
      </vt:variant>
      <vt:variant>
        <vt:i4>4849760</vt:i4>
      </vt:variant>
      <vt:variant>
        <vt:i4>15</vt:i4>
      </vt:variant>
      <vt:variant>
        <vt:i4>0</vt:i4>
      </vt:variant>
      <vt:variant>
        <vt:i4>5</vt:i4>
      </vt:variant>
      <vt:variant>
        <vt:lpwstr>mailto:jvarkonyi@saludrevenue.com</vt:lpwstr>
      </vt:variant>
      <vt:variant>
        <vt:lpwstr/>
      </vt:variant>
      <vt:variant>
        <vt:i4>2818068</vt:i4>
      </vt:variant>
      <vt:variant>
        <vt:i4>12</vt:i4>
      </vt:variant>
      <vt:variant>
        <vt:i4>0</vt:i4>
      </vt:variant>
      <vt:variant>
        <vt:i4>5</vt:i4>
      </vt:variant>
      <vt:variant>
        <vt:lpwstr>mailto:eharwood@saludrevenue.com</vt:lpwstr>
      </vt:variant>
      <vt:variant>
        <vt:lpwstr/>
      </vt:variant>
      <vt:variant>
        <vt:i4>4980838</vt:i4>
      </vt:variant>
      <vt:variant>
        <vt:i4>9</vt:i4>
      </vt:variant>
      <vt:variant>
        <vt:i4>0</vt:i4>
      </vt:variant>
      <vt:variant>
        <vt:i4>5</vt:i4>
      </vt:variant>
      <vt:variant>
        <vt:lpwstr>mailto:jford@saludrevenue.com</vt:lpwstr>
      </vt:variant>
      <vt:variant>
        <vt:lpwstr/>
      </vt:variant>
      <vt:variant>
        <vt:i4>655369</vt:i4>
      </vt:variant>
      <vt:variant>
        <vt:i4>6</vt:i4>
      </vt:variant>
      <vt:variant>
        <vt:i4>0</vt:i4>
      </vt:variant>
      <vt:variant>
        <vt:i4>5</vt:i4>
      </vt:variant>
      <vt:variant>
        <vt:lpwstr>https://mcforms.mayo.edu/mc5200-mc5299/mc5256-01.pdf</vt:lpwstr>
      </vt:variant>
      <vt:variant>
        <vt:lpwstr/>
      </vt:variant>
      <vt:variant>
        <vt:i4>7405631</vt:i4>
      </vt:variant>
      <vt:variant>
        <vt:i4>3</vt:i4>
      </vt:variant>
      <vt:variant>
        <vt:i4>0</vt:i4>
      </vt:variant>
      <vt:variant>
        <vt:i4>5</vt:i4>
      </vt:variant>
      <vt:variant>
        <vt:lpwstr>https://www.dukehealth.org/paying-for-care/pay-my-bill</vt:lpwstr>
      </vt:variant>
      <vt:variant>
        <vt:lpwstr/>
      </vt:variant>
      <vt:variant>
        <vt:i4>720904</vt:i4>
      </vt:variant>
      <vt:variant>
        <vt:i4>0</vt:i4>
      </vt:variant>
      <vt:variant>
        <vt:i4>0</vt:i4>
      </vt:variant>
      <vt:variant>
        <vt:i4>5</vt:i4>
      </vt:variant>
      <vt:variant>
        <vt:lpwstr>https://www.dukehealth.org/paying-for-care/your-rights-and-protections-against-surprise-medical-bills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Varkonyi</dc:creator>
  <cp:keywords/>
  <dc:description/>
  <cp:lastModifiedBy>Jessica Varkonyi</cp:lastModifiedBy>
  <cp:revision>4282</cp:revision>
  <cp:lastPrinted>2024-12-12T02:34:00Z</cp:lastPrinted>
  <dcterms:created xsi:type="dcterms:W3CDTF">2024-11-09T21:56:00Z</dcterms:created>
  <dcterms:modified xsi:type="dcterms:W3CDTF">2025-10-02T11:08:00Z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0x010100DF6996256EBB654F86C16E2240C989AF</vt:lpwstr>
  </property>
  <property fmtid="{D5CDD505-2E9C-101B-9397-08002B2CF9AE}" pid="3" name="MediaServiceImageTags">
    <vt:lpwstr/>
  </property>
  <property fmtid="{D5CDD505-2E9C-101B-9397-08002B2CF9AE}" pid="4" name="_dlc_DocIdItemGuid">
    <vt:lpwstr>dce0516e-653c-4618-a7d7-423f21e347c1</vt:lpwstr>
  </property>
  <property fmtid="{D5CDD505-2E9C-101B-9397-08002B2CF9AE}" pid="5" name="docLang">
    <vt:lpwstr>es</vt:lpwstr>
  </property>
</Properties>
</file>